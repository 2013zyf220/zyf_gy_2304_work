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del w:id="0" w:author="野草" w:date="2024-06-07T09:22:52Z">
        <w:bookmarkStart w:id="0" w:name="OLE_LINK50"/>
        <w:r>
          <w:rPr>
            <w:rStyle w:val="15"/>
            <w:rFonts w:hint="eastAsia"/>
            <w:sz w:val="24"/>
            <w:szCs w:val="24"/>
            <w:highlight w:val="none"/>
          </w:rPr>
          <w:delText xml:space="preserve">Exploring </w:delText>
        </w:r>
      </w:del>
      <w:r>
        <w:rPr>
          <w:rStyle w:val="15"/>
          <w:rFonts w:hint="eastAsia"/>
          <w:sz w:val="24"/>
          <w:szCs w:val="24"/>
          <w:highlight w:val="none"/>
        </w:rPr>
        <w:t>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 xml:space="preserve">Effects </w:t>
      </w:r>
      <w:del w:id="1" w:author="野草" w:date="2024-06-07T09:22:58Z">
        <w:r>
          <w:rPr>
            <w:rStyle w:val="15"/>
            <w:rFonts w:hint="default"/>
            <w:sz w:val="24"/>
            <w:szCs w:val="24"/>
            <w:highlight w:val="none"/>
            <w:lang w:val="en-US" w:eastAsia="zh-CN"/>
          </w:rPr>
          <w:delText>i</w:delText>
        </w:r>
      </w:del>
      <w:del w:id="2" w:author="野草" w:date="2024-06-07T09:22:58Z">
        <w:r>
          <w:rPr>
            <w:rStyle w:val="15"/>
            <w:rFonts w:hint="default"/>
            <w:sz w:val="24"/>
            <w:szCs w:val="24"/>
            <w:highlight w:val="none"/>
            <w:lang w:val="en-US"/>
          </w:rPr>
          <w:delText>n a Mountainous City</w:delText>
        </w:r>
      </w:del>
      <w:ins w:id="3" w:author="野草" w:date="2024-06-07T09:22:58Z">
        <w:r>
          <w:rPr>
            <w:rStyle w:val="15"/>
            <w:rFonts w:hint="eastAsia"/>
            <w:sz w:val="24"/>
            <w:szCs w:val="24"/>
            <w:highlight w:val="none"/>
            <w:lang w:val="en-US" w:eastAsia="zh-CN"/>
          </w:rPr>
          <w:t>with</w:t>
        </w:r>
      </w:ins>
      <w:ins w:id="4" w:author="野草" w:date="2024-06-07T09:22:59Z">
        <w:r>
          <w:rPr>
            <w:rStyle w:val="15"/>
            <w:rFonts w:hint="eastAsia"/>
            <w:sz w:val="24"/>
            <w:szCs w:val="24"/>
            <w:highlight w:val="none"/>
            <w:lang w:val="en-US" w:eastAsia="zh-CN"/>
          </w:rPr>
          <w:t xml:space="preserve"> </w:t>
        </w:r>
      </w:ins>
      <w:ins w:id="5" w:author="野草" w:date="2024-06-07T09:23:16Z">
        <w:r>
          <w:rPr>
            <w:rStyle w:val="15"/>
            <w:rFonts w:hint="eastAsia"/>
            <w:sz w:val="24"/>
            <w:szCs w:val="24"/>
            <w:highlight w:val="none"/>
            <w:lang w:val="en-US" w:eastAsia="zh-CN"/>
          </w:rPr>
          <w:t>C</w:t>
        </w:r>
      </w:ins>
      <w:ins w:id="6" w:author="野草" w:date="2024-06-07T09:22:59Z">
        <w:r>
          <w:rPr>
            <w:rStyle w:val="15"/>
            <w:rFonts w:hint="eastAsia"/>
            <w:sz w:val="24"/>
            <w:szCs w:val="24"/>
            <w:highlight w:val="none"/>
            <w:lang w:val="en-US" w:eastAsia="zh-CN"/>
          </w:rPr>
          <w:t>onsi</w:t>
        </w:r>
      </w:ins>
      <w:ins w:id="7" w:author="野草" w:date="2024-06-07T09:23:00Z">
        <w:r>
          <w:rPr>
            <w:rStyle w:val="15"/>
            <w:rFonts w:hint="eastAsia"/>
            <w:sz w:val="24"/>
            <w:szCs w:val="24"/>
            <w:highlight w:val="none"/>
            <w:lang w:val="en-US" w:eastAsia="zh-CN"/>
          </w:rPr>
          <w:t>deratio</w:t>
        </w:r>
      </w:ins>
      <w:ins w:id="8" w:author="野草" w:date="2024-06-07T09:23:01Z">
        <w:r>
          <w:rPr>
            <w:rStyle w:val="15"/>
            <w:rFonts w:hint="eastAsia"/>
            <w:sz w:val="24"/>
            <w:szCs w:val="24"/>
            <w:highlight w:val="none"/>
            <w:lang w:val="en-US" w:eastAsia="zh-CN"/>
          </w:rPr>
          <w:t xml:space="preserve">n of </w:t>
        </w:r>
      </w:ins>
      <w:ins w:id="9" w:author="野草" w:date="2024-06-07T09:23:02Z">
        <w:r>
          <w:rPr>
            <w:rStyle w:val="15"/>
            <w:rFonts w:hint="eastAsia"/>
            <w:sz w:val="24"/>
            <w:szCs w:val="24"/>
            <w:highlight w:val="none"/>
            <w:lang w:val="en-US" w:eastAsia="zh-CN"/>
          </w:rPr>
          <w:t>T</w:t>
        </w:r>
      </w:ins>
      <w:ins w:id="10" w:author="野草" w:date="2024-06-07T09:23:03Z">
        <w:r>
          <w:rPr>
            <w:rStyle w:val="15"/>
            <w:rFonts w:hint="eastAsia"/>
            <w:sz w:val="24"/>
            <w:szCs w:val="24"/>
            <w:highlight w:val="none"/>
            <w:lang w:val="en-US" w:eastAsia="zh-CN"/>
          </w:rPr>
          <w:t>opo</w:t>
        </w:r>
      </w:ins>
      <w:ins w:id="11" w:author="野草" w:date="2024-06-07T09:23:04Z">
        <w:r>
          <w:rPr>
            <w:rStyle w:val="15"/>
            <w:rFonts w:hint="eastAsia"/>
            <w:sz w:val="24"/>
            <w:szCs w:val="24"/>
            <w:highlight w:val="none"/>
            <w:lang w:val="en-US" w:eastAsia="zh-CN"/>
          </w:rPr>
          <w:t>grap</w:t>
        </w:r>
      </w:ins>
      <w:ins w:id="12" w:author="野草" w:date="2024-06-07T09:23:06Z">
        <w:r>
          <w:rPr>
            <w:rStyle w:val="15"/>
            <w:rFonts w:hint="eastAsia"/>
            <w:sz w:val="24"/>
            <w:szCs w:val="24"/>
            <w:highlight w:val="none"/>
            <w:lang w:val="en-US" w:eastAsia="zh-CN"/>
          </w:rPr>
          <w:t>hy</w:t>
        </w:r>
      </w:ins>
      <w:r>
        <w:rPr>
          <w:rStyle w:val="15"/>
          <w:rFonts w:hint="eastAsia"/>
          <w:sz w:val="24"/>
          <w:szCs w:val="24"/>
          <w:highlight w:val="none"/>
        </w:rPr>
        <w:t>: A Study Across Normal and Extreme Summer Weather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respectively.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40"/>
      <w:bookmarkStart w:id="15" w:name="OLE_LINK72"/>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hint="eastAsia"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楷体" w:cs="Times New Roman"/>
          <w:bCs/>
          <w:szCs w:val="21"/>
          <w:highlight w:val="none"/>
        </w:rPr>
        <w:t>NASA Atmospheric Correction Parameter Calculator</w:t>
      </w:r>
      <w:bookmarkEnd w:id="25"/>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1" w:name="OLE_LINK36"/>
      <w:r>
        <w:rPr>
          <w:rFonts w:hint="eastAsia" w:eastAsia="宋体" w:cs="Times New Roman"/>
          <w:color w:val="2E2E2E"/>
          <w:highlight w:val="none"/>
        </w:rPr>
        <w:t>haracteristics</w:t>
      </w:r>
      <w:bookmarkEnd w:id="31"/>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2" w:name="OLE_LINK67"/>
      <w:r>
        <w:rPr>
          <w:rFonts w:hint="eastAsia" w:eastAsia="宋体" w:cs="Times New Roman"/>
          <w:color w:val="2E2E2E"/>
          <w:highlight w:val="none"/>
          <w:lang w:val="en-US" w:eastAsia="zh-CN"/>
        </w:rPr>
        <w:t>, unit: m</w:t>
      </w:r>
      <w:bookmarkEnd w:id="32"/>
      <w:r>
        <w:rPr>
          <w:rFonts w:hint="eastAsia" w:eastAsia="宋体" w:cs="Times New Roman"/>
          <w:color w:val="2E2E2E"/>
          <w:highlight w:val="none"/>
          <w:lang w:val="en-US" w:eastAsia="zh-CN"/>
        </w:rPr>
        <w:t xml:space="preserve">), </w:t>
      </w:r>
      <w:bookmarkStart w:id="33" w:name="OLE_LINK38"/>
      <w:r>
        <w:rPr>
          <w:rFonts w:hint="eastAsia" w:eastAsia="宋体" w:cs="Times New Roman"/>
          <w:color w:val="2E2E2E"/>
          <w:highlight w:val="none"/>
          <w:lang w:val="en-US" w:eastAsia="zh-CN"/>
        </w:rPr>
        <w:t>river orientation</w:t>
      </w:r>
      <w:bookmarkEnd w:id="33"/>
      <w:r>
        <w:rPr>
          <w:rFonts w:hint="eastAsia" w:eastAsia="宋体" w:cs="Times New Roman"/>
          <w:color w:val="2E2E2E"/>
          <w:highlight w:val="none"/>
          <w:lang w:val="en-US" w:eastAsia="zh-CN"/>
        </w:rPr>
        <w:t xml:space="preserve"> (ORI</w:t>
      </w:r>
      <w:bookmarkStart w:id="34" w:name="OLE_LINK68"/>
      <w:r>
        <w:rPr>
          <w:rFonts w:hint="eastAsia" w:eastAsia="宋体" w:cs="Times New Roman"/>
          <w:color w:val="2E2E2E"/>
          <w:highlight w:val="none"/>
          <w:lang w:val="en-US" w:eastAsia="zh-CN"/>
        </w:rPr>
        <w:t>, unit: °</w:t>
      </w:r>
      <w:bookmarkEnd w:id="34"/>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5" w:name="OLE_LINK63"/>
      <w:r>
        <w:rPr>
          <w:rFonts w:hint="eastAsia" w:eastAsia="宋体" w:cs="Times New Roman"/>
          <w:color w:val="2E2E2E"/>
          <w:highlight w:val="none"/>
          <w:lang w:val="en-US" w:eastAsia="zh-CN"/>
        </w:rPr>
        <w:t xml:space="preserve">, unit: </w:t>
      </w:r>
      <w:bookmarkEnd w:id="35"/>
      <w:r>
        <w:rPr>
          <w:rFonts w:hint="eastAsia" w:eastAsia="宋体" w:cs="Times New Roman"/>
          <w:color w:val="2E2E2E"/>
          <w:highlight w:val="none"/>
        </w:rPr>
        <w:t>%), area percentage of vegetation (PLAND_V</w:t>
      </w:r>
      <w:bookmarkStart w:id="36"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6"/>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宋体" w:cs="Times New Roman"/>
          <w:color w:val="2E2E2E"/>
          <w:highlight w:val="none"/>
        </w:rPr>
        <w:t>coverage</w:t>
      </w:r>
      <w:bookmarkEnd w:id="37"/>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13"/>
      <w:bookmarkStart w:id="47" w:name="OLE_LINK9"/>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宋体" w:cs="Times New Roman"/>
          <w:color w:val="1F1F1F"/>
          <w:szCs w:val="21"/>
          <w:highlight w:val="none"/>
        </w:rPr>
      </w:pPr>
      <w:bookmarkStart w:id="69" w:name="OLE_LINK101"/>
      <w:bookmarkStart w:id="70"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2" w:name="OLE_LINK33"/>
      <w:r>
        <w:rPr>
          <w:rFonts w:eastAsia="宋体" w:cs="Times New Roman"/>
          <w:color w:val="1F1F1F"/>
          <w:szCs w:val="21"/>
          <w:highlight w:val="none"/>
        </w:rPr>
        <w:t>manifest</w:t>
      </w:r>
      <w:bookmarkEnd w:id="72"/>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3" w:name="OLE_LINK106"/>
      <w:r>
        <w:rPr>
          <w:rFonts w:hint="eastAsia" w:eastAsia="宋体" w:cs="Times New Roman"/>
          <w:color w:val="1F1F1F"/>
          <w:szCs w:val="21"/>
          <w:highlight w:val="none"/>
        </w:rPr>
        <w:t>meters</w:t>
      </w:r>
      <w:bookmarkEnd w:id="73"/>
      <w:r>
        <w:rPr>
          <w:rFonts w:hint="eastAsia" w:eastAsia="宋体" w:cs="Times New Roman"/>
          <w:color w:val="1F1F1F"/>
          <w:szCs w:val="21"/>
          <w:highlight w:val="none"/>
          <w:lang w:val="en-US" w:eastAsia="zh-CN"/>
        </w:rPr>
        <w:t xml:space="preserve"> or ELE fell within the range of 174.6 - 222.0 </w:t>
      </w:r>
      <w:bookmarkStart w:id="74" w:name="OLE_LINK107"/>
      <w:r>
        <w:rPr>
          <w:rFonts w:hint="eastAsia" w:eastAsia="宋体" w:cs="Times New Roman"/>
          <w:color w:val="1F1F1F"/>
          <w:szCs w:val="21"/>
          <w:highlight w:val="none"/>
          <w:lang w:val="en-US" w:eastAsia="zh-CN"/>
        </w:rPr>
        <w:t>meters</w:t>
      </w:r>
      <w:bookmarkEnd w:id="74"/>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5" w:name="OLE_LINK30"/>
      <w:r>
        <w:rPr>
          <w:rFonts w:hint="eastAsia" w:eastAsia="宋体" w:cs="Times New Roman"/>
          <w:color w:val="1F1F1F"/>
          <w:szCs w:val="21"/>
          <w:highlight w:val="none"/>
        </w:rPr>
        <w:t>fluctuating upward trend</w:t>
      </w:r>
      <w:bookmarkEnd w:id="75"/>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6" w:name="OLE_LINK104"/>
      <w:r>
        <w:rPr>
          <w:rFonts w:hint="eastAsia" w:eastAsia="宋体" w:cs="Times New Roman"/>
          <w:color w:val="1F1F1F"/>
          <w:szCs w:val="21"/>
          <w:highlight w:val="none"/>
        </w:rPr>
        <w:t xml:space="preserve">until </w:t>
      </w:r>
      <w:bookmarkEnd w:id="76"/>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7" w:name="OLE_LINK105"/>
      <w:r>
        <w:rPr>
          <w:rFonts w:hint="eastAsia" w:eastAsia="宋体" w:cs="Times New Roman"/>
          <w:color w:val="1F1F1F"/>
          <w:szCs w:val="21"/>
          <w:highlight w:val="none"/>
        </w:rPr>
        <w:t xml:space="preserve"> meters</w:t>
      </w:r>
      <w:bookmarkEnd w:id="77"/>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宋体" w:cs="Times New Roman"/>
          <w:color w:val="1F1F1F"/>
          <w:szCs w:val="21"/>
          <w:highlight w:val="none"/>
          <w:lang w:val="en-US" w:eastAsia="zh-CN"/>
        </w:rPr>
      </w:pPr>
      <w:bookmarkStart w:id="79"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0"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0"/>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1"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1"/>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2" w:name="OLE_LINK35"/>
      <w:r>
        <w:rPr>
          <w:rFonts w:hint="eastAsia" w:eastAsia="宋体" w:cs="Times New Roman"/>
          <w:color w:val="1F1F1F"/>
          <w:highlight w:val="none"/>
          <w:lang w:val="en-US" w:eastAsia="zh-CN"/>
        </w:rPr>
        <w:t>characterized</w:t>
      </w:r>
      <w:bookmarkEnd w:id="82"/>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宋体" w:cs="Times New Roman"/>
          <w:color w:val="1F1F1F"/>
          <w:highlight w:val="none"/>
          <w:lang w:val="en-US" w:eastAsia="zh-CN"/>
        </w:rPr>
        <w:t>characterized</w:t>
      </w:r>
      <w:bookmarkEnd w:id="83"/>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3"/>
      <w:bookmarkStart w:id="94"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6"/>
      <w:bookmarkStart w:id="97" w:name="OLE_LINK131"/>
      <w:bookmarkStart w:id="98" w:name="OLE_LINK128"/>
      <w:bookmarkStart w:id="99" w:name="OLE_LINK126"/>
      <w:bookmarkStart w:id="100"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bookmarkStart w:id="101" w:name="OLE_LINK15"/>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2"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3" w:name="OLE_LINK51"/>
      <w:r>
        <w:rPr>
          <w:rFonts w:hint="eastAsia"/>
          <w:highlight w:val="none"/>
          <w:lang w:val="en-US" w:eastAsia="zh-CN"/>
        </w:rPr>
        <w:t>the influences of environmental variables.</w:t>
      </w:r>
      <w:bookmarkEnd w:id="103"/>
    </w:p>
    <w:bookmarkEnd w:id="102"/>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4"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4"/>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w:t>
      </w:r>
      <w:ins w:id="13" w:author="野草" w:date="2024-06-07T09:41:43Z">
        <w:r>
          <w:rPr>
            <w:rFonts w:hint="eastAsia"/>
            <w:highlight w:val="none"/>
            <w:lang w:val="en-US" w:eastAsia="zh-CN"/>
          </w:rPr>
          <w:t>e</w:t>
        </w:r>
      </w:ins>
      <w:ins w:id="14" w:author="野草" w:date="2024-06-07T09:41:44Z">
        <w:r>
          <w:rPr>
            <w:rFonts w:hint="eastAsia"/>
            <w:highlight w:val="none"/>
            <w:lang w:val="en-US" w:eastAsia="zh-CN"/>
          </w:rPr>
          <w:t>levat</w:t>
        </w:r>
      </w:ins>
      <w:ins w:id="15" w:author="野草" w:date="2024-06-07T09:41:45Z">
        <w:r>
          <w:rPr>
            <w:rFonts w:hint="eastAsia"/>
            <w:highlight w:val="none"/>
            <w:lang w:val="en-US" w:eastAsia="zh-CN"/>
          </w:rPr>
          <w:t>ion</w:t>
        </w:r>
      </w:ins>
      <w:del w:id="16" w:author="野草" w:date="2024-06-07T09:41:43Z">
        <w:r>
          <w:rPr>
            <w:rFonts w:hint="eastAsia"/>
            <w:highlight w:val="none"/>
          </w:rPr>
          <w:delText>ELE</w:delText>
        </w:r>
      </w:del>
      <w:r>
        <w:rPr>
          <w:rFonts w:hint="eastAsia"/>
          <w:highlight w:val="none"/>
        </w:rPr>
        <w:t xml:space="preserve"> and </w:t>
      </w:r>
      <w:ins w:id="17" w:author="野草" w:date="2024-06-07T09:41:47Z">
        <w:r>
          <w:rPr>
            <w:rFonts w:hint="eastAsia"/>
            <w:highlight w:val="none"/>
            <w:lang w:val="en-US" w:eastAsia="zh-CN"/>
          </w:rPr>
          <w:t>s</w:t>
        </w:r>
      </w:ins>
      <w:ins w:id="18" w:author="野草" w:date="2024-06-07T09:41:48Z">
        <w:r>
          <w:rPr>
            <w:rFonts w:hint="eastAsia"/>
            <w:highlight w:val="none"/>
            <w:lang w:val="en-US" w:eastAsia="zh-CN"/>
          </w:rPr>
          <w:t>lope</w:t>
        </w:r>
      </w:ins>
      <w:del w:id="19" w:author="野草" w:date="2024-06-07T09:41:47Z">
        <w:r>
          <w:rPr>
            <w:rFonts w:hint="eastAsia"/>
            <w:highlight w:val="none"/>
          </w:rPr>
          <w:delText>SLP</w:delText>
        </w:r>
      </w:del>
      <w:r>
        <w:rPr>
          <w:rFonts w:hint="eastAsia"/>
          <w:highlight w:val="none"/>
        </w:rPr>
        <w:t xml:space="preserve"> exhibited ascent and descent patterns on both summer days, while the </w:t>
      </w:r>
      <w:r>
        <w:rPr>
          <w:rFonts w:hint="eastAsia"/>
          <w:highlight w:val="none"/>
          <w:lang w:val="en-US" w:eastAsia="zh-CN"/>
        </w:rPr>
        <w:t>impacts</w:t>
      </w:r>
      <w:r>
        <w:rPr>
          <w:rFonts w:hint="eastAsia"/>
          <w:highlight w:val="none"/>
        </w:rPr>
        <w:t xml:space="preserve"> of </w:t>
      </w:r>
      <w:ins w:id="20" w:author="野草" w:date="2024-06-07T09:42:16Z">
        <w:r>
          <w:rPr>
            <w:rFonts w:hint="eastAsia"/>
            <w:highlight w:val="none"/>
            <w:lang w:val="en-US" w:eastAsia="zh-CN"/>
          </w:rPr>
          <w:t>pa</w:t>
        </w:r>
      </w:ins>
      <w:ins w:id="21" w:author="野草" w:date="2024-06-07T09:42:17Z">
        <w:r>
          <w:rPr>
            <w:rFonts w:hint="eastAsia"/>
            <w:highlight w:val="none"/>
            <w:lang w:val="en-US" w:eastAsia="zh-CN"/>
          </w:rPr>
          <w:t>tch de</w:t>
        </w:r>
      </w:ins>
      <w:ins w:id="22" w:author="野草" w:date="2024-06-07T09:42:18Z">
        <w:r>
          <w:rPr>
            <w:rFonts w:hint="eastAsia"/>
            <w:highlight w:val="none"/>
            <w:lang w:val="en-US" w:eastAsia="zh-CN"/>
          </w:rPr>
          <w:t>nsity</w:t>
        </w:r>
      </w:ins>
      <w:del w:id="23" w:author="野草" w:date="2024-06-07T09:42:14Z">
        <w:r>
          <w:rPr>
            <w:rFonts w:hint="eastAsia"/>
            <w:highlight w:val="none"/>
          </w:rPr>
          <w:delText>PD</w:delText>
        </w:r>
      </w:del>
      <w:ins w:id="24" w:author="野草" w:date="2024-06-07T09:42:21Z">
        <w:r>
          <w:rPr>
            <w:rFonts w:hint="eastAsia"/>
            <w:highlight w:val="none"/>
            <w:lang w:val="en-US" w:eastAsia="zh-CN"/>
          </w:rPr>
          <w:t xml:space="preserve"> </w:t>
        </w:r>
      </w:ins>
      <w:del w:id="25" w:author="野草" w:date="2024-06-07T09:42:20Z">
        <w:r>
          <w:rPr>
            <w:rFonts w:hint="eastAsia"/>
            <w:highlight w:val="none"/>
          </w:rPr>
          <w:delText xml:space="preserve"> </w:delText>
        </w:r>
      </w:del>
      <w:r>
        <w:rPr>
          <w:rFonts w:hint="eastAsia"/>
          <w:highlight w:val="none"/>
        </w:rPr>
        <w:t xml:space="preserve">and </w:t>
      </w:r>
      <w:ins w:id="26" w:author="野草" w:date="2024-06-07T09:42:24Z">
        <w:r>
          <w:rPr>
            <w:rFonts w:hint="eastAsia"/>
            <w:highlight w:val="none"/>
            <w:lang w:val="en-US" w:eastAsia="zh-CN"/>
          </w:rPr>
          <w:t xml:space="preserve">river </w:t>
        </w:r>
      </w:ins>
      <w:ins w:id="27" w:author="野草" w:date="2024-06-07T09:42:25Z">
        <w:r>
          <w:rPr>
            <w:rFonts w:hint="eastAsia"/>
            <w:highlight w:val="none"/>
            <w:lang w:val="en-US" w:eastAsia="zh-CN"/>
          </w:rPr>
          <w:t>wi</w:t>
        </w:r>
      </w:ins>
      <w:ins w:id="28" w:author="野草" w:date="2024-06-07T09:42:26Z">
        <w:r>
          <w:rPr>
            <w:rFonts w:hint="eastAsia"/>
            <w:highlight w:val="none"/>
            <w:lang w:val="en-US" w:eastAsia="zh-CN"/>
          </w:rPr>
          <w:t>dth</w:t>
        </w:r>
      </w:ins>
      <w:del w:id="29" w:author="野草" w:date="2024-06-07T09:42:23Z">
        <w:bookmarkStart w:id="105" w:name="_GoBack"/>
        <w:bookmarkEnd w:id="105"/>
        <w:r>
          <w:rPr>
            <w:rFonts w:hint="eastAsia"/>
            <w:highlight w:val="none"/>
          </w:rPr>
          <w:delText>R</w:delText>
        </w:r>
      </w:del>
      <w:del w:id="30" w:author="野草" w:date="2024-06-07T09:42:22Z">
        <w:r>
          <w:rPr>
            <w:rFonts w:hint="eastAsia"/>
            <w:highlight w:val="none"/>
          </w:rPr>
          <w:delText>W</w:delText>
        </w:r>
      </w:del>
      <w:r>
        <w:rPr>
          <w:rFonts w:hint="eastAsia"/>
          <w:highlight w:val="none"/>
        </w:rPr>
        <w:t xml:space="preserve"> were relatively fluctuating, showing descent and ascent patterns as a whole.</w:t>
      </w:r>
    </w:p>
    <w:bookmarkEnd w:id="96"/>
    <w:bookmarkEnd w:id="101"/>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7"/>
      <w:r>
        <w:rPr>
          <w:rFonts w:hint="eastAsia"/>
          <w:highlight w:val="none"/>
        </w:rPr>
        <w:t>.</w:t>
      </w:r>
      <w:bookmarkEnd w:id="98"/>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xml:space="preserve">, </w:t>
      </w:r>
      <w:ins w:id="31" w:author="野草" w:date="2024-06-07T09:40:40Z">
        <w:r>
          <w:rPr>
            <w:rFonts w:hint="eastAsia"/>
            <w:lang w:val="en-US" w:eastAsia="zh-CN"/>
          </w:rPr>
          <w:t>Guangdong Provincial Science and Technology Project</w:t>
        </w:r>
      </w:ins>
      <w:ins w:id="32" w:author="野草" w:date="2024-06-07T09:41:11Z">
        <w:r>
          <w:rPr>
            <w:rFonts w:hint="eastAsia"/>
            <w:lang w:val="en-US" w:eastAsia="zh-CN"/>
          </w:rPr>
          <w:t xml:space="preserve"> </w:t>
        </w:r>
      </w:ins>
      <w:ins w:id="33" w:author="野草" w:date="2024-06-07T09:41:10Z">
        <w:r>
          <w:rPr>
            <w:rFonts w:hint="eastAsia"/>
            <w:lang w:val="en-US" w:eastAsia="zh-CN"/>
          </w:rPr>
          <w:t>(</w:t>
        </w:r>
      </w:ins>
      <w:ins w:id="34" w:author="野草" w:date="2024-06-07T09:40:40Z">
        <w:r>
          <w:rPr>
            <w:rFonts w:hint="eastAsia"/>
            <w:lang w:val="en-US" w:eastAsia="zh-CN"/>
          </w:rPr>
          <w:t>2021B1212050019</w:t>
        </w:r>
      </w:ins>
      <w:ins w:id="35" w:author="野草" w:date="2024-06-07T09:40:47Z">
        <w:r>
          <w:rPr>
            <w:rFonts w:hint="eastAsia"/>
            <w:lang w:val="en-US" w:eastAsia="zh-CN"/>
          </w:rPr>
          <w:t xml:space="preserve">, </w:t>
        </w:r>
      </w:ins>
      <w:ins w:id="36" w:author="野草" w:date="2024-06-07T09:40:40Z">
        <w:r>
          <w:rPr>
            <w:rFonts w:hint="eastAsia"/>
            <w:lang w:val="en-US" w:eastAsia="zh-CN"/>
          </w:rPr>
          <w:t>2022A050509005</w:t>
        </w:r>
      </w:ins>
      <w:ins w:id="37" w:author="野草" w:date="2024-06-07T09:41:14Z">
        <w:r>
          <w:rPr>
            <w:rFonts w:hint="eastAsia"/>
            <w:lang w:val="en-US" w:eastAsia="zh-CN"/>
          </w:rPr>
          <w:t>)</w:t>
        </w:r>
      </w:ins>
      <w:ins w:id="38" w:author="野草" w:date="2024-06-07T09:41:15Z">
        <w:r>
          <w:rPr>
            <w:rFonts w:hint="eastAsia"/>
            <w:lang w:val="en-US" w:eastAsia="zh-CN"/>
          </w:rPr>
          <w:t xml:space="preserve">, </w:t>
        </w:r>
      </w:ins>
      <w:r>
        <w:rPr>
          <w:rFonts w:hint="eastAsia"/>
          <w:lang w:val="en-US" w:eastAsia="zh-CN"/>
        </w:rPr>
        <w:t>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9"/>
    <w:bookmarkEnd w:id="100"/>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595389"/>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822292"/>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1BDC"/>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2324D9"/>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1</TotalTime>
  <ScaleCrop>false</ScaleCrop>
  <LinksUpToDate>false</LinksUpToDate>
  <CharactersWithSpaces>52167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2024-06-07T01:42:27Z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A1D2CB08CFB0492D91C92581979F9194_13</vt:lpwstr>
  </property>
</Properties>
</file>