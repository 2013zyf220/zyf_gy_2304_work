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Ascii" w:hAnsiTheme="majorAscii"/>
          <w:highlight w:val="none"/>
          <w:lang w:val="en-US" w:eastAsia="zh-CN"/>
        </w:rPr>
      </w:pPr>
      <w:r>
        <w:rPr>
          <w:rFonts w:hint="eastAsia"/>
          <w:highlight w:val="none"/>
          <w:lang w:val="en-US" w:eastAsia="zh-CN"/>
        </w:rPr>
        <w:t>河流降温效应在一个具有复杂地形的超大城市——以重庆为例</w:t>
      </w:r>
    </w:p>
    <w:p>
      <w:pPr>
        <w:pStyle w:val="3"/>
        <w:bidi w:val="0"/>
        <w:rPr>
          <w:rFonts w:hint="default"/>
          <w:highlight w:val="none"/>
          <w:lang w:val="en-US" w:eastAsia="zh-CN"/>
        </w:rPr>
      </w:pPr>
      <w:r>
        <w:rPr>
          <w:rFonts w:hint="default"/>
          <w:highlight w:val="none"/>
          <w:lang w:val="en-US" w:eastAsia="zh-CN"/>
        </w:rPr>
        <w:t>Abstract</w:t>
      </w:r>
    </w:p>
    <w:p>
      <w:pPr>
        <w:numPr>
          <w:ilvl w:val="-1"/>
          <w:numId w:val="0"/>
        </w:numPr>
        <w:ind w:left="0" w:leftChars="0" w:firstLine="0" w:firstLineChars="0"/>
        <w:rPr>
          <w:ins w:id="1" w:author="野草" w:date="2024-02-05T15:13:34Z"/>
          <w:rFonts w:hint="eastAsia"/>
          <w:highlight w:val="green"/>
          <w:lang w:val="en-US" w:eastAsia="zh-CN"/>
          <w:rPrChange w:id="2" w:author="野草" w:date="2024-02-05T15:33:50Z">
            <w:rPr>
              <w:ins w:id="3" w:author="野草" w:date="2024-02-05T15:13:34Z"/>
              <w:rFonts w:hint="eastAsia"/>
              <w:highlight w:val="none"/>
              <w:lang w:val="en-US" w:eastAsia="zh-CN"/>
            </w:rPr>
          </w:rPrChange>
        </w:rPr>
        <w:pPrChange w:id="0" w:author="野草" w:date="2024-02-05T14:52:44Z">
          <w:pPr>
            <w:numPr>
              <w:ilvl w:val="0"/>
              <w:numId w:val="1"/>
            </w:numPr>
            <w:ind w:left="420" w:leftChars="0" w:hanging="420" w:firstLineChars="0"/>
          </w:pPr>
        </w:pPrChange>
      </w:pPr>
      <w:ins w:id="4" w:author="野草" w:date="2024-02-05T15:13:35Z">
        <w:r>
          <w:rPr>
            <w:rFonts w:hint="eastAsia"/>
            <w:highlight w:val="green"/>
            <w:lang w:val="en-US" w:eastAsia="zh-CN"/>
            <w:rPrChange w:id="5" w:author="野草" w:date="2024-02-05T15:33:50Z">
              <w:rPr>
                <w:rFonts w:hint="eastAsia"/>
                <w:highlight w:val="none"/>
                <w:lang w:val="en-US" w:eastAsia="zh-CN"/>
              </w:rPr>
            </w:rPrChange>
          </w:rPr>
          <w:t>【</w:t>
        </w:r>
      </w:ins>
      <w:ins w:id="7" w:author="野草" w:date="2024-02-05T15:33:47Z">
        <w:r>
          <w:rPr>
            <w:rFonts w:hint="eastAsia"/>
            <w:highlight w:val="green"/>
            <w:lang w:val="en-US" w:eastAsia="zh-CN"/>
            <w:rPrChange w:id="8" w:author="野草" w:date="2024-02-05T15:33:50Z">
              <w:rPr>
                <w:rFonts w:hint="eastAsia"/>
                <w:highlight w:val="none"/>
                <w:lang w:val="en-US" w:eastAsia="zh-CN"/>
              </w:rPr>
            </w:rPrChange>
          </w:rPr>
          <w:t>up</w:t>
        </w:r>
      </w:ins>
      <w:ins w:id="10" w:author="野草" w:date="2024-02-05T15:20:19Z">
        <w:r>
          <w:rPr>
            <w:rFonts w:hint="eastAsia" w:cs="Times New Roman"/>
            <w:color w:val="000000" w:themeColor="text1"/>
            <w:highlight w:val="green"/>
            <w:u w:val="none"/>
            <w:lang w:val="en-US" w:eastAsia="zh-CN"/>
            <w14:textFill>
              <w14:solidFill>
                <w14:schemeClr w14:val="tx1"/>
              </w14:solidFill>
            </w14:textFill>
          </w:rPr>
          <w:t>2024 0</w:t>
        </w:r>
      </w:ins>
      <w:ins w:id="11" w:author="野草" w:date="2024-02-05T15:20:40Z">
        <w:r>
          <w:rPr>
            <w:rFonts w:hint="eastAsia" w:cs="Times New Roman"/>
            <w:color w:val="000000" w:themeColor="text1"/>
            <w:highlight w:val="green"/>
            <w:u w:val="none"/>
            <w:lang w:val="en-US" w:eastAsia="zh-CN"/>
            <w14:textFill>
              <w14:solidFill>
                <w14:schemeClr w14:val="tx1"/>
              </w14:solidFill>
            </w14:textFill>
          </w:rPr>
          <w:t>2</w:t>
        </w:r>
      </w:ins>
      <w:ins w:id="12" w:author="野草" w:date="2024-02-05T15:20:41Z">
        <w:r>
          <w:rPr>
            <w:rFonts w:hint="eastAsia" w:cs="Times New Roman"/>
            <w:color w:val="000000" w:themeColor="text1"/>
            <w:highlight w:val="green"/>
            <w:u w:val="none"/>
            <w:lang w:val="en-US" w:eastAsia="zh-CN"/>
            <w14:textFill>
              <w14:solidFill>
                <w14:schemeClr w14:val="tx1"/>
              </w14:solidFill>
            </w14:textFill>
          </w:rPr>
          <w:t>05</w:t>
        </w:r>
      </w:ins>
      <w:ins w:id="13" w:author="野草" w:date="2024-02-05T15:20:19Z">
        <w:r>
          <w:rPr>
            <w:rFonts w:hint="eastAsia" w:cs="Times New Roman"/>
            <w:color w:val="000000" w:themeColor="text1"/>
            <w:highlight w:val="green"/>
            <w:u w:val="none"/>
            <w:lang w:val="en-US" w:eastAsia="zh-CN"/>
            <w14:textFill>
              <w14:solidFill>
                <w14:schemeClr w14:val="tx1"/>
              </w14:solidFill>
            </w14:textFill>
          </w:rPr>
          <w:t xml:space="preserve"> </w:t>
        </w:r>
      </w:ins>
      <w:ins w:id="14" w:author="野草" w:date="2024-02-05T15:20:44Z">
        <w:r>
          <w:rPr>
            <w:rFonts w:hint="eastAsia" w:cs="Times New Roman"/>
            <w:color w:val="000000" w:themeColor="text1"/>
            <w:highlight w:val="green"/>
            <w:u w:val="none"/>
            <w:lang w:val="en-US" w:eastAsia="zh-CN"/>
            <w14:textFill>
              <w14:solidFill>
                <w14:schemeClr w14:val="tx1"/>
              </w14:solidFill>
            </w14:textFill>
          </w:rPr>
          <w:t>15</w:t>
        </w:r>
      </w:ins>
      <w:ins w:id="15" w:author="野草" w:date="2024-02-05T15:20:19Z">
        <w:r>
          <w:rPr>
            <w:rFonts w:hint="eastAsia" w:cs="Times New Roman"/>
            <w:color w:val="000000" w:themeColor="text1"/>
            <w:highlight w:val="green"/>
            <w:u w:val="none"/>
            <w:lang w:val="en-US" w:eastAsia="zh-CN"/>
            <w14:textFill>
              <w14:solidFill>
                <w14:schemeClr w14:val="tx1"/>
              </w14:solidFill>
            </w14:textFill>
          </w:rPr>
          <w:t>:</w:t>
        </w:r>
      </w:ins>
      <w:ins w:id="16" w:author="野草" w:date="2024-02-05T15:50:44Z">
        <w:r>
          <w:rPr>
            <w:rFonts w:hint="eastAsia" w:cs="Times New Roman"/>
            <w:color w:val="000000" w:themeColor="text1"/>
            <w:highlight w:val="green"/>
            <w:u w:val="none"/>
            <w:lang w:val="en-US" w:eastAsia="zh-CN"/>
            <w14:textFill>
              <w14:solidFill>
                <w14:schemeClr w14:val="tx1"/>
              </w14:solidFill>
            </w14:textFill>
          </w:rPr>
          <w:t>5</w:t>
        </w:r>
      </w:ins>
      <w:ins w:id="17" w:author="野草" w:date="2024-02-05T15:52:59Z">
        <w:r>
          <w:rPr>
            <w:rFonts w:hint="eastAsia" w:cs="Times New Roman"/>
            <w:color w:val="000000" w:themeColor="text1"/>
            <w:highlight w:val="green"/>
            <w:u w:val="none"/>
            <w:lang w:val="en-US" w:eastAsia="zh-CN"/>
            <w14:textFill>
              <w14:solidFill>
                <w14:schemeClr w14:val="tx1"/>
              </w14:solidFill>
            </w14:textFill>
          </w:rPr>
          <w:t>3</w:t>
        </w:r>
      </w:ins>
      <w:ins w:id="18" w:author="野草" w:date="2024-02-05T15:13:35Z">
        <w:bookmarkStart w:id="0" w:name="_GoBack"/>
        <w:bookmarkEnd w:id="0"/>
        <w:r>
          <w:rPr>
            <w:rFonts w:hint="eastAsia"/>
            <w:highlight w:val="green"/>
            <w:lang w:val="en-US" w:eastAsia="zh-CN"/>
            <w:rPrChange w:id="19" w:author="野草" w:date="2024-02-05T15:33:50Z">
              <w:rPr>
                <w:rFonts w:hint="eastAsia"/>
                <w:highlight w:val="none"/>
                <w:lang w:val="en-US" w:eastAsia="zh-CN"/>
              </w:rPr>
            </w:rPrChange>
          </w:rPr>
          <w:t>】</w:t>
        </w:r>
      </w:ins>
    </w:p>
    <w:p>
      <w:pPr>
        <w:numPr>
          <w:ilvl w:val="-1"/>
          <w:numId w:val="0"/>
        </w:numPr>
        <w:ind w:left="0" w:leftChars="0" w:firstLine="0" w:firstLineChars="0"/>
        <w:rPr>
          <w:del w:id="22" w:author="野草" w:date="2024-02-05T15:34:44Z"/>
          <w:rFonts w:hint="eastAsia"/>
          <w:highlight w:val="cyan"/>
          <w:lang w:val="en-US" w:eastAsia="zh-CN"/>
          <w:rPrChange w:id="23" w:author="野草" w:date="2024-02-05T15:13:43Z">
            <w:rPr>
              <w:del w:id="24" w:author="野草" w:date="2024-02-05T15:34:44Z"/>
              <w:rFonts w:hint="eastAsia"/>
              <w:highlight w:val="none"/>
              <w:lang w:val="en-US" w:eastAsia="zh-CN"/>
            </w:rPr>
          </w:rPrChange>
        </w:rPr>
        <w:pPrChange w:id="21" w:author="野草" w:date="2024-02-05T14:52:44Z">
          <w:pPr>
            <w:numPr>
              <w:ilvl w:val="0"/>
              <w:numId w:val="1"/>
            </w:numPr>
            <w:ind w:left="420" w:leftChars="0" w:hanging="420" w:firstLineChars="0"/>
          </w:pPr>
        </w:pPrChange>
      </w:pPr>
      <w:ins w:id="25" w:author="野草" w:date="2024-02-05T15:34:44Z">
        <w:r>
          <w:rPr>
            <w:rFonts w:hint="eastAsia"/>
            <w:highlight w:val="cyan"/>
            <w:lang w:val="en-US" w:eastAsia="zh-CN"/>
          </w:rPr>
          <w:t xml:space="preserve">Although </w:t>
        </w:r>
      </w:ins>
      <w:ins w:id="26" w:author="野草" w:date="2024-02-05T15:34:44Z">
        <w:r>
          <w:rPr>
            <w:rFonts w:hint="eastAsia"/>
            <w:highlight w:val="green"/>
            <w:lang w:val="en-US" w:eastAsia="zh-CN"/>
            <w:rPrChange w:id="27" w:author="野草" w:date="2024-02-05T15:34:55Z">
              <w:rPr>
                <w:rFonts w:hint="eastAsia"/>
                <w:highlight w:val="cyan"/>
                <w:lang w:val="en-US" w:eastAsia="zh-CN"/>
              </w:rPr>
            </w:rPrChange>
          </w:rPr>
          <w:t>urban rivers</w:t>
        </w:r>
      </w:ins>
      <w:ins w:id="29" w:author="野草" w:date="2024-02-05T15:34:44Z">
        <w:r>
          <w:rPr>
            <w:rFonts w:hint="eastAsia"/>
            <w:highlight w:val="cyan"/>
            <w:lang w:val="en-US" w:eastAsia="zh-CN"/>
          </w:rPr>
          <w:t xml:space="preserve"> are considered to </w:t>
        </w:r>
      </w:ins>
      <w:ins w:id="30" w:author="野草" w:date="2024-02-05T15:34:44Z">
        <w:r>
          <w:rPr>
            <w:rFonts w:hint="eastAsia"/>
            <w:highlight w:val="green"/>
            <w:lang w:val="en-US" w:eastAsia="zh-CN"/>
            <w:rPrChange w:id="31" w:author="野草" w:date="2024-02-05T15:35:04Z">
              <w:rPr>
                <w:rFonts w:hint="eastAsia"/>
                <w:highlight w:val="cyan"/>
                <w:lang w:val="en-US" w:eastAsia="zh-CN"/>
              </w:rPr>
            </w:rPrChange>
          </w:rPr>
          <w:t xml:space="preserve">have a </w:t>
        </w:r>
      </w:ins>
      <w:ins w:id="33" w:author="野草" w:date="2024-02-05T15:34:44Z">
        <w:r>
          <w:rPr>
            <w:rFonts w:hint="eastAsia"/>
            <w:highlight w:val="green"/>
            <w:lang w:val="en-US" w:eastAsia="zh-CN"/>
            <w:rPrChange w:id="34" w:author="野草" w:date="2024-02-05T15:34:59Z">
              <w:rPr>
                <w:rFonts w:hint="eastAsia"/>
                <w:highlight w:val="cyan"/>
                <w:lang w:val="en-US" w:eastAsia="zh-CN"/>
              </w:rPr>
            </w:rPrChange>
          </w:rPr>
          <w:t>mitigating effect</w:t>
        </w:r>
      </w:ins>
      <w:ins w:id="36" w:author="野草" w:date="2024-02-05T15:34:44Z">
        <w:r>
          <w:rPr>
            <w:rFonts w:hint="eastAsia"/>
            <w:highlight w:val="cyan"/>
            <w:lang w:val="en-US" w:eastAsia="zh-CN"/>
          </w:rPr>
          <w:t xml:space="preserve"> on </w:t>
        </w:r>
      </w:ins>
      <w:ins w:id="37" w:author="野草" w:date="2024-02-05T15:34:44Z">
        <w:r>
          <w:rPr>
            <w:rFonts w:hint="eastAsia"/>
            <w:highlight w:val="green"/>
            <w:lang w:val="en-US" w:eastAsia="zh-CN"/>
            <w:rPrChange w:id="38" w:author="野草" w:date="2024-02-05T15:35:07Z">
              <w:rPr>
                <w:rFonts w:hint="eastAsia"/>
                <w:highlight w:val="cyan"/>
                <w:lang w:val="en-US" w:eastAsia="zh-CN"/>
              </w:rPr>
            </w:rPrChange>
          </w:rPr>
          <w:t>extreme heat stress</w:t>
        </w:r>
      </w:ins>
      <w:ins w:id="40" w:author="野草" w:date="2024-02-05T15:34:44Z">
        <w:r>
          <w:rPr>
            <w:rFonts w:hint="eastAsia"/>
            <w:highlight w:val="cyan"/>
            <w:lang w:val="en-US" w:eastAsia="zh-CN"/>
          </w:rPr>
          <w:t>, the influence</w:t>
        </w:r>
      </w:ins>
      <w:ins w:id="41" w:author="野草" w:date="2024-02-05T15:37:55Z">
        <w:r>
          <w:rPr>
            <w:rFonts w:hint="eastAsia"/>
            <w:highlight w:val="cyan"/>
            <w:lang w:val="en-US" w:eastAsia="zh-CN"/>
          </w:rPr>
          <w:t>s</w:t>
        </w:r>
      </w:ins>
      <w:ins w:id="42" w:author="野草" w:date="2024-02-05T15:34:44Z">
        <w:r>
          <w:rPr>
            <w:rFonts w:hint="eastAsia"/>
            <w:highlight w:val="cyan"/>
            <w:lang w:val="en-US" w:eastAsia="zh-CN"/>
          </w:rPr>
          <w:t xml:space="preserve"> of </w:t>
        </w:r>
      </w:ins>
      <w:ins w:id="43" w:author="野草" w:date="2024-02-05T15:34:44Z">
        <w:r>
          <w:rPr>
            <w:rFonts w:hint="eastAsia"/>
            <w:highlight w:val="green"/>
            <w:lang w:val="en-US" w:eastAsia="zh-CN"/>
            <w:rPrChange w:id="44" w:author="野草" w:date="2024-02-05T15:35:10Z">
              <w:rPr>
                <w:rFonts w:hint="eastAsia"/>
                <w:highlight w:val="cyan"/>
                <w:lang w:val="en-US" w:eastAsia="zh-CN"/>
              </w:rPr>
            </w:rPrChange>
          </w:rPr>
          <w:t>topographical characteristics</w:t>
        </w:r>
      </w:ins>
      <w:ins w:id="46" w:author="野草" w:date="2024-02-05T15:34:44Z">
        <w:r>
          <w:rPr>
            <w:rFonts w:hint="eastAsia"/>
            <w:highlight w:val="cyan"/>
            <w:lang w:val="en-US" w:eastAsia="zh-CN"/>
          </w:rPr>
          <w:t xml:space="preserve"> remain </w:t>
        </w:r>
      </w:ins>
      <w:ins w:id="47" w:author="野草" w:date="2024-02-05T15:34:44Z">
        <w:r>
          <w:rPr>
            <w:rFonts w:hint="eastAsia"/>
            <w:highlight w:val="green"/>
            <w:lang w:val="en-US" w:eastAsia="zh-CN"/>
            <w:rPrChange w:id="48" w:author="野草" w:date="2024-02-05T15:35:17Z">
              <w:rPr>
                <w:rFonts w:hint="eastAsia"/>
                <w:highlight w:val="cyan"/>
                <w:lang w:val="en-US" w:eastAsia="zh-CN"/>
              </w:rPr>
            </w:rPrChange>
          </w:rPr>
          <w:t>poorly understood</w:t>
        </w:r>
      </w:ins>
      <w:ins w:id="50" w:author="野草" w:date="2024-02-05T15:34:44Z">
        <w:r>
          <w:rPr>
            <w:rFonts w:hint="eastAsia"/>
            <w:highlight w:val="cyan"/>
            <w:lang w:val="en-US" w:eastAsia="zh-CN"/>
          </w:rPr>
          <w:t xml:space="preserve">, particularly in </w:t>
        </w:r>
      </w:ins>
      <w:ins w:id="51" w:author="野草" w:date="2024-02-05T15:34:44Z">
        <w:r>
          <w:rPr>
            <w:rFonts w:hint="eastAsia"/>
            <w:highlight w:val="green"/>
            <w:lang w:val="en-US" w:eastAsia="zh-CN"/>
            <w:rPrChange w:id="52" w:author="野草" w:date="2024-02-05T15:35:20Z">
              <w:rPr>
                <w:rFonts w:hint="eastAsia"/>
                <w:highlight w:val="cyan"/>
                <w:lang w:val="en-US" w:eastAsia="zh-CN"/>
              </w:rPr>
            </w:rPrChange>
          </w:rPr>
          <w:t>extremely hot weather conditions</w:t>
        </w:r>
      </w:ins>
      <w:ins w:id="54" w:author="野草" w:date="2024-02-05T15:34:44Z">
        <w:r>
          <w:rPr>
            <w:rFonts w:hint="eastAsia"/>
            <w:highlight w:val="cyan"/>
            <w:lang w:val="en-US" w:eastAsia="zh-CN"/>
          </w:rPr>
          <w:t xml:space="preserve">. </w:t>
        </w:r>
      </w:ins>
      <w:ins w:id="55" w:author="野草" w:date="2024-02-05T15:35:32Z">
        <w:r>
          <w:rPr>
            <w:rFonts w:hint="eastAsia"/>
            <w:highlight w:val="cyan"/>
            <w:lang w:val="en-US" w:eastAsia="zh-CN"/>
          </w:rPr>
          <w:t>Tak</w:t>
        </w:r>
      </w:ins>
      <w:ins w:id="56" w:author="野草" w:date="2024-02-05T15:35:33Z">
        <w:r>
          <w:rPr>
            <w:rFonts w:hint="eastAsia"/>
            <w:highlight w:val="cyan"/>
            <w:lang w:val="en-US" w:eastAsia="zh-CN"/>
          </w:rPr>
          <w:t>ing</w:t>
        </w:r>
      </w:ins>
      <w:ins w:id="57" w:author="野草" w:date="2024-02-05T15:34:44Z">
        <w:r>
          <w:rPr>
            <w:rFonts w:hint="eastAsia"/>
            <w:highlight w:val="cyan"/>
            <w:lang w:val="en-US" w:eastAsia="zh-CN"/>
          </w:rPr>
          <w:t xml:space="preserve"> </w:t>
        </w:r>
      </w:ins>
      <w:ins w:id="58" w:author="野草" w:date="2024-02-05T15:34:44Z">
        <w:r>
          <w:rPr>
            <w:rFonts w:hint="eastAsia"/>
            <w:highlight w:val="green"/>
            <w:lang w:val="en-US" w:eastAsia="zh-CN"/>
            <w:rPrChange w:id="59" w:author="野草" w:date="2024-02-05T15:35:36Z">
              <w:rPr>
                <w:rFonts w:hint="eastAsia"/>
                <w:highlight w:val="cyan"/>
                <w:lang w:val="en-US" w:eastAsia="zh-CN"/>
              </w:rPr>
            </w:rPrChange>
          </w:rPr>
          <w:t>the mountainous city</w:t>
        </w:r>
      </w:ins>
      <w:ins w:id="61" w:author="野草" w:date="2024-02-05T15:34:44Z">
        <w:r>
          <w:rPr>
            <w:rFonts w:hint="eastAsia"/>
            <w:highlight w:val="cyan"/>
            <w:lang w:val="en-US" w:eastAsia="zh-CN"/>
          </w:rPr>
          <w:t xml:space="preserve"> of Chongqing </w:t>
        </w:r>
      </w:ins>
      <w:ins w:id="62" w:author="野草" w:date="2024-02-05T15:34:44Z">
        <w:r>
          <w:rPr>
            <w:rFonts w:hint="eastAsia"/>
            <w:highlight w:val="green"/>
            <w:lang w:val="en-US" w:eastAsia="zh-CN"/>
            <w:rPrChange w:id="63" w:author="野草" w:date="2024-02-05T15:35:46Z">
              <w:rPr>
                <w:rFonts w:hint="eastAsia"/>
                <w:highlight w:val="cyan"/>
                <w:lang w:val="en-US" w:eastAsia="zh-CN"/>
              </w:rPr>
            </w:rPrChange>
          </w:rPr>
          <w:t xml:space="preserve">as </w:t>
        </w:r>
      </w:ins>
      <w:ins w:id="65" w:author="野草" w:date="2024-02-05T15:35:39Z">
        <w:r>
          <w:rPr>
            <w:rFonts w:hint="eastAsia"/>
            <w:highlight w:val="green"/>
            <w:lang w:val="en-US" w:eastAsia="zh-CN"/>
            <w:rPrChange w:id="66" w:author="野草" w:date="2024-02-05T15:35:46Z">
              <w:rPr>
                <w:rFonts w:hint="eastAsia"/>
                <w:highlight w:val="cyan"/>
                <w:lang w:val="en-US" w:eastAsia="zh-CN"/>
              </w:rPr>
            </w:rPrChange>
          </w:rPr>
          <w:t xml:space="preserve">an </w:t>
        </w:r>
      </w:ins>
      <w:ins w:id="68" w:author="野草" w:date="2024-02-05T15:35:40Z">
        <w:r>
          <w:rPr>
            <w:rFonts w:hint="eastAsia"/>
            <w:highlight w:val="green"/>
            <w:lang w:val="en-US" w:eastAsia="zh-CN"/>
            <w:rPrChange w:id="69" w:author="野草" w:date="2024-02-05T15:35:46Z">
              <w:rPr>
                <w:rFonts w:hint="eastAsia"/>
                <w:highlight w:val="cyan"/>
                <w:lang w:val="en-US" w:eastAsia="zh-CN"/>
              </w:rPr>
            </w:rPrChange>
          </w:rPr>
          <w:t>examp</w:t>
        </w:r>
      </w:ins>
      <w:ins w:id="71" w:author="野草" w:date="2024-02-05T15:35:42Z">
        <w:r>
          <w:rPr>
            <w:rFonts w:hint="eastAsia"/>
            <w:highlight w:val="green"/>
            <w:lang w:val="en-US" w:eastAsia="zh-CN"/>
            <w:rPrChange w:id="72" w:author="野草" w:date="2024-02-05T15:35:46Z">
              <w:rPr>
                <w:rFonts w:hint="eastAsia"/>
                <w:highlight w:val="cyan"/>
                <w:lang w:val="en-US" w:eastAsia="zh-CN"/>
              </w:rPr>
            </w:rPrChange>
          </w:rPr>
          <w:t>le</w:t>
        </w:r>
      </w:ins>
      <w:ins w:id="74" w:author="野草" w:date="2024-02-05T15:35:47Z">
        <w:r>
          <w:rPr>
            <w:rFonts w:hint="eastAsia"/>
            <w:highlight w:val="green"/>
            <w:lang w:val="en-US" w:eastAsia="zh-CN"/>
          </w:rPr>
          <w:t>,</w:t>
        </w:r>
      </w:ins>
      <w:ins w:id="75" w:author="野草" w:date="2024-02-05T15:34:44Z">
        <w:r>
          <w:rPr>
            <w:rFonts w:hint="eastAsia"/>
            <w:highlight w:val="cyan"/>
            <w:lang w:val="en-US" w:eastAsia="zh-CN"/>
          </w:rPr>
          <w:t xml:space="preserve"> this research focused on the </w:t>
        </w:r>
      </w:ins>
      <w:ins w:id="76" w:author="野草" w:date="2024-02-05T15:34:44Z">
        <w:r>
          <w:rPr>
            <w:rFonts w:hint="eastAsia"/>
            <w:highlight w:val="green"/>
            <w:lang w:val="en-US" w:eastAsia="zh-CN"/>
            <w:rPrChange w:id="77" w:author="野草" w:date="2024-02-05T15:35:54Z">
              <w:rPr>
                <w:rFonts w:hint="eastAsia"/>
                <w:highlight w:val="cyan"/>
                <w:lang w:val="en-US" w:eastAsia="zh-CN"/>
              </w:rPr>
            </w:rPrChange>
          </w:rPr>
          <w:t>river cooling effects</w:t>
        </w:r>
      </w:ins>
      <w:ins w:id="79" w:author="野草" w:date="2024-02-05T15:34:44Z">
        <w:r>
          <w:rPr>
            <w:rFonts w:hint="eastAsia"/>
            <w:highlight w:val="cyan"/>
            <w:lang w:val="en-US" w:eastAsia="zh-CN"/>
          </w:rPr>
          <w:t xml:space="preserve"> on the </w:t>
        </w:r>
      </w:ins>
      <w:ins w:id="80" w:author="野草" w:date="2024-02-05T15:34:44Z">
        <w:r>
          <w:rPr>
            <w:rFonts w:hint="eastAsia"/>
            <w:highlight w:val="green"/>
            <w:lang w:val="en-US" w:eastAsia="zh-CN"/>
            <w:rPrChange w:id="81" w:author="野草" w:date="2024-02-05T15:35:58Z">
              <w:rPr>
                <w:rFonts w:hint="eastAsia"/>
                <w:highlight w:val="cyan"/>
                <w:lang w:val="en-US" w:eastAsia="zh-CN"/>
              </w:rPr>
            </w:rPrChange>
          </w:rPr>
          <w:t>surrounding urban environment</w:t>
        </w:r>
      </w:ins>
      <w:ins w:id="83" w:author="野草" w:date="2024-02-05T15:34:44Z">
        <w:r>
          <w:rPr>
            <w:rFonts w:hint="eastAsia"/>
            <w:highlight w:val="cyan"/>
            <w:lang w:val="en-US" w:eastAsia="zh-CN"/>
          </w:rPr>
          <w:t xml:space="preserve"> during</w:t>
        </w:r>
      </w:ins>
      <w:ins w:id="84" w:author="野草" w:date="2024-02-05T15:36:16Z">
        <w:r>
          <w:rPr>
            <w:rFonts w:hint="eastAsia"/>
            <w:highlight w:val="cyan"/>
            <w:lang w:val="en-US" w:eastAsia="zh-CN"/>
          </w:rPr>
          <w:t xml:space="preserve"> </w:t>
        </w:r>
      </w:ins>
      <w:ins w:id="85" w:author="野草" w:date="2024-02-05T15:36:16Z">
        <w:r>
          <w:rPr>
            <w:rFonts w:hint="eastAsia"/>
            <w:highlight w:val="green"/>
            <w:lang w:val="en-US" w:eastAsia="zh-CN"/>
            <w:rPrChange w:id="86" w:author="野草" w:date="2024-02-05T15:36:24Z">
              <w:rPr>
                <w:rFonts w:hint="eastAsia"/>
                <w:highlight w:val="cyan"/>
                <w:lang w:val="en-US" w:eastAsia="zh-CN"/>
              </w:rPr>
            </w:rPrChange>
          </w:rPr>
          <w:t>normal and extreme summer days</w:t>
        </w:r>
      </w:ins>
      <w:ins w:id="88" w:author="野草" w:date="2024-02-05T15:34:44Z">
        <w:r>
          <w:rPr>
            <w:rFonts w:hint="eastAsia"/>
            <w:highlight w:val="cyan"/>
            <w:lang w:val="en-US" w:eastAsia="zh-CN"/>
          </w:rPr>
          <w:t xml:space="preserve">. Employing the </w:t>
        </w:r>
      </w:ins>
      <w:ins w:id="89" w:author="野草" w:date="2024-02-05T15:34:44Z">
        <w:r>
          <w:rPr>
            <w:rFonts w:hint="eastAsia"/>
            <w:highlight w:val="green"/>
            <w:lang w:val="en-US" w:eastAsia="zh-CN"/>
            <w:rPrChange w:id="90" w:author="野草" w:date="2024-02-05T15:36:28Z">
              <w:rPr>
                <w:rFonts w:hint="eastAsia"/>
                <w:highlight w:val="cyan"/>
                <w:lang w:val="en-US" w:eastAsia="zh-CN"/>
              </w:rPr>
            </w:rPrChange>
          </w:rPr>
          <w:t>Boosted Regression Tree (BRT) model</w:t>
        </w:r>
      </w:ins>
      <w:ins w:id="92" w:author="野草" w:date="2024-02-05T15:34:44Z">
        <w:r>
          <w:rPr>
            <w:rFonts w:hint="eastAsia"/>
            <w:highlight w:val="cyan"/>
            <w:lang w:val="en-US" w:eastAsia="zh-CN"/>
          </w:rPr>
          <w:t xml:space="preserve">, the impacts of </w:t>
        </w:r>
      </w:ins>
      <w:ins w:id="93" w:author="野草" w:date="2024-02-05T15:34:44Z">
        <w:r>
          <w:rPr>
            <w:rFonts w:hint="eastAsia"/>
            <w:highlight w:val="green"/>
            <w:lang w:val="en-US" w:eastAsia="zh-CN"/>
            <w:rPrChange w:id="94" w:author="野草" w:date="2024-02-05T15:36:30Z">
              <w:rPr>
                <w:rFonts w:hint="eastAsia"/>
                <w:highlight w:val="cyan"/>
                <w:lang w:val="en-US" w:eastAsia="zh-CN"/>
              </w:rPr>
            </w:rPrChange>
          </w:rPr>
          <w:t>environmental variables</w:t>
        </w:r>
      </w:ins>
      <w:ins w:id="96" w:author="野草" w:date="2024-02-05T15:34:44Z">
        <w:r>
          <w:rPr>
            <w:rFonts w:hint="eastAsia"/>
            <w:highlight w:val="cyan"/>
            <w:lang w:val="en-US" w:eastAsia="zh-CN"/>
          </w:rPr>
          <w:t xml:space="preserve"> on </w:t>
        </w:r>
      </w:ins>
      <w:ins w:id="97" w:author="野草" w:date="2024-02-05T15:34:44Z">
        <w:r>
          <w:rPr>
            <w:rFonts w:hint="eastAsia"/>
            <w:highlight w:val="green"/>
            <w:lang w:val="en-US" w:eastAsia="zh-CN"/>
            <w:rPrChange w:id="98" w:author="野草" w:date="2024-02-05T15:36:33Z">
              <w:rPr>
                <w:rFonts w:hint="eastAsia"/>
                <w:highlight w:val="cyan"/>
                <w:lang w:val="en-US" w:eastAsia="zh-CN"/>
              </w:rPr>
            </w:rPrChange>
          </w:rPr>
          <w:t>river cooling effects</w:t>
        </w:r>
      </w:ins>
      <w:ins w:id="100" w:author="野草" w:date="2024-02-05T15:34:44Z">
        <w:r>
          <w:rPr>
            <w:rFonts w:hint="eastAsia"/>
            <w:highlight w:val="cyan"/>
            <w:lang w:val="en-US" w:eastAsia="zh-CN"/>
          </w:rPr>
          <w:t xml:space="preserve"> were analyzed under </w:t>
        </w:r>
      </w:ins>
      <w:ins w:id="101" w:author="野草" w:date="2024-02-05T15:34:44Z">
        <w:r>
          <w:rPr>
            <w:rFonts w:hint="eastAsia"/>
            <w:highlight w:val="green"/>
            <w:lang w:val="en-US" w:eastAsia="zh-CN"/>
            <w:rPrChange w:id="102" w:author="野草" w:date="2024-02-05T15:36:37Z">
              <w:rPr>
                <w:rFonts w:hint="eastAsia"/>
                <w:highlight w:val="cyan"/>
                <w:lang w:val="en-US" w:eastAsia="zh-CN"/>
              </w:rPr>
            </w:rPrChange>
          </w:rPr>
          <w:t>different weather conditions</w:t>
        </w:r>
      </w:ins>
      <w:ins w:id="104" w:author="野草" w:date="2024-02-05T15:34:44Z">
        <w:r>
          <w:rPr>
            <w:rFonts w:hint="eastAsia"/>
            <w:highlight w:val="cyan"/>
            <w:lang w:val="en-US" w:eastAsia="zh-CN"/>
          </w:rPr>
          <w:t>.</w:t>
        </w:r>
      </w:ins>
      <w:ins w:id="105" w:author="野草" w:date="2024-02-05T15:34:48Z">
        <w:r>
          <w:rPr>
            <w:rFonts w:hint="eastAsia"/>
            <w:highlight w:val="cyan"/>
            <w:lang w:val="en-US" w:eastAsia="zh-CN"/>
          </w:rPr>
          <w:t xml:space="preserve"> </w:t>
        </w:r>
      </w:ins>
      <w:ins w:id="106" w:author="野草" w:date="2024-02-05T15:34:44Z">
        <w:r>
          <w:rPr>
            <w:rFonts w:hint="eastAsia"/>
            <w:highlight w:val="green"/>
            <w:lang w:val="en-US" w:eastAsia="zh-CN"/>
            <w:rPrChange w:id="107" w:author="野草" w:date="2024-02-05T15:36:46Z">
              <w:rPr>
                <w:rFonts w:hint="eastAsia"/>
                <w:highlight w:val="cyan"/>
                <w:lang w:val="en-US" w:eastAsia="zh-CN"/>
              </w:rPr>
            </w:rPrChange>
          </w:rPr>
          <w:t>The results</w:t>
        </w:r>
      </w:ins>
      <w:ins w:id="109" w:author="野草" w:date="2024-02-05T15:34:44Z">
        <w:r>
          <w:rPr>
            <w:rFonts w:hint="eastAsia"/>
            <w:highlight w:val="cyan"/>
            <w:lang w:val="en-US" w:eastAsia="zh-CN"/>
          </w:rPr>
          <w:t xml:space="preserve"> revealed tha</w:t>
        </w:r>
      </w:ins>
      <w:ins w:id="110" w:author="野草" w:date="2024-02-05T15:51:30Z">
        <w:r>
          <w:rPr>
            <w:rFonts w:hint="eastAsia"/>
            <w:highlight w:val="cyan"/>
            <w:lang w:val="en-US" w:eastAsia="zh-CN"/>
          </w:rPr>
          <w:t>t</w:t>
        </w:r>
      </w:ins>
      <w:ins w:id="111" w:author="野草" w:date="2024-02-05T15:34:44Z">
        <w:r>
          <w:rPr>
            <w:rFonts w:hint="eastAsia"/>
            <w:highlight w:val="cyan"/>
            <w:lang w:val="en-US" w:eastAsia="zh-CN"/>
          </w:rPr>
          <w:t xml:space="preserve"> the </w:t>
        </w:r>
      </w:ins>
      <w:ins w:id="112" w:author="野草" w:date="2024-02-05T15:34:44Z">
        <w:r>
          <w:rPr>
            <w:rFonts w:hint="eastAsia"/>
            <w:highlight w:val="green"/>
            <w:lang w:val="en-US" w:eastAsia="zh-CN"/>
            <w:rPrChange w:id="113" w:author="野草" w:date="2024-02-05T15:36:49Z">
              <w:rPr>
                <w:rFonts w:hint="eastAsia"/>
                <w:highlight w:val="cyan"/>
                <w:lang w:val="en-US" w:eastAsia="zh-CN"/>
              </w:rPr>
            </w:rPrChange>
          </w:rPr>
          <w:t>average values</w:t>
        </w:r>
      </w:ins>
      <w:ins w:id="115" w:author="野草" w:date="2024-02-05T15:34:44Z">
        <w:r>
          <w:rPr>
            <w:rFonts w:hint="eastAsia"/>
            <w:highlight w:val="cyan"/>
            <w:lang w:val="en-US" w:eastAsia="zh-CN"/>
          </w:rPr>
          <w:t xml:space="preserve"> and </w:t>
        </w:r>
      </w:ins>
      <w:ins w:id="116" w:author="野草" w:date="2024-02-05T15:34:44Z">
        <w:r>
          <w:rPr>
            <w:rFonts w:hint="eastAsia"/>
            <w:highlight w:val="green"/>
            <w:lang w:val="en-US" w:eastAsia="zh-CN"/>
            <w:rPrChange w:id="117" w:author="野草" w:date="2024-02-05T15:36:52Z">
              <w:rPr>
                <w:rFonts w:hint="eastAsia"/>
                <w:highlight w:val="cyan"/>
                <w:lang w:val="en-US" w:eastAsia="zh-CN"/>
              </w:rPr>
            </w:rPrChange>
          </w:rPr>
          <w:t>spatial variations</w:t>
        </w:r>
      </w:ins>
      <w:ins w:id="119" w:author="野草" w:date="2024-02-05T15:34:44Z">
        <w:r>
          <w:rPr>
            <w:rFonts w:hint="eastAsia"/>
            <w:highlight w:val="cyan"/>
            <w:lang w:val="en-US" w:eastAsia="zh-CN"/>
          </w:rPr>
          <w:t xml:space="preserve"> of </w:t>
        </w:r>
      </w:ins>
      <w:ins w:id="120" w:author="野草" w:date="2024-02-05T15:34:44Z">
        <w:r>
          <w:rPr>
            <w:rFonts w:hint="eastAsia"/>
            <w:highlight w:val="green"/>
            <w:lang w:val="en-US" w:eastAsia="zh-CN"/>
            <w:rPrChange w:id="121" w:author="野草" w:date="2024-02-05T15:36:56Z">
              <w:rPr>
                <w:rFonts w:hint="eastAsia"/>
                <w:highlight w:val="cyan"/>
                <w:lang w:val="en-US" w:eastAsia="zh-CN"/>
              </w:rPr>
            </w:rPrChange>
          </w:rPr>
          <w:t>River Cooling Intensity (RCI)</w:t>
        </w:r>
      </w:ins>
      <w:ins w:id="123" w:author="野草" w:date="2024-02-05T15:34:44Z">
        <w:r>
          <w:rPr>
            <w:rFonts w:hint="eastAsia"/>
            <w:highlight w:val="cyan"/>
            <w:lang w:val="en-US" w:eastAsia="zh-CN"/>
          </w:rPr>
          <w:t xml:space="preserve"> and </w:t>
        </w:r>
      </w:ins>
      <w:ins w:id="124" w:author="野草" w:date="2024-02-05T15:34:44Z">
        <w:r>
          <w:rPr>
            <w:rFonts w:hint="eastAsia"/>
            <w:highlight w:val="green"/>
            <w:lang w:val="en-US" w:eastAsia="zh-CN"/>
            <w:rPrChange w:id="125" w:author="野草" w:date="2024-02-05T15:36:58Z">
              <w:rPr>
                <w:rFonts w:hint="eastAsia"/>
                <w:highlight w:val="cyan"/>
                <w:lang w:val="en-US" w:eastAsia="zh-CN"/>
              </w:rPr>
            </w:rPrChange>
          </w:rPr>
          <w:t>Cumulative River Cooling Intensity (CRCI)</w:t>
        </w:r>
      </w:ins>
      <w:ins w:id="127" w:author="野草" w:date="2024-02-05T15:34:44Z">
        <w:r>
          <w:rPr>
            <w:rFonts w:hint="eastAsia"/>
            <w:highlight w:val="cyan"/>
            <w:lang w:val="en-US" w:eastAsia="zh-CN"/>
          </w:rPr>
          <w:t xml:space="preserve"> were higher on the </w:t>
        </w:r>
      </w:ins>
      <w:ins w:id="128" w:author="野草" w:date="2024-02-05T15:34:44Z">
        <w:r>
          <w:rPr>
            <w:rFonts w:hint="eastAsia"/>
            <w:highlight w:val="green"/>
            <w:lang w:val="en-US" w:eastAsia="zh-CN"/>
            <w:rPrChange w:id="129" w:author="野草" w:date="2024-02-05T15:37:02Z">
              <w:rPr>
                <w:rFonts w:hint="eastAsia"/>
                <w:highlight w:val="cyan"/>
                <w:lang w:val="en-US" w:eastAsia="zh-CN"/>
              </w:rPr>
            </w:rPrChange>
          </w:rPr>
          <w:t>extremely hot day</w:t>
        </w:r>
      </w:ins>
      <w:ins w:id="131" w:author="野草" w:date="2024-02-05T15:34:44Z">
        <w:r>
          <w:rPr>
            <w:rFonts w:hint="eastAsia"/>
            <w:highlight w:val="cyan"/>
            <w:lang w:val="en-US" w:eastAsia="zh-CN"/>
          </w:rPr>
          <w:t xml:space="preserve"> compared to the</w:t>
        </w:r>
      </w:ins>
      <w:ins w:id="132" w:author="野草" w:date="2024-02-05T15:34:44Z">
        <w:r>
          <w:rPr>
            <w:rFonts w:hint="eastAsia"/>
            <w:highlight w:val="green"/>
            <w:lang w:val="en-US" w:eastAsia="zh-CN"/>
            <w:rPrChange w:id="133" w:author="野草" w:date="2024-02-05T15:37:06Z">
              <w:rPr>
                <w:rFonts w:hint="eastAsia"/>
                <w:highlight w:val="cyan"/>
                <w:lang w:val="en-US" w:eastAsia="zh-CN"/>
              </w:rPr>
            </w:rPrChange>
          </w:rPr>
          <w:t xml:space="preserve"> normal summer day</w:t>
        </w:r>
      </w:ins>
      <w:ins w:id="135" w:author="野草" w:date="2024-02-05T15:34:44Z">
        <w:r>
          <w:rPr>
            <w:rFonts w:hint="eastAsia"/>
            <w:highlight w:val="cyan"/>
            <w:lang w:val="en-US" w:eastAsia="zh-CN"/>
          </w:rPr>
          <w:t xml:space="preserve">. </w:t>
        </w:r>
      </w:ins>
      <w:ins w:id="136" w:author="野草" w:date="2024-02-05T15:34:44Z">
        <w:r>
          <w:rPr>
            <w:rFonts w:hint="eastAsia"/>
            <w:highlight w:val="green"/>
            <w:lang w:val="en-US" w:eastAsia="zh-CN"/>
            <w:rPrChange w:id="137" w:author="野草" w:date="2024-02-05T15:37:09Z">
              <w:rPr>
                <w:rFonts w:hint="eastAsia"/>
                <w:highlight w:val="cyan"/>
                <w:lang w:val="en-US" w:eastAsia="zh-CN"/>
              </w:rPr>
            </w:rPrChange>
          </w:rPr>
          <w:t>Topographical characteristics</w:t>
        </w:r>
      </w:ins>
      <w:ins w:id="139" w:author="野草" w:date="2024-02-05T15:34:44Z">
        <w:r>
          <w:rPr>
            <w:rFonts w:hint="eastAsia"/>
            <w:highlight w:val="cyan"/>
            <w:lang w:val="en-US" w:eastAsia="zh-CN"/>
          </w:rPr>
          <w:t xml:space="preserve"> exhibited </w:t>
        </w:r>
      </w:ins>
      <w:ins w:id="140" w:author="野草" w:date="2024-02-05T15:34:44Z">
        <w:r>
          <w:rPr>
            <w:rFonts w:hint="eastAsia"/>
            <w:highlight w:val="green"/>
            <w:lang w:val="en-US" w:eastAsia="zh-CN"/>
            <w:rPrChange w:id="141" w:author="野草" w:date="2024-02-05T15:37:12Z">
              <w:rPr>
                <w:rFonts w:hint="eastAsia"/>
                <w:highlight w:val="cyan"/>
                <w:lang w:val="en-US" w:eastAsia="zh-CN"/>
              </w:rPr>
            </w:rPrChange>
          </w:rPr>
          <w:t>strong impacts</w:t>
        </w:r>
      </w:ins>
      <w:ins w:id="143" w:author="野草" w:date="2024-02-05T15:34:44Z">
        <w:r>
          <w:rPr>
            <w:rFonts w:hint="eastAsia"/>
            <w:highlight w:val="cyan"/>
            <w:lang w:val="en-US" w:eastAsia="zh-CN"/>
          </w:rPr>
          <w:t xml:space="preserve"> on both </w:t>
        </w:r>
      </w:ins>
      <w:ins w:id="144" w:author="野草" w:date="2024-02-05T15:34:44Z">
        <w:r>
          <w:rPr>
            <w:rFonts w:hint="eastAsia"/>
            <w:highlight w:val="green"/>
            <w:lang w:val="en-US" w:eastAsia="zh-CN"/>
            <w:rPrChange w:id="145" w:author="野草" w:date="2024-02-05T15:37:15Z">
              <w:rPr>
                <w:rFonts w:hint="eastAsia"/>
                <w:highlight w:val="cyan"/>
                <w:lang w:val="en-US" w:eastAsia="zh-CN"/>
              </w:rPr>
            </w:rPrChange>
          </w:rPr>
          <w:t>RCI and CRCI</w:t>
        </w:r>
      </w:ins>
      <w:ins w:id="147" w:author="野草" w:date="2024-02-05T15:34:44Z">
        <w:r>
          <w:rPr>
            <w:rFonts w:hint="eastAsia"/>
            <w:highlight w:val="cyan"/>
            <w:lang w:val="en-US" w:eastAsia="zh-CN"/>
          </w:rPr>
          <w:t xml:space="preserve">, whereas </w:t>
        </w:r>
      </w:ins>
      <w:ins w:id="148" w:author="野草" w:date="2024-02-05T15:34:44Z">
        <w:r>
          <w:rPr>
            <w:rFonts w:hint="eastAsia"/>
            <w:highlight w:val="green"/>
            <w:lang w:val="en-US" w:eastAsia="zh-CN"/>
            <w:rPrChange w:id="149" w:author="野草" w:date="2024-02-05T15:37:18Z">
              <w:rPr>
                <w:rFonts w:hint="eastAsia"/>
                <w:highlight w:val="cyan"/>
                <w:lang w:val="en-US" w:eastAsia="zh-CN"/>
              </w:rPr>
            </w:rPrChange>
          </w:rPr>
          <w:t>the impacts</w:t>
        </w:r>
      </w:ins>
      <w:ins w:id="151" w:author="野草" w:date="2024-02-05T15:34:44Z">
        <w:r>
          <w:rPr>
            <w:rFonts w:hint="eastAsia"/>
            <w:highlight w:val="cyan"/>
            <w:lang w:val="en-US" w:eastAsia="zh-CN"/>
          </w:rPr>
          <w:t xml:space="preserve"> of </w:t>
        </w:r>
      </w:ins>
      <w:ins w:id="152" w:author="野草" w:date="2024-02-05T15:34:44Z">
        <w:r>
          <w:rPr>
            <w:rFonts w:hint="eastAsia"/>
            <w:highlight w:val="green"/>
            <w:lang w:val="en-US" w:eastAsia="zh-CN"/>
            <w:rPrChange w:id="153" w:author="野草" w:date="2024-02-05T15:37:22Z">
              <w:rPr>
                <w:rFonts w:hint="eastAsia"/>
                <w:highlight w:val="cyan"/>
                <w:lang w:val="en-US" w:eastAsia="zh-CN"/>
              </w:rPr>
            </w:rPrChange>
          </w:rPr>
          <w:t>land use compositions</w:t>
        </w:r>
      </w:ins>
      <w:ins w:id="155" w:author="野草" w:date="2024-02-05T15:34:44Z">
        <w:r>
          <w:rPr>
            <w:rFonts w:hint="eastAsia"/>
            <w:highlight w:val="cyan"/>
            <w:lang w:val="en-US" w:eastAsia="zh-CN"/>
          </w:rPr>
          <w:t xml:space="preserve"> were found to be</w:t>
        </w:r>
      </w:ins>
      <w:ins w:id="156" w:author="野草" w:date="2024-02-05T15:34:44Z">
        <w:r>
          <w:rPr>
            <w:rFonts w:hint="eastAsia"/>
            <w:highlight w:val="green"/>
            <w:lang w:val="en-US" w:eastAsia="zh-CN"/>
            <w:rPrChange w:id="157" w:author="野草" w:date="2024-02-05T15:37:31Z">
              <w:rPr>
                <w:rFonts w:hint="eastAsia"/>
                <w:highlight w:val="cyan"/>
                <w:lang w:val="en-US" w:eastAsia="zh-CN"/>
              </w:rPr>
            </w:rPrChange>
          </w:rPr>
          <w:t xml:space="preserve"> minimal</w:t>
        </w:r>
      </w:ins>
      <w:ins w:id="159" w:author="野草" w:date="2024-02-05T15:34:44Z">
        <w:r>
          <w:rPr>
            <w:rFonts w:hint="eastAsia"/>
            <w:highlight w:val="cyan"/>
            <w:lang w:val="en-US" w:eastAsia="zh-CN"/>
          </w:rPr>
          <w:t>. The relationship</w:t>
        </w:r>
      </w:ins>
      <w:ins w:id="160" w:author="野草" w:date="2024-02-05T15:37:50Z">
        <w:r>
          <w:rPr>
            <w:rFonts w:hint="eastAsia"/>
            <w:highlight w:val="cyan"/>
            <w:lang w:val="en-US" w:eastAsia="zh-CN"/>
          </w:rPr>
          <w:t>s</w:t>
        </w:r>
      </w:ins>
      <w:ins w:id="161" w:author="野草" w:date="2024-02-05T15:34:44Z">
        <w:r>
          <w:rPr>
            <w:rFonts w:hint="eastAsia"/>
            <w:highlight w:val="cyan"/>
            <w:lang w:val="en-US" w:eastAsia="zh-CN"/>
          </w:rPr>
          <w:t xml:space="preserve"> between </w:t>
        </w:r>
      </w:ins>
      <w:ins w:id="162" w:author="野草" w:date="2024-02-05T15:34:44Z">
        <w:r>
          <w:rPr>
            <w:rFonts w:hint="eastAsia"/>
            <w:highlight w:val="green"/>
            <w:lang w:val="en-US" w:eastAsia="zh-CN"/>
            <w:rPrChange w:id="163" w:author="野草" w:date="2024-02-05T15:37:35Z">
              <w:rPr>
                <w:rFonts w:hint="eastAsia"/>
                <w:highlight w:val="cyan"/>
                <w:lang w:val="en-US" w:eastAsia="zh-CN"/>
              </w:rPr>
            </w:rPrChange>
          </w:rPr>
          <w:t xml:space="preserve">key </w:t>
        </w:r>
      </w:ins>
      <w:ins w:id="165" w:author="野草" w:date="2024-02-05T15:37:44Z">
        <w:r>
          <w:rPr>
            <w:rFonts w:hint="eastAsia"/>
            <w:highlight w:val="green"/>
            <w:lang w:val="en-US" w:eastAsia="zh-CN"/>
          </w:rPr>
          <w:t>environmental variables</w:t>
        </w:r>
      </w:ins>
      <w:ins w:id="166" w:author="野草" w:date="2024-02-05T15:34:44Z">
        <w:r>
          <w:rPr>
            <w:rFonts w:hint="eastAsia"/>
            <w:highlight w:val="cyan"/>
            <w:lang w:val="en-US" w:eastAsia="zh-CN"/>
          </w:rPr>
          <w:t xml:space="preserve"> and </w:t>
        </w:r>
      </w:ins>
      <w:ins w:id="167" w:author="野草" w:date="2024-02-05T15:34:44Z">
        <w:r>
          <w:rPr>
            <w:rFonts w:hint="eastAsia"/>
            <w:highlight w:val="green"/>
            <w:lang w:val="en-US" w:eastAsia="zh-CN"/>
            <w:rPrChange w:id="168" w:author="野草" w:date="2024-02-05T15:37:47Z">
              <w:rPr>
                <w:rFonts w:hint="eastAsia"/>
                <w:highlight w:val="cyan"/>
                <w:lang w:val="en-US" w:eastAsia="zh-CN"/>
              </w:rPr>
            </w:rPrChange>
          </w:rPr>
          <w:t>river cooling effects</w:t>
        </w:r>
      </w:ins>
      <w:ins w:id="170" w:author="野草" w:date="2024-02-05T15:34:44Z">
        <w:r>
          <w:rPr>
            <w:rFonts w:hint="eastAsia"/>
            <w:highlight w:val="cyan"/>
            <w:lang w:val="en-US" w:eastAsia="zh-CN"/>
          </w:rPr>
          <w:t xml:space="preserve"> w</w:t>
        </w:r>
      </w:ins>
      <w:ins w:id="171" w:author="野草" w:date="2024-02-05T15:38:04Z">
        <w:r>
          <w:rPr>
            <w:rFonts w:hint="eastAsia"/>
            <w:highlight w:val="cyan"/>
            <w:lang w:val="en-US" w:eastAsia="zh-CN"/>
          </w:rPr>
          <w:t>ere</w:t>
        </w:r>
      </w:ins>
      <w:ins w:id="172" w:author="野草" w:date="2024-02-05T15:34:44Z">
        <w:r>
          <w:rPr>
            <w:rFonts w:hint="eastAsia"/>
            <w:highlight w:val="cyan"/>
            <w:lang w:val="en-US" w:eastAsia="zh-CN"/>
          </w:rPr>
          <w:t xml:space="preserve"> non-linear, with </w:t>
        </w:r>
      </w:ins>
      <w:ins w:id="173" w:author="野草" w:date="2024-02-05T15:34:44Z">
        <w:r>
          <w:rPr>
            <w:rFonts w:hint="eastAsia"/>
            <w:highlight w:val="green"/>
            <w:lang w:val="en-US" w:eastAsia="zh-CN"/>
            <w:rPrChange w:id="174" w:author="野草" w:date="2024-02-05T15:38:08Z">
              <w:rPr>
                <w:rFonts w:hint="eastAsia"/>
                <w:highlight w:val="cyan"/>
                <w:lang w:val="en-US" w:eastAsia="zh-CN"/>
              </w:rPr>
            </w:rPrChange>
          </w:rPr>
          <w:t>most variables</w:t>
        </w:r>
      </w:ins>
      <w:ins w:id="176" w:author="野草" w:date="2024-02-05T15:34:44Z">
        <w:r>
          <w:rPr>
            <w:rFonts w:hint="eastAsia"/>
            <w:highlight w:val="cyan"/>
            <w:lang w:val="en-US" w:eastAsia="zh-CN"/>
          </w:rPr>
          <w:t xml:space="preserve"> exerting </w:t>
        </w:r>
      </w:ins>
      <w:ins w:id="177" w:author="野草" w:date="2024-02-05T15:34:44Z">
        <w:r>
          <w:rPr>
            <w:rFonts w:hint="eastAsia"/>
            <w:highlight w:val="green"/>
            <w:lang w:val="en-US" w:eastAsia="zh-CN"/>
            <w:rPrChange w:id="178" w:author="野草" w:date="2024-02-05T15:38:11Z">
              <w:rPr>
                <w:rFonts w:hint="eastAsia"/>
                <w:highlight w:val="cyan"/>
                <w:lang w:val="en-US" w:eastAsia="zh-CN"/>
              </w:rPr>
            </w:rPrChange>
          </w:rPr>
          <w:t>their impacts</w:t>
        </w:r>
      </w:ins>
      <w:ins w:id="180" w:author="野草" w:date="2024-02-05T15:34:44Z">
        <w:r>
          <w:rPr>
            <w:rFonts w:hint="eastAsia"/>
            <w:highlight w:val="cyan"/>
            <w:lang w:val="en-US" w:eastAsia="zh-CN"/>
          </w:rPr>
          <w:t xml:space="preserve"> within </w:t>
        </w:r>
      </w:ins>
      <w:ins w:id="181" w:author="野草" w:date="2024-02-05T15:34:44Z">
        <w:r>
          <w:rPr>
            <w:rFonts w:hint="eastAsia"/>
            <w:highlight w:val="green"/>
            <w:lang w:val="en-US" w:eastAsia="zh-CN"/>
            <w:rPrChange w:id="182" w:author="野草" w:date="2024-02-05T15:38:14Z">
              <w:rPr>
                <w:rFonts w:hint="eastAsia"/>
                <w:highlight w:val="cyan"/>
                <w:lang w:val="en-US" w:eastAsia="zh-CN"/>
              </w:rPr>
            </w:rPrChange>
          </w:rPr>
          <w:t>specific ranges</w:t>
        </w:r>
      </w:ins>
      <w:ins w:id="184" w:author="野草" w:date="2024-02-05T15:34:44Z">
        <w:r>
          <w:rPr>
            <w:rFonts w:hint="eastAsia"/>
            <w:highlight w:val="cyan"/>
            <w:lang w:val="en-US" w:eastAsia="zh-CN"/>
          </w:rPr>
          <w:t>.</w:t>
        </w:r>
      </w:ins>
      <w:ins w:id="185" w:author="野草" w:date="2024-02-05T15:34:51Z">
        <w:r>
          <w:rPr>
            <w:rFonts w:hint="eastAsia"/>
            <w:highlight w:val="cyan"/>
            <w:lang w:val="en-US" w:eastAsia="zh-CN"/>
          </w:rPr>
          <w:t xml:space="preserve"> </w:t>
        </w:r>
      </w:ins>
      <w:ins w:id="186" w:author="野草" w:date="2024-02-05T15:34:44Z">
        <w:r>
          <w:rPr>
            <w:rFonts w:hint="eastAsia"/>
            <w:highlight w:val="green"/>
            <w:lang w:val="en-US" w:eastAsia="zh-CN"/>
            <w:rPrChange w:id="187" w:author="野草" w:date="2024-02-05T15:38:19Z">
              <w:rPr>
                <w:rFonts w:hint="eastAsia"/>
                <w:highlight w:val="cyan"/>
                <w:lang w:val="en-US" w:eastAsia="zh-CN"/>
              </w:rPr>
            </w:rPrChange>
          </w:rPr>
          <w:t>These findings</w:t>
        </w:r>
      </w:ins>
      <w:ins w:id="189" w:author="野草" w:date="2024-02-05T15:34:44Z">
        <w:r>
          <w:rPr>
            <w:rFonts w:hint="eastAsia"/>
            <w:highlight w:val="cyan"/>
            <w:lang w:val="en-US" w:eastAsia="zh-CN"/>
          </w:rPr>
          <w:t xml:space="preserve"> can provide a </w:t>
        </w:r>
      </w:ins>
      <w:ins w:id="190" w:author="野草" w:date="2024-02-05T15:34:44Z">
        <w:r>
          <w:rPr>
            <w:rFonts w:hint="eastAsia"/>
            <w:highlight w:val="green"/>
            <w:lang w:val="en-US" w:eastAsia="zh-CN"/>
            <w:rPrChange w:id="191" w:author="野草" w:date="2024-02-05T15:38:22Z">
              <w:rPr>
                <w:rFonts w:hint="eastAsia"/>
                <w:highlight w:val="cyan"/>
                <w:lang w:val="en-US" w:eastAsia="zh-CN"/>
              </w:rPr>
            </w:rPrChange>
          </w:rPr>
          <w:t>foundation</w:t>
        </w:r>
      </w:ins>
      <w:ins w:id="193" w:author="野草" w:date="2024-02-05T15:34:44Z">
        <w:r>
          <w:rPr>
            <w:rFonts w:hint="eastAsia"/>
            <w:highlight w:val="cyan"/>
            <w:lang w:val="en-US" w:eastAsia="zh-CN"/>
          </w:rPr>
          <w:t xml:space="preserve"> for </w:t>
        </w:r>
      </w:ins>
      <w:ins w:id="194" w:author="野草" w:date="2024-02-05T15:34:44Z">
        <w:r>
          <w:rPr>
            <w:rFonts w:hint="eastAsia"/>
            <w:highlight w:val="green"/>
            <w:lang w:val="en-US" w:eastAsia="zh-CN"/>
            <w:rPrChange w:id="195" w:author="野草" w:date="2024-02-05T15:38:25Z">
              <w:rPr>
                <w:rFonts w:hint="eastAsia"/>
                <w:highlight w:val="cyan"/>
                <w:lang w:val="en-US" w:eastAsia="zh-CN"/>
              </w:rPr>
            </w:rPrChange>
          </w:rPr>
          <w:t>urban planners</w:t>
        </w:r>
      </w:ins>
      <w:ins w:id="197" w:author="野草" w:date="2024-02-05T15:34:44Z">
        <w:r>
          <w:rPr>
            <w:rFonts w:hint="eastAsia"/>
            <w:highlight w:val="green"/>
            <w:lang w:val="en-US" w:eastAsia="zh-CN"/>
            <w:rPrChange w:id="198" w:author="野草" w:date="2024-02-05T15:38:35Z">
              <w:rPr>
                <w:rFonts w:hint="eastAsia"/>
                <w:highlight w:val="cyan"/>
                <w:lang w:val="en-US" w:eastAsia="zh-CN"/>
              </w:rPr>
            </w:rPrChange>
          </w:rPr>
          <w:t xml:space="preserve"> </w:t>
        </w:r>
      </w:ins>
      <w:ins w:id="200" w:author="野草" w:date="2024-02-05T15:38:28Z">
        <w:r>
          <w:rPr>
            <w:rFonts w:hint="eastAsia"/>
            <w:highlight w:val="green"/>
            <w:lang w:val="en-US" w:eastAsia="zh-CN"/>
            <w:rPrChange w:id="201" w:author="野草" w:date="2024-02-05T15:38:35Z">
              <w:rPr>
                <w:rFonts w:hint="eastAsia"/>
                <w:highlight w:val="cyan"/>
                <w:lang w:val="en-US" w:eastAsia="zh-CN"/>
              </w:rPr>
            </w:rPrChange>
          </w:rPr>
          <w:t>and ma</w:t>
        </w:r>
      </w:ins>
      <w:ins w:id="203" w:author="野草" w:date="2024-02-05T15:38:31Z">
        <w:r>
          <w:rPr>
            <w:rFonts w:hint="eastAsia"/>
            <w:highlight w:val="green"/>
            <w:lang w:val="en-US" w:eastAsia="zh-CN"/>
            <w:rPrChange w:id="204" w:author="野草" w:date="2024-02-05T15:38:35Z">
              <w:rPr>
                <w:rFonts w:hint="eastAsia"/>
                <w:highlight w:val="cyan"/>
                <w:lang w:val="en-US" w:eastAsia="zh-CN"/>
              </w:rPr>
            </w:rPrChange>
          </w:rPr>
          <w:t>nager</w:t>
        </w:r>
      </w:ins>
      <w:ins w:id="206" w:author="野草" w:date="2024-02-05T15:38:32Z">
        <w:r>
          <w:rPr>
            <w:rFonts w:hint="eastAsia"/>
            <w:highlight w:val="green"/>
            <w:lang w:val="en-US" w:eastAsia="zh-CN"/>
            <w:rPrChange w:id="207" w:author="野草" w:date="2024-02-05T15:38:35Z">
              <w:rPr>
                <w:rFonts w:hint="eastAsia"/>
                <w:highlight w:val="cyan"/>
                <w:lang w:val="en-US" w:eastAsia="zh-CN"/>
              </w:rPr>
            </w:rPrChange>
          </w:rPr>
          <w:t>s</w:t>
        </w:r>
      </w:ins>
      <w:ins w:id="209" w:author="野草" w:date="2024-02-05T15:38:32Z">
        <w:r>
          <w:rPr>
            <w:rFonts w:hint="eastAsia"/>
            <w:highlight w:val="cyan"/>
            <w:lang w:val="en-US" w:eastAsia="zh-CN"/>
          </w:rPr>
          <w:t xml:space="preserve"> </w:t>
        </w:r>
      </w:ins>
      <w:ins w:id="210" w:author="野草" w:date="2024-02-05T15:34:44Z">
        <w:r>
          <w:rPr>
            <w:rFonts w:hint="eastAsia"/>
            <w:highlight w:val="cyan"/>
            <w:lang w:val="en-US" w:eastAsia="zh-CN"/>
          </w:rPr>
          <w:t xml:space="preserve">to </w:t>
        </w:r>
      </w:ins>
      <w:ins w:id="211" w:author="野草" w:date="2024-02-05T15:34:44Z">
        <w:r>
          <w:rPr>
            <w:rFonts w:hint="eastAsia"/>
            <w:highlight w:val="green"/>
            <w:lang w:val="en-US" w:eastAsia="zh-CN"/>
            <w:rPrChange w:id="212" w:author="野草" w:date="2024-02-05T15:38:38Z">
              <w:rPr>
                <w:rFonts w:hint="eastAsia"/>
                <w:highlight w:val="cyan"/>
                <w:lang w:val="en-US" w:eastAsia="zh-CN"/>
              </w:rPr>
            </w:rPrChange>
          </w:rPr>
          <w:t>develop strategies</w:t>
        </w:r>
      </w:ins>
      <w:ins w:id="214" w:author="野草" w:date="2024-02-05T15:34:44Z">
        <w:r>
          <w:rPr>
            <w:rFonts w:hint="eastAsia"/>
            <w:highlight w:val="cyan"/>
            <w:lang w:val="en-US" w:eastAsia="zh-CN"/>
          </w:rPr>
          <w:t xml:space="preserve"> aimed at </w:t>
        </w:r>
      </w:ins>
      <w:ins w:id="215" w:author="野草" w:date="2024-02-05T15:38:42Z">
        <w:r>
          <w:rPr>
            <w:rFonts w:hint="eastAsia"/>
            <w:highlight w:val="cyan"/>
            <w:lang w:val="en-US" w:eastAsia="zh-CN"/>
          </w:rPr>
          <w:t>i</w:t>
        </w:r>
      </w:ins>
      <w:ins w:id="216" w:author="野草" w:date="2024-02-05T15:38:43Z">
        <w:r>
          <w:rPr>
            <w:rFonts w:hint="eastAsia"/>
            <w:highlight w:val="cyan"/>
            <w:lang w:val="en-US" w:eastAsia="zh-CN"/>
          </w:rPr>
          <w:t>m</w:t>
        </w:r>
      </w:ins>
      <w:ins w:id="217" w:author="野草" w:date="2024-02-05T15:38:44Z">
        <w:r>
          <w:rPr>
            <w:rFonts w:hint="eastAsia"/>
            <w:highlight w:val="cyan"/>
            <w:lang w:val="en-US" w:eastAsia="zh-CN"/>
          </w:rPr>
          <w:t>provin</w:t>
        </w:r>
      </w:ins>
      <w:ins w:id="218" w:author="野草" w:date="2024-02-05T15:38:45Z">
        <w:r>
          <w:rPr>
            <w:rFonts w:hint="eastAsia"/>
            <w:highlight w:val="cyan"/>
            <w:lang w:val="en-US" w:eastAsia="zh-CN"/>
          </w:rPr>
          <w:t>g</w:t>
        </w:r>
      </w:ins>
      <w:ins w:id="219" w:author="野草" w:date="2024-02-05T15:34:44Z">
        <w:r>
          <w:rPr>
            <w:rFonts w:hint="eastAsia"/>
            <w:highlight w:val="cyan"/>
            <w:lang w:val="en-US" w:eastAsia="zh-CN"/>
          </w:rPr>
          <w:t xml:space="preserve"> the </w:t>
        </w:r>
      </w:ins>
      <w:ins w:id="220" w:author="野草" w:date="2024-02-05T15:34:44Z">
        <w:r>
          <w:rPr>
            <w:rFonts w:hint="eastAsia"/>
            <w:highlight w:val="green"/>
            <w:lang w:val="en-US" w:eastAsia="zh-CN"/>
            <w:rPrChange w:id="221" w:author="野草" w:date="2024-02-05T15:38:51Z">
              <w:rPr>
                <w:rFonts w:hint="eastAsia"/>
                <w:highlight w:val="cyan"/>
                <w:lang w:val="en-US" w:eastAsia="zh-CN"/>
              </w:rPr>
            </w:rPrChange>
          </w:rPr>
          <w:t>thermal environment</w:t>
        </w:r>
      </w:ins>
      <w:ins w:id="223" w:author="野草" w:date="2024-02-05T15:34:44Z">
        <w:r>
          <w:rPr>
            <w:rFonts w:hint="eastAsia"/>
            <w:highlight w:val="cyan"/>
            <w:lang w:val="en-US" w:eastAsia="zh-CN"/>
          </w:rPr>
          <w:t xml:space="preserve"> of </w:t>
        </w:r>
      </w:ins>
      <w:ins w:id="224" w:author="野草" w:date="2024-02-05T15:34:44Z">
        <w:r>
          <w:rPr>
            <w:rFonts w:hint="eastAsia"/>
            <w:highlight w:val="green"/>
            <w:lang w:val="en-US" w:eastAsia="zh-CN"/>
            <w:rPrChange w:id="225" w:author="野草" w:date="2024-02-05T15:38:53Z">
              <w:rPr>
                <w:rFonts w:hint="eastAsia"/>
                <w:highlight w:val="cyan"/>
                <w:lang w:val="en-US" w:eastAsia="zh-CN"/>
              </w:rPr>
            </w:rPrChange>
          </w:rPr>
          <w:t>riverside areas</w:t>
        </w:r>
      </w:ins>
      <w:ins w:id="227" w:author="野草" w:date="2024-02-05T15:34:44Z">
        <w:r>
          <w:rPr>
            <w:rFonts w:hint="eastAsia"/>
            <w:highlight w:val="cyan"/>
            <w:lang w:val="en-US" w:eastAsia="zh-CN"/>
          </w:rPr>
          <w:t>.</w:t>
        </w:r>
      </w:ins>
      <w:del w:id="228" w:author="野草" w:date="2024-02-05T15:34:44Z">
        <w:r>
          <w:rPr>
            <w:rFonts w:hint="eastAsia"/>
            <w:highlight w:val="cyan"/>
            <w:lang w:val="en-US" w:eastAsia="zh-CN"/>
            <w:rPrChange w:id="229" w:author="野草" w:date="2024-02-05T15:13:43Z">
              <w:rPr>
                <w:rFonts w:hint="eastAsia"/>
                <w:highlight w:val="none"/>
                <w:lang w:val="en-US" w:eastAsia="zh-CN"/>
              </w:rPr>
            </w:rPrChange>
          </w:rPr>
          <w:delText>研究不足：在关于水体降温效应的研究中，关于河流的研究较少。同时，周边环境地形特征对其的影响尚未得到较好地研究。</w:delText>
        </w:r>
      </w:del>
    </w:p>
    <w:p>
      <w:pPr>
        <w:numPr>
          <w:ilvl w:val="-1"/>
          <w:numId w:val="0"/>
        </w:numPr>
        <w:ind w:left="0" w:leftChars="0" w:firstLine="0" w:firstLineChars="0"/>
        <w:rPr>
          <w:del w:id="232" w:author="野草" w:date="2024-02-05T15:34:44Z"/>
          <w:rFonts w:hint="eastAsia"/>
          <w:highlight w:val="cyan"/>
          <w:lang w:val="en-US" w:eastAsia="zh-CN"/>
          <w:rPrChange w:id="233" w:author="野草" w:date="2024-02-05T15:13:43Z">
            <w:rPr>
              <w:del w:id="234" w:author="野草" w:date="2024-02-05T15:34:44Z"/>
              <w:rFonts w:hint="eastAsia"/>
              <w:highlight w:val="none"/>
              <w:lang w:val="en-US" w:eastAsia="zh-CN"/>
            </w:rPr>
          </w:rPrChange>
        </w:rPr>
        <w:pPrChange w:id="231" w:author="野草" w:date="2024-02-05T14:52:44Z">
          <w:pPr>
            <w:numPr>
              <w:ilvl w:val="0"/>
              <w:numId w:val="1"/>
            </w:numPr>
            <w:ind w:left="420" w:leftChars="0" w:hanging="420" w:firstLineChars="0"/>
          </w:pPr>
        </w:pPrChange>
      </w:pPr>
      <w:del w:id="235" w:author="野草" w:date="2024-02-05T15:34:44Z">
        <w:r>
          <w:rPr>
            <w:rFonts w:hint="eastAsia"/>
            <w:highlight w:val="cyan"/>
            <w:lang w:val="en-US" w:eastAsia="zh-CN"/>
            <w:rPrChange w:id="236" w:author="野草" w:date="2024-02-05T15:13:43Z">
              <w:rPr>
                <w:rFonts w:hint="eastAsia"/>
                <w:highlight w:val="none"/>
                <w:lang w:val="en-US" w:eastAsia="zh-CN"/>
              </w:rPr>
            </w:rPrChange>
          </w:rPr>
          <w:delText>本研究目的：因此，本研究关注正常夏日和极端夏日的河流对周边城市环境的降温效应，考虑地形、三维建筑特征、土地利用特征、河流宽度为环境因素来分析环境因素在不同背景天气条件下对河流降温效应的影响。该研究采用BRT模型，</w:delText>
        </w:r>
      </w:del>
    </w:p>
    <w:p>
      <w:pPr>
        <w:numPr>
          <w:ilvl w:val="-1"/>
          <w:numId w:val="0"/>
        </w:numPr>
        <w:ind w:left="0" w:leftChars="0" w:firstLine="0" w:firstLineChars="0"/>
        <w:rPr>
          <w:del w:id="239" w:author="野草" w:date="2024-02-05T15:34:44Z"/>
          <w:rFonts w:hint="eastAsia"/>
          <w:highlight w:val="cyan"/>
          <w:lang w:val="en-US" w:eastAsia="zh-CN"/>
          <w:rPrChange w:id="240" w:author="野草" w:date="2024-02-05T15:13:43Z">
            <w:rPr>
              <w:del w:id="241" w:author="野草" w:date="2024-02-05T15:34:44Z"/>
              <w:rFonts w:hint="eastAsia"/>
              <w:highlight w:val="none"/>
              <w:lang w:val="en-US" w:eastAsia="zh-CN"/>
            </w:rPr>
          </w:rPrChange>
        </w:rPr>
        <w:pPrChange w:id="238" w:author="野草" w:date="2024-02-05T14:52:43Z">
          <w:pPr>
            <w:numPr>
              <w:ilvl w:val="0"/>
              <w:numId w:val="1"/>
            </w:numPr>
            <w:ind w:left="420" w:leftChars="0" w:hanging="420" w:firstLineChars="0"/>
          </w:pPr>
        </w:pPrChange>
      </w:pPr>
      <w:del w:id="242" w:author="野草" w:date="2024-02-05T15:34:44Z">
        <w:r>
          <w:rPr>
            <w:rFonts w:hint="eastAsia"/>
            <w:highlight w:val="cyan"/>
            <w:lang w:val="en-US" w:eastAsia="zh-CN"/>
            <w:rPrChange w:id="243" w:author="野草" w:date="2024-02-05T15:13:43Z">
              <w:rPr>
                <w:rFonts w:hint="eastAsia"/>
                <w:highlight w:val="none"/>
                <w:lang w:val="en-US" w:eastAsia="zh-CN"/>
              </w:rPr>
            </w:rPrChange>
          </w:rPr>
          <w:delText>初步结论：RCI和CRCI均有较大的空间差异性，且空间格局相似。</w:delText>
        </w:r>
      </w:del>
    </w:p>
    <w:p>
      <w:pPr>
        <w:numPr>
          <w:ilvl w:val="-1"/>
          <w:numId w:val="0"/>
        </w:numPr>
        <w:ind w:left="0" w:leftChars="0" w:firstLine="0" w:firstLineChars="0"/>
        <w:rPr>
          <w:del w:id="246" w:author="野草" w:date="2024-02-05T15:34:44Z"/>
          <w:rFonts w:hint="eastAsia" w:ascii="Times New Roman" w:hAnsi="Times New Roman" w:eastAsiaTheme="minorEastAsia" w:cstheme="minorBidi"/>
          <w:i w:val="0"/>
          <w:iCs w:val="0"/>
          <w:caps w:val="0"/>
          <w:spacing w:val="0"/>
          <w:highlight w:val="cyan"/>
          <w:lang w:val="en-US" w:eastAsia="zh-CN"/>
          <w:rPrChange w:id="247" w:author="野草" w:date="2024-02-05T15:13:43Z">
            <w:rPr>
              <w:del w:id="248" w:author="野草" w:date="2024-02-05T15:34:44Z"/>
              <w:rFonts w:hint="eastAsia" w:ascii="Georgia" w:hAnsi="Georgia" w:eastAsia="Georgia" w:cs="Georgia"/>
              <w:i w:val="0"/>
              <w:iCs w:val="0"/>
              <w:caps w:val="0"/>
              <w:color w:val="1F1F1F"/>
              <w:spacing w:val="0"/>
              <w:highlight w:val="none"/>
              <w:lang w:val="en-US" w:eastAsia="zh-CN"/>
            </w:rPr>
          </w:rPrChange>
        </w:rPr>
        <w:pPrChange w:id="245" w:author="野草" w:date="2024-02-05T14:52:42Z">
          <w:pPr>
            <w:numPr>
              <w:ilvl w:val="0"/>
              <w:numId w:val="1"/>
            </w:numPr>
            <w:ind w:left="420" w:leftChars="0" w:hanging="420" w:firstLineChars="0"/>
          </w:pPr>
        </w:pPrChange>
      </w:pPr>
      <w:del w:id="249" w:author="野草" w:date="2024-02-05T15:34:44Z">
        <w:r>
          <w:rPr>
            <w:rFonts w:hint="eastAsia"/>
            <w:highlight w:val="cyan"/>
            <w:lang w:val="en-US" w:eastAsia="zh-CN"/>
            <w:rPrChange w:id="250" w:author="野草" w:date="2024-02-05T15:13:43Z">
              <w:rPr>
                <w:rFonts w:hint="eastAsia"/>
                <w:highlight w:val="none"/>
                <w:lang w:val="en-US" w:eastAsia="zh-CN"/>
              </w:rPr>
            </w:rPrChange>
          </w:rPr>
          <w:delText>地形因素是影响RCI和CRCI最大的因素。研究发现土地利用配置的影响要强于土地利用的组成。同时，三维特征的影响较弱。</w:delText>
        </w:r>
      </w:del>
    </w:p>
    <w:p>
      <w:pPr>
        <w:numPr>
          <w:ilvl w:val="-1"/>
          <w:numId w:val="0"/>
        </w:numPr>
        <w:ind w:left="0" w:leftChars="0" w:firstLine="0" w:firstLineChars="0"/>
        <w:rPr>
          <w:del w:id="253" w:author="野草" w:date="2024-02-05T15:34:44Z"/>
          <w:rFonts w:hint="eastAsia" w:ascii="Times New Roman" w:hAnsi="Times New Roman" w:eastAsiaTheme="minorEastAsia" w:cstheme="minorBidi"/>
          <w:i w:val="0"/>
          <w:iCs w:val="0"/>
          <w:caps w:val="0"/>
          <w:spacing w:val="0"/>
          <w:highlight w:val="cyan"/>
          <w:lang w:val="en-US"/>
          <w:rPrChange w:id="254" w:author="野草" w:date="2024-02-05T15:13:43Z">
            <w:rPr>
              <w:del w:id="255" w:author="野草" w:date="2024-02-05T15:34:44Z"/>
              <w:rFonts w:hint="default" w:ascii="Georgia" w:hAnsi="Georgia" w:eastAsia="Georgia" w:cs="Georgia"/>
              <w:i w:val="0"/>
              <w:iCs w:val="0"/>
              <w:caps w:val="0"/>
              <w:color w:val="1F1F1F"/>
              <w:spacing w:val="0"/>
              <w:highlight w:val="none"/>
              <w:lang w:val="en-US"/>
            </w:rPr>
          </w:rPrChange>
        </w:rPr>
        <w:pPrChange w:id="252" w:author="野草" w:date="2024-02-05T14:52:42Z">
          <w:pPr>
            <w:numPr>
              <w:ilvl w:val="0"/>
              <w:numId w:val="1"/>
            </w:numPr>
            <w:ind w:left="420" w:leftChars="0" w:hanging="420" w:firstLineChars="0"/>
          </w:pPr>
        </w:pPrChange>
      </w:pPr>
      <w:del w:id="256" w:author="野草" w:date="2024-02-05T15:34:44Z">
        <w:r>
          <w:rPr>
            <w:rFonts w:hint="eastAsia" w:ascii="Times New Roman" w:hAnsi="Times New Roman" w:eastAsiaTheme="minorEastAsia" w:cstheme="minorBidi"/>
            <w:i w:val="0"/>
            <w:iCs w:val="0"/>
            <w:caps w:val="0"/>
            <w:spacing w:val="0"/>
            <w:highlight w:val="cyan"/>
            <w:lang w:val="en-US" w:eastAsia="zh-CN"/>
            <w:rPrChange w:id="257" w:author="野草" w:date="2024-02-05T15:13:43Z">
              <w:rPr>
                <w:rFonts w:hint="eastAsia" w:ascii="Georgia" w:hAnsi="Georgia" w:eastAsia="Georgia" w:cs="Georgia"/>
                <w:i w:val="0"/>
                <w:iCs w:val="0"/>
                <w:caps w:val="0"/>
                <w:color w:val="1F1F1F"/>
                <w:spacing w:val="0"/>
                <w:highlight w:val="none"/>
                <w:lang w:val="en-US" w:eastAsia="zh-CN"/>
              </w:rPr>
            </w:rPrChange>
          </w:rPr>
          <w:delText>在极端炎热和正常的日子里，周围关键</w:delText>
        </w:r>
      </w:del>
      <w:del w:id="259" w:author="野草" w:date="2024-02-05T15:34:44Z">
        <w:r>
          <w:rPr>
            <w:rFonts w:hint="eastAsia" w:ascii="Times New Roman" w:hAnsi="Times New Roman" w:eastAsiaTheme="minorEastAsia" w:cstheme="minorBidi"/>
            <w:i w:val="0"/>
            <w:iCs w:val="0"/>
            <w:caps w:val="0"/>
            <w:spacing w:val="0"/>
            <w:highlight w:val="cyan"/>
            <w:lang w:val="en-US" w:eastAsia="zh-CN"/>
            <w:rPrChange w:id="260" w:author="野草" w:date="2024-02-05T15:13:43Z">
              <w:rPr>
                <w:rFonts w:hint="eastAsia" w:ascii="Georgia" w:hAnsi="Georgia" w:eastAsia="Georgia" w:cs="Georgia"/>
                <w:i w:val="0"/>
                <w:iCs w:val="0"/>
                <w:caps w:val="0"/>
                <w:color w:val="1F1F1F"/>
                <w:spacing w:val="0"/>
                <w:highlight w:val="none"/>
                <w:lang w:val="en-US" w:eastAsia="zh-CN"/>
              </w:rPr>
            </w:rPrChange>
          </w:rPr>
          <w:fldChar w:fldCharType="begin"/>
        </w:r>
      </w:del>
      <w:del w:id="262" w:author="野草" w:date="2024-02-05T15:34:44Z">
        <w:r>
          <w:rPr>
            <w:rFonts w:hint="eastAsia" w:ascii="Times New Roman" w:hAnsi="Times New Roman" w:eastAsiaTheme="minorEastAsia" w:cstheme="minorBidi"/>
            <w:i w:val="0"/>
            <w:iCs w:val="0"/>
            <w:caps w:val="0"/>
            <w:spacing w:val="0"/>
            <w:highlight w:val="cyan"/>
            <w:lang w:val="en-US" w:eastAsia="zh-CN"/>
            <w:rPrChange w:id="263" w:author="野草" w:date="2024-02-05T15:13:43Z">
              <w:rPr>
                <w:rFonts w:hint="eastAsia" w:ascii="Georgia" w:hAnsi="Georgia" w:eastAsia="Georgia" w:cs="Georgia"/>
                <w:i w:val="0"/>
                <w:iCs w:val="0"/>
                <w:caps w:val="0"/>
                <w:color w:val="1F1F1F"/>
                <w:spacing w:val="0"/>
                <w:highlight w:val="none"/>
                <w:lang w:val="en-US" w:eastAsia="zh-CN"/>
              </w:rPr>
            </w:rPrChange>
          </w:rPr>
          <w:delInstrText xml:space="preserve"> HYPERLINK "https://www.sciencedirect.com/topics/earth-and-planetary-sciences/landscape-metrics" \o "从 ScienceDirect 的 AI 生成的主题页面了解有关景观指标的更多信息" </w:delInstrText>
        </w:r>
      </w:del>
      <w:del w:id="265" w:author="野草" w:date="2024-02-05T15:34:44Z">
        <w:r>
          <w:rPr>
            <w:rFonts w:hint="eastAsia" w:ascii="Times New Roman" w:hAnsi="Times New Roman" w:eastAsiaTheme="minorEastAsia" w:cstheme="minorBidi"/>
            <w:i w:val="0"/>
            <w:iCs w:val="0"/>
            <w:caps w:val="0"/>
            <w:spacing w:val="0"/>
            <w:highlight w:val="cyan"/>
            <w:lang w:val="en-US" w:eastAsia="zh-CN"/>
            <w:rPrChange w:id="266" w:author="野草" w:date="2024-02-05T15:13:43Z">
              <w:rPr>
                <w:rFonts w:hint="eastAsia" w:ascii="Georgia" w:hAnsi="Georgia" w:eastAsia="Georgia" w:cs="Georgia"/>
                <w:i w:val="0"/>
                <w:iCs w:val="0"/>
                <w:caps w:val="0"/>
                <w:color w:val="1F1F1F"/>
                <w:spacing w:val="0"/>
                <w:highlight w:val="none"/>
                <w:lang w:val="en-US" w:eastAsia="zh-CN"/>
              </w:rPr>
            </w:rPrChange>
          </w:rPr>
          <w:fldChar w:fldCharType="separate"/>
        </w:r>
      </w:del>
      <w:del w:id="268" w:author="野草" w:date="2024-02-05T15:34:44Z">
        <w:r>
          <w:rPr>
            <w:rFonts w:hint="eastAsia" w:ascii="Times New Roman" w:hAnsi="Times New Roman" w:eastAsiaTheme="minorEastAsia" w:cstheme="minorBidi"/>
            <w:i w:val="0"/>
            <w:iCs w:val="0"/>
            <w:caps w:val="0"/>
            <w:spacing w:val="0"/>
            <w:highlight w:val="cyan"/>
            <w:lang w:val="en-US" w:eastAsia="zh-CN"/>
            <w:rPrChange w:id="269" w:author="野草" w:date="2024-02-05T15:13:43Z">
              <w:rPr>
                <w:rStyle w:val="9"/>
                <w:rFonts w:hint="eastAsia" w:ascii="Georgia" w:hAnsi="Georgia" w:eastAsia="Georgia" w:cs="Georgia"/>
                <w:i w:val="0"/>
                <w:iCs w:val="0"/>
                <w:caps w:val="0"/>
                <w:color w:val="1F1F1F"/>
                <w:spacing w:val="0"/>
                <w:highlight w:val="none"/>
                <w:lang w:val="en-US" w:eastAsia="zh-CN"/>
              </w:rPr>
            </w:rPrChange>
          </w:rPr>
          <w:delText>景观指标</w:delText>
        </w:r>
      </w:del>
      <w:del w:id="271" w:author="野草" w:date="2024-02-05T15:34:44Z">
        <w:r>
          <w:rPr>
            <w:rFonts w:hint="eastAsia" w:ascii="Times New Roman" w:hAnsi="Times New Roman" w:eastAsiaTheme="minorEastAsia" w:cstheme="minorBidi"/>
            <w:i w:val="0"/>
            <w:iCs w:val="0"/>
            <w:caps w:val="0"/>
            <w:spacing w:val="0"/>
            <w:highlight w:val="cyan"/>
            <w:lang w:val="en-US" w:eastAsia="zh-CN"/>
            <w:rPrChange w:id="272" w:author="野草" w:date="2024-02-05T15:13:43Z">
              <w:rPr>
                <w:rFonts w:hint="eastAsia" w:ascii="Georgia" w:hAnsi="Georgia" w:eastAsia="Georgia" w:cs="Georgia"/>
                <w:i w:val="0"/>
                <w:iCs w:val="0"/>
                <w:caps w:val="0"/>
                <w:color w:val="1F1F1F"/>
                <w:spacing w:val="0"/>
                <w:highlight w:val="none"/>
                <w:lang w:val="en-US" w:eastAsia="zh-CN"/>
              </w:rPr>
            </w:rPrChange>
          </w:rPr>
          <w:fldChar w:fldCharType="end"/>
        </w:r>
      </w:del>
      <w:del w:id="274" w:author="野草" w:date="2024-02-05T15:34:44Z">
        <w:r>
          <w:rPr>
            <w:rFonts w:hint="eastAsia" w:ascii="Times New Roman" w:hAnsi="Times New Roman" w:eastAsiaTheme="minorEastAsia" w:cstheme="minorBidi"/>
            <w:i w:val="0"/>
            <w:iCs w:val="0"/>
            <w:caps w:val="0"/>
            <w:spacing w:val="0"/>
            <w:highlight w:val="cyan"/>
            <w:lang w:val="en-US" w:eastAsia="zh-CN"/>
            <w:rPrChange w:id="275" w:author="野草" w:date="2024-02-05T15:13:43Z">
              <w:rPr>
                <w:rFonts w:hint="eastAsia" w:ascii="Georgia" w:hAnsi="Georgia" w:eastAsia="Georgia" w:cs="Georgia"/>
                <w:i w:val="0"/>
                <w:iCs w:val="0"/>
                <w:caps w:val="0"/>
                <w:color w:val="1F1F1F"/>
                <w:spacing w:val="0"/>
                <w:highlight w:val="none"/>
                <w:lang w:val="en-US" w:eastAsia="zh-CN"/>
              </w:rPr>
            </w:rPrChange>
          </w:rPr>
          <w:delText>与 PCE之间的关系是非线性的</w:delText>
        </w:r>
      </w:del>
      <w:del w:id="277" w:author="野草" w:date="2024-02-05T15:34:44Z">
        <w:r>
          <w:rPr>
            <w:rFonts w:hint="eastAsia" w:ascii="Times New Roman" w:hAnsi="Times New Roman" w:eastAsiaTheme="minorEastAsia" w:cstheme="minorBidi"/>
            <w:i w:val="0"/>
            <w:iCs w:val="0"/>
            <w:caps w:val="0"/>
            <w:spacing w:val="0"/>
            <w:highlight w:val="cyan"/>
            <w:lang w:val="en-US"/>
            <w:rPrChange w:id="278" w:author="野草" w:date="2024-02-05T15:13:43Z">
              <w:rPr>
                <w:rFonts w:hint="default" w:ascii="Georgia" w:hAnsi="Georgia" w:eastAsia="Georgia" w:cs="Georgia"/>
                <w:i w:val="0"/>
                <w:iCs w:val="0"/>
                <w:caps w:val="0"/>
                <w:color w:val="1F1F1F"/>
                <w:spacing w:val="0"/>
                <w:highlight w:val="none"/>
                <w:lang w:val="en-US"/>
              </w:rPr>
            </w:rPrChange>
          </w:rPr>
          <w:delText>。</w:delText>
        </w:r>
      </w:del>
      <w:del w:id="280" w:author="野草" w:date="2024-02-05T15:34:44Z">
        <w:r>
          <w:rPr>
            <w:rFonts w:hint="eastAsia" w:ascii="Times New Roman" w:hAnsi="Times New Roman" w:eastAsiaTheme="minorEastAsia" w:cstheme="minorBidi"/>
            <w:i w:val="0"/>
            <w:iCs w:val="0"/>
            <w:caps w:val="0"/>
            <w:spacing w:val="0"/>
            <w:highlight w:val="cyan"/>
            <w:lang w:val="en-US" w:eastAsia="zh-CN"/>
            <w:rPrChange w:id="281" w:author="野草" w:date="2024-02-05T15:13:43Z">
              <w:rPr>
                <w:rFonts w:hint="eastAsia" w:ascii="Georgia" w:hAnsi="Georgia" w:eastAsia="宋体" w:cs="Georgia"/>
                <w:i w:val="0"/>
                <w:iCs w:val="0"/>
                <w:caps w:val="0"/>
                <w:color w:val="1F1F1F"/>
                <w:spacing w:val="0"/>
                <w:highlight w:val="none"/>
                <w:lang w:val="en-US" w:eastAsia="zh-CN"/>
              </w:rPr>
            </w:rPrChange>
          </w:rPr>
          <w:delText>且影响主要在因素值的特定范围内出现</w:delText>
        </w:r>
      </w:del>
      <w:del w:id="283" w:author="野草" w:date="2024-02-05T15:34:44Z">
        <w:r>
          <w:rPr>
            <w:rFonts w:hint="eastAsia" w:ascii="Times New Roman" w:hAnsi="Times New Roman" w:eastAsiaTheme="minorEastAsia" w:cstheme="minorBidi"/>
            <w:i w:val="0"/>
            <w:iCs w:val="0"/>
            <w:caps w:val="0"/>
            <w:spacing w:val="0"/>
            <w:highlight w:val="cyan"/>
            <w:lang w:val="en-US" w:eastAsia="zh-CN"/>
            <w:rPrChange w:id="284" w:author="野草" w:date="2024-02-05T15:13:43Z">
              <w:rPr>
                <w:rFonts w:hint="eastAsia" w:ascii="Georgia" w:hAnsi="Georgia" w:eastAsia="宋体" w:cs="Georgia"/>
                <w:i w:val="0"/>
                <w:iCs w:val="0"/>
                <w:caps w:val="0"/>
                <w:color w:val="1F1F1F"/>
                <w:spacing w:val="0"/>
                <w:highlight w:val="none"/>
                <w:lang w:val="en-US" w:eastAsia="zh-CN"/>
              </w:rPr>
            </w:rPrChange>
          </w:rPr>
          <w:delText>。</w:delText>
        </w:r>
      </w:del>
    </w:p>
    <w:p>
      <w:pPr>
        <w:numPr>
          <w:ilvl w:val="-1"/>
          <w:numId w:val="0"/>
        </w:numPr>
        <w:ind w:left="0" w:leftChars="0" w:firstLine="0" w:firstLineChars="0"/>
        <w:rPr>
          <w:del w:id="287" w:author="野草" w:date="2024-02-05T15:34:44Z"/>
          <w:rFonts w:hint="eastAsia"/>
          <w:highlight w:val="cyan"/>
          <w:lang w:val="en-US" w:eastAsia="zh-CN"/>
          <w:rPrChange w:id="288" w:author="野草" w:date="2024-02-05T15:13:43Z">
            <w:rPr>
              <w:del w:id="289" w:author="野草" w:date="2024-02-05T15:34:44Z"/>
              <w:rFonts w:hint="default"/>
              <w:highlight w:val="none"/>
              <w:lang w:val="en-US" w:eastAsia="zh-CN"/>
            </w:rPr>
          </w:rPrChange>
        </w:rPr>
        <w:pPrChange w:id="286" w:author="野草" w:date="2024-02-05T14:52:41Z">
          <w:pPr>
            <w:numPr>
              <w:ilvl w:val="0"/>
              <w:numId w:val="1"/>
            </w:numPr>
            <w:ind w:left="420" w:leftChars="0" w:hanging="420" w:firstLineChars="0"/>
          </w:pPr>
        </w:pPrChange>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242" w:afterAutospacing="0"/>
        <w:ind w:left="0" w:right="0"/>
        <w:rPr>
          <w:del w:id="291" w:author="野草" w:date="2024-02-05T15:12:37Z"/>
          <w:rFonts w:hint="eastAsia"/>
          <w:highlight w:val="none"/>
          <w:lang w:val="en-US" w:eastAsia="zh-CN"/>
        </w:rPr>
        <w:pPrChange w:id="290" w:author="野草" w:date="2024-02-05T15:34:50Z">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ind w:left="0" w:right="0"/>
          </w:pPr>
        </w:pPrChange>
      </w:pPr>
      <w:del w:id="292" w:author="野草" w:date="2024-02-05T15:12:37Z">
        <w:r>
          <w:rPr>
            <w:rFonts w:hint="eastAsia"/>
            <w:highlight w:val="none"/>
            <w:lang w:val="en-US" w:eastAsia="zh-CN"/>
          </w:rPr>
          <w:delText>意义：</w:delText>
        </w:r>
      </w:del>
      <w:del w:id="293" w:author="野草" w:date="2024-02-05T15:12:37Z">
        <w:r>
          <w:rPr>
            <w:rFonts w:hint="eastAsia" w:ascii="Georgia" w:hAnsi="Georgia" w:eastAsia="Georgia" w:cs="Georgia"/>
            <w:i w:val="0"/>
            <w:iCs w:val="0"/>
            <w:caps w:val="0"/>
            <w:color w:val="1F1F1F"/>
            <w:spacing w:val="0"/>
            <w:highlight w:val="none"/>
            <w:lang w:val="en-US" w:eastAsia="zh-CN"/>
          </w:rPr>
          <w:delText>研究结果可以作为城市规划者制定热舒适缓解和城市更新策略的基础。</w:delText>
        </w:r>
      </w:del>
    </w:p>
    <w:p>
      <w:pPr>
        <w:numPr>
          <w:ilvl w:val="-1"/>
          <w:numId w:val="0"/>
        </w:numPr>
        <w:ind w:left="0" w:leftChars="0" w:firstLine="0" w:firstLineChars="0"/>
        <w:rPr>
          <w:rFonts w:hint="default"/>
          <w:highlight w:val="none"/>
          <w:lang w:val="en-US" w:eastAsia="zh-CN"/>
        </w:rPr>
        <w:pPrChange w:id="294" w:author="野草" w:date="2024-02-05T14:52:40Z">
          <w:pPr>
            <w:numPr>
              <w:ilvl w:val="0"/>
              <w:numId w:val="1"/>
            </w:numPr>
            <w:ind w:left="420" w:leftChars="0" w:hanging="420" w:firstLineChars="0"/>
          </w:pPr>
        </w:pPrChange>
      </w:pPr>
    </w:p>
    <w:p>
      <w:pPr>
        <w:pStyle w:val="3"/>
        <w:numPr>
          <w:ilvl w:val="0"/>
          <w:numId w:val="2"/>
        </w:numPr>
        <w:bidi w:val="0"/>
        <w:rPr>
          <w:rFonts w:hint="default" w:asciiTheme="majorAscii" w:hAnsiTheme="majorAscii"/>
          <w:highlight w:val="none"/>
          <w:lang w:val="en-US" w:eastAsia="zh-CN"/>
        </w:rPr>
      </w:pPr>
      <w:r>
        <w:rPr>
          <w:rFonts w:hint="default"/>
          <w:highlight w:val="none"/>
          <w:lang w:val="en-US" w:eastAsia="zh-CN"/>
        </w:rPr>
        <w:t>Introduction</w:t>
      </w:r>
    </w:p>
    <w:p>
      <w:pPr>
        <w:widowControl w:val="0"/>
        <w:numPr>
          <w:ilvl w:val="0"/>
          <w:numId w:val="0"/>
        </w:numPr>
        <w:bidi w:val="0"/>
        <w:jc w:val="left"/>
        <w:rPr>
          <w:rFonts w:hint="default" w:ascii="Times New Roman" w:hAnsi="Times New Roman" w:cs="Times New Roman"/>
          <w:color w:val="000000" w:themeColor="text1"/>
          <w:highlight w:val="gree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09:15】</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The ongoing global </w:t>
      </w:r>
      <w:r>
        <w:rPr>
          <w:rFonts w:hint="default" w:ascii="Times New Roman" w:hAnsi="Times New Roman" w:cs="Times New Roman"/>
          <w:color w:val="000000" w:themeColor="text1"/>
          <w:highlight w:val="green"/>
          <w:u w:val="thick"/>
          <w:lang w:val="en-US" w:eastAsia="zh-CN"/>
          <w14:textFill>
            <w14:solidFill>
              <w14:schemeClr w14:val="tx1"/>
            </w14:solidFill>
          </w14:textFill>
        </w:rPr>
        <w:t>phenomena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population explosion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economic development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have led to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a </w:t>
      </w:r>
      <w:r>
        <w:rPr>
          <w:rFonts w:hint="default" w:ascii="Times New Roman" w:hAnsi="Times New Roman" w:cs="Times New Roman"/>
          <w:color w:val="000000" w:themeColor="text1"/>
          <w:highlight w:val="green"/>
          <w:u w:val="thick"/>
          <w:lang w:val="en-US" w:eastAsia="zh-CN"/>
          <w14:textFill>
            <w14:solidFill>
              <w14:schemeClr w14:val="tx1"/>
            </w14:solidFill>
          </w14:textFill>
        </w:rPr>
        <w:t>substantial expansion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urban population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Projections from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United Nations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indicate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this trend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will </w:t>
      </w:r>
      <w:r>
        <w:rPr>
          <w:rFonts w:hint="default" w:ascii="Times New Roman" w:hAnsi="Times New Roman" w:cs="Times New Roman"/>
          <w:color w:val="000000" w:themeColor="text1"/>
          <w:highlight w:val="cyan"/>
          <w:u w:val="thick"/>
          <w:lang w:val="en-US" w:eastAsia="zh-CN"/>
          <w14:textFill>
            <w14:solidFill>
              <w14:schemeClr w14:val="tx1"/>
            </w14:solidFill>
          </w14:textFill>
        </w:rPr>
        <w:t>persist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thick"/>
          <w:lang w:val="en-US" w:eastAsia="zh-CN"/>
          <w14:textFill>
            <w14:solidFill>
              <w14:schemeClr w14:val="tx1"/>
            </w14:solidFill>
          </w14:textFill>
        </w:rPr>
        <w:t>in the forthcoming decades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urbanization rate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thick"/>
          <w:lang w:val="en-US" w:eastAsia="zh-CN"/>
          <w14:textFill>
            <w14:solidFill>
              <w14:schemeClr w14:val="tx1"/>
            </w14:solidFill>
          </w14:textFill>
        </w:rPr>
        <w:t xml:space="preserve">anticipated to </w:t>
      </w:r>
      <w:r>
        <w:rPr>
          <w:rFonts w:hint="default" w:ascii="Times New Roman" w:hAnsi="Times New Roman" w:cs="Times New Roman"/>
          <w:color w:val="000000" w:themeColor="text1"/>
          <w:highlight w:val="green"/>
          <w:u w:val="thick"/>
          <w:lang w:val="en-US" w:eastAsia="zh-CN"/>
          <w14:textFill>
            <w14:solidFill>
              <w14:schemeClr w14:val="tx1"/>
            </w14:solidFill>
          </w14:textFill>
        </w:rPr>
        <w:t>reach</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68%</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by 2050 (United Nations, 2019). Across </w:t>
      </w:r>
      <w:r>
        <w:rPr>
          <w:rFonts w:hint="default" w:ascii="Times New Roman" w:hAnsi="Times New Roman" w:cs="Times New Roman"/>
          <w:color w:val="000000" w:themeColor="text1"/>
          <w:highlight w:val="green"/>
          <w:u w:val="none"/>
          <w:lang w:val="en-US" w:eastAsia="zh-CN"/>
          <w14:textFill>
            <w14:solidFill>
              <w14:schemeClr w14:val="tx1"/>
            </w14:solidFill>
          </w14:textFill>
        </w:rPr>
        <w:t>numerous cities worldwide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process of urbanization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has been associated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various </w:t>
      </w:r>
      <w:r>
        <w:rPr>
          <w:rFonts w:hint="default" w:ascii="Times New Roman" w:hAnsi="Times New Roman" w:cs="Times New Roman"/>
          <w:color w:val="000000" w:themeColor="text1"/>
          <w:highlight w:val="green"/>
          <w:u w:val="thick"/>
          <w:lang w:val="en-US" w:eastAsia="zh-CN"/>
          <w14:textFill>
            <w14:solidFill>
              <w14:schemeClr w14:val="tx1"/>
            </w14:solidFill>
          </w14:textFill>
        </w:rPr>
        <w:t>detrimental impacts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on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local environment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thick"/>
          <w:lang w:val="en-US" w:eastAsia="zh-CN"/>
          <w14:textFill>
            <w14:solidFill>
              <w14:schemeClr w14:val="tx1"/>
            </w14:solidFill>
          </w14:textFill>
        </w:rPr>
        <w:t>encompassing issues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such as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and air pollution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ecosystem degradation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emergence of urban heat island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(Wang et al., 2020; Ahmad et al., 2021).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heat island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manifest</w:t>
      </w:r>
      <w:r>
        <w:rPr>
          <w:rFonts w:hint="eastAsia" w:cs="Times New Roman"/>
          <w:color w:val="000000" w:themeColor="text1"/>
          <w:highlight w:val="cyan"/>
          <w:u w:val="none"/>
          <w:lang w:val="en-US" w:eastAsia="zh-CN"/>
          <w14:textFill>
            <w14:solidFill>
              <w14:schemeClr w14:val="tx1"/>
            </w14:solidFill>
          </w14:textFill>
        </w:rPr>
        <w: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as </w:t>
      </w:r>
      <w:r>
        <w:rPr>
          <w:rFonts w:hint="default" w:ascii="Times New Roman" w:hAnsi="Times New Roman" w:cs="Times New Roman"/>
          <w:color w:val="000000" w:themeColor="text1"/>
          <w:highlight w:val="green"/>
          <w:u w:val="none"/>
          <w:lang w:val="en-US" w:eastAsia="zh-CN"/>
          <w14:textFill>
            <w14:solidFill>
              <w14:schemeClr w14:val="tx1"/>
            </w14:solidFill>
          </w14:textFill>
        </w:rPr>
        <w:t>elevated temperatures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within urban areas relative to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cooler rural surroundings</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w:t>
      </w:r>
      <w:r>
        <w:rPr>
          <w:rFonts w:hint="eastAsia" w:cs="Times New Roman"/>
          <w:color w:val="000000" w:themeColor="text1"/>
          <w:highlight w:val="green"/>
          <w:u w:val="none"/>
          <w:lang w:val="en-US" w:eastAsia="zh-CN"/>
          <w14:textFill>
            <w14:solidFill>
              <w14:schemeClr w14:val="tx1"/>
            </w14:solidFill>
          </w14:textFill>
        </w:rPr>
        <w:t>E</w:t>
      </w:r>
      <w:r>
        <w:rPr>
          <w:rFonts w:hint="default" w:ascii="Times New Roman" w:hAnsi="Times New Roman" w:cs="Times New Roman"/>
          <w:color w:val="000000" w:themeColor="text1"/>
          <w:highlight w:val="green"/>
          <w:u w:val="none"/>
          <w:lang w:val="en-US" w:eastAsia="zh-CN"/>
          <w14:textFill>
            <w14:solidFill>
              <w14:schemeClr w14:val="tx1"/>
            </w14:solidFill>
          </w14:textFill>
        </w:rPr>
        <w:t>levated temperature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w:t>
      </w:r>
      <w:r>
        <w:rPr>
          <w:rFonts w:hint="eastAsia" w:cs="Times New Roman"/>
          <w:color w:val="000000" w:themeColor="text1"/>
          <w:highlight w:val="cyan"/>
          <w:u w:val="none"/>
          <w:lang w:val="en-US" w:eastAsia="zh-CN"/>
          <w14:textFill>
            <w14:solidFill>
              <w14:schemeClr w14:val="tx1"/>
            </w14:solidFill>
          </w14:textFill>
        </w:rPr>
        <w:t>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been identified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as </w:t>
      </w:r>
      <w:r>
        <w:rPr>
          <w:rFonts w:hint="eastAsia" w:cs="Times New Roman"/>
          <w:color w:val="000000" w:themeColor="text1"/>
          <w:highlight w:val="green"/>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green"/>
          <w:u w:val="none"/>
          <w:lang w:val="en-US" w:eastAsia="zh-CN"/>
          <w14:textFill>
            <w14:solidFill>
              <w14:schemeClr w14:val="tx1"/>
            </w14:solidFill>
          </w14:textFill>
        </w:rPr>
        <w:t>contributor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w:t>
      </w:r>
      <w:r>
        <w:rPr>
          <w:rFonts w:hint="default" w:ascii="Times New Roman" w:hAnsi="Times New Roman" w:cs="Times New Roman"/>
          <w:color w:val="000000" w:themeColor="text1"/>
          <w:highlight w:val="green"/>
          <w:u w:val="none"/>
          <w:lang w:val="en-US" w:eastAsia="zh-CN"/>
          <w14:textFill>
            <w14:solidFill>
              <w14:schemeClr w14:val="tx1"/>
            </w14:solidFill>
          </w14:textFill>
        </w:rPr>
        <w:t>heightened intensities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prolonged durations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heatwaves, resulting in </w:t>
      </w:r>
      <w:r>
        <w:rPr>
          <w:rFonts w:hint="default" w:ascii="Times New Roman" w:hAnsi="Times New Roman" w:cs="Times New Roman"/>
          <w:color w:val="000000" w:themeColor="text1"/>
          <w:highlight w:val="green"/>
          <w:u w:val="none"/>
          <w:lang w:val="en-US" w:eastAsia="zh-CN"/>
          <w14:textFill>
            <w14:solidFill>
              <w14:schemeClr w14:val="tx1"/>
            </w14:solidFill>
          </w14:textFill>
        </w:rPr>
        <w:t>increased energy consumption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posing </w:t>
      </w:r>
      <w:r>
        <w:rPr>
          <w:rFonts w:hint="default" w:ascii="Times New Roman" w:hAnsi="Times New Roman" w:cs="Times New Roman"/>
          <w:color w:val="000000" w:themeColor="text1"/>
          <w:highlight w:val="green"/>
          <w:u w:val="none"/>
          <w:lang w:val="en-US" w:eastAsia="zh-CN"/>
          <w14:textFill>
            <w14:solidFill>
              <w14:schemeClr w14:val="tx1"/>
            </w14:solidFill>
          </w14:textFill>
        </w:rPr>
        <w:t>potential threats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public health</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residents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particularly </w:t>
      </w:r>
      <w:r>
        <w:rPr>
          <w:rFonts w:hint="default" w:ascii="Times New Roman" w:hAnsi="Times New Roman" w:cs="Times New Roman"/>
          <w:color w:val="000000" w:themeColor="text1"/>
          <w:highlight w:val="green"/>
          <w:u w:val="thick"/>
          <w:lang w:val="en-US" w:eastAsia="zh-CN"/>
          <w14:textFill>
            <w14:solidFill>
              <w14:schemeClr w14:val="tx1"/>
            </w14:solidFill>
          </w14:textFill>
        </w:rPr>
        <w:t>during the summer months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(Guan et al., 2017; Nieuwenhuijsen et al., 2018). Consequently, </w:t>
      </w:r>
      <w:r>
        <w:rPr>
          <w:rFonts w:hint="default" w:ascii="Times New Roman" w:hAnsi="Times New Roman" w:cs="Times New Roman"/>
          <w:color w:val="000000" w:themeColor="text1"/>
          <w:highlight w:val="green"/>
          <w:u w:val="thick"/>
          <w:lang w:val="en-US" w:eastAsia="zh-CN"/>
          <w14:textFill>
            <w14:solidFill>
              <w14:schemeClr w14:val="tx1"/>
            </w14:solidFill>
          </w14:textFill>
        </w:rPr>
        <w:t>it becomes imperative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implement </w:t>
      </w:r>
      <w:r>
        <w:rPr>
          <w:rFonts w:hint="default" w:ascii="Times New Roman" w:hAnsi="Times New Roman" w:cs="Times New Roman"/>
          <w:color w:val="000000" w:themeColor="text1"/>
          <w:highlight w:val="green"/>
          <w:u w:val="thick"/>
          <w:lang w:val="en-US" w:eastAsia="zh-CN"/>
          <w14:textFill>
            <w14:solidFill>
              <w14:schemeClr w14:val="tx1"/>
            </w14:solidFill>
          </w14:textFill>
        </w:rPr>
        <w:t>strategic measures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mitigate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adverse consequences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associated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urbanization</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gree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10:19】</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default" w:ascii="Times New Roman" w:hAnsi="Times New Roman" w:cs="Times New Roman"/>
          <w:color w:val="000000" w:themeColor="text1"/>
          <w:highlight w:val="green"/>
          <w:u w:val="thick"/>
          <w:lang w:val="en-US" w:eastAsia="zh-CN"/>
          <w14:textFill>
            <w14:solidFill>
              <w14:schemeClr w14:val="tx1"/>
            </w14:solidFill>
          </w14:textFill>
        </w:rPr>
        <w:t>Primary strategies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mitigate </w:t>
      </w:r>
      <w:r>
        <w:rPr>
          <w:rFonts w:hint="default" w:ascii="Times New Roman" w:hAnsi="Times New Roman" w:cs="Times New Roman"/>
          <w:color w:val="000000" w:themeColor="text1"/>
          <w:highlight w:val="green"/>
          <w:u w:val="none"/>
          <w:lang w:val="en-US" w:eastAsia="zh-CN"/>
          <w14:textFill>
            <w14:solidFill>
              <w14:schemeClr w14:val="tx1"/>
            </w14:solidFill>
          </w14:textFill>
        </w:rPr>
        <w:t>excessive heat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environment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encompass </w:t>
      </w:r>
      <w:r>
        <w:rPr>
          <w:rFonts w:hint="default" w:ascii="Times New Roman" w:hAnsi="Times New Roman" w:cs="Times New Roman"/>
          <w:color w:val="000000" w:themeColor="text1"/>
          <w:highlight w:val="green"/>
          <w:u w:val="none"/>
          <w:lang w:val="en-US" w:eastAsia="zh-CN"/>
          <w14:textFill>
            <w14:solidFill>
              <w14:schemeClr w14:val="tx1"/>
            </w14:solidFill>
          </w14:textFill>
        </w:rPr>
        <w:t>modifications to surface materials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optimization of </w:t>
      </w:r>
      <w:r>
        <w:rPr>
          <w:rFonts w:hint="eastAsia" w:cs="Times New Roman"/>
          <w:color w:val="000000" w:themeColor="text1"/>
          <w:highlight w:val="green"/>
          <w:u w:val="thick"/>
          <w:lang w:val="en-US" w:eastAsia="zh-CN"/>
          <w14:textFill>
            <w14:solidFill>
              <w14:schemeClr w14:val="tx1"/>
            </w14:solidFill>
          </w14:textFill>
        </w:rPr>
        <w:t>land use patterns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enhancement of ventilation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(Azhdari et al., 2018; Taleghani, 2018; He, 2020). Notably, </w:t>
      </w:r>
      <w:r>
        <w:rPr>
          <w:rFonts w:hint="eastAsia" w:cs="Times New Roman"/>
          <w:color w:val="000000" w:themeColor="text1"/>
          <w:highlight w:val="cyan"/>
          <w:u w:val="none"/>
          <w:lang w:val="en-US" w:eastAsia="zh-CN"/>
          <w14:textFill>
            <w14:solidFill>
              <w14:schemeClr w14:val="tx1"/>
            </w14:solidFill>
          </w14:textFill>
        </w:rPr>
        <w:t>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pivotal role</w:t>
      </w:r>
      <w:r>
        <w:rPr>
          <w:rFonts w:hint="eastAsia" w:cs="Times New Roman"/>
          <w:color w:val="000000" w:themeColor="text1"/>
          <w:highlight w:val="green"/>
          <w:u w:val="none"/>
          <w:lang w:val="en-US" w:eastAsia="zh-CN"/>
          <w14:textFill>
            <w14:solidFill>
              <w14:schemeClr w14:val="tx1"/>
            </w14:solidFill>
          </w14:textFill>
        </w:rPr>
        <w:t>s</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of land cover</w:t>
      </w:r>
      <w:r>
        <w:rPr>
          <w:rFonts w:hint="default" w:ascii="Times New Roman" w:hAnsi="Times New Roman" w:cs="Times New Roman"/>
          <w:color w:val="000000" w:themeColor="text1"/>
          <w:highlight w:val="cyan"/>
          <w:u w:val="none"/>
          <w:lang w:val="en-US" w:eastAsia="zh-CN"/>
          <w14:textFill>
            <w14:solidFill>
              <w14:schemeClr w14:val="tx1"/>
            </w14:solidFill>
          </w14:textFill>
        </w:rPr>
        <w:t>, blue and green spaces</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ha</w:t>
      </w:r>
      <w:r>
        <w:rPr>
          <w:rFonts w:hint="eastAsia" w:cs="Times New Roman"/>
          <w:color w:val="000000" w:themeColor="text1"/>
          <w:highlight w:val="cyan"/>
          <w:u w:val="none"/>
          <w:lang w:val="en-US" w:eastAsia="zh-CN"/>
          <w14:textFill>
            <w14:solidFill>
              <w14:schemeClr w14:val="tx1"/>
            </w14:solidFill>
          </w14:textFill>
        </w:rPr>
        <w:t>ve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thick"/>
          <w:lang w:val="en-US" w:eastAsia="zh-CN"/>
          <w14:textFill>
            <w14:solidFill>
              <w14:schemeClr w14:val="tx1"/>
            </w14:solidFill>
          </w14:textFill>
        </w:rPr>
        <w:t xml:space="preserve">garnered </w:t>
      </w:r>
      <w:r>
        <w:rPr>
          <w:rFonts w:hint="default" w:ascii="Times New Roman" w:hAnsi="Times New Roman" w:cs="Times New Roman"/>
          <w:color w:val="000000" w:themeColor="text1"/>
          <w:highlight w:val="green"/>
          <w:u w:val="thick"/>
          <w:lang w:val="en-US" w:eastAsia="zh-CN"/>
          <w14:textFill>
            <w14:solidFill>
              <w14:schemeClr w14:val="tx1"/>
            </w14:solidFill>
          </w14:textFill>
        </w:rPr>
        <w:t>significant attention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Blue spaces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indicate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surfaces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predominantly characterized by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features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(Ampatzidis et al., 2020). In comparison to </w:t>
      </w:r>
      <w:r>
        <w:rPr>
          <w:rFonts w:hint="default" w:ascii="Times New Roman" w:hAnsi="Times New Roman" w:cs="Times New Roman"/>
          <w:color w:val="000000" w:themeColor="text1"/>
          <w:highlight w:val="green"/>
          <w:u w:val="none"/>
          <w:lang w:val="en-US" w:eastAsia="zh-CN"/>
          <w14:textFill>
            <w14:solidFill>
              <w14:schemeClr w14:val="tx1"/>
            </w14:solidFill>
          </w14:textFill>
        </w:rPr>
        <w:t>impervious surfaces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augmented specific heat capacity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contribute</w:t>
      </w:r>
      <w:r>
        <w:rPr>
          <w:rFonts w:hint="eastAsia" w:cs="Times New Roman"/>
          <w:color w:val="000000" w:themeColor="text1"/>
          <w:highlight w:val="cyan"/>
          <w:u w:val="none"/>
          <w:lang w:val="en-US" w:eastAsia="zh-CN"/>
          <w14:textFill>
            <w14:solidFill>
              <w14:schemeClr w14:val="tx1"/>
            </w14:solidFill>
          </w14:textFill>
        </w:rPr>
        <w: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w:t>
      </w:r>
      <w:r>
        <w:rPr>
          <w:rFonts w:hint="eastAsia" w:cs="Times New Roman"/>
          <w:color w:val="000000" w:themeColor="text1"/>
          <w:highlight w:val="green"/>
          <w:u w:val="none"/>
          <w:lang w:val="en-US" w:eastAsia="zh-CN"/>
          <w14:textFill>
            <w14:solidFill>
              <w14:schemeClr w14:val="tx1"/>
            </w14:solidFill>
          </w14:textFill>
        </w:rPr>
        <w:t>decreased temperatures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during </w:t>
      </w:r>
      <w:r>
        <w:rPr>
          <w:rFonts w:hint="default" w:ascii="Times New Roman" w:hAnsi="Times New Roman" w:cs="Times New Roman"/>
          <w:color w:val="000000" w:themeColor="text1"/>
          <w:highlight w:val="green"/>
          <w:u w:val="thick"/>
          <w:lang w:val="en-US" w:eastAsia="zh-CN"/>
          <w14:textFill>
            <w14:solidFill>
              <w14:schemeClr w14:val="tx1"/>
            </w14:solidFill>
          </w14:textFill>
        </w:rPr>
        <w:t>daylight hours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Furthermore,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surfaces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facilitate evaporation, thereby </w:t>
      </w:r>
      <w:r>
        <w:rPr>
          <w:rFonts w:hint="default" w:ascii="Times New Roman" w:hAnsi="Times New Roman" w:cs="Times New Roman"/>
          <w:color w:val="000000" w:themeColor="text1"/>
          <w:highlight w:val="cyan"/>
          <w:u w:val="thick"/>
          <w:lang w:val="en-US" w:eastAsia="zh-CN"/>
          <w14:textFill>
            <w14:solidFill>
              <w14:schemeClr w14:val="tx1"/>
            </w14:solidFill>
          </w14:textFill>
        </w:rPr>
        <w:t xml:space="preserve">curbing </w:t>
      </w:r>
      <w:r>
        <w:rPr>
          <w:rFonts w:hint="default" w:ascii="Times New Roman" w:hAnsi="Times New Roman" w:cs="Times New Roman"/>
          <w:color w:val="000000" w:themeColor="text1"/>
          <w:highlight w:val="green"/>
          <w:u w:val="thick"/>
          <w:lang w:val="en-US" w:eastAsia="zh-CN"/>
          <w14:textFill>
            <w14:solidFill>
              <w14:schemeClr w14:val="tx1"/>
            </w14:solidFill>
          </w14:textFill>
        </w:rPr>
        <w:t>the release of</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sensible heat</w:t>
      </w:r>
      <w:r>
        <w:rPr>
          <w:rFonts w:hint="eastAsia" w:cs="Times New Roman"/>
          <w:color w:val="000000" w:themeColor="text1"/>
          <w:highlight w:val="green"/>
          <w:u w:val="none"/>
          <w:lang w:val="en-US" w:eastAsia="zh-CN"/>
          <w14:textFill>
            <w14:solidFill>
              <w14:schemeClr w14:val="tx1"/>
            </w14:solidFill>
          </w14:textFill>
        </w:rPr>
        <w:t xml:space="preserve"> to </w:t>
      </w:r>
      <w:r>
        <w:rPr>
          <w:rFonts w:hint="eastAsia" w:cs="Times New Roman"/>
          <w:color w:val="000000" w:themeColor="text1"/>
          <w:highlight w:val="green"/>
          <w:u w:val="thick"/>
          <w:lang w:val="en-US" w:eastAsia="zh-CN"/>
          <w14:textFill>
            <w14:solidFill>
              <w14:schemeClr w14:val="tx1"/>
            </w14:solidFill>
          </w14:textFill>
        </w:rPr>
        <w:t>the overlying air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Consequently, </w:t>
      </w:r>
      <w:r>
        <w:rPr>
          <w:rFonts w:hint="default" w:ascii="Times New Roman" w:hAnsi="Times New Roman" w:cs="Times New Roman"/>
          <w:color w:val="000000" w:themeColor="text1"/>
          <w:highlight w:val="green"/>
          <w:u w:val="none"/>
          <w:lang w:val="en-US" w:eastAsia="zh-CN"/>
          <w14:textFill>
            <w14:solidFill>
              <w14:schemeClr w14:val="tx1"/>
            </w14:solidFill>
          </w14:textFill>
        </w:rPr>
        <w:t>blue spaces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function as </w:t>
      </w:r>
      <w:r>
        <w:rPr>
          <w:rFonts w:hint="default" w:ascii="Times New Roman" w:hAnsi="Times New Roman" w:cs="Times New Roman"/>
          <w:color w:val="000000" w:themeColor="text1"/>
          <w:highlight w:val="green"/>
          <w:u w:val="none"/>
          <w:lang w:val="en-US" w:eastAsia="zh-CN"/>
          <w14:textFill>
            <w14:solidFill>
              <w14:schemeClr w14:val="tx1"/>
            </w14:solidFill>
          </w14:textFill>
        </w:rPr>
        <w:t>cooling sources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thick"/>
          <w:lang w:val="en-US" w:eastAsia="zh-CN"/>
          <w14:textFill>
            <w14:solidFill>
              <w14:schemeClr w14:val="tx1"/>
            </w14:solidFill>
          </w14:textFill>
        </w:rPr>
        <w:t>playing a crucial role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eastAsia" w:cs="Times New Roman"/>
          <w:color w:val="000000" w:themeColor="text1"/>
          <w:highlight w:val="green"/>
          <w:u w:val="none"/>
          <w:lang w:val="en-US" w:eastAsia="zh-CN"/>
          <w14:textFill>
            <w14:solidFill>
              <w14:schemeClr w14:val="tx1"/>
            </w14:solidFill>
          </w14:textFill>
        </w:rPr>
        <w:t>decreasing temperatures of</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the surrounding</w:t>
      </w:r>
      <w:r>
        <w:rPr>
          <w:rFonts w:hint="eastAsia" w:cs="Times New Roman"/>
          <w:color w:val="000000" w:themeColor="text1"/>
          <w:highlight w:val="green"/>
          <w:u w:val="none"/>
          <w:lang w:val="en-US" w:eastAsia="zh-CN"/>
          <w14:textFill>
            <w14:solidFill>
              <w14:schemeClr w14:val="tx1"/>
            </w14:solidFill>
          </w14:textFill>
        </w:rPr>
        <w:t xml:space="preserve">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 study conducted in Chengdu</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revealed </w:t>
      </w:r>
      <w:r>
        <w:rPr>
          <w:rFonts w:hint="default" w:ascii="Times New Roman" w:hAnsi="Times New Roman" w:cs="Times New Roman"/>
          <w:color w:val="000000" w:themeColor="text1"/>
          <w:highlight w:val="green"/>
          <w:u w:val="none"/>
          <w:lang w:val="en-US" w:eastAsia="zh-CN"/>
          <w14:textFill>
            <w14:solidFill>
              <w14:schemeClr w14:val="tx1"/>
            </w14:solidFill>
          </w14:textFill>
        </w:rPr>
        <w:t>a temperature contrast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exceeding 8 °C between </w:t>
      </w:r>
      <w:r>
        <w:rPr>
          <w:rFonts w:hint="default" w:ascii="Times New Roman" w:hAnsi="Times New Roman" w:cs="Times New Roman"/>
          <w:color w:val="000000" w:themeColor="text1"/>
          <w:highlight w:val="green"/>
          <w:u w:val="none"/>
          <w:lang w:val="en-US" w:eastAsia="zh-CN"/>
          <w14:textFill>
            <w14:solidFill>
              <w14:schemeClr w14:val="tx1"/>
            </w14:solidFill>
          </w14:textFill>
        </w:rPr>
        <w:t>lakeside and inland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(Du et al., 2016). </w:t>
      </w:r>
      <w:r>
        <w:rPr>
          <w:rFonts w:hint="eastAsia" w:cs="Times New Roman"/>
          <w:color w:val="000000" w:themeColor="text1"/>
          <w:highlight w:val="green"/>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have also </w:t>
      </w:r>
      <w:r>
        <w:rPr>
          <w:rFonts w:hint="default" w:ascii="Times New Roman" w:hAnsi="Times New Roman" w:cs="Times New Roman"/>
          <w:color w:val="000000" w:themeColor="text1"/>
          <w:highlight w:val="cyan"/>
          <w:u w:val="none"/>
          <w:lang w:val="en-US" w:eastAsia="zh-CN"/>
          <w14:textFill>
            <w14:solidFill>
              <w14:schemeClr w14:val="tx1"/>
            </w14:solidFill>
          </w14:textFill>
        </w:rPr>
        <w:t>sugges</w:t>
      </w:r>
      <w:r>
        <w:rPr>
          <w:rFonts w:hint="eastAsia" w:cs="Times New Roman"/>
          <w:color w:val="000000" w:themeColor="text1"/>
          <w:highlight w:val="cyan"/>
          <w:u w:val="none"/>
          <w:lang w:val="en-US" w:eastAsia="zh-CN"/>
          <w14:textFill>
            <w14:solidFill>
              <w14:schemeClr w14:val="tx1"/>
            </w14:solidFill>
          </w14:textFill>
        </w:rPr>
        <w:t>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bodies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exhibit </w:t>
      </w:r>
      <w:r>
        <w:rPr>
          <w:rFonts w:hint="default" w:ascii="Times New Roman" w:hAnsi="Times New Roman" w:cs="Times New Roman"/>
          <w:color w:val="000000" w:themeColor="text1"/>
          <w:highlight w:val="green"/>
          <w:u w:val="none"/>
          <w:lang w:val="en-US" w:eastAsia="zh-CN"/>
          <w14:textFill>
            <w14:solidFill>
              <w14:schemeClr w14:val="tx1"/>
            </w14:solidFill>
          </w14:textFill>
        </w:rPr>
        <w:t>stronger cooling capabilit</w:t>
      </w:r>
      <w:r>
        <w:rPr>
          <w:rFonts w:hint="eastAsia" w:cs="Times New Roman"/>
          <w:color w:val="000000" w:themeColor="text1"/>
          <w:highlight w:val="green"/>
          <w:u w:val="none"/>
          <w:lang w:val="en-US" w:eastAsia="zh-CN"/>
          <w14:textFill>
            <w14:solidFill>
              <w14:schemeClr w14:val="tx1"/>
            </w14:solidFill>
          </w14:textFill>
        </w:rPr>
        <w: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than green spaces. For instance, </w:t>
      </w:r>
      <w:r>
        <w:rPr>
          <w:rFonts w:hint="default" w:ascii="Times New Roman" w:hAnsi="Times New Roman" w:cs="Times New Roman"/>
          <w:color w:val="000000" w:themeColor="text1"/>
          <w:highlight w:val="green"/>
          <w:u w:val="none"/>
          <w:lang w:val="en-US" w:eastAsia="zh-CN"/>
          <w14:textFill>
            <w14:solidFill>
              <w14:schemeClr w14:val="tx1"/>
            </w14:solidFill>
          </w14:textFill>
        </w:rPr>
        <w:t>during the summer daytime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Berlin, </w:t>
      </w:r>
      <w:r>
        <w:rPr>
          <w:rFonts w:hint="eastAsia" w:cs="Times New Roman"/>
          <w:color w:val="000000" w:themeColor="text1"/>
          <w:highlight w:val="green"/>
          <w:u w:val="none"/>
          <w:lang w:val="en-US" w:eastAsia="zh-CN"/>
          <w14:textFill>
            <w14:solidFill>
              <w14:schemeClr w14:val="tx1"/>
            </w14:solidFill>
          </w14:textFill>
        </w:rPr>
        <w:t>w</w:t>
      </w:r>
      <w:r>
        <w:rPr>
          <w:rFonts w:hint="default" w:ascii="Times New Roman" w:hAnsi="Times New Roman" w:cs="Times New Roman"/>
          <w:color w:val="000000" w:themeColor="text1"/>
          <w:highlight w:val="green"/>
          <w:u w:val="none"/>
          <w:lang w:val="en-US" w:eastAsia="zh-CN"/>
          <w14:textFill>
            <w14:solidFill>
              <w14:schemeClr w14:val="tx1"/>
            </w14:solidFill>
          </w14:textFill>
        </w:rPr>
        <w:t>ater surfaces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exhibit</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an average temperature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being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approximately 2 °C cooler than </w:t>
      </w:r>
      <w:r>
        <w:rPr>
          <w:rFonts w:hint="default" w:ascii="Times New Roman" w:hAnsi="Times New Roman" w:cs="Times New Roman"/>
          <w:color w:val="000000" w:themeColor="text1"/>
          <w:highlight w:val="green"/>
          <w:u w:val="none"/>
          <w:lang w:val="en-US" w:eastAsia="zh-CN"/>
          <w14:textFill>
            <w14:solidFill>
              <w14:schemeClr w14:val="tx1"/>
            </w14:solidFill>
          </w14:textFill>
        </w:rPr>
        <w:t>green spaces</w:t>
      </w:r>
      <w:r>
        <w:rPr>
          <w:rFonts w:hint="eastAsia" w:cs="Times New Roman"/>
          <w:color w:val="000000" w:themeColor="text1"/>
          <w:highlight w:val="gree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(Dugard et al., 2014).</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gree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18:00】</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Based on </w:t>
      </w:r>
      <w:r>
        <w:rPr>
          <w:rFonts w:hint="default" w:ascii="Times New Roman" w:hAnsi="Times New Roman" w:cs="Times New Roman"/>
          <w:color w:val="000000" w:themeColor="text1"/>
          <w:highlight w:val="green"/>
          <w:u w:val="none"/>
          <w:lang w:val="en-US" w:eastAsia="zh-CN"/>
          <w14:textFill>
            <w14:solidFill>
              <w14:schemeClr w14:val="tx1"/>
            </w14:solidFill>
          </w14:textFill>
        </w:rPr>
        <w:t>existing studies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blue spaces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exhibit </w:t>
      </w:r>
      <w:r>
        <w:rPr>
          <w:rFonts w:hint="eastAsia" w:cs="Times New Roman"/>
          <w:color w:val="000000" w:themeColor="text1"/>
          <w:highlight w:val="cyan"/>
          <w:u w:val="none"/>
          <w:lang w:val="en-US" w:eastAsia="zh-CN"/>
          <w14:textFill>
            <w14:solidFill>
              <w14:schemeClr w14:val="tx1"/>
            </w14:solidFill>
          </w14:textFill>
        </w:rPr>
        <w:t xml:space="preserve">significant </w:t>
      </w:r>
      <w:r>
        <w:rPr>
          <w:rFonts w:hint="default" w:ascii="Times New Roman" w:hAnsi="Times New Roman" w:cs="Times New Roman"/>
          <w:color w:val="000000" w:themeColor="text1"/>
          <w:highlight w:val="green"/>
          <w:u w:val="none"/>
          <w:lang w:val="en-US" w:eastAsia="zh-CN"/>
          <w14:textFill>
            <w14:solidFill>
              <w14:schemeClr w14:val="tx1"/>
            </w14:solidFill>
          </w14:textFill>
        </w:rPr>
        <w:t>spatiotemporal variations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Regarding </w:t>
      </w:r>
      <w:r>
        <w:rPr>
          <w:rFonts w:hint="default" w:ascii="Times New Roman" w:hAnsi="Times New Roman" w:cs="Times New Roman"/>
          <w:color w:val="000000" w:themeColor="text1"/>
          <w:highlight w:val="green"/>
          <w:u w:val="none"/>
          <w:lang w:val="en-US" w:eastAsia="zh-CN"/>
          <w14:textFill>
            <w14:solidFill>
              <w14:schemeClr w14:val="tx1"/>
            </w14:solidFill>
          </w14:textFill>
        </w:rPr>
        <w:t>temporal variations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cooling intensity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is higher in summer compared to winter</w:t>
      </w:r>
      <w:r>
        <w:rPr>
          <w:rFonts w:hint="eastAsia" w:cs="Times New Roman"/>
          <w:color w:val="000000" w:themeColor="text1"/>
          <w:highlight w:val="cyan"/>
          <w:u w:val="none"/>
          <w:lang w:val="en-US" w:eastAsia="zh-CN"/>
          <w14:textFill>
            <w14:solidFill>
              <w14:schemeClr w14:val="tx1"/>
            </w14:solidFill>
          </w14:textFill>
        </w:rPr>
        <w:t xml:space="preserve"> (Wu et al., 2020)</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thick"/>
          <w:lang w:val="en-US" w:eastAsia="zh-CN"/>
          <w14:textFill>
            <w14:solidFill>
              <w14:schemeClr w14:val="tx1"/>
            </w14:solidFill>
          </w14:textFill>
        </w:rPr>
        <w:t>Throughout a day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daytime observation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 intensity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typically exceeds </w:t>
      </w:r>
      <w:r>
        <w:rPr>
          <w:rFonts w:hint="default" w:ascii="Times New Roman" w:hAnsi="Times New Roman" w:cs="Times New Roman"/>
          <w:color w:val="000000" w:themeColor="text1"/>
          <w:highlight w:val="green"/>
          <w:u w:val="none"/>
          <w:lang w:val="en-US" w:eastAsia="zh-CN"/>
          <w14:textFill>
            <w14:solidFill>
              <w14:schemeClr w14:val="tx1"/>
            </w14:solidFill>
          </w14:textFill>
        </w:rPr>
        <w:t>that of nighttime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(Hathway et al., 2012). </w:t>
      </w:r>
      <w:r>
        <w:rPr>
          <w:rFonts w:hint="default" w:ascii="Times New Roman" w:hAnsi="Times New Roman" w:cs="Times New Roman"/>
          <w:color w:val="000000" w:themeColor="text1"/>
          <w:highlight w:val="green"/>
          <w:u w:val="none"/>
          <w:lang w:val="en-US" w:eastAsia="zh-CN"/>
          <w14:textFill>
            <w14:solidFill>
              <w14:schemeClr w14:val="tx1"/>
            </w14:solidFill>
          </w14:textFill>
        </w:rPr>
        <w:t>Some research</w:t>
      </w:r>
      <w:r>
        <w:rPr>
          <w:rFonts w:hint="eastAsia" w:cs="Times New Roman"/>
          <w:color w:val="000000" w:themeColor="text1"/>
          <w:highlight w:val="green"/>
          <w:u w:val="none"/>
          <w:lang w:val="en-US" w:eastAsia="zh-CN"/>
          <w14:textFill>
            <w14:solidFill>
              <w14:schemeClr w14:val="tx1"/>
            </w14:solidFill>
          </w14:textFill>
        </w:rPr>
        <w:t>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also suggest</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waterfront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might be warmer than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surrounding inland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during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night</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For </w:t>
      </w:r>
      <w:r>
        <w:rPr>
          <w:rFonts w:hint="eastAsia" w:cs="Times New Roman"/>
          <w:color w:val="000000" w:themeColor="text1"/>
          <w:highlight w:val="cyan"/>
          <w:u w:val="none"/>
          <w:lang w:val="en-US" w:eastAsia="zh-CN"/>
          <w14:textFill>
            <w14:solidFill>
              <w14:schemeClr w14:val="tx1"/>
            </w14:solidFill>
          </w14:textFill>
        </w:rPr>
        <w:t>example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 measurement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conducted in </w:t>
      </w:r>
      <w:r>
        <w:rPr>
          <w:rFonts w:hint="default" w:ascii="Times New Roman" w:hAnsi="Times New Roman" w:cs="Times New Roman"/>
          <w:color w:val="000000" w:themeColor="text1"/>
          <w:highlight w:val="green"/>
          <w:u w:val="none"/>
          <w:lang w:val="en-US" w:eastAsia="zh-CN"/>
          <w14:textFill>
            <w14:solidFill>
              <w14:schemeClr w14:val="tx1"/>
            </w14:solidFill>
          </w14:textFill>
        </w:rPr>
        <w:t>central Pennsylvania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revealed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eastAsia" w:cs="Times New Roman"/>
          <w:color w:val="000000" w:themeColor="text1"/>
          <w:highlight w:val="green"/>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green"/>
          <w:u w:val="none"/>
          <w:lang w:val="en-US" w:eastAsia="zh-CN"/>
          <w14:textFill>
            <w14:solidFill>
              <w14:schemeClr w14:val="tx1"/>
            </w14:solidFill>
          </w14:textFill>
        </w:rPr>
        <w:t>average temperature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decrease</w:t>
      </w:r>
      <w:r>
        <w:rPr>
          <w:rFonts w:hint="eastAsia" w:cs="Times New Roman"/>
          <w:color w:val="000000" w:themeColor="text1"/>
          <w:highlight w:val="cyan"/>
          <w:u w:val="none"/>
          <w:lang w:val="en-US" w:eastAsia="zh-CN"/>
          <w14:textFill>
            <w14:solidFill>
              <w14:schemeClr w14:val="tx1"/>
            </w14:solidFill>
          </w14:textFill>
        </w:rPr>
        <w:t>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 increasing </w:t>
      </w:r>
      <w:r>
        <w:rPr>
          <w:rFonts w:hint="default" w:ascii="Times New Roman" w:hAnsi="Times New Roman" w:cs="Times New Roman"/>
          <w:color w:val="000000" w:themeColor="text1"/>
          <w:highlight w:val="green"/>
          <w:u w:val="none"/>
          <w:lang w:val="en-US" w:eastAsia="zh-CN"/>
          <w14:textFill>
            <w14:solidFill>
              <w14:schemeClr w14:val="tx1"/>
            </w14:solidFill>
          </w14:textFill>
        </w:rPr>
        <w:t>distance from the riverbank</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during </w:t>
      </w:r>
      <w:r>
        <w:rPr>
          <w:rFonts w:hint="default" w:ascii="Times New Roman" w:hAnsi="Times New Roman" w:cs="Times New Roman"/>
          <w:color w:val="000000" w:themeColor="text1"/>
          <w:highlight w:val="cyan"/>
          <w:u w:val="none"/>
          <w:lang w:val="en-US" w:eastAsia="zh-CN"/>
          <w14:textFill>
            <w14:solidFill>
              <w14:schemeClr w14:val="tx1"/>
            </w14:solidFill>
          </w14:textFill>
        </w:rPr>
        <w:t>22:00</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05:00</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(Moyer et al., 2017). </w:t>
      </w:r>
      <w:r>
        <w:rPr>
          <w:rFonts w:hint="eastAsia" w:cs="Times New Roman"/>
          <w:color w:val="000000" w:themeColor="text1"/>
          <w:highlight w:val="cyan"/>
          <w:u w:val="none"/>
          <w:lang w:val="en-US" w:eastAsia="zh-CN"/>
          <w14:textFill>
            <w14:solidFill>
              <w14:schemeClr w14:val="tx1"/>
            </w14:solidFill>
          </w14:textFill>
        </w:rPr>
        <w:t>In 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ddition, </w:t>
      </w:r>
      <w:r>
        <w:rPr>
          <w:rFonts w:hint="eastAsia" w:cs="Times New Roman"/>
          <w:color w:val="000000" w:themeColor="text1"/>
          <w:highlight w:val="cyan"/>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have found </w:t>
      </w:r>
      <w:r>
        <w:rPr>
          <w:rFonts w:hint="default" w:ascii="Times New Roman" w:hAnsi="Times New Roman" w:cs="Times New Roman"/>
          <w:color w:val="000000" w:themeColor="text1"/>
          <w:highlight w:val="green"/>
          <w:u w:val="none"/>
          <w:lang w:val="en-US" w:eastAsia="zh-CN"/>
          <w14:textFill>
            <w14:solidFill>
              <w14:schemeClr w14:val="tx1"/>
            </w14:solidFill>
          </w14:textFill>
        </w:rPr>
        <w:t>noteworthy spatial heterogeneities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within same cit</w:t>
      </w:r>
      <w:r>
        <w:rPr>
          <w:rFonts w:hint="eastAsia" w:cs="Times New Roman"/>
          <w:color w:val="000000" w:themeColor="text1"/>
          <w:highlight w:val="cyan"/>
          <w:u w:val="none"/>
          <w:lang w:val="en-US" w:eastAsia="zh-CN"/>
          <w14:textFill>
            <w14:solidFill>
              <w14:schemeClr w14:val="tx1"/>
            </w14:solidFill>
          </w14:textFill>
        </w:rPr>
        <w: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Lin et al., 2020; </w:t>
      </w:r>
      <w:r>
        <w:rPr>
          <w:rFonts w:hint="default" w:ascii="Times New Roman" w:hAnsi="Times New Roman" w:cs="Times New Roman"/>
          <w:color w:val="000000" w:themeColor="text1"/>
          <w:highlight w:val="cyan"/>
          <w:u w:val="none"/>
          <w:lang w:val="en-US" w:eastAsia="zh-CN"/>
          <w14:textFill>
            <w14:solidFill>
              <w14:schemeClr w14:val="tx1"/>
            </w14:solidFill>
          </w14:textFill>
        </w:rPr>
        <w:t>Wu et al., 2020).</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Considering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spatiotemporal variations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revealed in </w:t>
      </w:r>
      <w:r>
        <w:rPr>
          <w:rFonts w:hint="default" w:ascii="Times New Roman" w:hAnsi="Times New Roman" w:cs="Times New Roman"/>
          <w:color w:val="000000" w:themeColor="text1"/>
          <w:highlight w:val="green"/>
          <w:u w:val="none"/>
          <w:lang w:val="en-US" w:eastAsia="zh-CN"/>
          <w14:textFill>
            <w14:solidFill>
              <w14:schemeClr w14:val="tx1"/>
            </w14:solidFill>
          </w14:textFill>
        </w:rPr>
        <w:t>previous research</w:t>
      </w:r>
      <w:r>
        <w:rPr>
          <w:rFonts w:hint="eastAsia" w:cs="Times New Roman"/>
          <w:color w:val="000000" w:themeColor="text1"/>
          <w:highlight w:val="green"/>
          <w:u w:val="none"/>
          <w:lang w:val="en-US" w:eastAsia="zh-CN"/>
          <w14:textFill>
            <w14:solidFill>
              <w14:schemeClr w14:val="tx1"/>
            </w14:solidFill>
          </w14:textFill>
        </w:rPr>
        <w:t>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interaction</w:t>
      </w:r>
      <w:r>
        <w:rPr>
          <w:rFonts w:hint="eastAsia" w:cs="Times New Roman"/>
          <w:color w:val="000000" w:themeColor="text1"/>
          <w:highlight w:val="green"/>
          <w:u w:val="none"/>
          <w:lang w:val="en-US" w:eastAsia="zh-CN"/>
          <w14:textFill>
            <w14:solidFill>
              <w14:schemeClr w14:val="tx1"/>
            </w14:solidFill>
          </w14:textFill>
        </w:rPr>
        <w: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between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bodies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environmental variables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w:t>
      </w:r>
      <w:r>
        <w:rPr>
          <w:rFonts w:hint="eastAsia" w:cs="Times New Roman"/>
          <w:color w:val="000000" w:themeColor="text1"/>
          <w:highlight w:val="cyan"/>
          <w:u w:val="none"/>
          <w:lang w:val="en-US" w:eastAsia="zh-CN"/>
          <w14:textFill>
            <w14:solidFill>
              <w14:schemeClr w14:val="tx1"/>
            </w14:solidFill>
          </w14:textFill>
        </w:rPr>
        <w:t>ve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become </w:t>
      </w:r>
      <w:r>
        <w:rPr>
          <w:rFonts w:hint="default" w:ascii="Times New Roman" w:hAnsi="Times New Roman" w:cs="Times New Roman"/>
          <w:color w:val="000000" w:themeColor="text1"/>
          <w:highlight w:val="green"/>
          <w:u w:val="none"/>
          <w:lang w:val="en-US" w:eastAsia="zh-CN"/>
          <w14:textFill>
            <w14:solidFill>
              <w14:schemeClr w14:val="tx1"/>
            </w14:solidFill>
          </w14:textFill>
        </w:rPr>
        <w:t>a crucial aspect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in the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understanding</w:t>
      </w:r>
      <w:r>
        <w:rPr>
          <w:rFonts w:hint="eastAsia" w:cs="Times New Roman"/>
          <w:color w:val="000000" w:themeColor="text1"/>
          <w:highlight w:val="cyan"/>
          <w:u w:val="none"/>
          <w:lang w:val="en-US" w:eastAsia="zh-CN"/>
          <w14:textFill>
            <w14:solidFill>
              <w14:schemeClr w14:val="tx1"/>
            </w14:solidFill>
          </w14:textFill>
        </w:rPr>
        <w:t xml:space="preserve"> of</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heat mitigation</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morphological characteristics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bodies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are often considered </w:t>
      </w:r>
      <w:r>
        <w:rPr>
          <w:rFonts w:hint="eastAsia" w:cs="Times New Roman"/>
          <w:color w:val="000000" w:themeColor="text1"/>
          <w:highlight w:val="cyan"/>
          <w:u w:val="none"/>
          <w:lang w:val="en-US" w:eastAsia="zh-CN"/>
          <w14:textFill>
            <w14:solidFill>
              <w14:schemeClr w14:val="tx1"/>
            </w14:solidFill>
          </w14:textFill>
        </w:rPr>
        <w:t xml:space="preserve">to be </w:t>
      </w:r>
      <w:r>
        <w:rPr>
          <w:rFonts w:hint="default" w:ascii="Times New Roman" w:hAnsi="Times New Roman" w:cs="Times New Roman"/>
          <w:color w:val="000000" w:themeColor="text1"/>
          <w:highlight w:val="green"/>
          <w:u w:val="none"/>
          <w:lang w:val="en-US" w:eastAsia="zh-CN"/>
          <w14:textFill>
            <w14:solidFill>
              <w14:schemeClr w14:val="tx1"/>
            </w14:solidFill>
          </w14:textFill>
        </w:rPr>
        <w:t>important factors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stronger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frequently observed near </w:t>
      </w:r>
      <w:r>
        <w:rPr>
          <w:rFonts w:hint="default" w:ascii="Times New Roman" w:hAnsi="Times New Roman" w:cs="Times New Roman"/>
          <w:color w:val="000000" w:themeColor="text1"/>
          <w:highlight w:val="green"/>
          <w:u w:val="none"/>
          <w:lang w:val="en-US" w:eastAsia="zh-CN"/>
          <w14:textFill>
            <w14:solidFill>
              <w14:schemeClr w14:val="tx1"/>
            </w14:solidFill>
          </w14:textFill>
        </w:rPr>
        <w:t>larger water bodies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(Theeuwes et al., 2013).</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Regarding the relationship between </w:t>
      </w:r>
      <w:r>
        <w:rPr>
          <w:rFonts w:hint="default" w:ascii="Times New Roman" w:hAnsi="Times New Roman" w:cs="Times New Roman"/>
          <w:color w:val="000000" w:themeColor="text1"/>
          <w:highlight w:val="green"/>
          <w:u w:val="none"/>
          <w:lang w:val="en-US" w:eastAsia="zh-CN"/>
          <w14:textFill>
            <w14:solidFill>
              <w14:schemeClr w14:val="tx1"/>
            </w14:solidFill>
          </w14:textFill>
        </w:rPr>
        <w:t>shape regularity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the conclusions are contradictory. </w:t>
      </w:r>
      <w:r>
        <w:rPr>
          <w:rFonts w:hint="eastAsia" w:cs="Times New Roman"/>
          <w:color w:val="000000" w:themeColor="text1"/>
          <w:highlight w:val="green"/>
          <w:u w:val="none"/>
          <w:lang w:val="en-US" w:eastAsia="zh-CN"/>
          <w14:textFill>
            <w14:solidFill>
              <w14:schemeClr w14:val="tx1"/>
            </w14:solidFill>
          </w14:textFill>
        </w:rPr>
        <w:t>Researche</w:t>
      </w:r>
      <w:r>
        <w:rPr>
          <w:rFonts w:hint="default" w:ascii="Times New Roman" w:hAnsi="Times New Roman" w:cs="Times New Roman"/>
          <w:color w:val="000000" w:themeColor="text1"/>
          <w:highlight w:val="green"/>
          <w:u w:val="none"/>
          <w:lang w:val="en-US" w:eastAsia="zh-CN"/>
          <w14:textFill>
            <w14:solidFill>
              <w14:schemeClr w14:val="tx1"/>
            </w14:solidFill>
          </w14:textFill>
        </w:rPr>
        <w:t>s in Shanghai and Beijing</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suggest</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were </w:t>
      </w:r>
      <w:r>
        <w:rPr>
          <w:rFonts w:hint="default" w:ascii="Times New Roman" w:hAnsi="Times New Roman" w:cs="Times New Roman"/>
          <w:color w:val="000000" w:themeColor="text1"/>
          <w:highlight w:val="cyan"/>
          <w:u w:val="none"/>
          <w:lang w:val="en-US" w:eastAsia="zh-CN"/>
          <w14:textFill>
            <w14:solidFill>
              <w14:schemeClr w14:val="tx1"/>
            </w14:solidFill>
          </w14:textFill>
        </w:rPr>
        <w:t>strengthen</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improved shape regularity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while </w:t>
      </w:r>
      <w:r>
        <w:rPr>
          <w:rFonts w:hint="eastAsia" w:cs="Times New Roman"/>
          <w:color w:val="000000" w:themeColor="text1"/>
          <w:highlight w:val="cyan"/>
          <w:u w:val="none"/>
          <w:lang w:val="en-US" w:eastAsia="zh-CN"/>
          <w14:textFill>
            <w14:solidFill>
              <w14:schemeClr w14:val="tx1"/>
            </w14:solidFill>
          </w14:textFill>
        </w:rPr>
        <w:t xml:space="preserve">an investigation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in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the northeastern </w:t>
      </w:r>
      <w:r>
        <w:rPr>
          <w:rFonts w:hint="eastAsia" w:cs="Times New Roman"/>
          <w:color w:val="000000" w:themeColor="text1"/>
          <w:highlight w:val="green"/>
          <w:u w:val="none"/>
          <w:lang w:val="en-US" w:eastAsia="zh-CN"/>
          <w14:textFill>
            <w14:solidFill>
              <w14:schemeClr w14:val="tx1"/>
            </w14:solidFill>
          </w14:textFill>
        </w:rPr>
        <w:t>China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indicate</w:t>
      </w:r>
      <w:r>
        <w:rPr>
          <w:rFonts w:hint="eastAsia" w:cs="Times New Roman"/>
          <w:color w:val="000000" w:themeColor="text1"/>
          <w:highlight w:val="cyan"/>
          <w:u w:val="none"/>
          <w:lang w:val="en-US" w:eastAsia="zh-CN"/>
          <w14:textFill>
            <w14:solidFill>
              <w14:schemeClr w14:val="tx1"/>
            </w14:solidFill>
          </w14:textFill>
        </w:rPr>
        <w:t>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wetlands with more </w:t>
      </w:r>
      <w:r>
        <w:rPr>
          <w:rFonts w:hint="default" w:ascii="Times New Roman" w:hAnsi="Times New Roman" w:cs="Times New Roman"/>
          <w:color w:val="000000" w:themeColor="text1"/>
          <w:highlight w:val="green"/>
          <w:u w:val="none"/>
          <w:lang w:val="en-US" w:eastAsia="zh-CN"/>
          <w14:textFill>
            <w14:solidFill>
              <w14:schemeClr w14:val="tx1"/>
            </w14:solidFill>
          </w14:textFill>
        </w:rPr>
        <w:t>complex shapes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w:t>
      </w:r>
      <w:r>
        <w:rPr>
          <w:rFonts w:hint="eastAsia" w:cs="Times New Roman"/>
          <w:color w:val="000000" w:themeColor="text1"/>
          <w:highlight w:val="cyan"/>
          <w:u w:val="none"/>
          <w:lang w:val="en-US" w:eastAsia="zh-CN"/>
          <w14:textFill>
            <w14:solidFill>
              <w14:schemeClr w14:val="tx1"/>
            </w14:solidFill>
          </w14:textFill>
        </w:rPr>
        <w:t>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better </w:t>
      </w:r>
      <w:r>
        <w:rPr>
          <w:rFonts w:hint="default" w:ascii="Times New Roman" w:hAnsi="Times New Roman" w:cs="Times New Roman"/>
          <w:color w:val="000000" w:themeColor="text1"/>
          <w:highlight w:val="green"/>
          <w:u w:val="none"/>
          <w:lang w:val="en-US" w:eastAsia="zh-CN"/>
          <w14:textFill>
            <w14:solidFill>
              <w14:schemeClr w14:val="tx1"/>
            </w14:solidFill>
          </w14:textFill>
        </w:rPr>
        <w:t>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(Du et al., 2016; Sun et al., 2012; </w:t>
      </w:r>
      <w:r>
        <w:rPr>
          <w:rFonts w:hint="eastAsia" w:cs="Times New Roman"/>
          <w:color w:val="000000" w:themeColor="text1"/>
          <w:highlight w:val="cyan"/>
          <w:u w:val="none"/>
          <w:lang w:val="en-US" w:eastAsia="zh-CN"/>
          <w14:textFill>
            <w14:solidFill>
              <w14:schemeClr w14:val="tx1"/>
            </w14:solidFill>
          </w14:textFill>
        </w:rPr>
        <w:t>Xue et al., 2019</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In addition to</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the features of </w:t>
      </w:r>
      <w:r>
        <w:rPr>
          <w:rFonts w:hint="default" w:ascii="Times New Roman" w:hAnsi="Times New Roman" w:cs="Times New Roman"/>
          <w:color w:val="000000" w:themeColor="text1"/>
          <w:highlight w:val="green"/>
          <w:u w:val="none"/>
          <w:lang w:val="en-US" w:eastAsia="zh-CN"/>
          <w14:textFill>
            <w14:solidFill>
              <w14:schemeClr w14:val="tx1"/>
            </w14:solidFill>
          </w14:textFill>
        </w:rPr>
        <w:t>blue spaces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the roles of </w:t>
      </w:r>
      <w:r>
        <w:rPr>
          <w:rFonts w:hint="default" w:ascii="Times New Roman" w:hAnsi="Times New Roman" w:cs="Times New Roman"/>
          <w:color w:val="000000" w:themeColor="text1"/>
          <w:highlight w:val="green"/>
          <w:u w:val="none"/>
          <w:lang w:val="en-US" w:eastAsia="zh-CN"/>
          <w14:textFill>
            <w14:solidFill>
              <w14:schemeClr w14:val="tx1"/>
            </w14:solidFill>
          </w14:textFill>
        </w:rPr>
        <w:t>land use patterns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the </w:t>
      </w:r>
      <w:r>
        <w:rPr>
          <w:rFonts w:hint="default" w:ascii="Times New Roman" w:hAnsi="Times New Roman" w:cs="Times New Roman"/>
          <w:color w:val="000000" w:themeColor="text1"/>
          <w:highlight w:val="green"/>
          <w:u w:val="none"/>
          <w:lang w:val="en-US" w:eastAsia="zh-CN"/>
          <w14:textFill>
            <w14:solidFill>
              <w14:schemeClr w14:val="tx1"/>
            </w14:solidFill>
          </w14:textFill>
        </w:rPr>
        <w:t>three-dimensional architectural characteristics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waterfront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have also been explored. Several studies </w:t>
      </w:r>
      <w:r>
        <w:rPr>
          <w:rFonts w:hint="eastAsia" w:cs="Times New Roman"/>
          <w:color w:val="000000" w:themeColor="text1"/>
          <w:highlight w:val="cyan"/>
          <w:u w:val="none"/>
          <w:lang w:val="en-US" w:eastAsia="zh-CN"/>
          <w14:textFill>
            <w14:solidFill>
              <w14:schemeClr w14:val="tx1"/>
            </w14:solidFill>
          </w14:textFill>
        </w:rPr>
        <w:t>showed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higher and denser buildings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may reduce water cooling, </w:t>
      </w:r>
      <w:r>
        <w:rPr>
          <w:rFonts w:hint="eastAsia" w:cs="Times New Roman"/>
          <w:color w:val="000000" w:themeColor="text1"/>
          <w:highlight w:val="cyan"/>
          <w:u w:val="none"/>
          <w:lang w:val="en-US" w:eastAsia="zh-CN"/>
          <w14:textFill>
            <w14:solidFill>
              <w14:schemeClr w14:val="tx1"/>
            </w14:solidFill>
          </w14:textFill>
        </w:rPr>
        <w:t>while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 study in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Pearl River Delta urban agglomeration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suggest</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better cooling effects</w:t>
      </w:r>
      <w:r>
        <w:rPr>
          <w:rFonts w:hint="eastAsia" w:cs="Times New Roman"/>
          <w:color w:val="000000" w:themeColor="text1"/>
          <w:highlight w:val="cyan"/>
          <w:u w:val="none"/>
          <w:lang w:val="en-US" w:eastAsia="zh-CN"/>
          <w14:textFill>
            <w14:solidFill>
              <w14:schemeClr w14:val="tx1"/>
            </w14:solidFill>
          </w14:textFill>
        </w:rPr>
        <w:t xml:space="preserve"> tended to appear at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wetlands </w:t>
      </w:r>
      <w:r>
        <w:rPr>
          <w:rFonts w:hint="eastAsia" w:cs="Times New Roman"/>
          <w:color w:val="000000" w:themeColor="text1"/>
          <w:highlight w:val="cyan"/>
          <w:u w:val="none"/>
          <w:lang w:val="en-US" w:eastAsia="zh-CN"/>
          <w14:textFill>
            <w14:solidFill>
              <w14:schemeClr w14:val="tx1"/>
            </w14:solidFill>
          </w14:textFill>
        </w:rPr>
        <w:t>near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densely built areas</w:t>
      </w:r>
      <w:r>
        <w:rPr>
          <w:rFonts w:hint="eastAsia" w:cs="Times New Roman"/>
          <w:color w:val="000000" w:themeColor="text1"/>
          <w:highlight w:val="cyan"/>
          <w:u w:val="none"/>
          <w:lang w:val="en-US" w:eastAsia="zh-CN"/>
          <w14:textFill>
            <w14:solidFill>
              <w14:schemeClr w14:val="tx1"/>
            </w14:solidFill>
          </w14:textFill>
        </w:rPr>
        <w:t xml:space="preserve"> (Peng et al., 2020a; Xue et al., 2019)</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Furthermore, factors such as </w:t>
      </w:r>
      <w:r>
        <w:rPr>
          <w:rFonts w:hint="default" w:ascii="Times New Roman" w:hAnsi="Times New Roman" w:cs="Times New Roman"/>
          <w:color w:val="000000" w:themeColor="text1"/>
          <w:highlight w:val="green"/>
          <w:u w:val="none"/>
          <w:lang w:val="en-US" w:eastAsia="zh-CN"/>
          <w14:textFill>
            <w14:solidFill>
              <w14:schemeClr w14:val="tx1"/>
            </w14:solidFill>
          </w14:textFill>
        </w:rPr>
        <w:t>proportion</w:t>
      </w:r>
      <w:r>
        <w:rPr>
          <w:rFonts w:hint="eastAsia" w:cs="Times New Roman"/>
          <w:color w:val="000000" w:themeColor="text1"/>
          <w:highlight w:val="gree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vegetation cover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street width</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average building height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floor area ratio (FAR)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building area ratio</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also potentially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take effects </w:t>
      </w:r>
      <w:r>
        <w:rPr>
          <w:rFonts w:hint="eastAsia" w:ascii="Times New Roman" w:hAnsi="Times New Roman" w:cs="Times New Roman"/>
          <w:color w:val="000000" w:themeColor="text1"/>
          <w:highlight w:val="cyan"/>
          <w:u w:val="none"/>
          <w:lang w:val="en-US" w:eastAsia="zh-CN"/>
          <w14:textFill>
            <w14:solidFill>
              <w14:schemeClr w14:val="tx1"/>
            </w14:solidFill>
          </w14:textFill>
        </w:rPr>
        <w:t>(</w:t>
      </w:r>
      <w:r>
        <w:rPr>
          <w:rFonts w:hint="default" w:ascii="Times New Roman" w:hAnsi="Times New Roman" w:cs="Times New Roman"/>
          <w:color w:val="000000" w:themeColor="text1"/>
          <w:highlight w:val="cyan"/>
          <w:u w:val="none"/>
          <w:lang w:val="en-US" w:eastAsia="zh-CN"/>
          <w14:textFill>
            <w14:solidFill>
              <w14:schemeClr w14:val="tx1"/>
            </w14:solidFill>
          </w14:textFill>
        </w:rPr>
        <w:t>Hathway</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et al., 2012; </w:t>
      </w:r>
      <w:r>
        <w:rPr>
          <w:rFonts w:hint="default" w:ascii="Times New Roman" w:hAnsi="Times New Roman" w:cs="Times New Roman"/>
          <w:color w:val="000000" w:themeColor="text1"/>
          <w:highlight w:val="cyan"/>
          <w:u w:val="none"/>
          <w:lang w:val="en-US" w:eastAsia="zh-CN"/>
          <w14:textFill>
            <w14:solidFill>
              <w14:schemeClr w14:val="tx1"/>
            </w14:solidFill>
          </w14:textFill>
        </w:rPr>
        <w:t>Syafii</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et al., 2017; Zhou et a</w:t>
      </w:r>
      <w:r>
        <w:rPr>
          <w:rFonts w:hint="eastAsia" w:cs="Times New Roman"/>
          <w:color w:val="000000" w:themeColor="text1"/>
          <w:highlight w:val="cyan"/>
          <w:u w:val="none"/>
          <w:lang w:val="en-US" w:eastAsia="zh-CN"/>
          <w14:textFill>
            <w14:solidFill>
              <w14:schemeClr w14:val="tx1"/>
            </w14:solidFill>
          </w14:textFill>
        </w:rPr>
        <w:t>l., 2022)</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20:25】</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Principally influenced by </w:t>
      </w:r>
      <w:r>
        <w:rPr>
          <w:rFonts w:hint="default" w:ascii="Times New Roman" w:hAnsi="Times New Roman" w:cs="Times New Roman"/>
          <w:color w:val="000000" w:themeColor="text1"/>
          <w:highlight w:val="green"/>
          <w:u w:val="none"/>
          <w:lang w:val="en-US" w:eastAsia="zh-CN"/>
          <w14:textFill>
            <w14:solidFill>
              <w14:schemeClr w14:val="tx1"/>
            </w14:solidFill>
          </w14:textFill>
        </w:rPr>
        <w:t>mechanical forces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wind patterns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including </w:t>
      </w:r>
      <w:r>
        <w:rPr>
          <w:rFonts w:hint="eastAsia" w:cs="Times New Roman"/>
          <w:color w:val="000000" w:themeColor="text1"/>
          <w:highlight w:val="cyan"/>
          <w:u w:val="none"/>
          <w:lang w:val="en-US" w:eastAsia="zh-CN"/>
          <w14:textFill>
            <w14:solidFill>
              <w14:schemeClr w14:val="tx1"/>
            </w14:solidFill>
          </w14:textFill>
        </w:rPr>
        <w:t xml:space="preserve">both </w:t>
      </w:r>
      <w:r>
        <w:rPr>
          <w:rFonts w:hint="default" w:ascii="Times New Roman" w:hAnsi="Times New Roman" w:cs="Times New Roman"/>
          <w:color w:val="000000" w:themeColor="text1"/>
          <w:highlight w:val="green"/>
          <w:u w:val="none"/>
          <w:lang w:val="en-US" w:eastAsia="zh-CN"/>
          <w14:textFill>
            <w14:solidFill>
              <w14:schemeClr w14:val="tx1"/>
            </w14:solidFill>
          </w14:textFill>
        </w:rPr>
        <w:t>directions and intensities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are impacted by </w:t>
      </w:r>
      <w:r>
        <w:rPr>
          <w:rFonts w:hint="default" w:ascii="Times New Roman" w:hAnsi="Times New Roman" w:cs="Times New Roman"/>
          <w:color w:val="000000" w:themeColor="text1"/>
          <w:highlight w:val="green"/>
          <w:u w:val="none"/>
          <w:lang w:val="en-US" w:eastAsia="zh-CN"/>
          <w14:textFill>
            <w14:solidFill>
              <w14:schemeClr w14:val="tx1"/>
            </w14:solidFill>
          </w14:textFill>
        </w:rPr>
        <w:t>local topographic variations</w:t>
      </w:r>
      <w:r>
        <w:rPr>
          <w:rFonts w:hint="eastAsia" w:cs="Times New Roman"/>
          <w:color w:val="000000" w:themeColor="text1"/>
          <w:highlight w:val="cyan"/>
          <w:u w:val="none"/>
          <w:lang w:val="en-US" w:eastAsia="zh-CN"/>
          <w14:textFill>
            <w14:solidFill>
              <w14:schemeClr w14:val="tx1"/>
            </w14:solidFill>
          </w14:textFill>
        </w:rPr>
        <w:t xml:space="preserve">, such as </w:t>
      </w:r>
      <w:r>
        <w:rPr>
          <w:rFonts w:hint="default" w:ascii="Times New Roman" w:hAnsi="Times New Roman" w:cs="Times New Roman"/>
          <w:color w:val="000000" w:themeColor="text1"/>
          <w:highlight w:val="green"/>
          <w:u w:val="none"/>
          <w:lang w:val="en-US" w:eastAsia="zh-CN"/>
          <w14:textFill>
            <w14:solidFill>
              <w14:schemeClr w14:val="tx1"/>
            </w14:solidFill>
          </w14:textFill>
        </w:rPr>
        <w:t>hills, ridges, and cliffs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Chen et al., 2021;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Zhou et al., 2020). </w:t>
      </w:r>
      <w:r>
        <w:rPr>
          <w:rFonts w:hint="eastAsia" w:cs="Times New Roman"/>
          <w:color w:val="000000" w:themeColor="text1"/>
          <w:highlight w:val="cyan"/>
          <w:u w:val="none"/>
          <w:lang w:val="en-US" w:eastAsia="zh-CN"/>
          <w14:textFill>
            <w14:solidFill>
              <w14:schemeClr w14:val="tx1"/>
            </w14:solidFill>
          </w14:textFill>
        </w:rPr>
        <w:t>As w</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ind </w:t>
      </w:r>
      <w:r>
        <w:rPr>
          <w:rFonts w:hint="eastAsia" w:cs="Times New Roman"/>
          <w:color w:val="000000" w:themeColor="text1"/>
          <w:highlight w:val="cyan"/>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green"/>
          <w:u w:val="none"/>
          <w:lang w:val="en-US" w:eastAsia="zh-CN"/>
          <w14:textFill>
            <w14:solidFill>
              <w14:schemeClr w14:val="tx1"/>
            </w14:solidFill>
          </w14:textFill>
        </w:rPr>
        <w:t>play a role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eastAsia" w:ascii="Times New Roman" w:hAnsi="Times New Roman" w:cs="Times New Roman"/>
          <w:color w:val="000000" w:themeColor="text1"/>
          <w:highlight w:val="green"/>
          <w:u w:val="none"/>
          <w:lang w:val="en-US" w:eastAsia="zh-CN"/>
          <w14:textFill>
            <w14:solidFill>
              <w14:schemeClr w14:val="tx1"/>
            </w14:solidFill>
          </w14:textFill>
        </w:rPr>
        <w:t>bringing in cool air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expelling excess heat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of specific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there is</w:t>
      </w:r>
      <w:r>
        <w:rPr>
          <w:rFonts w:hint="eastAsia" w:cs="Times New Roman"/>
          <w:color w:val="000000" w:themeColor="text1"/>
          <w:highlight w:val="cyan"/>
          <w:u w:val="none"/>
          <w:lang w:val="en-US" w:eastAsia="zh-CN"/>
          <w14:textFill>
            <w14:solidFill>
              <w14:schemeClr w14:val="tx1"/>
            </w14:solidFill>
          </w14:textFill>
        </w:rPr>
        <w:t xml:space="preserve"> 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speculation that</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ascii="Times New Roman" w:hAnsi="Times New Roman" w:cs="Times New Roman"/>
          <w:color w:val="000000" w:themeColor="text1"/>
          <w:highlight w:val="green"/>
          <w:u w:val="none"/>
          <w:lang w:val="en-US" w:eastAsia="zh-CN"/>
          <w14:textFill>
            <w14:solidFill>
              <w14:schemeClr w14:val="tx1"/>
            </w14:solidFill>
          </w14:textFill>
        </w:rPr>
        <w:t>the spatial patterns</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eastAsia" w:ascii="Times New Roman" w:hAnsi="Times New Roman" w:cs="Times New Roman"/>
          <w:color w:val="000000" w:themeColor="text1"/>
          <w:highlight w:val="green"/>
          <w:u w:val="none"/>
          <w:lang w:val="en-US" w:eastAsia="zh-CN"/>
          <w14:textFill>
            <w14:solidFill>
              <w14:schemeClr w14:val="tx1"/>
            </w14:solidFill>
          </w14:textFill>
        </w:rPr>
        <w:t>water cooling</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are more complex </w:t>
      </w:r>
      <w:r>
        <w:rPr>
          <w:rFonts w:hint="eastAsia" w:ascii="Times New Roman" w:hAnsi="Times New Roman" w:cs="Times New Roman"/>
          <w:color w:val="000000" w:themeColor="text1"/>
          <w:highlight w:val="green"/>
          <w:u w:val="none"/>
          <w:lang w:val="en-US" w:eastAsia="zh-CN"/>
          <w14:textFill>
            <w14:solidFill>
              <w14:schemeClr w14:val="tx1"/>
            </w14:solidFill>
          </w14:textFill>
        </w:rPr>
        <w:t xml:space="preserve">in cities </w:t>
      </w:r>
      <w:r>
        <w:rPr>
          <w:rFonts w:hint="eastAsia" w:cs="Times New Roman"/>
          <w:color w:val="000000" w:themeColor="text1"/>
          <w:highlight w:val="green"/>
          <w:u w:val="none"/>
          <w:lang w:val="en-US" w:eastAsia="zh-CN"/>
          <w14:textFill>
            <w14:solidFill>
              <w14:schemeClr w14:val="tx1"/>
            </w14:solidFill>
          </w14:textFill>
        </w:rPr>
        <w:t>with</w:t>
      </w:r>
      <w:r>
        <w:rPr>
          <w:rFonts w:hint="eastAsia" w:ascii="Times New Roman" w:hAnsi="Times New Roman" w:cs="Times New Roman"/>
          <w:color w:val="000000" w:themeColor="text1"/>
          <w:highlight w:val="green"/>
          <w:u w:val="none"/>
          <w:lang w:val="en-US" w:eastAsia="zh-CN"/>
          <w14:textFill>
            <w14:solidFill>
              <w14:schemeClr w14:val="tx1"/>
            </w14:solidFill>
          </w14:textFill>
        </w:rPr>
        <w:t xml:space="preserve"> uneven surfaces</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topographical variables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m</w:t>
      </w:r>
      <w:r>
        <w:rPr>
          <w:rFonts w:hint="eastAsia" w:cs="Times New Roman"/>
          <w:color w:val="000000" w:themeColor="text1"/>
          <w:highlight w:val="cyan"/>
          <w:u w:val="none"/>
          <w:lang w:val="en-US" w:eastAsia="zh-CN"/>
          <w14:textFill>
            <w14:solidFill>
              <w14:schemeClr w14:val="tx1"/>
            </w14:solidFill>
          </w14:textFill>
        </w:rPr>
        <w:t>ay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serve as </w:t>
      </w:r>
      <w:r>
        <w:rPr>
          <w:rFonts w:hint="default" w:ascii="Times New Roman" w:hAnsi="Times New Roman" w:cs="Times New Roman"/>
          <w:color w:val="000000" w:themeColor="text1"/>
          <w:highlight w:val="green"/>
          <w:u w:val="none"/>
          <w:lang w:val="en-US" w:eastAsia="zh-CN"/>
          <w14:textFill>
            <w14:solidFill>
              <w14:schemeClr w14:val="tx1"/>
            </w14:solidFill>
          </w14:textFill>
        </w:rPr>
        <w:t>potential influencing factors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However, the majority of </w:t>
      </w:r>
      <w:r>
        <w:rPr>
          <w:rFonts w:hint="default" w:ascii="Times New Roman" w:hAnsi="Times New Roman" w:cs="Times New Roman"/>
          <w:color w:val="000000" w:themeColor="text1"/>
          <w:highlight w:val="green"/>
          <w:u w:val="none"/>
          <w:lang w:val="en-US" w:eastAsia="zh-CN"/>
          <w14:textFill>
            <w14:solidFill>
              <w14:schemeClr w14:val="tx1"/>
            </w14:solidFill>
          </w14:textFill>
        </w:rPr>
        <w:t>prior investigations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on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were conducted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in </w:t>
      </w:r>
      <w:r>
        <w:rPr>
          <w:rFonts w:hint="eastAsia" w:cs="Times New Roman"/>
          <w:color w:val="000000" w:themeColor="text1"/>
          <w:highlight w:val="green"/>
          <w:u w:val="none"/>
          <w:lang w:val="en-US" w:eastAsia="zh-CN"/>
          <w14:textFill>
            <w14:solidFill>
              <w14:schemeClr w14:val="tx1"/>
            </w14:solidFill>
          </w14:textFill>
        </w:rPr>
        <w:t>plain cities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leaving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relationships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between </w:t>
      </w:r>
      <w:r>
        <w:rPr>
          <w:rFonts w:hint="default" w:ascii="Times New Roman" w:hAnsi="Times New Roman" w:cs="Times New Roman"/>
          <w:color w:val="000000" w:themeColor="text1"/>
          <w:highlight w:val="green"/>
          <w:u w:val="none"/>
          <w:lang w:val="en-US" w:eastAsia="zh-CN"/>
          <w14:textFill>
            <w14:solidFill>
              <w14:schemeClr w14:val="tx1"/>
            </w14:solidFill>
          </w14:textFill>
        </w:rPr>
        <w:t>various topographic indicators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eastAsia" w:cs="Times New Roman"/>
          <w:color w:val="000000" w:themeColor="text1"/>
          <w:highlight w:val="green"/>
          <w:u w:val="none"/>
          <w:lang w:val="en-US" w:eastAsia="zh-CN"/>
          <w14:textFill>
            <w14:solidFill>
              <w14:schemeClr w14:val="tx1"/>
            </w14:solidFill>
          </w14:textFill>
        </w:rPr>
        <w:t xml:space="preserve">water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cooling </w:t>
      </w:r>
      <w:r>
        <w:rPr>
          <w:rFonts w:hint="eastAsia" w:cs="Times New Roman"/>
          <w:color w:val="000000" w:themeColor="text1"/>
          <w:highlight w:val="green"/>
          <w:u w:val="none"/>
          <w:lang w:val="en-US" w:eastAsia="zh-CN"/>
          <w14:textFill>
            <w14:solidFill>
              <w14:schemeClr w14:val="tx1"/>
            </w14:solidFill>
          </w14:textFill>
        </w:rPr>
        <w:t>effects</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poorly understood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in </w:t>
      </w:r>
      <w:r>
        <w:rPr>
          <w:rFonts w:hint="eastAsia" w:cs="Times New Roman"/>
          <w:color w:val="000000" w:themeColor="text1"/>
          <w:highlight w:val="green"/>
          <w:u w:val="none"/>
          <w:lang w:val="en-US" w:eastAsia="zh-CN"/>
          <w14:textFill>
            <w14:solidFill>
              <w14:schemeClr w14:val="tx1"/>
            </w14:solidFill>
          </w14:textFill>
        </w:rPr>
        <w:t>urban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characterized by </w:t>
      </w:r>
      <w:r>
        <w:rPr>
          <w:rFonts w:hint="default" w:ascii="Times New Roman" w:hAnsi="Times New Roman" w:cs="Times New Roman"/>
          <w:color w:val="000000" w:themeColor="text1"/>
          <w:highlight w:val="green"/>
          <w:u w:val="none"/>
          <w:lang w:val="en-US" w:eastAsia="zh-CN"/>
          <w14:textFill>
            <w14:solidFill>
              <w14:schemeClr w14:val="tx1"/>
            </w14:solidFill>
          </w14:textFill>
        </w:rPr>
        <w:t>relatively complex terrain</w:t>
      </w:r>
      <w:r>
        <w:rPr>
          <w:rFonts w:hint="eastAsia" w:cs="Times New Roman"/>
          <w:color w:val="000000" w:themeColor="text1"/>
          <w:highlight w:val="green"/>
          <w:u w:val="none"/>
          <w:lang w:val="en-US" w:eastAsia="zh-CN"/>
          <w14:textFill>
            <w14:solidFill>
              <w14:schemeClr w14:val="tx1"/>
            </w14:solidFill>
          </w14:textFill>
        </w:rPr>
        <w:t>s</w:t>
      </w:r>
      <w:r>
        <w:rPr>
          <w:rFonts w:hint="default" w:ascii="Times New Roman" w:hAnsi="Times New Roman" w:cs="Times New Roman"/>
          <w:color w:val="000000" w:themeColor="text1"/>
          <w:highlight w:val="green"/>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22:53】</w:t>
      </w:r>
    </w:p>
    <w:p>
      <w:pPr>
        <w:widowControl w:val="0"/>
        <w:numPr>
          <w:ilvl w:val="0"/>
          <w:numId w:val="0"/>
        </w:numPr>
        <w:jc w:val="both"/>
        <w:rPr>
          <w:rFonts w:hint="default" w:ascii="Times New Roman" w:hAnsi="Times New Roman" w:cs="Times New Roman"/>
          <w:highlight w:val="none"/>
          <w:lang w:val="en-US" w:eastAsia="zh-CN"/>
        </w:rPr>
      </w:pPr>
    </w:p>
    <w:p>
      <w:pPr>
        <w:widowControl w:val="0"/>
        <w:numPr>
          <w:ilvl w:val="0"/>
          <w:numId w:val="0"/>
        </w:numPr>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Despite </w:t>
      </w:r>
      <w:r>
        <w:rPr>
          <w:rFonts w:hint="eastAsia" w:cs="Times New Roman"/>
          <w:highlight w:val="green"/>
          <w:lang w:val="en-US" w:eastAsia="zh-CN"/>
        </w:rPr>
        <w:t>numerous studies</w:t>
      </w:r>
      <w:r>
        <w:rPr>
          <w:rFonts w:hint="eastAsia" w:cs="Times New Roman"/>
          <w:highlight w:val="cyan"/>
          <w:lang w:val="en-US" w:eastAsia="zh-CN"/>
        </w:rPr>
        <w:t xml:space="preserve"> on </w:t>
      </w:r>
      <w:r>
        <w:rPr>
          <w:rFonts w:hint="eastAsia" w:cs="Times New Roman"/>
          <w:highlight w:val="green"/>
          <w:lang w:val="en-US" w:eastAsia="zh-CN"/>
        </w:rPr>
        <w:t>water cooling effects</w:t>
      </w:r>
      <w:r>
        <w:rPr>
          <w:rFonts w:hint="eastAsia" w:cs="Times New Roman"/>
          <w:highlight w:val="cyan"/>
          <w:lang w:val="en-US" w:eastAsia="zh-CN"/>
        </w:rPr>
        <w:t xml:space="preserve">, the understanding of </w:t>
      </w:r>
      <w:r>
        <w:rPr>
          <w:rFonts w:hint="eastAsia" w:cs="Times New Roman"/>
          <w:highlight w:val="green"/>
          <w:lang w:val="en-US" w:eastAsia="zh-CN"/>
        </w:rPr>
        <w:t>this phenomenon</w:t>
      </w:r>
      <w:r>
        <w:rPr>
          <w:rFonts w:hint="eastAsia" w:cs="Times New Roman"/>
          <w:highlight w:val="cyan"/>
          <w:lang w:val="en-US" w:eastAsia="zh-CN"/>
        </w:rPr>
        <w:t xml:space="preserve"> still faces </w:t>
      </w:r>
      <w:r>
        <w:rPr>
          <w:rFonts w:hint="eastAsia" w:cs="Times New Roman"/>
          <w:highlight w:val="green"/>
          <w:lang w:val="en-US" w:eastAsia="zh-CN"/>
        </w:rPr>
        <w:t>certain limitations</w:t>
      </w:r>
      <w:r>
        <w:rPr>
          <w:rFonts w:hint="eastAsia" w:cs="Times New Roman"/>
          <w:highlight w:val="cyan"/>
          <w:lang w:val="en-US" w:eastAsia="zh-CN"/>
        </w:rPr>
        <w:t>. Firstly</w:t>
      </w:r>
      <w:r>
        <w:rPr>
          <w:rFonts w:hint="eastAsia" w:ascii="Times New Roman" w:hAnsi="Times New Roman" w:cs="Times New Roman"/>
          <w:highlight w:val="cyan"/>
          <w:lang w:val="en-US" w:eastAsia="zh-CN"/>
        </w:rPr>
        <w:t>,</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there are differences of </w:t>
      </w:r>
      <w:r>
        <w:rPr>
          <w:rFonts w:hint="eastAsia" w:ascii="Times New Roman" w:hAnsi="Times New Roman" w:cs="Times New Roman"/>
          <w:highlight w:val="green"/>
          <w:lang w:val="en-US" w:eastAsia="zh-CN"/>
        </w:rPr>
        <w:t>m</w:t>
      </w:r>
      <w:r>
        <w:rPr>
          <w:rFonts w:hint="default" w:ascii="Times New Roman" w:hAnsi="Times New Roman" w:cs="Times New Roman"/>
          <w:highlight w:val="green"/>
          <w:lang w:val="en-US" w:eastAsia="zh-CN"/>
        </w:rPr>
        <w:t>orphological characteristics</w:t>
      </w:r>
      <w:r>
        <w:rPr>
          <w:rFonts w:hint="default" w:ascii="Times New Roman" w:hAnsi="Times New Roman" w:cs="Times New Roman"/>
          <w:highlight w:val="cyan"/>
          <w:lang w:val="en-US" w:eastAsia="zh-CN"/>
        </w:rPr>
        <w:t xml:space="preserve"> between </w:t>
      </w:r>
      <w:r>
        <w:rPr>
          <w:rFonts w:hint="default" w:ascii="Times New Roman" w:hAnsi="Times New Roman" w:cs="Times New Roman"/>
          <w:highlight w:val="green"/>
          <w:lang w:val="en-US" w:eastAsia="zh-CN"/>
        </w:rPr>
        <w:t>rivers and lakes</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Lakes commonly assume </w:t>
      </w:r>
      <w:r>
        <w:rPr>
          <w:rFonts w:hint="eastAsia" w:cs="Times New Roman"/>
          <w:highlight w:val="green"/>
          <w:lang w:val="en-US" w:eastAsia="zh-CN"/>
        </w:rPr>
        <w:t xml:space="preserve">polygonal or circular shapes </w:t>
      </w:r>
      <w:r>
        <w:rPr>
          <w:rFonts w:hint="eastAsia" w:cs="Times New Roman"/>
          <w:highlight w:val="cyan"/>
          <w:lang w:val="en-US" w:eastAsia="zh-CN"/>
        </w:rPr>
        <w:t>and are dispersed throughout a city</w:t>
      </w:r>
      <w:r>
        <w:rPr>
          <w:rFonts w:hint="default" w:ascii="Times New Roman" w:hAnsi="Times New Roman" w:cs="Times New Roman"/>
          <w:highlight w:val="cyan"/>
          <w:lang w:val="en-US" w:eastAsia="zh-CN"/>
        </w:rPr>
        <w:t xml:space="preserve">, while rivers follow </w:t>
      </w:r>
      <w:r>
        <w:rPr>
          <w:rFonts w:hint="default" w:ascii="Times New Roman" w:hAnsi="Times New Roman" w:cs="Times New Roman"/>
          <w:highlight w:val="green"/>
          <w:lang w:val="en-US" w:eastAsia="zh-CN"/>
        </w:rPr>
        <w:t>a narrow and linear layout</w:t>
      </w:r>
      <w:r>
        <w:rPr>
          <w:rFonts w:hint="default" w:ascii="Times New Roman" w:hAnsi="Times New Roman" w:cs="Times New Roman"/>
          <w:highlight w:val="cyan"/>
          <w:lang w:val="en-US" w:eastAsia="zh-CN"/>
        </w:rPr>
        <w:t xml:space="preserve">, predominantly traversing or flowing around </w:t>
      </w:r>
      <w:r>
        <w:rPr>
          <w:rFonts w:hint="default" w:ascii="Times New Roman" w:hAnsi="Times New Roman" w:cs="Times New Roman"/>
          <w:highlight w:val="green"/>
          <w:lang w:val="en-US" w:eastAsia="zh-CN"/>
        </w:rPr>
        <w:t>urban areas</w:t>
      </w:r>
      <w:r>
        <w:rPr>
          <w:rFonts w:hint="default" w:ascii="Times New Roman" w:hAnsi="Times New Roman" w:cs="Times New Roman"/>
          <w:highlight w:val="cyan"/>
          <w:lang w:val="en-US" w:eastAsia="zh-CN"/>
        </w:rPr>
        <w:t xml:space="preserve">. </w:t>
      </w:r>
      <w:r>
        <w:rPr>
          <w:rFonts w:hint="default" w:ascii="Times New Roman" w:hAnsi="Times New Roman" w:cs="Times New Roman"/>
          <w:highlight w:val="green"/>
          <w:lang w:val="en-US" w:eastAsia="zh-CN"/>
        </w:rPr>
        <w:t xml:space="preserve">Consequently, the cooling </w:t>
      </w:r>
      <w:r>
        <w:rPr>
          <w:rFonts w:hint="eastAsia" w:cs="Times New Roman"/>
          <w:highlight w:val="green"/>
          <w:lang w:val="en-US" w:eastAsia="zh-CN"/>
        </w:rPr>
        <w:t>effect</w:t>
      </w:r>
      <w:r>
        <w:rPr>
          <w:rFonts w:hint="default" w:ascii="Times New Roman" w:hAnsi="Times New Roman" w:cs="Times New Roman"/>
          <w:highlight w:val="green"/>
          <w:lang w:val="en-US" w:eastAsia="zh-CN"/>
        </w:rPr>
        <w:t>s</w:t>
      </w:r>
      <w:r>
        <w:rPr>
          <w:rFonts w:hint="default" w:ascii="Times New Roman" w:hAnsi="Times New Roman" w:cs="Times New Roman"/>
          <w:highlight w:val="cyan"/>
          <w:lang w:val="en-US" w:eastAsia="zh-CN"/>
        </w:rPr>
        <w:t xml:space="preserve"> of rivers </w:t>
      </w:r>
      <w:r>
        <w:rPr>
          <w:rFonts w:hint="default" w:ascii="Times New Roman" w:hAnsi="Times New Roman" w:cs="Times New Roman"/>
          <w:highlight w:val="green"/>
          <w:lang w:val="en-US" w:eastAsia="zh-CN"/>
        </w:rPr>
        <w:t xml:space="preserve">on their surroundings </w:t>
      </w:r>
      <w:r>
        <w:rPr>
          <w:rFonts w:hint="default" w:ascii="Times New Roman" w:hAnsi="Times New Roman" w:cs="Times New Roman"/>
          <w:highlight w:val="cyan"/>
          <w:lang w:val="en-US" w:eastAsia="zh-CN"/>
        </w:rPr>
        <w:t>differ from</w:t>
      </w:r>
      <w:r>
        <w:rPr>
          <w:rFonts w:hint="default" w:ascii="Times New Roman" w:hAnsi="Times New Roman" w:cs="Times New Roman"/>
          <w:highlight w:val="green"/>
          <w:lang w:val="en-US" w:eastAsia="zh-CN"/>
        </w:rPr>
        <w:t xml:space="preserve"> those of lakes or ponds</w:t>
      </w:r>
      <w:r>
        <w:rPr>
          <w:rFonts w:hint="default" w:ascii="Times New Roman" w:hAnsi="Times New Roman" w:cs="Times New Roman"/>
          <w:highlight w:val="cyan"/>
          <w:lang w:val="en-US" w:eastAsia="zh-CN"/>
        </w:rPr>
        <w:t xml:space="preserve">. In </w:t>
      </w:r>
      <w:r>
        <w:rPr>
          <w:rFonts w:hint="default" w:ascii="Times New Roman" w:hAnsi="Times New Roman" w:cs="Times New Roman"/>
          <w:highlight w:val="green"/>
          <w:lang w:val="en-US" w:eastAsia="zh-CN"/>
        </w:rPr>
        <w:t>the northeastern Chinese cities</w:t>
      </w:r>
      <w:r>
        <w:rPr>
          <w:rFonts w:hint="default" w:ascii="Times New Roman" w:hAnsi="Times New Roman" w:cs="Times New Roman"/>
          <w:highlight w:val="cyan"/>
          <w:lang w:val="en-US" w:eastAsia="zh-CN"/>
        </w:rPr>
        <w:t xml:space="preserve"> of </w:t>
      </w:r>
      <w:r>
        <w:rPr>
          <w:rFonts w:hint="default" w:ascii="Times New Roman" w:hAnsi="Times New Roman" w:cs="Times New Roman"/>
          <w:highlight w:val="green"/>
          <w:lang w:val="en-US" w:eastAsia="zh-CN"/>
        </w:rPr>
        <w:t>Changchun and Jilin City</w:t>
      </w:r>
      <w:r>
        <w:rPr>
          <w:rFonts w:hint="default" w:ascii="Times New Roman" w:hAnsi="Times New Roman" w:cs="Times New Roman"/>
          <w:highlight w:val="cyan"/>
          <w:lang w:val="en-US" w:eastAsia="zh-CN"/>
        </w:rPr>
        <w:t xml:space="preserve">, </w:t>
      </w:r>
      <w:r>
        <w:rPr>
          <w:rFonts w:hint="default" w:ascii="Times New Roman" w:hAnsi="Times New Roman" w:cs="Times New Roman"/>
          <w:highlight w:val="green"/>
          <w:lang w:val="en-US" w:eastAsia="zh-CN"/>
        </w:rPr>
        <w:t>river cooling effects</w:t>
      </w:r>
      <w:r>
        <w:rPr>
          <w:rFonts w:hint="default" w:ascii="Times New Roman" w:hAnsi="Times New Roman" w:cs="Times New Roman"/>
          <w:highlight w:val="cyan"/>
          <w:lang w:val="en-US" w:eastAsia="zh-CN"/>
        </w:rPr>
        <w:t xml:space="preserve"> have been found to surpass </w:t>
      </w:r>
      <w:r>
        <w:rPr>
          <w:rFonts w:hint="default" w:ascii="Times New Roman" w:hAnsi="Times New Roman" w:cs="Times New Roman"/>
          <w:highlight w:val="green"/>
          <w:lang w:val="en-US" w:eastAsia="zh-CN"/>
        </w:rPr>
        <w:t>those of lakes</w:t>
      </w:r>
      <w:r>
        <w:rPr>
          <w:rFonts w:hint="default" w:ascii="Times New Roman" w:hAnsi="Times New Roman" w:cs="Times New Roman"/>
          <w:highlight w:val="cyan"/>
          <w:lang w:val="en-US" w:eastAsia="zh-CN"/>
        </w:rPr>
        <w:t xml:space="preserve"> and </w:t>
      </w:r>
      <w:r>
        <w:rPr>
          <w:rFonts w:hint="default" w:ascii="Times New Roman" w:hAnsi="Times New Roman" w:cs="Times New Roman"/>
          <w:highlight w:val="green"/>
          <w:lang w:val="en-US" w:eastAsia="zh-CN"/>
        </w:rPr>
        <w:t>green spaces</w:t>
      </w:r>
      <w:r>
        <w:rPr>
          <w:rFonts w:hint="default" w:ascii="Times New Roman" w:hAnsi="Times New Roman" w:cs="Times New Roman"/>
          <w:highlight w:val="cyan"/>
          <w:lang w:val="en-US" w:eastAsia="zh-CN"/>
        </w:rPr>
        <w:t xml:space="preserve"> (Xue et al., 2019).</w:t>
      </w:r>
      <w:r>
        <w:rPr>
          <w:rFonts w:hint="eastAsia" w:cs="Times New Roman"/>
          <w:highlight w:val="cyan"/>
          <w:lang w:val="en-US" w:eastAsia="zh-CN"/>
        </w:rPr>
        <w:t xml:space="preserve"> However, </w:t>
      </w:r>
      <w:r>
        <w:rPr>
          <w:rFonts w:hint="eastAsia" w:cs="Times New Roman"/>
          <w:highlight w:val="green"/>
          <w:lang w:val="en-US" w:eastAsia="zh-CN"/>
        </w:rPr>
        <w:t>prior researches</w:t>
      </w:r>
      <w:r>
        <w:rPr>
          <w:rFonts w:hint="eastAsia" w:cs="Times New Roman"/>
          <w:highlight w:val="cyan"/>
          <w:lang w:val="en-US" w:eastAsia="zh-CN"/>
        </w:rPr>
        <w:t xml:space="preserve"> on </w:t>
      </w:r>
      <w:r>
        <w:rPr>
          <w:rFonts w:hint="eastAsia" w:cs="Times New Roman"/>
          <w:highlight w:val="green"/>
          <w:lang w:val="en-US" w:eastAsia="zh-CN"/>
        </w:rPr>
        <w:t>water cooling</w:t>
      </w:r>
      <w:r>
        <w:rPr>
          <w:rFonts w:hint="eastAsia" w:cs="Times New Roman"/>
          <w:highlight w:val="cyan"/>
          <w:lang w:val="en-US" w:eastAsia="zh-CN"/>
        </w:rPr>
        <w:t xml:space="preserve"> primarily centered around </w:t>
      </w:r>
      <w:r>
        <w:rPr>
          <w:rFonts w:hint="eastAsia" w:cs="Times New Roman"/>
          <w:highlight w:val="green"/>
          <w:lang w:val="en-US" w:eastAsia="zh-CN"/>
        </w:rPr>
        <w:t>ponds, lakes, and wetlands</w:t>
      </w:r>
      <w:r>
        <w:rPr>
          <w:rFonts w:hint="eastAsia" w:cs="Times New Roman"/>
          <w:highlight w:val="cyan"/>
          <w:lang w:val="en-US" w:eastAsia="zh-CN"/>
        </w:rPr>
        <w:t xml:space="preserve"> (C</w:t>
      </w:r>
      <w:r>
        <w:rPr>
          <w:rFonts w:hint="eastAsia" w:ascii="Times New Roman" w:hAnsi="Times New Roman" w:cs="Times New Roman"/>
          <w:highlight w:val="cyan"/>
          <w:lang w:val="en-US" w:eastAsia="zh-CN"/>
        </w:rPr>
        <w:t xml:space="preserve">heval et al., 2020; Xue et al., 2019; Yao et al., 2023). Rivers, as </w:t>
      </w:r>
      <w:r>
        <w:rPr>
          <w:rFonts w:hint="eastAsia" w:ascii="Times New Roman" w:hAnsi="Times New Roman" w:cs="Times New Roman"/>
          <w:highlight w:val="green"/>
          <w:lang w:val="en-US" w:eastAsia="zh-CN"/>
        </w:rPr>
        <w:t>crucial water bodies</w:t>
      </w:r>
      <w:r>
        <w:rPr>
          <w:rFonts w:hint="eastAsia" w:ascii="Times New Roman" w:hAnsi="Times New Roman" w:cs="Times New Roman"/>
          <w:highlight w:val="cyan"/>
          <w:lang w:val="en-US" w:eastAsia="zh-CN"/>
        </w:rPr>
        <w:t xml:space="preserve"> in </w:t>
      </w:r>
      <w:r>
        <w:rPr>
          <w:rFonts w:hint="eastAsia" w:cs="Times New Roman"/>
          <w:highlight w:val="cyan"/>
          <w:lang w:val="en-US" w:eastAsia="zh-CN"/>
        </w:rPr>
        <w:t>cities</w:t>
      </w:r>
      <w:r>
        <w:rPr>
          <w:rFonts w:hint="eastAsia" w:ascii="Times New Roman" w:hAnsi="Times New Roman" w:cs="Times New Roman"/>
          <w:highlight w:val="cyan"/>
          <w:lang w:val="en-US" w:eastAsia="zh-CN"/>
        </w:rPr>
        <w:t xml:space="preserve">, have received </w:t>
      </w:r>
      <w:r>
        <w:rPr>
          <w:rFonts w:hint="eastAsia" w:ascii="Times New Roman" w:hAnsi="Times New Roman" w:cs="Times New Roman"/>
          <w:highlight w:val="green"/>
          <w:lang w:val="en-US" w:eastAsia="zh-CN"/>
        </w:rPr>
        <w:t>comparatively less attention</w:t>
      </w:r>
      <w:r>
        <w:rPr>
          <w:rFonts w:hint="eastAsia" w:ascii="Times New Roman" w:hAnsi="Times New Roman" w:cs="Times New Roman"/>
          <w:highlight w:val="cyan"/>
          <w:lang w:val="en-US" w:eastAsia="zh-CN"/>
        </w:rPr>
        <w:t xml:space="preserve">. Hence, there is a need for more </w:t>
      </w:r>
      <w:r>
        <w:rPr>
          <w:rFonts w:hint="eastAsia" w:ascii="Times New Roman" w:hAnsi="Times New Roman" w:cs="Times New Roman"/>
          <w:highlight w:val="green"/>
          <w:lang w:val="en-US" w:eastAsia="zh-CN"/>
        </w:rPr>
        <w:t>in-depth exploration</w:t>
      </w:r>
      <w:r>
        <w:rPr>
          <w:rFonts w:hint="eastAsia" w:cs="Times New Roman"/>
          <w:highlight w:val="green"/>
          <w:lang w:val="en-US" w:eastAsia="zh-CN"/>
        </w:rPr>
        <w: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cooling effects</w:t>
      </w:r>
      <w:r>
        <w:rPr>
          <w:rFonts w:hint="eastAsia" w:cs="Times New Roman"/>
          <w:highlight w:val="cyan"/>
          <w:lang w:val="en-US" w:eastAsia="zh-CN"/>
        </w:rPr>
        <w:t xml:space="preserve"> caused by rivers</w:t>
      </w:r>
      <w:r>
        <w:rPr>
          <w:rFonts w:hint="eastAsia" w:ascii="Times New Roman" w:hAnsi="Times New Roman" w:cs="Times New Roman"/>
          <w:highlight w:val="cyan"/>
          <w:lang w:val="en-US" w:eastAsia="zh-CN"/>
        </w:rPr>
        <w:t>.</w:t>
      </w:r>
    </w:p>
    <w:p>
      <w:pPr>
        <w:widowControl w:val="0"/>
        <w:numPr>
          <w:ilvl w:val="0"/>
          <w:numId w:val="0"/>
        </w:numPr>
        <w:ind w:leftChars="0"/>
        <w:jc w:val="both"/>
        <w:rPr>
          <w:rFonts w:hint="eastAsia" w:cs="Times New Roman"/>
          <w:highlight w:val="cyan"/>
          <w:lang w:val="en-US" w:eastAsia="zh-CN"/>
        </w:rPr>
      </w:pPr>
    </w:p>
    <w:p>
      <w:pPr>
        <w:widowControl w:val="0"/>
        <w:numPr>
          <w:ilvl w:val="0"/>
          <w:numId w:val="0"/>
        </w:numPr>
        <w:ind w:leftChars="0"/>
        <w:jc w:val="both"/>
        <w:rPr>
          <w:rFonts w:hint="default" w:cs="Times New Roman"/>
          <w:highlight w:val="cyan"/>
          <w:lang w:val="en-US" w:eastAsia="zh-CN"/>
        </w:rPr>
      </w:pPr>
      <w:r>
        <w:rPr>
          <w:rFonts w:hint="eastAsia" w:cs="Times New Roman"/>
          <w:color w:val="000000" w:themeColor="text1"/>
          <w:highlight w:val="green"/>
          <w:u w:val="none"/>
          <w:lang w:val="en-US" w:eastAsia="zh-CN"/>
          <w14:textFill>
            <w14:solidFill>
              <w14:schemeClr w14:val="tx1"/>
            </w14:solidFill>
          </w14:textFill>
        </w:rPr>
        <w:t>【up2024 0128 00:09】</w:t>
      </w:r>
    </w:p>
    <w:p>
      <w:pPr>
        <w:widowControl w:val="0"/>
        <w:numPr>
          <w:ilvl w:val="0"/>
          <w:numId w:val="0"/>
        </w:numPr>
        <w:ind w:leftChars="0"/>
        <w:jc w:val="both"/>
        <w:rPr>
          <w:rFonts w:hint="eastAsia" w:ascii="Times New Roman" w:hAnsi="Times New Roman" w:cs="Times New Roman"/>
          <w:highlight w:val="cyan"/>
          <w:lang w:val="en-US" w:eastAsia="zh-CN"/>
        </w:rPr>
      </w:pPr>
      <w:r>
        <w:rPr>
          <w:rFonts w:hint="eastAsia" w:cs="Times New Roman"/>
          <w:highlight w:val="cyan"/>
          <w:lang w:val="en-US" w:eastAsia="zh-CN"/>
        </w:rPr>
        <w:t xml:space="preserve">Additionally, </w:t>
      </w:r>
      <w:r>
        <w:rPr>
          <w:rFonts w:hint="eastAsia" w:cs="Times New Roman"/>
          <w:highlight w:val="green"/>
          <w:lang w:val="en-US" w:eastAsia="zh-CN"/>
        </w:rPr>
        <w:t>t</w:t>
      </w:r>
      <w:r>
        <w:rPr>
          <w:rFonts w:hint="eastAsia" w:ascii="Times New Roman" w:hAnsi="Times New Roman" w:cs="Times New Roman"/>
          <w:highlight w:val="green"/>
          <w:lang w:val="en-US" w:eastAsia="zh-CN"/>
        </w:rPr>
        <w:t>he practical significance</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studying water cooling</w:t>
      </w:r>
      <w:r>
        <w:rPr>
          <w:rFonts w:hint="eastAsia" w:ascii="Times New Roman" w:hAnsi="Times New Roman" w:cs="Times New Roman"/>
          <w:highlight w:val="cyan"/>
          <w:lang w:val="en-US" w:eastAsia="zh-CN"/>
        </w:rPr>
        <w:t xml:space="preserve"> lies in </w:t>
      </w:r>
      <w:r>
        <w:rPr>
          <w:rFonts w:hint="eastAsia" w:ascii="Times New Roman" w:hAnsi="Times New Roman" w:cs="Times New Roman"/>
          <w:highlight w:val="cyan"/>
          <w:u w:val="thick"/>
          <w:lang w:val="en-US" w:eastAsia="zh-CN"/>
        </w:rPr>
        <w:t>enabling</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targeted measures</w:t>
      </w:r>
      <w:r>
        <w:rPr>
          <w:rFonts w:hint="eastAsia" w:ascii="Times New Roman" w:hAnsi="Times New Roman" w:cs="Times New Roman"/>
          <w:highlight w:val="cyan"/>
          <w:lang w:val="en-US" w:eastAsia="zh-CN"/>
        </w:rPr>
        <w:t xml:space="preserve"> to alleviate </w:t>
      </w:r>
      <w:r>
        <w:rPr>
          <w:rFonts w:hint="eastAsia" w:ascii="Times New Roman" w:hAnsi="Times New Roman" w:cs="Times New Roman"/>
          <w:highlight w:val="green"/>
          <w:lang w:val="en-US" w:eastAsia="zh-CN"/>
        </w:rPr>
        <w:t>the negative impacts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extreme heat</w:t>
      </w:r>
      <w:r>
        <w:rPr>
          <w:rFonts w:hint="eastAsia" w:cs="Times New Roman"/>
          <w:highlight w:val="green"/>
          <w:lang w:val="en-US" w:eastAsia="zh-CN"/>
        </w:rPr>
        <w:t xml:space="preserve"> stress</w:t>
      </w:r>
      <w:r>
        <w:rPr>
          <w:rFonts w:hint="eastAsia" w:ascii="Times New Roman" w:hAnsi="Times New Roman" w:cs="Times New Roman"/>
          <w:highlight w:val="cyan"/>
          <w:lang w:val="en-US" w:eastAsia="zh-CN"/>
        </w:rPr>
        <w:t xml:space="preserve">. However, </w:t>
      </w:r>
      <w:r>
        <w:rPr>
          <w:rFonts w:hint="eastAsia" w:ascii="Times New Roman" w:hAnsi="Times New Roman" w:cs="Times New Roman"/>
          <w:highlight w:val="green"/>
          <w:lang w:val="en-US" w:eastAsia="zh-CN"/>
        </w:rPr>
        <w:t>existing relevant studies</w:t>
      </w:r>
      <w:r>
        <w:rPr>
          <w:rFonts w:hint="eastAsia" w:ascii="Times New Roman" w:hAnsi="Times New Roman" w:cs="Times New Roman"/>
          <w:highlight w:val="cyan"/>
          <w:lang w:val="en-US" w:eastAsia="zh-CN"/>
        </w:rPr>
        <w:t xml:space="preserve"> primarily </w:t>
      </w:r>
      <w:r>
        <w:rPr>
          <w:rFonts w:hint="eastAsia" w:cs="Times New Roman"/>
          <w:highlight w:val="cyan"/>
          <w:lang w:val="en-US" w:eastAsia="zh-CN"/>
        </w:rPr>
        <w:t>focus on</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normal summer days</w:t>
      </w:r>
      <w:r>
        <w:rPr>
          <w:rFonts w:hint="eastAsia" w:cs="Times New Roman"/>
          <w:highlight w:val="cyan"/>
          <w:lang w:val="en-US" w:eastAsia="zh-CN"/>
        </w:rPr>
        <w:t xml:space="preserve">, typically </w:t>
      </w:r>
      <w:r>
        <w:rPr>
          <w:rFonts w:hint="eastAsia" w:cs="Times New Roman"/>
          <w:highlight w:val="green"/>
          <w:lang w:val="en-US" w:eastAsia="zh-CN"/>
        </w:rPr>
        <w:t>characterized by days</w:t>
      </w:r>
      <w:r>
        <w:rPr>
          <w:rFonts w:hint="eastAsia" w:cs="Times New Roman"/>
          <w:highlight w:val="cyan"/>
          <w:lang w:val="en-US" w:eastAsia="zh-CN"/>
        </w:rPr>
        <w:t xml:space="preserve"> with </w:t>
      </w:r>
      <w:r>
        <w:rPr>
          <w:rFonts w:hint="eastAsia" w:cs="Times New Roman"/>
          <w:highlight w:val="green"/>
          <w:lang w:val="en-US" w:eastAsia="zh-CN"/>
        </w:rPr>
        <w:t>maximum temperatures</w:t>
      </w:r>
      <w:r>
        <w:rPr>
          <w:rFonts w:hint="eastAsia" w:cs="Times New Roman"/>
          <w:highlight w:val="cyan"/>
          <w:lang w:val="en-US" w:eastAsia="zh-CN"/>
        </w:rPr>
        <w:t xml:space="preserve"> below 35 °C. </w:t>
      </w:r>
      <w:r>
        <w:rPr>
          <w:rFonts w:hint="eastAsia" w:cs="Times New Roman"/>
          <w:highlight w:val="green"/>
          <w:lang w:val="en-US" w:eastAsia="zh-CN"/>
        </w:rPr>
        <w:t>T</w:t>
      </w:r>
      <w:r>
        <w:rPr>
          <w:rFonts w:hint="eastAsia" w:ascii="Times New Roman" w:hAnsi="Times New Roman" w:cs="Times New Roman"/>
          <w:highlight w:val="green"/>
          <w:lang w:val="en-US" w:eastAsia="zh-CN"/>
        </w:rPr>
        <w:t>he understanding</w:t>
      </w:r>
      <w:r>
        <w:rPr>
          <w:rFonts w:hint="eastAsia" w:ascii="Times New Roman" w:hAnsi="Times New Roman" w:cs="Times New Roman"/>
          <w:highlight w:val="cyan"/>
          <w:lang w:val="en-US" w:eastAsia="zh-CN"/>
        </w:rPr>
        <w:t xml:space="preserve"> of water cooling </w:t>
      </w:r>
      <w:r>
        <w:rPr>
          <w:rFonts w:hint="eastAsia" w:cs="Times New Roman"/>
          <w:highlight w:val="cyan"/>
          <w:lang w:val="en-US" w:eastAsia="zh-CN"/>
        </w:rPr>
        <w:t>i</w:t>
      </w:r>
      <w:r>
        <w:rPr>
          <w:rFonts w:hint="eastAsia" w:ascii="Times New Roman" w:hAnsi="Times New Roman" w:cs="Times New Roman"/>
          <w:highlight w:val="cyan"/>
          <w:lang w:val="en-US" w:eastAsia="zh-CN"/>
        </w:rPr>
        <w:t xml:space="preserve">n </w:t>
      </w:r>
      <w:r>
        <w:rPr>
          <w:rFonts w:hint="eastAsia" w:ascii="Times New Roman" w:hAnsi="Times New Roman" w:cs="Times New Roman"/>
          <w:highlight w:val="green"/>
          <w:lang w:val="en-US" w:eastAsia="zh-CN"/>
        </w:rPr>
        <w:t>extremely hot days</w:t>
      </w:r>
      <w:r>
        <w:rPr>
          <w:rFonts w:hint="eastAsia" w:ascii="Times New Roman" w:hAnsi="Times New Roman" w:cs="Times New Roman"/>
          <w:highlight w:val="cyan"/>
          <w:lang w:val="en-US" w:eastAsia="zh-CN"/>
        </w:rPr>
        <w:t xml:space="preserve"> is insufficient. </w:t>
      </w:r>
      <w:r>
        <w:rPr>
          <w:rFonts w:hint="eastAsia" w:cs="Times New Roman"/>
          <w:highlight w:val="cyan"/>
          <w:lang w:val="en-US" w:eastAsia="zh-CN"/>
        </w:rPr>
        <w:t xml:space="preserve">As differences in </w:t>
      </w:r>
      <w:r>
        <w:rPr>
          <w:rFonts w:hint="eastAsia" w:cs="Times New Roman"/>
          <w:highlight w:val="green"/>
          <w:lang w:val="en-US" w:eastAsia="zh-CN"/>
        </w:rPr>
        <w:t>urban climate characteristics</w:t>
      </w:r>
      <w:r>
        <w:rPr>
          <w:rFonts w:hint="eastAsia" w:cs="Times New Roman"/>
          <w:highlight w:val="cyan"/>
          <w:lang w:val="en-US" w:eastAsia="zh-CN"/>
        </w:rPr>
        <w:t xml:space="preserve"> have been found between </w:t>
      </w:r>
      <w:r>
        <w:rPr>
          <w:rFonts w:hint="eastAsia" w:cs="Times New Roman"/>
          <w:highlight w:val="green"/>
          <w:lang w:val="en-US" w:eastAsia="zh-CN"/>
        </w:rPr>
        <w:t>normal summer days</w:t>
      </w:r>
      <w:r>
        <w:rPr>
          <w:rFonts w:hint="eastAsia" w:cs="Times New Roman"/>
          <w:highlight w:val="cyan"/>
          <w:lang w:val="en-US" w:eastAsia="zh-CN"/>
        </w:rPr>
        <w:t xml:space="preserve"> and </w:t>
      </w:r>
      <w:r>
        <w:rPr>
          <w:rFonts w:hint="eastAsia" w:ascii="Times New Roman" w:hAnsi="Times New Roman" w:cs="Times New Roman"/>
          <w:highlight w:val="green"/>
          <w:lang w:val="en-US" w:eastAsia="zh-CN"/>
        </w:rPr>
        <w:t>extremely hot days</w:t>
      </w:r>
      <w:r>
        <w:rPr>
          <w:rFonts w:hint="eastAsia" w:cs="Times New Roman"/>
          <w:highlight w:val="green"/>
          <w:lang w:val="en-US" w:eastAsia="zh-CN"/>
        </w:rPr>
        <w:t xml:space="preserve">, </w:t>
      </w:r>
      <w:r>
        <w:rPr>
          <w:rFonts w:hint="eastAsia" w:ascii="Times New Roman" w:hAnsi="Times New Roman" w:cs="Times New Roman"/>
          <w:highlight w:val="cyan"/>
          <w:lang w:val="en-US" w:eastAsia="zh-CN"/>
        </w:rPr>
        <w:t xml:space="preserve">it is essential to </w:t>
      </w:r>
      <w:r>
        <w:rPr>
          <w:rFonts w:hint="eastAsia" w:ascii="Times New Roman" w:hAnsi="Times New Roman" w:cs="Times New Roman"/>
          <w:highlight w:val="green"/>
          <w:lang w:val="en-US" w:eastAsia="zh-CN"/>
        </w:rPr>
        <w:t>pay more attention</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to</w:t>
      </w:r>
      <w:r>
        <w:rPr>
          <w:rFonts w:hint="eastAsia" w:ascii="Times New Roman" w:hAnsi="Times New Roman" w:cs="Times New Roman"/>
          <w:highlight w:val="cyan"/>
          <w:lang w:val="en-US" w:eastAsia="zh-CN"/>
        </w:rPr>
        <w:t xml:space="preserve"> water cooling </w:t>
      </w:r>
      <w:r>
        <w:rPr>
          <w:rFonts w:hint="eastAsia" w:cs="Times New Roman"/>
          <w:highlight w:val="cyan"/>
          <w:lang w:val="en-US" w:eastAsia="zh-CN"/>
        </w:rPr>
        <w:t>i</w:t>
      </w:r>
      <w:r>
        <w:rPr>
          <w:rFonts w:hint="eastAsia" w:ascii="Times New Roman" w:hAnsi="Times New Roman" w:cs="Times New Roman"/>
          <w:highlight w:val="cyan"/>
          <w:lang w:val="en-US" w:eastAsia="zh-CN"/>
        </w:rPr>
        <w:t xml:space="preserve">n </w:t>
      </w:r>
      <w:r>
        <w:rPr>
          <w:rFonts w:hint="eastAsia" w:ascii="Times New Roman" w:hAnsi="Times New Roman" w:cs="Times New Roman"/>
          <w:highlight w:val="green"/>
          <w:lang w:val="en-US" w:eastAsia="zh-CN"/>
        </w:rPr>
        <w:t>extremely hot days</w:t>
      </w:r>
      <w:r>
        <w:rPr>
          <w:rFonts w:hint="eastAsia" w:ascii="Times New Roman" w:hAnsi="Times New Roman" w:cs="Times New Roman"/>
          <w:highlight w:val="cyan"/>
          <w:lang w:val="en-US" w:eastAsia="zh-CN"/>
        </w:rPr>
        <w:t xml:space="preserve">, which has crucial </w:t>
      </w:r>
      <w:r>
        <w:rPr>
          <w:rFonts w:hint="eastAsia" w:ascii="Times New Roman" w:hAnsi="Times New Roman" w:cs="Times New Roman"/>
          <w:highlight w:val="green"/>
          <w:lang w:val="en-US" w:eastAsia="zh-CN"/>
        </w:rPr>
        <w:t>practical implications</w:t>
      </w:r>
      <w:r>
        <w:rPr>
          <w:rFonts w:hint="eastAsia" w:ascii="Times New Roman" w:hAnsi="Times New Roman" w:cs="Times New Roman"/>
          <w:highlight w:val="cyan"/>
          <w:lang w:val="en-US" w:eastAsia="zh-CN"/>
        </w:rPr>
        <w:t xml:space="preserve"> for </w:t>
      </w:r>
      <w:r>
        <w:rPr>
          <w:rFonts w:hint="eastAsia" w:ascii="Times New Roman" w:hAnsi="Times New Roman" w:cs="Times New Roman"/>
          <w:highlight w:val="green"/>
          <w:lang w:val="en-US" w:eastAsia="zh-CN"/>
        </w:rPr>
        <w:t>heat mitigation</w:t>
      </w:r>
      <w:r>
        <w:rPr>
          <w:rFonts w:hint="eastAsia" w:ascii="Times New Roman" w:hAnsi="Times New Roman" w:cs="Times New Roman"/>
          <w:highlight w:val="cyan"/>
          <w:lang w:val="en-US" w:eastAsia="zh-CN"/>
        </w:rPr>
        <w:t xml:space="preserve"> in urban areas</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(Ramamurthy et al., 2017; Gao et al., 2019).</w:t>
      </w:r>
    </w:p>
    <w:p>
      <w:pPr>
        <w:widowControl w:val="0"/>
        <w:numPr>
          <w:ilvl w:val="0"/>
          <w:numId w:val="0"/>
        </w:numPr>
        <w:ind w:leftChars="0"/>
        <w:jc w:val="both"/>
        <w:rPr>
          <w:rFonts w:hint="eastAsia" w:ascii="Times New Roman" w:hAnsi="Times New Roman" w:cs="Times New Roman"/>
          <w:highlight w:val="cyan"/>
          <w:lang w:val="en-US" w:eastAsia="zh-CN"/>
        </w:rPr>
      </w:pPr>
    </w:p>
    <w:p>
      <w:pPr>
        <w:numPr>
          <w:ilvl w:val="0"/>
          <w:numId w:val="0"/>
        </w:numPr>
        <w:bidi w:val="0"/>
        <w:ind w:leftChars="0"/>
        <w:jc w:val="left"/>
        <w:rPr>
          <w:rFonts w:hint="eastAsia" w:cs="Times New Roman"/>
          <w:highlight w:val="green"/>
          <w:lang w:val="en-US" w:eastAsia="zh-CN"/>
        </w:rPr>
      </w:pPr>
      <w:r>
        <w:rPr>
          <w:rFonts w:hint="eastAsia" w:cs="Times New Roman"/>
          <w:highlight w:val="green"/>
          <w:lang w:val="en-US" w:eastAsia="zh-CN"/>
        </w:rPr>
        <w:t>【</w:t>
      </w:r>
      <w:r>
        <w:rPr>
          <w:rFonts w:hint="eastAsia" w:cs="Times New Roman"/>
          <w:color w:val="000000" w:themeColor="text1"/>
          <w:highlight w:val="green"/>
          <w:u w:val="none"/>
          <w:lang w:val="en-US" w:eastAsia="zh-CN"/>
          <w14:textFill>
            <w14:solidFill>
              <w14:schemeClr w14:val="tx1"/>
            </w14:solidFill>
          </w14:textFill>
        </w:rPr>
        <w:t>up2024 0128 15:42</w:t>
      </w:r>
      <w:r>
        <w:rPr>
          <w:rFonts w:hint="eastAsia" w:cs="Times New Roman"/>
          <w:highlight w:val="green"/>
          <w:lang w:val="en-US" w:eastAsia="zh-CN"/>
        </w:rPr>
        <w:t>】</w:t>
      </w:r>
    </w:p>
    <w:p>
      <w:pPr>
        <w:widowControl w:val="0"/>
        <w:numPr>
          <w:ilvl w:val="0"/>
          <w:numId w:val="0"/>
        </w:numPr>
        <w:ind w:leftChars="0"/>
        <w:jc w:val="both"/>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 xml:space="preserve">As a </w:t>
      </w:r>
      <w:r>
        <w:rPr>
          <w:rFonts w:hint="eastAsia" w:ascii="Times New Roman" w:hAnsi="Times New Roman" w:cs="Times New Roman"/>
          <w:highlight w:val="green"/>
          <w:lang w:val="en-US" w:eastAsia="zh-CN"/>
        </w:rPr>
        <w:t>mountainous city</w:t>
      </w:r>
      <w:r>
        <w:rPr>
          <w:rFonts w:hint="eastAsia" w:ascii="Times New Roman" w:hAnsi="Times New Roman" w:cs="Times New Roman"/>
          <w:highlight w:val="cyan"/>
          <w:lang w:val="en-US" w:eastAsia="zh-CN"/>
        </w:rPr>
        <w:t xml:space="preserve"> located </w:t>
      </w:r>
      <w:r>
        <w:rPr>
          <w:rFonts w:hint="eastAsia" w:cs="Times New Roman"/>
          <w:highlight w:val="cyan"/>
          <w:lang w:val="en-US" w:eastAsia="zh-CN"/>
        </w:rPr>
        <w:t>i</w:t>
      </w:r>
      <w:r>
        <w:rPr>
          <w:rFonts w:hint="eastAsia" w:ascii="Times New Roman" w:hAnsi="Times New Roman" w:cs="Times New Roman"/>
          <w:highlight w:val="cyan"/>
          <w:lang w:val="en-US" w:eastAsia="zh-CN"/>
        </w:rPr>
        <w:t xml:space="preserve">n </w:t>
      </w:r>
      <w:r>
        <w:rPr>
          <w:rFonts w:hint="eastAsia" w:ascii="Times New Roman" w:hAnsi="Times New Roman" w:cs="Times New Roman"/>
          <w:highlight w:val="green"/>
          <w:lang w:val="en-US" w:eastAsia="zh-CN"/>
        </w:rPr>
        <w:t>the upper reach</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the Yangtze River</w:t>
      </w:r>
      <w:r>
        <w:rPr>
          <w:rFonts w:hint="eastAsia" w:ascii="Times New Roman" w:hAnsi="Times New Roman" w:cs="Times New Roman"/>
          <w:highlight w:val="cyan"/>
          <w:lang w:val="en-US" w:eastAsia="zh-CN"/>
        </w:rPr>
        <w:t xml:space="preserve">, Chongqing experiences </w:t>
      </w:r>
      <w:r>
        <w:rPr>
          <w:rFonts w:hint="eastAsia" w:ascii="Times New Roman" w:hAnsi="Times New Roman" w:cs="Times New Roman"/>
          <w:highlight w:val="green"/>
          <w:lang w:val="en-US" w:eastAsia="zh-CN"/>
        </w:rPr>
        <w:t>hot and humid</w:t>
      </w:r>
      <w:r>
        <w:rPr>
          <w:rFonts w:hint="eastAsia" w:ascii="Times New Roman" w:hAnsi="Times New Roman" w:cs="Times New Roman"/>
          <w:highlight w:val="cyan"/>
          <w:lang w:val="en-US" w:eastAsia="zh-CN"/>
        </w:rPr>
        <w:t xml:space="preserve"> summers.</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This study </w:t>
      </w:r>
      <w:r>
        <w:rPr>
          <w:rFonts w:hint="eastAsia" w:ascii="Times New Roman" w:hAnsi="Times New Roman" w:cs="Times New Roman"/>
          <w:highlight w:val="green"/>
          <w:lang w:val="en-US" w:eastAsia="zh-CN"/>
        </w:rPr>
        <w:t>aim</w:t>
      </w:r>
      <w:r>
        <w:rPr>
          <w:rFonts w:hint="eastAsia" w:cs="Times New Roman"/>
          <w:highlight w:val="green"/>
          <w:lang w:val="en-US" w:eastAsia="zh-CN"/>
        </w:rPr>
        <w:t>ed</w:t>
      </w:r>
      <w:r>
        <w:rPr>
          <w:rFonts w:hint="eastAsia" w:ascii="Times New Roman" w:hAnsi="Times New Roman" w:cs="Times New Roman"/>
          <w:highlight w:val="green"/>
          <w:lang w:val="en-US" w:eastAsia="zh-CN"/>
        </w:rPr>
        <w:t xml:space="preserve"> to</w:t>
      </w:r>
      <w:r>
        <w:rPr>
          <w:rFonts w:hint="eastAsia" w:ascii="Times New Roman" w:hAnsi="Times New Roman" w:cs="Times New Roman"/>
          <w:highlight w:val="cyan"/>
          <w:lang w:val="en-US" w:eastAsia="zh-CN"/>
        </w:rPr>
        <w:t xml:space="preserve"> use </w:t>
      </w:r>
      <w:r>
        <w:rPr>
          <w:rFonts w:hint="eastAsia" w:ascii="Times New Roman" w:hAnsi="Times New Roman" w:cs="Times New Roman"/>
          <w:highlight w:val="green"/>
          <w:lang w:val="en-US" w:eastAsia="zh-CN"/>
        </w:rPr>
        <w:t>the Boosted Regression Trees (BRT) model</w:t>
      </w:r>
      <w:r>
        <w:rPr>
          <w:rFonts w:hint="eastAsia" w:ascii="Times New Roman" w:hAnsi="Times New Roman" w:cs="Times New Roman"/>
          <w:highlight w:val="cyan"/>
          <w:lang w:val="en-US" w:eastAsia="zh-CN"/>
        </w:rPr>
        <w:t xml:space="preserve"> to explore </w:t>
      </w:r>
      <w:r>
        <w:rPr>
          <w:rFonts w:hint="eastAsia" w:ascii="Times New Roman" w:hAnsi="Times New Roman" w:cs="Times New Roman"/>
          <w:highlight w:val="green"/>
          <w:lang w:val="en-US" w:eastAsia="zh-CN"/>
        </w:rPr>
        <w:t>the quantitative effects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river cooling</w:t>
      </w:r>
      <w:r>
        <w:rPr>
          <w:rFonts w:hint="eastAsia" w:ascii="Times New Roman" w:hAnsi="Times New Roman" w:cs="Times New Roman"/>
          <w:highlight w:val="cyan"/>
          <w:lang w:val="en-US" w:eastAsia="zh-CN"/>
        </w:rPr>
        <w:t xml:space="preserve"> and </w:t>
      </w:r>
      <w:r>
        <w:rPr>
          <w:rFonts w:hint="eastAsia" w:cs="Times New Roman"/>
          <w:highlight w:val="green"/>
          <w:lang w:val="en-US" w:eastAsia="zh-CN"/>
        </w:rPr>
        <w:t>their</w:t>
      </w:r>
      <w:r>
        <w:rPr>
          <w:rFonts w:hint="eastAsia" w:ascii="Times New Roman" w:hAnsi="Times New Roman" w:cs="Times New Roman"/>
          <w:highlight w:val="green"/>
          <w:lang w:val="en-US" w:eastAsia="zh-CN"/>
        </w:rPr>
        <w:t xml:space="preserve"> </w:t>
      </w:r>
      <w:r>
        <w:rPr>
          <w:rFonts w:hint="eastAsia" w:ascii="Times New Roman" w:hAnsi="Times New Roman" w:cs="Times New Roman"/>
          <w:highlight w:val="green"/>
          <w:u w:val="thick"/>
          <w:lang w:val="en-US" w:eastAsia="zh-CN"/>
        </w:rPr>
        <w:t>influencing factors</w:t>
      </w:r>
      <w:r>
        <w:rPr>
          <w:rFonts w:hint="eastAsia" w:ascii="Times New Roman" w:hAnsi="Times New Roman" w:cs="Times New Roman"/>
          <w:highlight w:val="cyan"/>
          <w:lang w:val="en-US" w:eastAsia="zh-CN"/>
        </w:rPr>
        <w:t xml:space="preserve"> in </w:t>
      </w:r>
      <w:r>
        <w:rPr>
          <w:rFonts w:hint="eastAsia" w:cs="Times New Roman"/>
          <w:highlight w:val="green"/>
          <w:lang w:val="en-US" w:eastAsia="zh-CN"/>
        </w:rPr>
        <w:t xml:space="preserve">a </w:t>
      </w:r>
      <w:r>
        <w:rPr>
          <w:rFonts w:hint="eastAsia" w:ascii="Times New Roman" w:hAnsi="Times New Roman" w:cs="Times New Roman"/>
          <w:highlight w:val="green"/>
          <w:lang w:val="en-US" w:eastAsia="zh-CN"/>
        </w:rPr>
        <w:t>normal summer</w:t>
      </w:r>
      <w:r>
        <w:rPr>
          <w:rFonts w:hint="eastAsia" w:cs="Times New Roman"/>
          <w:highlight w:val="green"/>
          <w:lang w:val="en-US" w:eastAsia="zh-CN"/>
        </w:rPr>
        <w:t xml:space="preserve"> day</w:t>
      </w:r>
      <w:r>
        <w:rPr>
          <w:rFonts w:hint="eastAsia" w:ascii="Times New Roman" w:hAnsi="Times New Roman" w:cs="Times New Roman"/>
          <w:highlight w:val="cyan"/>
          <w:lang w:val="en-US" w:eastAsia="zh-CN"/>
        </w:rPr>
        <w:t xml:space="preserve"> and </w:t>
      </w:r>
      <w:r>
        <w:rPr>
          <w:rFonts w:hint="eastAsia" w:cs="Times New Roman"/>
          <w:highlight w:val="green"/>
          <w:lang w:val="en-US" w:eastAsia="zh-CN"/>
        </w:rPr>
        <w:t>an extremely hot day</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tak</w:t>
      </w:r>
      <w:r>
        <w:rPr>
          <w:rFonts w:hint="eastAsia" w:cs="Times New Roman"/>
          <w:highlight w:val="cyan"/>
          <w:lang w:val="en-US" w:eastAsia="zh-CN"/>
        </w:rPr>
        <w:t>ing</w:t>
      </w:r>
      <w:r>
        <w:rPr>
          <w:rFonts w:hint="eastAsia" w:ascii="Times New Roman" w:hAnsi="Times New Roman" w:cs="Times New Roman"/>
          <w:highlight w:val="cyan"/>
          <w:lang w:val="en-US" w:eastAsia="zh-CN"/>
        </w:rPr>
        <w:t xml:space="preserve"> Chongqing </w:t>
      </w:r>
      <w:r>
        <w:rPr>
          <w:rFonts w:hint="eastAsia" w:ascii="Times New Roman" w:hAnsi="Times New Roman" w:cs="Times New Roman"/>
          <w:highlight w:val="green"/>
          <w:lang w:val="en-US" w:eastAsia="zh-CN"/>
        </w:rPr>
        <w:t>as an example</w:t>
      </w:r>
      <w:r>
        <w:rPr>
          <w:rFonts w:hint="eastAsia" w:cs="Times New Roman"/>
          <w:highlight w:val="cyan"/>
          <w:lang w:val="en-US" w:eastAsia="zh-CN"/>
        </w:rPr>
        <w:t xml:space="preserve">. </w:t>
      </w:r>
      <w:r>
        <w:rPr>
          <w:rFonts w:hint="eastAsia" w:ascii="Times New Roman" w:hAnsi="Times New Roman" w:cs="Times New Roman"/>
          <w:highlight w:val="green"/>
          <w:lang w:val="en-US" w:eastAsia="zh-CN"/>
        </w:rPr>
        <w:t>The purpose</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i</w:t>
      </w:r>
      <w:r>
        <w:rPr>
          <w:rFonts w:hint="eastAsia" w:ascii="Times New Roman" w:hAnsi="Times New Roman" w:cs="Times New Roman"/>
          <w:highlight w:val="cyan"/>
          <w:lang w:val="en-US" w:eastAsia="zh-CN"/>
        </w:rPr>
        <w:t xml:space="preserve">s to answer </w:t>
      </w:r>
      <w:r>
        <w:rPr>
          <w:rFonts w:hint="eastAsia" w:ascii="Times New Roman" w:hAnsi="Times New Roman" w:cs="Times New Roman"/>
          <w:highlight w:val="green"/>
          <w:lang w:val="en-US" w:eastAsia="zh-CN"/>
        </w:rPr>
        <w:t>the following questions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(1) What </w:t>
      </w:r>
      <w:r>
        <w:rPr>
          <w:rFonts w:hint="eastAsia" w:cs="Times New Roman"/>
          <w:highlight w:val="cyan"/>
          <w:lang w:val="en-US" w:eastAsia="zh-CN"/>
        </w:rPr>
        <w:t>are</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the spatial pattern</w:t>
      </w:r>
      <w:r>
        <w:rPr>
          <w:rFonts w:hint="eastAsia" w:cs="Times New Roman"/>
          <w:highlight w:val="green"/>
          <w:lang w:val="en-US" w:eastAsia="zh-CN"/>
        </w:rPr>
        <w: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river cooling effects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under </w:t>
      </w:r>
      <w:r>
        <w:rPr>
          <w:rFonts w:hint="eastAsia" w:cs="Times New Roman"/>
          <w:highlight w:val="green"/>
          <w:lang w:val="en-US" w:eastAsia="zh-CN"/>
        </w:rPr>
        <w:t>different weather conditions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(2) What </w:t>
      </w:r>
      <w:r>
        <w:rPr>
          <w:rFonts w:hint="eastAsia" w:cs="Times New Roman"/>
          <w:highlight w:val="cyan"/>
          <w:lang w:val="en-US" w:eastAsia="zh-CN"/>
        </w:rPr>
        <w:t>are</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the</w:t>
      </w:r>
      <w:r>
        <w:rPr>
          <w:rFonts w:hint="eastAsia" w:cs="Times New Roman"/>
          <w:highlight w:val="green"/>
          <w:lang w:val="en-US" w:eastAsia="zh-CN"/>
        </w:rPr>
        <w:t xml:space="preserve"> relative importances</w:t>
      </w:r>
      <w:r>
        <w:rPr>
          <w:rFonts w:hint="eastAsia" w:cs="Times New Roman"/>
          <w:highlight w:val="cyan"/>
          <w:lang w:val="en-US" w:eastAsia="zh-CN"/>
        </w:rPr>
        <w:t xml:space="preserve"> of</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individual </w:t>
      </w:r>
      <w:r>
        <w:rPr>
          <w:rFonts w:hint="eastAsia" w:ascii="Times New Roman" w:hAnsi="Times New Roman" w:cs="Times New Roman"/>
          <w:highlight w:val="green"/>
          <w:lang w:val="en-US" w:eastAsia="zh-CN"/>
        </w:rPr>
        <w:t>environmental variables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on</w:t>
      </w:r>
      <w:r>
        <w:rPr>
          <w:rFonts w:hint="eastAsia" w:ascii="Times New Roman" w:hAnsi="Times New Roman" w:cs="Times New Roman"/>
          <w:highlight w:val="cyan"/>
          <w:lang w:val="en-US" w:eastAsia="zh-CN"/>
        </w:rPr>
        <w:t xml:space="preserve"> </w:t>
      </w:r>
      <w:r>
        <w:rPr>
          <w:rFonts w:hint="eastAsia" w:cs="Times New Roman"/>
          <w:highlight w:val="green"/>
          <w:lang w:val="en-US" w:eastAsia="zh-CN"/>
        </w:rPr>
        <w:t xml:space="preserve">river </w:t>
      </w:r>
      <w:r>
        <w:rPr>
          <w:rFonts w:hint="eastAsia" w:ascii="Times New Roman" w:hAnsi="Times New Roman" w:cs="Times New Roman"/>
          <w:highlight w:val="green"/>
          <w:lang w:val="en-US" w:eastAsia="zh-CN"/>
        </w:rPr>
        <w:t>cooling effect</w:t>
      </w:r>
      <w:r>
        <w:rPr>
          <w:rFonts w:hint="eastAsia" w:cs="Times New Roman"/>
          <w:highlight w:val="green"/>
          <w:lang w:val="en-US" w:eastAsia="zh-CN"/>
        </w:rPr>
        <w:t>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(3) How do </w:t>
      </w:r>
      <w:r>
        <w:rPr>
          <w:rFonts w:hint="eastAsia" w:ascii="Times New Roman" w:hAnsi="Times New Roman" w:cs="Times New Roman"/>
          <w:highlight w:val="green"/>
          <w:lang w:val="en-US" w:eastAsia="zh-CN"/>
        </w:rPr>
        <w:t>key</w:t>
      </w:r>
      <w:r>
        <w:rPr>
          <w:rFonts w:hint="eastAsia" w:cs="Times New Roman"/>
          <w:highlight w:val="green"/>
          <w:lang w:val="en-US" w:eastAsia="zh-CN"/>
        </w:rPr>
        <w:t xml:space="preserve"> influencing</w:t>
      </w:r>
      <w:r>
        <w:rPr>
          <w:rFonts w:hint="eastAsia" w:ascii="Times New Roman" w:hAnsi="Times New Roman" w:cs="Times New Roman"/>
          <w:highlight w:val="green"/>
          <w:lang w:val="en-US" w:eastAsia="zh-CN"/>
        </w:rPr>
        <w:t xml:space="preserve"> factors</w:t>
      </w:r>
      <w:r>
        <w:rPr>
          <w:rFonts w:hint="eastAsia" w:ascii="Times New Roman" w:hAnsi="Times New Roman" w:cs="Times New Roman"/>
          <w:highlight w:val="cyan"/>
          <w:lang w:val="en-US" w:eastAsia="zh-CN"/>
        </w:rPr>
        <w:t xml:space="preserve"> affect </w:t>
      </w:r>
      <w:r>
        <w:rPr>
          <w:rFonts w:hint="eastAsia" w:ascii="Times New Roman" w:hAnsi="Times New Roman" w:cs="Times New Roman"/>
          <w:highlight w:val="green"/>
          <w:lang w:val="en-US" w:eastAsia="zh-CN"/>
        </w:rPr>
        <w:t xml:space="preserve">river cooling </w:t>
      </w:r>
      <w:r>
        <w:rPr>
          <w:rFonts w:hint="eastAsia" w:cs="Times New Roman"/>
          <w:highlight w:val="green"/>
          <w:lang w:val="en-US" w:eastAsia="zh-CN"/>
        </w:rPr>
        <w:t>e</w:t>
      </w:r>
      <w:r>
        <w:rPr>
          <w:rFonts w:hint="eastAsia" w:ascii="Times New Roman" w:hAnsi="Times New Roman" w:cs="Times New Roman"/>
          <w:highlight w:val="green"/>
          <w:lang w:val="en-US" w:eastAsia="zh-CN"/>
        </w:rPr>
        <w:t>ffect</w:t>
      </w:r>
      <w:r>
        <w:rPr>
          <w:rFonts w:hint="eastAsia" w:cs="Times New Roman"/>
          <w:highlight w:val="green"/>
          <w:lang w:val="en-US" w:eastAsia="zh-CN"/>
        </w:rPr>
        <w:t>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The findings of </w:t>
      </w:r>
      <w:r>
        <w:rPr>
          <w:rFonts w:hint="eastAsia" w:ascii="Times New Roman" w:hAnsi="Times New Roman" w:cs="Times New Roman"/>
          <w:highlight w:val="green"/>
          <w:lang w:val="en-US" w:eastAsia="zh-CN"/>
        </w:rPr>
        <w:t>this research</w:t>
      </w:r>
      <w:r>
        <w:rPr>
          <w:rFonts w:hint="eastAsia" w:ascii="Times New Roman" w:hAnsi="Times New Roman" w:cs="Times New Roman"/>
          <w:highlight w:val="cyan"/>
          <w:lang w:val="en-US" w:eastAsia="zh-CN"/>
        </w:rPr>
        <w:t xml:space="preserve"> are expected to </w:t>
      </w:r>
      <w:r>
        <w:rPr>
          <w:rFonts w:hint="eastAsia" w:ascii="Times New Roman" w:hAnsi="Times New Roman" w:cs="Times New Roman"/>
          <w:highlight w:val="green"/>
          <w:lang w:val="en-US" w:eastAsia="zh-CN"/>
        </w:rPr>
        <w:t>provide valuable insights</w:t>
      </w:r>
      <w:r>
        <w:rPr>
          <w:rFonts w:hint="eastAsia" w:ascii="Times New Roman" w:hAnsi="Times New Roman" w:cs="Times New Roman"/>
          <w:highlight w:val="cyan"/>
          <w:lang w:val="en-US" w:eastAsia="zh-CN"/>
        </w:rPr>
        <w:t xml:space="preserve"> into </w:t>
      </w:r>
      <w:r>
        <w:rPr>
          <w:rFonts w:hint="eastAsia" w:ascii="Times New Roman" w:hAnsi="Times New Roman" w:cs="Times New Roman"/>
          <w:highlight w:val="green"/>
          <w:lang w:val="en-US" w:eastAsia="zh-CN"/>
        </w:rPr>
        <w:t xml:space="preserve">mitigating urban </w:t>
      </w:r>
      <w:r>
        <w:rPr>
          <w:rFonts w:hint="eastAsia" w:cs="Times New Roman"/>
          <w:highlight w:val="green"/>
          <w:lang w:val="en-US" w:eastAsia="zh-CN"/>
        </w:rPr>
        <w:t>excessive heat</w:t>
      </w:r>
      <w:r>
        <w:rPr>
          <w:rFonts w:hint="eastAsia" w:ascii="Times New Roman" w:hAnsi="Times New Roman" w:cs="Times New Roman"/>
          <w:highlight w:val="cyan"/>
          <w:lang w:val="en-US" w:eastAsia="zh-CN"/>
        </w:rPr>
        <w:t xml:space="preserve"> and </w:t>
      </w:r>
      <w:r>
        <w:rPr>
          <w:rFonts w:hint="eastAsia" w:ascii="Times New Roman" w:hAnsi="Times New Roman" w:cs="Times New Roman"/>
          <w:highlight w:val="green"/>
          <w:lang w:val="en-US" w:eastAsia="zh-CN"/>
        </w:rPr>
        <w:t>offer guidance</w:t>
      </w:r>
      <w:r>
        <w:rPr>
          <w:rFonts w:hint="eastAsia" w:ascii="Times New Roman" w:hAnsi="Times New Roman" w:cs="Times New Roman"/>
          <w:highlight w:val="cyan"/>
          <w:lang w:val="en-US" w:eastAsia="zh-CN"/>
        </w:rPr>
        <w:t xml:space="preserve"> for the climate-friendly</w:t>
      </w:r>
      <w:r>
        <w:rPr>
          <w:rFonts w:hint="eastAsia" w:cs="Times New Roman"/>
          <w:highlight w:val="cyan"/>
          <w:lang w:val="en-US" w:eastAsia="zh-CN"/>
        </w:rPr>
        <w:t xml:space="preserve"> </w:t>
      </w:r>
      <w:r>
        <w:rPr>
          <w:rFonts w:hint="eastAsia" w:ascii="Times New Roman" w:hAnsi="Times New Roman" w:cs="Times New Roman"/>
          <w:highlight w:val="green"/>
          <w:lang w:val="en-US" w:eastAsia="zh-CN"/>
        </w:rPr>
        <w:t>planning and design</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urban riverside areas</w:t>
      </w:r>
      <w:r>
        <w:rPr>
          <w:rFonts w:hint="eastAsia" w:ascii="Times New Roman" w:hAnsi="Times New Roman" w:cs="Times New Roman"/>
          <w:highlight w:val="cyan"/>
          <w:lang w:val="en-US" w:eastAsia="zh-CN"/>
        </w:rPr>
        <w:t>.</w:t>
      </w:r>
    </w:p>
    <w:p>
      <w:pPr>
        <w:pStyle w:val="3"/>
        <w:numPr>
          <w:ilvl w:val="0"/>
          <w:numId w:val="2"/>
        </w:numPr>
        <w:bidi w:val="0"/>
        <w:rPr>
          <w:rFonts w:hint="default"/>
          <w:highlight w:val="none"/>
          <w:lang w:val="en-US" w:eastAsia="zh-CN"/>
        </w:rPr>
      </w:pPr>
      <w:r>
        <w:rPr>
          <w:rFonts w:hint="default"/>
          <w:highlight w:val="none"/>
          <w:lang w:val="en-US" w:eastAsia="zh-CN"/>
        </w:rPr>
        <w:t>Data and Methods</w:t>
      </w:r>
    </w:p>
    <w:p>
      <w:pPr>
        <w:numPr>
          <w:ilvl w:val="0"/>
          <w:numId w:val="0"/>
        </w:numPr>
        <w:bidi w:val="0"/>
        <w:ind w:leftChars="0"/>
        <w:jc w:val="left"/>
        <w:rPr>
          <w:rFonts w:hint="eastAsia" w:cs="Times New Roman"/>
          <w:highlight w:val="green"/>
          <w:lang w:val="en-US" w:eastAsia="zh-CN"/>
        </w:rPr>
      </w:pPr>
      <w:r>
        <w:rPr>
          <w:rFonts w:hint="eastAsia" w:cs="Times New Roman"/>
          <w:highlight w:val="green"/>
          <w:lang w:val="en-US" w:eastAsia="zh-CN"/>
        </w:rPr>
        <w:t>【</w:t>
      </w:r>
      <w:r>
        <w:rPr>
          <w:rFonts w:hint="eastAsia" w:cs="Times New Roman"/>
          <w:color w:val="000000" w:themeColor="text1"/>
          <w:highlight w:val="green"/>
          <w:u w:val="none"/>
          <w:lang w:val="en-US" w:eastAsia="zh-CN"/>
          <w14:textFill>
            <w14:solidFill>
              <w14:schemeClr w14:val="tx1"/>
            </w14:solidFill>
          </w14:textFill>
        </w:rPr>
        <w:t>up2024 0129 09:39</w:t>
      </w:r>
      <w:r>
        <w:rPr>
          <w:rFonts w:hint="eastAsia" w:cs="Times New Roman"/>
          <w:highlight w:val="green"/>
          <w:lang w:val="en-US" w:eastAsia="zh-CN"/>
        </w:rPr>
        <w:t>】</w:t>
      </w:r>
    </w:p>
    <w:p>
      <w:pPr>
        <w:numPr>
          <w:ilvl w:val="0"/>
          <w:numId w:val="0"/>
        </w:numPr>
        <w:ind w:leftChars="0"/>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Before</w:t>
      </w:r>
      <w:r>
        <w:rPr>
          <w:rFonts w:hint="eastAsia" w:ascii="Times New Roman" w:hAnsi="Times New Roman" w:cs="Times New Roman"/>
          <w:highlight w:val="green"/>
          <w:lang w:val="en-US" w:eastAsia="zh-CN"/>
        </w:rPr>
        <w:t xml:space="preserve"> the </w:t>
      </w:r>
      <w:r>
        <w:rPr>
          <w:rFonts w:hint="eastAsia" w:ascii="Times New Roman" w:hAnsi="Times New Roman" w:cs="Times New Roman"/>
          <w:highlight w:val="green"/>
          <w:u w:val="thick"/>
          <w:lang w:val="en-US" w:eastAsia="zh-CN"/>
        </w:rPr>
        <w:t>analysis steps</w:t>
      </w:r>
      <w:r>
        <w:rPr>
          <w:rFonts w:hint="eastAsia" w:ascii="Times New Roman" w:hAnsi="Times New Roman" w:cs="Times New Roman"/>
          <w:highlight w:val="green"/>
          <w:lang w:val="en-US" w:eastAsia="zh-CN"/>
        </w:rPr>
        <w:t xml:space="preserve"> </w:t>
      </w:r>
      <w:r>
        <w:rPr>
          <w:rFonts w:hint="eastAsia" w:ascii="Times New Roman" w:hAnsi="Times New Roman" w:cs="Times New Roman"/>
          <w:highlight w:val="cyan"/>
          <w:lang w:val="en-US" w:eastAsia="zh-CN"/>
        </w:rPr>
        <w:t xml:space="preserve">of this study, relevant </w:t>
      </w:r>
      <w:r>
        <w:rPr>
          <w:rFonts w:hint="eastAsia" w:ascii="Times New Roman" w:hAnsi="Times New Roman" w:cs="Times New Roman"/>
          <w:highlight w:val="green"/>
          <w:lang w:val="en-US" w:eastAsia="zh-CN"/>
        </w:rPr>
        <w:t>environmental variables</w:t>
      </w:r>
      <w:r>
        <w:rPr>
          <w:rFonts w:hint="eastAsia" w:cs="Times New Roman"/>
          <w:highlight w:val="cyan"/>
          <w:lang w:val="en-US" w:eastAsia="zh-CN"/>
        </w:rPr>
        <w:t xml:space="preserve"> were calculated based on </w:t>
      </w:r>
      <w:r>
        <w:rPr>
          <w:rFonts w:hint="eastAsia" w:ascii="Times New Roman" w:hAnsi="Times New Roman" w:cs="Times New Roman"/>
          <w:highlight w:val="green"/>
          <w:lang w:val="en-US" w:eastAsia="zh-CN"/>
        </w:rPr>
        <w:t>the collected data</w:t>
      </w:r>
      <w:r>
        <w:rPr>
          <w:rFonts w:hint="eastAsia" w:ascii="Times New Roman" w:hAnsi="Times New Roman" w:cs="Times New Roman"/>
          <w:highlight w:val="cyan"/>
          <w:lang w:val="en-US" w:eastAsia="zh-CN"/>
        </w:rPr>
        <w:t xml:space="preserve">. During the </w:t>
      </w:r>
      <w:r>
        <w:rPr>
          <w:rFonts w:hint="eastAsia" w:ascii="Times New Roman" w:hAnsi="Times New Roman" w:cs="Times New Roman"/>
          <w:highlight w:val="green"/>
          <w:lang w:val="en-US" w:eastAsia="zh-CN"/>
        </w:rPr>
        <w:t>analysis process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we firstly calculated</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ind</w:t>
      </w:r>
      <w:r>
        <w:rPr>
          <w:rFonts w:hint="eastAsia" w:cs="Times New Roman"/>
          <w:highlight w:val="green"/>
          <w:lang w:val="en-US" w:eastAsia="zh-CN"/>
        </w:rPr>
        <w:t>exes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river cooling effects</w:t>
      </w:r>
      <w:r>
        <w:rPr>
          <w:rFonts w:hint="eastAsia" w:cs="Times New Roman"/>
          <w:highlight w:val="cyan"/>
          <w:lang w:val="en-US" w:eastAsia="zh-CN"/>
        </w:rPr>
        <w:t xml:space="preserve"> using </w:t>
      </w:r>
      <w:r>
        <w:rPr>
          <w:rFonts w:hint="eastAsia" w:cs="Times New Roman"/>
          <w:highlight w:val="green"/>
          <w:lang w:val="en-US" w:eastAsia="zh-CN"/>
        </w:rPr>
        <w:t>land surface temperatures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of </w:t>
      </w:r>
      <w:r>
        <w:rPr>
          <w:rFonts w:hint="eastAsia" w:cs="Times New Roman"/>
          <w:highlight w:val="green"/>
          <w:lang w:val="en-US" w:eastAsia="zh-CN"/>
        </w:rPr>
        <w:t>the study area</w:t>
      </w:r>
      <w:r>
        <w:rPr>
          <w:rFonts w:hint="eastAsia" w:ascii="Times New Roman" w:hAnsi="Times New Roman" w:cs="Times New Roman"/>
          <w:highlight w:val="cyan"/>
          <w:lang w:val="en-US" w:eastAsia="zh-CN"/>
        </w:rPr>
        <w:t xml:space="preserve">. Subsequently, </w:t>
      </w:r>
      <w:r>
        <w:rPr>
          <w:rFonts w:hint="eastAsia" w:ascii="Times New Roman" w:hAnsi="Times New Roman" w:cs="Times New Roman"/>
          <w:highlight w:val="green"/>
          <w:lang w:val="en-US" w:eastAsia="zh-CN"/>
        </w:rPr>
        <w:t>the BRT model</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wa</w:t>
      </w:r>
      <w:r>
        <w:rPr>
          <w:rFonts w:hint="eastAsia" w:ascii="Times New Roman" w:hAnsi="Times New Roman" w:cs="Times New Roman"/>
          <w:highlight w:val="cyan"/>
          <w:lang w:val="en-US" w:eastAsia="zh-CN"/>
        </w:rPr>
        <w:t xml:space="preserve">s employed to </w:t>
      </w:r>
      <w:r>
        <w:rPr>
          <w:rFonts w:hint="eastAsia" w:cs="Times New Roman"/>
          <w:highlight w:val="cyan"/>
          <w:lang w:val="en-US" w:eastAsia="zh-CN"/>
        </w:rPr>
        <w:t>investigate</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the relative importance</w:t>
      </w:r>
      <w:r>
        <w:rPr>
          <w:rFonts w:hint="eastAsia" w:cs="Times New Roman"/>
          <w:highlight w:val="green"/>
          <w:lang w:val="en-US" w:eastAsia="zh-CN"/>
        </w:rPr>
        <w: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 xml:space="preserve">various </w:t>
      </w:r>
      <w:r>
        <w:rPr>
          <w:rFonts w:hint="eastAsia" w:cs="Times New Roman"/>
          <w:highlight w:val="green"/>
          <w:lang w:val="en-US" w:eastAsia="zh-CN"/>
        </w:rPr>
        <w:t>influencing factors</w:t>
      </w:r>
      <w:r>
        <w:rPr>
          <w:rFonts w:hint="eastAsia" w:ascii="Times New Roman" w:hAnsi="Times New Roman" w:cs="Times New Roman"/>
          <w:highlight w:val="cyan"/>
          <w:lang w:val="en-US" w:eastAsia="zh-CN"/>
        </w:rPr>
        <w:t xml:space="preserve"> on </w:t>
      </w:r>
      <w:r>
        <w:rPr>
          <w:rFonts w:hint="eastAsia" w:ascii="Times New Roman" w:hAnsi="Times New Roman" w:cs="Times New Roman"/>
          <w:highlight w:val="green"/>
          <w:lang w:val="en-US" w:eastAsia="zh-CN"/>
        </w:rPr>
        <w:t>river cooling effects</w:t>
      </w:r>
      <w:r>
        <w:rPr>
          <w:rFonts w:hint="eastAsia" w:ascii="Times New Roman" w:hAnsi="Times New Roman" w:cs="Times New Roman"/>
          <w:highlight w:val="cyan"/>
          <w:lang w:val="en-US" w:eastAsia="zh-CN"/>
        </w:rPr>
        <w:t xml:space="preserve">. Finally, </w:t>
      </w:r>
      <w:r>
        <w:rPr>
          <w:rFonts w:hint="eastAsia" w:ascii="Times New Roman" w:hAnsi="Times New Roman" w:cs="Times New Roman"/>
          <w:highlight w:val="green"/>
          <w:lang w:val="en-US" w:eastAsia="zh-CN"/>
        </w:rPr>
        <w:t>the marginal effects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 xml:space="preserve">the top </w:t>
      </w:r>
      <w:r>
        <w:rPr>
          <w:rFonts w:hint="eastAsia" w:cs="Times New Roman"/>
          <w:highlight w:val="green"/>
          <w:lang w:val="en-US" w:eastAsia="zh-CN"/>
        </w:rPr>
        <w:t>5</w:t>
      </w:r>
      <w:r>
        <w:rPr>
          <w:rFonts w:hint="eastAsia" w:ascii="Times New Roman" w:hAnsi="Times New Roman" w:cs="Times New Roman"/>
          <w:highlight w:val="cyan"/>
          <w:lang w:val="en-US" w:eastAsia="zh-CN"/>
        </w:rPr>
        <w:t xml:space="preserve"> </w:t>
      </w:r>
      <w:r>
        <w:rPr>
          <w:rFonts w:hint="eastAsia" w:cs="Times New Roman"/>
          <w:highlight w:val="green"/>
          <w:lang w:val="en-US" w:eastAsia="zh-CN"/>
        </w:rPr>
        <w:t>contributing factor</w:t>
      </w:r>
      <w:r>
        <w:rPr>
          <w:rFonts w:hint="eastAsia" w:ascii="Times New Roman" w:hAnsi="Times New Roman" w:cs="Times New Roman"/>
          <w:highlight w:val="green"/>
          <w:lang w:val="en-US" w:eastAsia="zh-CN"/>
        </w:rPr>
        <w:t>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we</w:t>
      </w:r>
      <w:r>
        <w:rPr>
          <w:rFonts w:hint="eastAsia" w:ascii="Times New Roman" w:hAnsi="Times New Roman" w:cs="Times New Roman"/>
          <w:highlight w:val="cyan"/>
          <w:lang w:val="en-US" w:eastAsia="zh-CN"/>
        </w:rPr>
        <w:t>re analyzed</w:t>
      </w:r>
      <w:r>
        <w:rPr>
          <w:rFonts w:hint="eastAsia" w:cs="Times New Roman"/>
          <w:highlight w:val="cyan"/>
          <w:lang w:val="en-US" w:eastAsia="zh-CN"/>
        </w:rPr>
        <w:t xml:space="preserve"> under</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different weather conditions</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The flow</w:t>
      </w:r>
      <w:r>
        <w:rPr>
          <w:rFonts w:hint="eastAsia" w:cs="Times New Roman"/>
          <w:highlight w:val="green"/>
          <w:lang w:val="en-US" w:eastAsia="zh-CN"/>
        </w:rPr>
        <w:t>chart</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this study</w:t>
      </w:r>
      <w:r>
        <w:rPr>
          <w:rFonts w:hint="eastAsia" w:ascii="Times New Roman" w:hAnsi="Times New Roman" w:cs="Times New Roman"/>
          <w:highlight w:val="cyan"/>
          <w:lang w:val="en-US" w:eastAsia="zh-CN"/>
        </w:rPr>
        <w:t xml:space="preserve"> is illustrated in </w:t>
      </w:r>
      <w:r>
        <w:rPr>
          <w:rFonts w:hint="eastAsia" w:ascii="Times New Roman" w:hAnsi="Times New Roman" w:cs="Times New Roman"/>
          <w:highlight w:val="green"/>
          <w:u w:val="thick"/>
          <w:lang w:val="en-US" w:eastAsia="zh-CN"/>
        </w:rPr>
        <w:t>Fig</w:t>
      </w:r>
      <w:r>
        <w:rPr>
          <w:rFonts w:hint="eastAsia" w:cs="Times New Roman"/>
          <w:highlight w:val="green"/>
          <w:u w:val="thick"/>
          <w:lang w:val="en-US" w:eastAsia="zh-CN"/>
        </w:rPr>
        <w:t>.</w:t>
      </w:r>
      <w:r>
        <w:rPr>
          <w:rFonts w:hint="eastAsia" w:ascii="Times New Roman" w:hAnsi="Times New Roman" w:cs="Times New Roman"/>
          <w:highlight w:val="green"/>
          <w:u w:val="thick"/>
          <w:lang w:val="en-US" w:eastAsia="zh-CN"/>
        </w:rPr>
        <w:t xml:space="preserve"> 1</w:t>
      </w:r>
      <w:r>
        <w:rPr>
          <w:rFonts w:hint="eastAsia" w:ascii="Times New Roman" w:hAnsi="Times New Roman" w:cs="Times New Roman"/>
          <w:highlight w:val="cyan"/>
          <w:lang w:val="en-US" w:eastAsia="zh-CN"/>
        </w:rPr>
        <w:t>.</w:t>
      </w:r>
    </w:p>
    <w:p>
      <w:pPr>
        <w:numPr>
          <w:ilvl w:val="0"/>
          <w:numId w:val="0"/>
        </w:numPr>
        <w:ind w:leftChars="0"/>
        <w:jc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5266690" cy="2962910"/>
            <wp:effectExtent l="0" t="0" r="3810" b="8890"/>
            <wp:docPr id="13" name="图片 13" descr="附图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附图_01(1)"/>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numPr>
          <w:ilvl w:val="0"/>
          <w:numId w:val="0"/>
        </w:numPr>
        <w:bidi w:val="0"/>
        <w:ind w:leftChars="0"/>
        <w:jc w:val="center"/>
        <w:rPr>
          <w:rFonts w:hint="eastAsia" w:cs="Times New Roman"/>
          <w:highlight w:val="green"/>
          <w:lang w:val="en-US" w:eastAsia="zh-CN"/>
        </w:rPr>
      </w:pPr>
      <w:r>
        <w:rPr>
          <w:rFonts w:hint="eastAsia" w:cs="Times New Roman"/>
          <w:highlight w:val="green"/>
          <w:lang w:val="en-US" w:eastAsia="zh-CN"/>
        </w:rPr>
        <w:t>【</w:t>
      </w:r>
      <w:r>
        <w:rPr>
          <w:rFonts w:hint="eastAsia" w:cs="Times New Roman"/>
          <w:color w:val="000000" w:themeColor="text1"/>
          <w:highlight w:val="green"/>
          <w:u w:val="none"/>
          <w:lang w:val="en-US" w:eastAsia="zh-CN"/>
          <w14:textFill>
            <w14:solidFill>
              <w14:schemeClr w14:val="tx1"/>
            </w14:solidFill>
          </w14:textFill>
        </w:rPr>
        <w:t>up2024 0129 09:56</w:t>
      </w:r>
      <w:r>
        <w:rPr>
          <w:rFonts w:hint="eastAsia" w:cs="Times New Roman"/>
          <w:highlight w:val="green"/>
          <w:lang w:val="en-US" w:eastAsia="zh-CN"/>
        </w:rPr>
        <w:t>】</w:t>
      </w:r>
    </w:p>
    <w:p>
      <w:pPr>
        <w:numPr>
          <w:ilvl w:val="0"/>
          <w:numId w:val="0"/>
        </w:numPr>
        <w:ind w:leftChars="0"/>
        <w:jc w:val="center"/>
        <w:rPr>
          <w:rFonts w:hint="default" w:ascii="Times New Roman" w:hAnsi="Times New Roman" w:cs="Times New Roman"/>
          <w:sz w:val="16"/>
          <w:szCs w:val="16"/>
          <w:highlight w:val="cyan"/>
          <w:lang w:val="en-US" w:eastAsia="zh-CN"/>
        </w:rPr>
      </w:pPr>
      <w:r>
        <w:rPr>
          <w:rFonts w:hint="eastAsia" w:cs="Times New Roman"/>
          <w:sz w:val="16"/>
          <w:szCs w:val="16"/>
          <w:highlight w:val="cyan"/>
          <w:lang w:val="en-US" w:eastAsia="zh-CN"/>
        </w:rPr>
        <w:t>Fig. 1  Flowchart of this study</w:t>
      </w:r>
    </w:p>
    <w:p>
      <w:pPr>
        <w:numPr>
          <w:ilvl w:val="0"/>
          <w:numId w:val="0"/>
        </w:numPr>
        <w:ind w:leftChars="0"/>
        <w:rPr>
          <w:rFonts w:hint="default" w:ascii="Times New Roman" w:hAnsi="Times New Roman" w:cs="Times New Roman"/>
          <w:highlight w:val="none"/>
          <w:lang w:val="en-US" w:eastAsia="zh-CN"/>
        </w:rPr>
      </w:pPr>
    </w:p>
    <w:p>
      <w:pPr>
        <w:pStyle w:val="4"/>
        <w:bidi w:val="0"/>
        <w:rPr>
          <w:rFonts w:hint="default"/>
          <w:highlight w:val="cyan"/>
          <w:lang w:val="en-US" w:eastAsia="zh-CN"/>
        </w:rPr>
      </w:pPr>
      <w:r>
        <w:rPr>
          <w:rFonts w:hint="default"/>
          <w:highlight w:val="cyan"/>
          <w:lang w:val="en-US" w:eastAsia="zh-CN"/>
        </w:rPr>
        <w:t>2.1. Study area</w:t>
      </w:r>
    </w:p>
    <w:p>
      <w:pPr>
        <w:numPr>
          <w:ilvl w:val="0"/>
          <w:numId w:val="0"/>
        </w:numPr>
        <w:ind w:leftChars="0"/>
        <w:rPr>
          <w:rFonts w:hint="eastAsia" w:cs="Times New Roman"/>
          <w:highlight w:val="green"/>
          <w:lang w:val="en-US" w:eastAsia="zh-CN"/>
        </w:rPr>
      </w:pPr>
      <w:r>
        <w:rPr>
          <w:rFonts w:hint="eastAsia" w:cs="Times New Roman"/>
          <w:highlight w:val="green"/>
          <w:lang w:val="en-US" w:eastAsia="zh-CN"/>
        </w:rPr>
        <w:t>【up</w:t>
      </w:r>
      <w:r>
        <w:rPr>
          <w:rFonts w:hint="eastAsia" w:cs="Times New Roman"/>
          <w:color w:val="000000" w:themeColor="text1"/>
          <w:highlight w:val="green"/>
          <w:u w:val="none"/>
          <w:lang w:val="en-US" w:eastAsia="zh-CN"/>
          <w14:textFill>
            <w14:solidFill>
              <w14:schemeClr w14:val="tx1"/>
            </w14:solidFill>
          </w14:textFill>
        </w:rPr>
        <w:t>2024 0129 10:15</w:t>
      </w:r>
      <w:r>
        <w:rPr>
          <w:rFonts w:hint="eastAsia" w:cs="Times New Roman"/>
          <w:highlight w:val="green"/>
          <w:lang w:val="en-US" w:eastAsia="zh-CN"/>
        </w:rPr>
        <w:t>】</w:t>
      </w:r>
    </w:p>
    <w:p>
      <w:pPr>
        <w:numPr>
          <w:ilvl w:val="0"/>
          <w:numId w:val="0"/>
        </w:numPr>
        <w:ind w:leftChars="0"/>
        <w:rPr>
          <w:rFonts w:hint="eastAsia" w:ascii="Times New Roman" w:hAnsi="Times New Roman" w:eastAsia="宋体" w:cs="Times New Roman"/>
          <w:highlight w:val="cyan"/>
          <w:lang w:val="en-US" w:eastAsia="zh-CN"/>
        </w:rPr>
      </w:pPr>
      <w:r>
        <w:rPr>
          <w:rFonts w:hint="default" w:ascii="Times New Roman" w:hAnsi="Times New Roman" w:cs="Times New Roman"/>
          <w:highlight w:val="cyan"/>
          <w:lang w:val="en-US" w:eastAsia="zh-CN"/>
        </w:rPr>
        <w:t xml:space="preserve">Chongqing is </w:t>
      </w:r>
      <w:r>
        <w:rPr>
          <w:rFonts w:hint="eastAsia" w:cs="Times New Roman"/>
          <w:highlight w:val="green"/>
          <w:lang w:val="en-US" w:eastAsia="zh-CN"/>
        </w:rPr>
        <w:t>a megacity</w:t>
      </w:r>
      <w:r>
        <w:rPr>
          <w:rFonts w:hint="eastAsia" w:cs="Times New Roman"/>
          <w:highlight w:val="cyan"/>
          <w:lang w:val="en-US" w:eastAsia="zh-CN"/>
        </w:rPr>
        <w:t xml:space="preserve"> </w:t>
      </w:r>
      <w:r>
        <w:rPr>
          <w:rFonts w:hint="default" w:ascii="Times New Roman" w:hAnsi="Times New Roman" w:cs="Times New Roman"/>
          <w:highlight w:val="cyan"/>
          <w:lang w:val="en-US" w:eastAsia="zh-CN"/>
        </w:rPr>
        <w:t xml:space="preserve">located </w:t>
      </w:r>
      <w:r>
        <w:rPr>
          <w:rFonts w:hint="eastAsia" w:cs="Times New Roman"/>
          <w:highlight w:val="green"/>
          <w:u w:val="thick"/>
          <w:lang w:val="en-US" w:eastAsia="zh-CN"/>
        </w:rPr>
        <w:t>i</w:t>
      </w:r>
      <w:r>
        <w:rPr>
          <w:rFonts w:hint="default" w:ascii="Times New Roman" w:hAnsi="Times New Roman" w:cs="Times New Roman"/>
          <w:highlight w:val="green"/>
          <w:u w:val="thick"/>
          <w:lang w:val="en-US" w:eastAsia="zh-CN"/>
        </w:rPr>
        <w:t>n the upper reach</w:t>
      </w:r>
      <w:r>
        <w:rPr>
          <w:rFonts w:hint="default" w:ascii="Times New Roman" w:hAnsi="Times New Roman" w:cs="Times New Roman"/>
          <w:highlight w:val="cyan"/>
          <w:lang w:val="en-US" w:eastAsia="zh-CN"/>
        </w:rPr>
        <w:t xml:space="preserve"> of </w:t>
      </w:r>
      <w:r>
        <w:rPr>
          <w:rFonts w:hint="default" w:ascii="Times New Roman" w:hAnsi="Times New Roman" w:cs="Times New Roman"/>
          <w:highlight w:val="green"/>
          <w:lang w:val="en-US" w:eastAsia="zh-CN"/>
        </w:rPr>
        <w:t>the Yangtze River</w:t>
      </w:r>
      <w:r>
        <w:rPr>
          <w:rFonts w:hint="default" w:ascii="Times New Roman" w:hAnsi="Times New Roman" w:cs="Times New Roman"/>
          <w:highlight w:val="cyan"/>
          <w:lang w:val="en-US" w:eastAsia="zh-CN"/>
        </w:rPr>
        <w:t>.</w:t>
      </w:r>
      <w:r>
        <w:rPr>
          <w:rFonts w:hint="eastAsia" w:cs="Times New Roman"/>
          <w:highlight w:val="cyan"/>
          <w:lang w:val="en-US" w:eastAsia="zh-CN"/>
        </w:rPr>
        <w:t xml:space="preserve"> </w:t>
      </w:r>
      <w:r>
        <w:rPr>
          <w:rFonts w:hint="default" w:ascii="Times New Roman" w:hAnsi="Times New Roman" w:cs="Times New Roman"/>
          <w:highlight w:val="green"/>
          <w:lang w:val="en-US" w:eastAsia="zh-CN"/>
        </w:rPr>
        <w:t>The Yangtze River</w:t>
      </w:r>
      <w:r>
        <w:rPr>
          <w:rFonts w:hint="default" w:ascii="Times New Roman" w:hAnsi="Times New Roman" w:cs="Times New Roman"/>
          <w:highlight w:val="cyan"/>
          <w:lang w:val="en-US" w:eastAsia="zh-CN"/>
        </w:rPr>
        <w:t xml:space="preserve"> flows through </w:t>
      </w:r>
      <w:r>
        <w:rPr>
          <w:rFonts w:hint="default" w:ascii="Times New Roman" w:hAnsi="Times New Roman" w:cs="Times New Roman"/>
          <w:highlight w:val="green"/>
          <w:lang w:val="en-US" w:eastAsia="zh-CN"/>
        </w:rPr>
        <w:t>this city</w:t>
      </w:r>
      <w:r>
        <w:rPr>
          <w:rFonts w:hint="default" w:ascii="Times New Roman" w:hAnsi="Times New Roman" w:cs="Times New Roman"/>
          <w:highlight w:val="cyan"/>
          <w:lang w:val="en-US" w:eastAsia="zh-CN"/>
        </w:rPr>
        <w:t xml:space="preserve">, and </w:t>
      </w:r>
      <w:r>
        <w:rPr>
          <w:rFonts w:hint="default" w:ascii="Times New Roman" w:hAnsi="Times New Roman" w:cs="Times New Roman"/>
          <w:highlight w:val="green"/>
          <w:lang w:val="en-US" w:eastAsia="zh-CN"/>
        </w:rPr>
        <w:t>its major tributary</w:t>
      </w:r>
      <w:r>
        <w:rPr>
          <w:rFonts w:hint="default" w:ascii="Times New Roman" w:hAnsi="Times New Roman" w:cs="Times New Roman"/>
          <w:highlight w:val="cyan"/>
          <w:lang w:val="en-US" w:eastAsia="zh-CN"/>
        </w:rPr>
        <w:t xml:space="preserve">, the Jialing River, </w:t>
      </w:r>
      <w:r>
        <w:rPr>
          <w:rFonts w:hint="default" w:ascii="Times New Roman" w:hAnsi="Times New Roman" w:cs="Times New Roman"/>
          <w:highlight w:val="green"/>
          <w:u w:val="thick"/>
          <w:lang w:val="en-US" w:eastAsia="zh-CN"/>
        </w:rPr>
        <w:t>converges with it</w:t>
      </w:r>
      <w:r>
        <w:rPr>
          <w:rFonts w:hint="default" w:ascii="Times New Roman" w:hAnsi="Times New Roman" w:cs="Times New Roman"/>
          <w:highlight w:val="cyan"/>
          <w:lang w:val="en-US" w:eastAsia="zh-CN"/>
        </w:rPr>
        <w:t xml:space="preserve"> in </w:t>
      </w:r>
      <w:r>
        <w:rPr>
          <w:rFonts w:hint="default" w:ascii="Times New Roman" w:hAnsi="Times New Roman" w:cs="Times New Roman"/>
          <w:highlight w:val="green"/>
          <w:lang w:val="en-US" w:eastAsia="zh-CN"/>
        </w:rPr>
        <w:t xml:space="preserve">the </w:t>
      </w:r>
      <w:r>
        <w:rPr>
          <w:rFonts w:hint="eastAsia" w:cs="Times New Roman"/>
          <w:highlight w:val="green"/>
          <w:lang w:val="en-US" w:eastAsia="zh-CN"/>
        </w:rPr>
        <w:t>city center</w:t>
      </w:r>
      <w:r>
        <w:rPr>
          <w:rFonts w:hint="eastAsia" w:cs="Times New Roman"/>
          <w:highlight w:val="cyan"/>
          <w:lang w:val="en-US" w:eastAsia="zh-CN"/>
        </w:rPr>
        <w:t xml:space="preserve"> </w:t>
      </w:r>
      <w:r>
        <w:rPr>
          <w:rFonts w:hint="eastAsia" w:cs="Times New Roman"/>
          <w:highlight w:val="green"/>
          <w:u w:val="thick"/>
          <w:lang w:val="en-US" w:eastAsia="zh-CN"/>
        </w:rPr>
        <w:t>(Fig. 2)</w:t>
      </w:r>
      <w:r>
        <w:rPr>
          <w:rFonts w:hint="default" w:ascii="Times New Roman" w:hAnsi="Times New Roman" w:cs="Times New Roman"/>
          <w:highlight w:val="cyan"/>
          <w:lang w:val="en-US" w:eastAsia="zh-CN"/>
        </w:rPr>
        <w:t>.</w:t>
      </w:r>
      <w:r>
        <w:rPr>
          <w:rFonts w:hint="eastAsia" w:cs="Times New Roman"/>
          <w:highlight w:val="cyan"/>
          <w:lang w:val="en-US" w:eastAsia="zh-CN"/>
        </w:rPr>
        <w:t xml:space="preserve"> </w:t>
      </w:r>
      <w:r>
        <w:rPr>
          <w:rFonts w:hint="default" w:eastAsia="宋体" w:cs="Times New Roman"/>
          <w:highlight w:val="green"/>
          <w:lang w:val="en-US" w:eastAsia="zh-CN"/>
        </w:rPr>
        <w:t>The urban area</w:t>
      </w:r>
      <w:r>
        <w:rPr>
          <w:rFonts w:hint="default" w:eastAsia="宋体" w:cs="Times New Roman"/>
          <w:highlight w:val="cyan"/>
          <w:lang w:val="en-US" w:eastAsia="zh-CN"/>
        </w:rPr>
        <w:t xml:space="preserve"> of </w:t>
      </w:r>
      <w:r>
        <w:rPr>
          <w:rFonts w:hint="default" w:eastAsia="宋体" w:cs="Times New Roman"/>
          <w:highlight w:val="green"/>
          <w:lang w:val="en-US" w:eastAsia="zh-CN"/>
        </w:rPr>
        <w:t>Chongqing</w:t>
      </w:r>
      <w:r>
        <w:rPr>
          <w:rFonts w:hint="default" w:eastAsia="宋体" w:cs="Times New Roman"/>
          <w:highlight w:val="cyan"/>
          <w:lang w:val="en-US" w:eastAsia="zh-CN"/>
        </w:rPr>
        <w:t xml:space="preserve"> is primarily </w:t>
      </w:r>
      <w:r>
        <w:rPr>
          <w:rFonts w:hint="eastAsia" w:eastAsia="宋体" w:cs="Times New Roman"/>
          <w:highlight w:val="cyan"/>
          <w:lang w:val="en-US" w:eastAsia="zh-CN"/>
        </w:rPr>
        <w:t>composed of</w:t>
      </w:r>
      <w:r>
        <w:rPr>
          <w:rFonts w:hint="default" w:eastAsia="宋体" w:cs="Times New Roman"/>
          <w:highlight w:val="cyan"/>
          <w:lang w:val="en-US" w:eastAsia="zh-CN"/>
        </w:rPr>
        <w:t xml:space="preserve"> </w:t>
      </w:r>
      <w:r>
        <w:rPr>
          <w:rFonts w:hint="default" w:eastAsia="宋体" w:cs="Times New Roman"/>
          <w:highlight w:val="green"/>
          <w:lang w:val="en-US" w:eastAsia="zh-CN"/>
        </w:rPr>
        <w:t>hills and mountain</w:t>
      </w:r>
      <w:r>
        <w:rPr>
          <w:rFonts w:hint="eastAsia" w:eastAsia="宋体" w:cs="Times New Roman"/>
          <w:highlight w:val="green"/>
          <w:lang w:val="en-US" w:eastAsia="zh-CN"/>
        </w:rPr>
        <w:t>s</w:t>
      </w:r>
      <w:r>
        <w:rPr>
          <w:rFonts w:hint="eastAsia" w:eastAsia="宋体" w:cs="Times New Roman"/>
          <w:highlight w:val="cyan"/>
          <w:lang w:val="en-US" w:eastAsia="zh-CN"/>
        </w:rPr>
        <w:t xml:space="preserve"> and it is therefore characterized by</w:t>
      </w:r>
      <w:r>
        <w:rPr>
          <w:rFonts w:hint="default" w:eastAsia="宋体" w:cs="Times New Roman"/>
          <w:highlight w:val="cyan"/>
          <w:lang w:val="en-US" w:eastAsia="zh-CN"/>
        </w:rPr>
        <w:t xml:space="preserve"> </w:t>
      </w:r>
      <w:r>
        <w:rPr>
          <w:rFonts w:hint="default" w:eastAsia="宋体" w:cs="Times New Roman"/>
          <w:highlight w:val="green"/>
          <w:lang w:val="en-US" w:eastAsia="zh-CN"/>
        </w:rPr>
        <w:t>significant</w:t>
      </w:r>
      <w:r>
        <w:rPr>
          <w:rFonts w:hint="eastAsia" w:eastAsia="宋体" w:cs="Times New Roman"/>
          <w:highlight w:val="green"/>
          <w:lang w:val="en-US" w:eastAsia="zh-CN"/>
        </w:rPr>
        <w:t xml:space="preserve">ly </w:t>
      </w:r>
      <w:r>
        <w:rPr>
          <w:rFonts w:hint="eastAsia" w:eastAsia="宋体" w:cs="Times New Roman"/>
          <w:highlight w:val="green"/>
          <w:u w:val="thick"/>
          <w:lang w:val="en-US" w:eastAsia="zh-CN"/>
        </w:rPr>
        <w:t>u</w:t>
      </w:r>
      <w:r>
        <w:rPr>
          <w:rFonts w:hint="default" w:eastAsia="宋体" w:cs="Times New Roman"/>
          <w:highlight w:val="green"/>
          <w:u w:val="thick"/>
          <w:lang w:val="en-US" w:eastAsia="zh-CN"/>
        </w:rPr>
        <w:t>ndulating terrain</w:t>
      </w:r>
      <w:r>
        <w:rPr>
          <w:rFonts w:hint="eastAsia" w:eastAsia="宋体" w:cs="Times New Roman"/>
          <w:highlight w:val="green"/>
          <w:u w:val="thick"/>
          <w:lang w:val="en-US" w:eastAsia="zh-CN"/>
        </w:rPr>
        <w:t>s</w:t>
      </w:r>
      <w:r>
        <w:rPr>
          <w:rFonts w:hint="eastAsia" w:eastAsia="宋体" w:cs="Times New Roman"/>
          <w:highlight w:val="cyan"/>
          <w:lang w:val="en-US" w:eastAsia="zh-CN"/>
        </w:rPr>
        <w:t xml:space="preserve"> with </w:t>
      </w:r>
      <w:r>
        <w:rPr>
          <w:rFonts w:hint="eastAsia" w:eastAsia="宋体" w:cs="Times New Roman"/>
          <w:highlight w:val="green"/>
          <w:lang w:val="en-US" w:eastAsia="zh-CN"/>
        </w:rPr>
        <w:t>elevations</w:t>
      </w:r>
      <w:r>
        <w:rPr>
          <w:rFonts w:hint="eastAsia" w:eastAsia="宋体" w:cs="Times New Roman"/>
          <w:highlight w:val="cyan"/>
          <w:lang w:val="en-US" w:eastAsia="zh-CN"/>
        </w:rPr>
        <w:t xml:space="preserve"> ranging from </w:t>
      </w:r>
      <w:r>
        <w:rPr>
          <w:rFonts w:hint="eastAsia" w:eastAsia="宋体" w:cs="Times New Roman"/>
          <w:highlight w:val="green"/>
          <w:lang w:val="en-US" w:eastAsia="zh-CN"/>
        </w:rPr>
        <w:t>170 meters</w:t>
      </w:r>
      <w:r>
        <w:rPr>
          <w:rFonts w:hint="eastAsia" w:eastAsia="宋体" w:cs="Times New Roman"/>
          <w:highlight w:val="cyan"/>
          <w:lang w:val="en-US" w:eastAsia="zh-CN"/>
        </w:rPr>
        <w:t xml:space="preserve"> to </w:t>
      </w:r>
      <w:r>
        <w:rPr>
          <w:rFonts w:hint="eastAsia" w:eastAsia="宋体" w:cs="Times New Roman"/>
          <w:highlight w:val="green"/>
          <w:lang w:val="en-US" w:eastAsia="zh-CN"/>
        </w:rPr>
        <w:t>more than 400 meters</w:t>
      </w:r>
      <w:r>
        <w:rPr>
          <w:rFonts w:hint="eastAsia" w:eastAsia="宋体" w:cs="Times New Roman"/>
          <w:highlight w:val="cyan"/>
          <w:lang w:val="en-US" w:eastAsia="zh-CN"/>
        </w:rPr>
        <w:t xml:space="preserve">. </w:t>
      </w:r>
      <w:r>
        <w:rPr>
          <w:rFonts w:hint="default" w:ascii="Times New Roman" w:hAnsi="Times New Roman" w:eastAsia="宋体" w:cs="Times New Roman"/>
          <w:highlight w:val="cyan"/>
          <w:lang w:val="en-US" w:eastAsia="zh-CN"/>
        </w:rPr>
        <w:t xml:space="preserve">Chongqing is located in </w:t>
      </w:r>
      <w:r>
        <w:rPr>
          <w:rFonts w:hint="eastAsia" w:eastAsia="宋体" w:cs="Times New Roman"/>
          <w:highlight w:val="green"/>
          <w:lang w:val="en-US" w:eastAsia="zh-CN"/>
        </w:rPr>
        <w:t>the</w:t>
      </w:r>
      <w:r>
        <w:rPr>
          <w:rFonts w:hint="default" w:ascii="Times New Roman" w:hAnsi="Times New Roman" w:eastAsia="宋体" w:cs="Times New Roman"/>
          <w:highlight w:val="green"/>
          <w:lang w:val="en-US" w:eastAsia="zh-CN"/>
        </w:rPr>
        <w:t xml:space="preserve"> subtropical monsoon climate zone</w:t>
      </w:r>
      <w:r>
        <w:rPr>
          <w:rFonts w:hint="default" w:ascii="Times New Roman" w:hAnsi="Times New Roman" w:eastAsia="宋体" w:cs="Times New Roman"/>
          <w:highlight w:val="cyan"/>
          <w:lang w:val="en-US" w:eastAsia="zh-CN"/>
        </w:rPr>
        <w:t>.</w:t>
      </w:r>
      <w:r>
        <w:rPr>
          <w:rFonts w:hint="eastAsia" w:eastAsia="宋体" w:cs="Times New Roman"/>
          <w:highlight w:val="cyan"/>
          <w:lang w:val="en-US" w:eastAsia="zh-CN"/>
        </w:rPr>
        <w:t xml:space="preserve"> </w:t>
      </w:r>
      <w:r>
        <w:rPr>
          <w:rFonts w:hint="default" w:ascii="Times New Roman" w:hAnsi="Times New Roman" w:eastAsia="宋体" w:cs="Times New Roman"/>
          <w:highlight w:val="green"/>
          <w:lang w:val="en-US" w:eastAsia="zh-CN"/>
        </w:rPr>
        <w:t>Summer periods</w:t>
      </w:r>
      <w:r>
        <w:rPr>
          <w:rFonts w:hint="default" w:ascii="Times New Roman" w:hAnsi="Times New Roman" w:eastAsia="宋体" w:cs="Times New Roman"/>
          <w:highlight w:val="cyan"/>
          <w:lang w:val="en-US" w:eastAsia="zh-CN"/>
        </w:rPr>
        <w:t xml:space="preserve"> normally last </w:t>
      </w:r>
      <w:r>
        <w:rPr>
          <w:rFonts w:hint="default" w:ascii="Times New Roman" w:hAnsi="Times New Roman" w:eastAsia="宋体" w:cs="Times New Roman"/>
          <w:highlight w:val="green"/>
          <w:lang w:val="en-US" w:eastAsia="zh-CN"/>
        </w:rPr>
        <w:t xml:space="preserve">from </w:t>
      </w:r>
      <w:r>
        <w:rPr>
          <w:rFonts w:hint="eastAsia" w:eastAsia="宋体" w:cs="Times New Roman"/>
          <w:highlight w:val="green"/>
          <w:lang w:val="en-US" w:eastAsia="zh-CN"/>
        </w:rPr>
        <w:t>May</w:t>
      </w:r>
      <w:r>
        <w:rPr>
          <w:rFonts w:hint="default" w:ascii="Times New Roman" w:hAnsi="Times New Roman" w:eastAsia="宋体" w:cs="Times New Roman"/>
          <w:highlight w:val="green"/>
          <w:lang w:val="en-US" w:eastAsia="zh-CN"/>
        </w:rPr>
        <w:t xml:space="preserve"> to September</w:t>
      </w:r>
      <w:r>
        <w:rPr>
          <w:rFonts w:hint="default" w:ascii="Times New Roman" w:hAnsi="Times New Roman" w:eastAsia="宋体" w:cs="Times New Roman"/>
          <w:highlight w:val="cyan"/>
          <w:lang w:val="en-US" w:eastAsia="zh-CN"/>
        </w:rPr>
        <w:t xml:space="preserve">, which </w:t>
      </w:r>
      <w:r>
        <w:rPr>
          <w:rFonts w:hint="default" w:ascii="Times New Roman" w:hAnsi="Times New Roman" w:eastAsia="宋体" w:cs="Times New Roman"/>
          <w:highlight w:val="cyan"/>
          <w:u w:val="thick"/>
          <w:lang w:val="en-US" w:eastAsia="zh-CN"/>
        </w:rPr>
        <w:t>are</w:t>
      </w:r>
      <w:r>
        <w:rPr>
          <w:rFonts w:hint="eastAsia" w:eastAsia="宋体" w:cs="Times New Roman"/>
          <w:highlight w:val="cyan"/>
          <w:u w:val="thick"/>
          <w:lang w:val="en-US" w:eastAsia="zh-CN"/>
        </w:rPr>
        <w:t xml:space="preserve"> featured</w:t>
      </w:r>
      <w:r>
        <w:rPr>
          <w:rFonts w:hint="default" w:ascii="Times New Roman" w:hAnsi="Times New Roman" w:eastAsia="宋体" w:cs="Times New Roman"/>
          <w:highlight w:val="cyan"/>
          <w:u w:val="thick"/>
          <w:lang w:val="en-US" w:eastAsia="zh-CN"/>
        </w:rPr>
        <w:t xml:space="preserve"> by</w:t>
      </w:r>
      <w:r>
        <w:rPr>
          <w:rFonts w:hint="default" w:ascii="Times New Roman" w:hAnsi="Times New Roman" w:eastAsia="宋体" w:cs="Times New Roman"/>
          <w:highlight w:val="cyan"/>
          <w:lang w:val="en-US" w:eastAsia="zh-CN"/>
        </w:rPr>
        <w:t xml:space="preserve"> </w:t>
      </w:r>
      <w:r>
        <w:rPr>
          <w:rFonts w:hint="default" w:ascii="Times New Roman" w:hAnsi="Times New Roman" w:eastAsia="宋体" w:cs="Times New Roman"/>
          <w:highlight w:val="green"/>
          <w:lang w:val="en-US" w:eastAsia="zh-CN"/>
        </w:rPr>
        <w:t>high temperature</w:t>
      </w:r>
      <w:r>
        <w:rPr>
          <w:rFonts w:hint="eastAsia" w:eastAsia="宋体" w:cs="Times New Roman"/>
          <w:highlight w:val="green"/>
          <w:lang w:val="en-US" w:eastAsia="zh-CN"/>
        </w:rPr>
        <w:t>s</w:t>
      </w:r>
      <w:r>
        <w:rPr>
          <w:rFonts w:hint="eastAsia" w:eastAsia="宋体" w:cs="Times New Roman"/>
          <w:highlight w:val="cyan"/>
          <w:lang w:val="en-US" w:eastAsia="zh-CN"/>
        </w:rPr>
        <w:t xml:space="preserve"> and</w:t>
      </w:r>
      <w:r>
        <w:rPr>
          <w:rFonts w:hint="default" w:ascii="Times New Roman" w:hAnsi="Times New Roman" w:eastAsia="宋体" w:cs="Times New Roman"/>
          <w:highlight w:val="cyan"/>
          <w:lang w:val="en-US" w:eastAsia="zh-CN"/>
        </w:rPr>
        <w:t xml:space="preserve"> </w:t>
      </w:r>
      <w:r>
        <w:rPr>
          <w:rFonts w:hint="default" w:ascii="Times New Roman" w:hAnsi="Times New Roman" w:eastAsia="宋体" w:cs="Times New Roman"/>
          <w:highlight w:val="green"/>
          <w:lang w:val="en-US" w:eastAsia="zh-CN"/>
        </w:rPr>
        <w:t>high humidities</w:t>
      </w:r>
      <w:r>
        <w:rPr>
          <w:rFonts w:hint="eastAsia" w:eastAsia="宋体" w:cs="Times New Roman"/>
          <w:highlight w:val="cyan"/>
          <w:lang w:val="en-US" w:eastAsia="zh-CN"/>
        </w:rPr>
        <w:t xml:space="preserve">. On average, there can be more than </w:t>
      </w:r>
      <w:r>
        <w:rPr>
          <w:rFonts w:hint="eastAsia" w:eastAsia="宋体" w:cs="Times New Roman"/>
          <w:highlight w:val="green"/>
          <w:lang w:val="en-US" w:eastAsia="zh-CN"/>
        </w:rPr>
        <w:t>30 heatwave days</w:t>
      </w:r>
      <w:r>
        <w:rPr>
          <w:rFonts w:hint="eastAsia" w:eastAsia="宋体" w:cs="Times New Roman"/>
          <w:highlight w:val="cyan"/>
          <w:lang w:val="en-US" w:eastAsia="zh-CN"/>
        </w:rPr>
        <w:t xml:space="preserve"> with </w:t>
      </w:r>
      <w:r>
        <w:rPr>
          <w:rFonts w:hint="eastAsia" w:eastAsia="宋体" w:cs="Times New Roman"/>
          <w:highlight w:val="green"/>
          <w:lang w:val="en-US" w:eastAsia="zh-CN"/>
        </w:rPr>
        <w:t>maximum air temperatures</w:t>
      </w:r>
      <w:r>
        <w:rPr>
          <w:rFonts w:hint="eastAsia" w:eastAsia="宋体" w:cs="Times New Roman"/>
          <w:highlight w:val="cyan"/>
          <w:lang w:val="en-US" w:eastAsia="zh-CN"/>
        </w:rPr>
        <w:t xml:space="preserve"> exceeding 35 °C in a year, mostly distributed in </w:t>
      </w:r>
      <w:r>
        <w:rPr>
          <w:rFonts w:hint="eastAsia" w:eastAsia="宋体" w:cs="Times New Roman"/>
          <w:highlight w:val="green"/>
          <w:lang w:val="en-US" w:eastAsia="zh-CN"/>
        </w:rPr>
        <w:t>July and August</w:t>
      </w:r>
      <w:r>
        <w:rPr>
          <w:rFonts w:hint="eastAsia" w:eastAsia="宋体" w:cs="Times New Roman"/>
          <w:highlight w:val="cyan"/>
          <w:lang w:val="en-US" w:eastAsia="zh-CN"/>
        </w:rPr>
        <w:t xml:space="preserve">. In last decades, Chongqing has experienced </w:t>
      </w:r>
      <w:r>
        <w:rPr>
          <w:rFonts w:hint="eastAsia" w:eastAsia="宋体" w:cs="Times New Roman"/>
          <w:highlight w:val="green"/>
          <w:lang w:val="en-US" w:eastAsia="zh-CN"/>
        </w:rPr>
        <w:t>a rapid</w:t>
      </w:r>
      <w:r>
        <w:rPr>
          <w:rFonts w:hint="eastAsia" w:eastAsia="宋体" w:cs="Times New Roman"/>
          <w:highlight w:val="green"/>
          <w:u w:val="thick"/>
          <w:lang w:val="en-US" w:eastAsia="zh-CN"/>
        </w:rPr>
        <w:t xml:space="preserve"> process</w:t>
      </w:r>
      <w:r>
        <w:rPr>
          <w:rFonts w:hint="eastAsia" w:eastAsia="宋体" w:cs="Times New Roman"/>
          <w:highlight w:val="cyan"/>
          <w:u w:val="thick"/>
          <w:lang w:val="en-US" w:eastAsia="zh-CN"/>
        </w:rPr>
        <w:t xml:space="preserve"> of </w:t>
      </w:r>
      <w:r>
        <w:rPr>
          <w:rFonts w:hint="eastAsia" w:eastAsia="宋体" w:cs="Times New Roman"/>
          <w:highlight w:val="green"/>
          <w:u w:val="thick"/>
          <w:lang w:val="en-US" w:eastAsia="zh-CN"/>
        </w:rPr>
        <w:t>urbanization</w:t>
      </w:r>
      <w:r>
        <w:rPr>
          <w:rFonts w:hint="eastAsia" w:eastAsia="宋体" w:cs="Times New Roman"/>
          <w:highlight w:val="cyan"/>
          <w:lang w:val="en-US" w:eastAsia="zh-CN"/>
        </w:rPr>
        <w:t xml:space="preserve"> with </w:t>
      </w:r>
      <w:r>
        <w:rPr>
          <w:rFonts w:hint="eastAsia" w:eastAsia="宋体" w:cs="Times New Roman"/>
          <w:highlight w:val="green"/>
          <w:lang w:val="en-US" w:eastAsia="zh-CN"/>
        </w:rPr>
        <w:t>urban population</w:t>
      </w:r>
      <w:r>
        <w:rPr>
          <w:rFonts w:hint="eastAsia" w:eastAsia="宋体" w:cs="Times New Roman"/>
          <w:highlight w:val="cyan"/>
          <w:lang w:val="en-US" w:eastAsia="zh-CN"/>
        </w:rPr>
        <w:t xml:space="preserve"> </w:t>
      </w:r>
      <w:r>
        <w:rPr>
          <w:rFonts w:hint="eastAsia" w:eastAsia="宋体" w:cs="Times New Roman"/>
          <w:highlight w:val="cyan"/>
          <w:u w:val="thick"/>
          <w:lang w:val="en-US" w:eastAsia="zh-CN"/>
        </w:rPr>
        <w:t>surging</w:t>
      </w:r>
      <w:r>
        <w:rPr>
          <w:rFonts w:hint="eastAsia" w:eastAsia="宋体" w:cs="Times New Roman"/>
          <w:highlight w:val="cyan"/>
          <w:lang w:val="en-US" w:eastAsia="zh-CN"/>
        </w:rPr>
        <w:t xml:space="preserve"> from </w:t>
      </w:r>
      <w:r>
        <w:rPr>
          <w:rFonts w:hint="eastAsia" w:eastAsia="宋体" w:cs="Times New Roman"/>
          <w:highlight w:val="green"/>
          <w:lang w:val="en-US" w:eastAsia="zh-CN"/>
        </w:rPr>
        <w:t>6 million in 2000</w:t>
      </w:r>
      <w:r>
        <w:rPr>
          <w:rFonts w:hint="eastAsia" w:eastAsia="宋体" w:cs="Times New Roman"/>
          <w:highlight w:val="cyan"/>
          <w:lang w:val="en-US" w:eastAsia="zh-CN"/>
        </w:rPr>
        <w:t xml:space="preserve"> to </w:t>
      </w:r>
      <w:r>
        <w:rPr>
          <w:rFonts w:hint="eastAsia" w:eastAsia="宋体" w:cs="Times New Roman"/>
          <w:highlight w:val="green"/>
          <w:lang w:val="en-US" w:eastAsia="zh-CN"/>
        </w:rPr>
        <w:t>10 million in 2020</w:t>
      </w:r>
      <w:r>
        <w:rPr>
          <w:rFonts w:hint="eastAsia" w:eastAsia="宋体" w:cs="Times New Roman"/>
          <w:highlight w:val="cyan"/>
          <w:lang w:val="en-US" w:eastAsia="zh-CN"/>
        </w:rPr>
        <w:t>. With</w:t>
      </w:r>
      <w:r>
        <w:rPr>
          <w:rFonts w:hint="eastAsia" w:eastAsia="宋体" w:cs="Times New Roman"/>
          <w:highlight w:val="green"/>
          <w:lang w:val="en-US" w:eastAsia="zh-CN"/>
        </w:rPr>
        <w:t xml:space="preserve"> </w:t>
      </w:r>
      <w:r>
        <w:rPr>
          <w:rFonts w:hint="eastAsia" w:eastAsia="宋体" w:cs="Times New Roman"/>
          <w:highlight w:val="green"/>
          <w:u w:val="thick"/>
          <w:lang w:val="en-US" w:eastAsia="zh-CN"/>
        </w:rPr>
        <w:t>a huge influx</w:t>
      </w:r>
      <w:r>
        <w:rPr>
          <w:rFonts w:hint="eastAsia" w:eastAsia="宋体" w:cs="Times New Roman"/>
          <w:highlight w:val="cyan"/>
          <w:lang w:val="en-US" w:eastAsia="zh-CN"/>
        </w:rPr>
        <w:t xml:space="preserve"> of population, </w:t>
      </w:r>
      <w:r>
        <w:rPr>
          <w:rFonts w:hint="eastAsia" w:eastAsia="宋体" w:cs="Times New Roman"/>
          <w:highlight w:val="green"/>
          <w:u w:val="thick"/>
          <w:lang w:val="en-US" w:eastAsia="zh-CN"/>
        </w:rPr>
        <w:t>urban construction</w:t>
      </w:r>
      <w:r>
        <w:rPr>
          <w:rFonts w:hint="eastAsia" w:eastAsia="宋体" w:cs="Times New Roman"/>
          <w:highlight w:val="cyan"/>
          <w:lang w:val="en-US" w:eastAsia="zh-CN"/>
        </w:rPr>
        <w:t xml:space="preserve"> accelerates, and </w:t>
      </w:r>
      <w:r>
        <w:rPr>
          <w:rFonts w:hint="eastAsia" w:eastAsia="宋体" w:cs="Times New Roman"/>
          <w:highlight w:val="green"/>
          <w:lang w:val="en-US" w:eastAsia="zh-CN"/>
        </w:rPr>
        <w:t>the built-up area</w:t>
      </w:r>
      <w:r>
        <w:rPr>
          <w:rFonts w:hint="eastAsia" w:eastAsia="宋体" w:cs="Times New Roman"/>
          <w:highlight w:val="cyan"/>
          <w:lang w:val="en-US" w:eastAsia="zh-CN"/>
        </w:rPr>
        <w:t xml:space="preserve"> expands fast.</w:t>
      </w:r>
    </w:p>
    <w:p>
      <w:pPr>
        <w:numPr>
          <w:ilvl w:val="0"/>
          <w:numId w:val="0"/>
        </w:numPr>
        <w:ind w:leftChars="0"/>
        <w:jc w:val="center"/>
        <w:rPr>
          <w:highlight w:val="none"/>
        </w:rPr>
      </w:pPr>
      <w:r>
        <w:rPr>
          <w:highlight w:val="none"/>
        </w:rPr>
        <w:drawing>
          <wp:inline distT="0" distB="0" distL="114300" distR="114300">
            <wp:extent cx="3948430" cy="28619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948430" cy="2861945"/>
                    </a:xfrm>
                    <a:prstGeom prst="rect">
                      <a:avLst/>
                    </a:prstGeom>
                    <a:noFill/>
                    <a:ln>
                      <a:noFill/>
                    </a:ln>
                  </pic:spPr>
                </pic:pic>
              </a:graphicData>
            </a:graphic>
          </wp:inline>
        </w:drawing>
      </w:r>
    </w:p>
    <w:p>
      <w:pPr>
        <w:numPr>
          <w:ilvl w:val="0"/>
          <w:numId w:val="0"/>
        </w:numPr>
        <w:bidi w:val="0"/>
        <w:ind w:leftChars="0"/>
        <w:jc w:val="center"/>
        <w:rPr>
          <w:rFonts w:hint="eastAsia"/>
          <w:sz w:val="16"/>
          <w:szCs w:val="16"/>
          <w:highlight w:val="none"/>
          <w:lang w:val="en-US" w:eastAsia="zh-CN"/>
        </w:rPr>
      </w:pPr>
      <w:r>
        <w:rPr>
          <w:rFonts w:hint="eastAsia" w:cs="Times New Roman"/>
          <w:highlight w:val="green"/>
          <w:lang w:val="en-US" w:eastAsia="zh-CN"/>
        </w:rPr>
        <w:t>【up</w:t>
      </w:r>
      <w:r>
        <w:rPr>
          <w:rFonts w:hint="eastAsia" w:cs="Times New Roman"/>
          <w:color w:val="000000" w:themeColor="text1"/>
          <w:highlight w:val="green"/>
          <w:u w:val="none"/>
          <w:lang w:val="en-US" w:eastAsia="zh-CN"/>
          <w14:textFill>
            <w14:solidFill>
              <w14:schemeClr w14:val="tx1"/>
            </w14:solidFill>
          </w14:textFill>
        </w:rPr>
        <w:t>2024 0129 10:19</w:t>
      </w:r>
      <w:r>
        <w:rPr>
          <w:rFonts w:hint="eastAsia" w:cs="Times New Roman"/>
          <w:highlight w:val="green"/>
          <w:lang w:val="en-US" w:eastAsia="zh-CN"/>
        </w:rPr>
        <w:t>】</w:t>
      </w:r>
    </w:p>
    <w:p>
      <w:pPr>
        <w:numPr>
          <w:ilvl w:val="0"/>
          <w:numId w:val="0"/>
        </w:numPr>
        <w:ind w:leftChars="0"/>
        <w:jc w:val="center"/>
        <w:rPr>
          <w:rFonts w:hint="default" w:eastAsiaTheme="minorEastAsia"/>
          <w:sz w:val="16"/>
          <w:szCs w:val="16"/>
          <w:highlight w:val="cyan"/>
          <w:lang w:val="en-US" w:eastAsia="zh-CN"/>
        </w:rPr>
      </w:pPr>
      <w:r>
        <w:rPr>
          <w:rFonts w:hint="eastAsia"/>
          <w:sz w:val="16"/>
          <w:szCs w:val="16"/>
          <w:highlight w:val="cyan"/>
          <w:lang w:val="en-US" w:eastAsia="zh-CN"/>
        </w:rPr>
        <w:t xml:space="preserve">Fig. 2  Location of </w:t>
      </w:r>
      <w:r>
        <w:rPr>
          <w:rFonts w:hint="eastAsia"/>
          <w:sz w:val="16"/>
          <w:szCs w:val="16"/>
          <w:highlight w:val="green"/>
          <w:lang w:val="en-US" w:eastAsia="zh-CN"/>
        </w:rPr>
        <w:t>the study area</w:t>
      </w:r>
      <w:r>
        <w:rPr>
          <w:rFonts w:hint="eastAsia"/>
          <w:sz w:val="16"/>
          <w:szCs w:val="16"/>
          <w:highlight w:val="cyan"/>
          <w:lang w:val="en-US" w:eastAsia="zh-CN"/>
        </w:rPr>
        <w:t xml:space="preserve">. The image </w:t>
      </w:r>
      <w:r>
        <w:rPr>
          <w:rFonts w:hint="eastAsia"/>
          <w:sz w:val="16"/>
          <w:szCs w:val="16"/>
          <w:highlight w:val="green"/>
          <w:lang w:val="en-US" w:eastAsia="zh-CN"/>
        </w:rPr>
        <w:t>on the right</w:t>
      </w:r>
      <w:r>
        <w:rPr>
          <w:rFonts w:hint="eastAsia"/>
          <w:sz w:val="16"/>
          <w:szCs w:val="16"/>
          <w:highlight w:val="cyan"/>
          <w:lang w:val="en-US" w:eastAsia="zh-CN"/>
        </w:rPr>
        <w:t xml:space="preserve"> shows </w:t>
      </w:r>
      <w:r>
        <w:rPr>
          <w:rFonts w:hint="eastAsia"/>
          <w:sz w:val="16"/>
          <w:szCs w:val="16"/>
          <w:highlight w:val="green"/>
          <w:lang w:val="en-US" w:eastAsia="zh-CN"/>
        </w:rPr>
        <w:t>the land use pattern</w:t>
      </w:r>
      <w:r>
        <w:rPr>
          <w:rFonts w:hint="eastAsia"/>
          <w:sz w:val="16"/>
          <w:szCs w:val="16"/>
          <w:highlight w:val="cyan"/>
          <w:lang w:val="en-US" w:eastAsia="zh-CN"/>
        </w:rPr>
        <w:t xml:space="preserve"> of </w:t>
      </w:r>
      <w:r>
        <w:rPr>
          <w:rFonts w:hint="eastAsia"/>
          <w:sz w:val="16"/>
          <w:szCs w:val="16"/>
          <w:highlight w:val="green"/>
          <w:lang w:val="en-US" w:eastAsia="zh-CN"/>
        </w:rPr>
        <w:t>the metropolitan area</w:t>
      </w:r>
      <w:r>
        <w:rPr>
          <w:rFonts w:hint="eastAsia"/>
          <w:sz w:val="16"/>
          <w:szCs w:val="16"/>
          <w:highlight w:val="cyan"/>
          <w:lang w:val="en-US" w:eastAsia="zh-CN"/>
        </w:rPr>
        <w:t xml:space="preserve"> of Chongqing. </w:t>
      </w:r>
      <w:r>
        <w:rPr>
          <w:rFonts w:hint="eastAsia"/>
          <w:sz w:val="16"/>
          <w:szCs w:val="16"/>
          <w:highlight w:val="green"/>
          <w:lang w:val="en-US" w:eastAsia="zh-CN"/>
        </w:rPr>
        <w:t>The red lines</w:t>
      </w:r>
      <w:r>
        <w:rPr>
          <w:rFonts w:hint="eastAsia"/>
          <w:sz w:val="16"/>
          <w:szCs w:val="16"/>
          <w:highlight w:val="cyan"/>
          <w:lang w:val="en-US" w:eastAsia="zh-CN"/>
        </w:rPr>
        <w:t xml:space="preserve"> along </w:t>
      </w:r>
      <w:r>
        <w:rPr>
          <w:rFonts w:hint="eastAsia"/>
          <w:sz w:val="16"/>
          <w:szCs w:val="16"/>
          <w:highlight w:val="green"/>
          <w:lang w:val="en-US" w:eastAsia="zh-CN"/>
        </w:rPr>
        <w:t>the rivers</w:t>
      </w:r>
      <w:r>
        <w:rPr>
          <w:rFonts w:hint="eastAsia"/>
          <w:sz w:val="16"/>
          <w:szCs w:val="16"/>
          <w:highlight w:val="cyan"/>
          <w:lang w:val="en-US" w:eastAsia="zh-CN"/>
        </w:rPr>
        <w:t xml:space="preserve"> indicate </w:t>
      </w:r>
      <w:r>
        <w:rPr>
          <w:rFonts w:hint="eastAsia"/>
          <w:sz w:val="16"/>
          <w:szCs w:val="16"/>
          <w:highlight w:val="green"/>
          <w:u w:val="thick"/>
          <w:lang w:val="en-US" w:eastAsia="zh-CN"/>
        </w:rPr>
        <w:t>river sections</w:t>
      </w:r>
      <w:r>
        <w:rPr>
          <w:rFonts w:hint="eastAsia"/>
          <w:sz w:val="16"/>
          <w:szCs w:val="16"/>
          <w:highlight w:val="cyan"/>
          <w:lang w:val="en-US" w:eastAsia="zh-CN"/>
        </w:rPr>
        <w:t xml:space="preserve"> selected </w:t>
      </w:r>
      <w:r>
        <w:rPr>
          <w:rFonts w:hint="eastAsia"/>
          <w:sz w:val="16"/>
          <w:szCs w:val="16"/>
          <w:highlight w:val="green"/>
          <w:lang w:val="en-US" w:eastAsia="zh-CN"/>
        </w:rPr>
        <w:t>in this research</w:t>
      </w:r>
      <w:r>
        <w:rPr>
          <w:rFonts w:hint="eastAsia"/>
          <w:sz w:val="16"/>
          <w:szCs w:val="16"/>
          <w:highlight w:val="cyan"/>
          <w:lang w:val="en-US" w:eastAsia="zh-CN"/>
        </w:rPr>
        <w:t>.</w:t>
      </w:r>
    </w:p>
    <w:p>
      <w:pPr>
        <w:pStyle w:val="4"/>
        <w:bidi w:val="0"/>
        <w:rPr>
          <w:rFonts w:hint="default" w:asciiTheme="majorAscii" w:hAnsiTheme="majorAscii" w:cstheme="minorBidi"/>
          <w:kern w:val="2"/>
          <w:sz w:val="21"/>
          <w:szCs w:val="24"/>
          <w:highlight w:val="none"/>
          <w:lang w:val="en-US" w:eastAsia="zh-CN" w:bidi="ar-SA"/>
        </w:rPr>
      </w:pPr>
      <w:r>
        <w:rPr>
          <w:rFonts w:hint="default"/>
          <w:highlight w:val="none"/>
          <w:lang w:val="en-US" w:eastAsia="zh-CN"/>
        </w:rPr>
        <w:t>2.2.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25</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eastAsia="宋体" w:cs="Times New Roman"/>
          <w:kern w:val="2"/>
          <w:sz w:val="21"/>
          <w:szCs w:val="24"/>
          <w:highlight w:val="cyan"/>
          <w:lang w:val="en-US" w:eastAsia="zh-CN" w:bidi="ar-SA"/>
        </w:rPr>
      </w:pPr>
      <w:r>
        <w:rPr>
          <w:rFonts w:hint="eastAsia" w:eastAsia="宋体" w:cs="Times New Roman"/>
          <w:kern w:val="2"/>
          <w:sz w:val="21"/>
          <w:szCs w:val="24"/>
          <w:highlight w:val="green"/>
          <w:lang w:val="en-US" w:eastAsia="zh-CN" w:bidi="ar-SA"/>
        </w:rPr>
        <w:t>R</w:t>
      </w:r>
      <w:r>
        <w:rPr>
          <w:rFonts w:hint="default" w:ascii="Times New Roman" w:hAnsi="Times New Roman" w:eastAsia="宋体" w:cs="Times New Roman"/>
          <w:kern w:val="2"/>
          <w:sz w:val="21"/>
          <w:szCs w:val="24"/>
          <w:highlight w:val="green"/>
          <w:lang w:val="en-US" w:eastAsia="zh-CN" w:bidi="ar-SA"/>
        </w:rPr>
        <w:t>emote sensing imagery</w:t>
      </w:r>
      <w:r>
        <w:rPr>
          <w:rFonts w:hint="default" w:ascii="Times New Roman" w:hAnsi="Times New Roman" w:eastAsia="宋体" w:cs="Times New Roman"/>
          <w:kern w:val="2"/>
          <w:sz w:val="21"/>
          <w:szCs w:val="24"/>
          <w:highlight w:val="cyan"/>
          <w:lang w:val="en-US" w:eastAsia="zh-CN" w:bidi="ar-SA"/>
        </w:rPr>
        <w:t xml:space="preserve">, </w:t>
      </w:r>
      <w:r>
        <w:rPr>
          <w:rFonts w:hint="default" w:ascii="Times New Roman" w:hAnsi="Times New Roman" w:eastAsia="宋体" w:cs="Times New Roman"/>
          <w:kern w:val="2"/>
          <w:sz w:val="21"/>
          <w:szCs w:val="24"/>
          <w:highlight w:val="green"/>
          <w:lang w:val="en-US" w:eastAsia="zh-CN" w:bidi="ar-SA"/>
        </w:rPr>
        <w:t>land use data</w:t>
      </w:r>
      <w:r>
        <w:rPr>
          <w:rFonts w:hint="default" w:ascii="Times New Roman" w:hAnsi="Times New Roman" w:eastAsia="宋体" w:cs="Times New Roman"/>
          <w:kern w:val="2"/>
          <w:sz w:val="21"/>
          <w:szCs w:val="24"/>
          <w:highlight w:val="cyan"/>
          <w:lang w:val="en-US" w:eastAsia="zh-CN" w:bidi="ar-SA"/>
        </w:rPr>
        <w:t xml:space="preserve">, </w:t>
      </w:r>
      <w:r>
        <w:rPr>
          <w:rFonts w:hint="default" w:ascii="Times New Roman" w:hAnsi="Times New Roman" w:eastAsia="宋体" w:cs="Times New Roman"/>
          <w:kern w:val="2"/>
          <w:sz w:val="21"/>
          <w:szCs w:val="24"/>
          <w:highlight w:val="green"/>
          <w:lang w:val="en-US" w:eastAsia="zh-CN" w:bidi="ar-SA"/>
        </w:rPr>
        <w:t>building data</w:t>
      </w:r>
      <w:r>
        <w:rPr>
          <w:rFonts w:hint="default" w:ascii="Times New Roman" w:hAnsi="Times New Roman" w:eastAsia="宋体" w:cs="Times New Roman"/>
          <w:kern w:val="2"/>
          <w:sz w:val="21"/>
          <w:szCs w:val="24"/>
          <w:highlight w:val="cyan"/>
          <w:lang w:val="en-US" w:eastAsia="zh-CN" w:bidi="ar-SA"/>
        </w:rPr>
        <w:t xml:space="preserve">, and </w:t>
      </w:r>
      <w:r>
        <w:rPr>
          <w:rFonts w:hint="default" w:ascii="Times New Roman" w:hAnsi="Times New Roman" w:eastAsia="宋体" w:cs="Times New Roman"/>
          <w:kern w:val="2"/>
          <w:sz w:val="21"/>
          <w:szCs w:val="24"/>
          <w:highlight w:val="green"/>
          <w:lang w:val="en-US" w:eastAsia="zh-CN" w:bidi="ar-SA"/>
        </w:rPr>
        <w:t xml:space="preserve">Digital Elevation Model </w:t>
      </w:r>
      <w:r>
        <w:rPr>
          <w:rFonts w:hint="eastAsia" w:eastAsia="宋体" w:cs="Times New Roman"/>
          <w:kern w:val="2"/>
          <w:sz w:val="21"/>
          <w:szCs w:val="24"/>
          <w:highlight w:val="green"/>
          <w:lang w:val="en-US" w:eastAsia="zh-CN" w:bidi="ar-SA"/>
        </w:rPr>
        <w:t>(DEM)</w:t>
      </w:r>
      <w:r>
        <w:rPr>
          <w:rFonts w:hint="default" w:ascii="Times New Roman" w:hAnsi="Times New Roman" w:eastAsia="宋体" w:cs="Times New Roman"/>
          <w:kern w:val="2"/>
          <w:sz w:val="21"/>
          <w:szCs w:val="24"/>
          <w:highlight w:val="green"/>
          <w:lang w:val="en-US" w:eastAsia="zh-CN" w:bidi="ar-SA"/>
        </w:rPr>
        <w:t xml:space="preserve"> data</w:t>
      </w:r>
      <w:r>
        <w:rPr>
          <w:rFonts w:hint="eastAsia" w:eastAsia="宋体" w:cs="Times New Roman"/>
          <w:kern w:val="2"/>
          <w:sz w:val="21"/>
          <w:szCs w:val="24"/>
          <w:highlight w:val="cyan"/>
          <w:lang w:val="en-US" w:eastAsia="zh-CN" w:bidi="ar-SA"/>
        </w:rPr>
        <w:t xml:space="preserve"> were </w:t>
      </w:r>
      <w:r>
        <w:rPr>
          <w:rFonts w:hint="default" w:ascii="Times New Roman" w:hAnsi="Times New Roman" w:eastAsia="宋体" w:cs="Times New Roman"/>
          <w:kern w:val="2"/>
          <w:sz w:val="21"/>
          <w:szCs w:val="24"/>
          <w:highlight w:val="cyan"/>
          <w:lang w:val="en-US" w:eastAsia="zh-CN" w:bidi="ar-SA"/>
        </w:rPr>
        <w:t xml:space="preserve">utilized </w:t>
      </w:r>
      <w:r>
        <w:rPr>
          <w:rFonts w:hint="eastAsia" w:eastAsia="宋体" w:cs="Times New Roman"/>
          <w:kern w:val="2"/>
          <w:sz w:val="21"/>
          <w:szCs w:val="24"/>
          <w:highlight w:val="cyan"/>
          <w:lang w:val="en-US" w:eastAsia="zh-CN" w:bidi="ar-SA"/>
        </w:rPr>
        <w:t>in this study</w:t>
      </w:r>
      <w:r>
        <w:rPr>
          <w:rFonts w:hint="default" w:ascii="Times New Roman" w:hAnsi="Times New Roman" w:eastAsia="宋体" w:cs="Times New Roman"/>
          <w:kern w:val="2"/>
          <w:sz w:val="21"/>
          <w:szCs w:val="24"/>
          <w:highlight w:val="cyan"/>
          <w:lang w:val="en-US" w:eastAsia="zh-CN" w:bidi="ar-SA"/>
        </w:rPr>
        <w:t xml:space="preserve">. </w:t>
      </w:r>
      <w:r>
        <w:rPr>
          <w:rFonts w:hint="default" w:ascii="Times New Roman" w:hAnsi="Times New Roman" w:eastAsia="宋体" w:cs="Times New Roman"/>
          <w:kern w:val="2"/>
          <w:sz w:val="21"/>
          <w:szCs w:val="24"/>
          <w:highlight w:val="green"/>
          <w:lang w:val="en-US" w:eastAsia="zh-CN" w:bidi="ar-SA"/>
        </w:rPr>
        <w:t>The detailed information</w:t>
      </w:r>
      <w:r>
        <w:rPr>
          <w:rFonts w:hint="default" w:ascii="Times New Roman" w:hAnsi="Times New Roman" w:eastAsia="宋体" w:cs="Times New Roman"/>
          <w:kern w:val="2"/>
          <w:sz w:val="21"/>
          <w:szCs w:val="24"/>
          <w:highlight w:val="cyan"/>
          <w:lang w:val="en-US" w:eastAsia="zh-CN" w:bidi="ar-SA"/>
        </w:rPr>
        <w:t xml:space="preserve"> </w:t>
      </w:r>
      <w:r>
        <w:rPr>
          <w:rFonts w:hint="eastAsia" w:eastAsia="宋体" w:cs="Times New Roman"/>
          <w:kern w:val="2"/>
          <w:sz w:val="21"/>
          <w:szCs w:val="24"/>
          <w:highlight w:val="cyan"/>
          <w:lang w:val="en-US" w:eastAsia="zh-CN" w:bidi="ar-SA"/>
        </w:rPr>
        <w:t xml:space="preserve">of </w:t>
      </w:r>
      <w:r>
        <w:rPr>
          <w:rFonts w:hint="eastAsia" w:eastAsia="宋体" w:cs="Times New Roman"/>
          <w:kern w:val="2"/>
          <w:sz w:val="21"/>
          <w:szCs w:val="24"/>
          <w:highlight w:val="green"/>
          <w:lang w:val="en-US" w:eastAsia="zh-CN" w:bidi="ar-SA"/>
        </w:rPr>
        <w:t>each</w:t>
      </w:r>
      <w:r>
        <w:rPr>
          <w:rFonts w:hint="default" w:ascii="Times New Roman" w:hAnsi="Times New Roman" w:eastAsia="宋体" w:cs="Times New Roman"/>
          <w:kern w:val="2"/>
          <w:sz w:val="21"/>
          <w:szCs w:val="24"/>
          <w:highlight w:val="green"/>
          <w:lang w:val="en-US" w:eastAsia="zh-CN" w:bidi="ar-SA"/>
        </w:rPr>
        <w:t xml:space="preserve"> data</w:t>
      </w:r>
      <w:r>
        <w:rPr>
          <w:rFonts w:hint="eastAsia" w:eastAsia="宋体" w:cs="Times New Roman"/>
          <w:kern w:val="2"/>
          <w:sz w:val="21"/>
          <w:szCs w:val="24"/>
          <w:highlight w:val="green"/>
          <w:lang w:val="en-US" w:eastAsia="zh-CN" w:bidi="ar-SA"/>
        </w:rPr>
        <w:t xml:space="preserve"> </w:t>
      </w:r>
      <w:r>
        <w:rPr>
          <w:rFonts w:hint="default" w:ascii="Times New Roman" w:hAnsi="Times New Roman" w:eastAsia="宋体" w:cs="Times New Roman"/>
          <w:kern w:val="2"/>
          <w:sz w:val="21"/>
          <w:szCs w:val="24"/>
          <w:highlight w:val="green"/>
          <w:lang w:val="en-US" w:eastAsia="zh-CN" w:bidi="ar-SA"/>
        </w:rPr>
        <w:t>set</w:t>
      </w:r>
      <w:r>
        <w:rPr>
          <w:rFonts w:hint="default" w:ascii="Times New Roman" w:hAnsi="Times New Roman" w:eastAsia="宋体" w:cs="Times New Roman"/>
          <w:kern w:val="2"/>
          <w:sz w:val="21"/>
          <w:szCs w:val="24"/>
          <w:highlight w:val="cyan"/>
          <w:lang w:val="en-US" w:eastAsia="zh-CN" w:bidi="ar-SA"/>
        </w:rPr>
        <w:t xml:space="preserve"> is provided in </w:t>
      </w:r>
      <w:r>
        <w:rPr>
          <w:rFonts w:hint="default" w:ascii="Times New Roman" w:hAnsi="Times New Roman" w:eastAsia="宋体" w:cs="Times New Roman"/>
          <w:kern w:val="2"/>
          <w:sz w:val="21"/>
          <w:szCs w:val="24"/>
          <w:highlight w:val="green"/>
          <w:lang w:val="en-US" w:eastAsia="zh-CN" w:bidi="ar-SA"/>
        </w:rPr>
        <w:t>Table 1</w:t>
      </w:r>
      <w:r>
        <w:rPr>
          <w:rFonts w:hint="default" w:ascii="Times New Roman" w:hAnsi="Times New Roman" w:eastAsia="宋体" w:cs="Times New Roman"/>
          <w:kern w:val="2"/>
          <w:sz w:val="21"/>
          <w:szCs w:val="24"/>
          <w:highlight w:val="cyan"/>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jc w:val="cente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28</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cyan"/>
          <w:lang w:val="en-US" w:eastAsia="zh-CN"/>
        </w:rPr>
      </w:pPr>
      <w:r>
        <w:rPr>
          <w:rFonts w:hint="eastAsia"/>
          <w:sz w:val="16"/>
          <w:szCs w:val="16"/>
          <w:highlight w:val="cyan"/>
          <w:lang w:val="en-US" w:eastAsia="zh-CN"/>
        </w:rPr>
        <w:t xml:space="preserve">Table 1  </w:t>
      </w:r>
      <w:r>
        <w:rPr>
          <w:rFonts w:hint="eastAsia"/>
          <w:sz w:val="16"/>
          <w:szCs w:val="16"/>
          <w:highlight w:val="green"/>
          <w:lang w:val="en-US" w:eastAsia="zh-CN"/>
        </w:rPr>
        <w:t>Detailed information</w:t>
      </w:r>
      <w:r>
        <w:rPr>
          <w:rFonts w:hint="eastAsia"/>
          <w:sz w:val="16"/>
          <w:szCs w:val="16"/>
          <w:highlight w:val="cyan"/>
          <w:lang w:val="en-US" w:eastAsia="zh-CN"/>
        </w:rPr>
        <w:t xml:space="preserve"> of data source.</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 xml:space="preserve">Remote sensing </w:t>
            </w:r>
            <w:r>
              <w:rPr>
                <w:rFonts w:hint="default" w:ascii="Georgia" w:hAnsi="Georgia" w:eastAsia="Georgia" w:cs="Georgia"/>
                <w:i w:val="0"/>
                <w:iCs w:val="0"/>
                <w:caps w:val="0"/>
                <w:color w:val="1F1F1F"/>
                <w:spacing w:val="0"/>
                <w:sz w:val="15"/>
                <w:szCs w:val="15"/>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Landsat-8 OLI/TIRS surface reflectance products</w:t>
            </w:r>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 xml:space="preserve">Land use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default" w:ascii="Georgia" w:hAnsi="Georgia" w:eastAsia="Georgia" w:cs="Georgia"/>
                <w:i w:val="0"/>
                <w:iCs w:val="0"/>
                <w:caps w:val="0"/>
                <w:color w:val="1F1F1F"/>
                <w:spacing w:val="0"/>
                <w:sz w:val="15"/>
                <w:szCs w:val="15"/>
              </w:rPr>
              <w:t>China Land Cover Dataset</w:t>
            </w:r>
            <w:r>
              <w:rPr>
                <w:rFonts w:hint="eastAsia" w:ascii="Georgia" w:hAnsi="Georgia" w:eastAsia="Georgia" w:cs="Georgia"/>
                <w:i w:val="0"/>
                <w:iCs w:val="0"/>
                <w:caps w:val="0"/>
                <w:color w:val="1F1F1F"/>
                <w:spacing w:val="0"/>
                <w:sz w:val="15"/>
                <w:szCs w:val="15"/>
                <w:lang w:val="en-US" w:eastAsia="zh-CN"/>
              </w:rPr>
              <w:t xml:space="preserve"> (</w:t>
            </w:r>
            <w:r>
              <w:rPr>
                <w:rFonts w:hint="default" w:ascii="Georgia" w:hAnsi="Georgia" w:eastAsia="Georgia" w:cs="Georgia"/>
                <w:i w:val="0"/>
                <w:iCs w:val="0"/>
                <w:caps w:val="0"/>
                <w:color w:val="1F1F1F"/>
                <w:spacing w:val="0"/>
                <w:sz w:val="15"/>
                <w:szCs w:val="15"/>
              </w:rPr>
              <w:t>CLCD</w:t>
            </w:r>
            <w:r>
              <w:rPr>
                <w:rFonts w:hint="eastAsia" w:ascii="Georgia" w:hAnsi="Georgia" w:eastAsia="Georgia" w:cs="Georgia"/>
                <w:i w:val="0"/>
                <w:iCs w:val="0"/>
                <w:caps w:val="0"/>
                <w:color w:val="1F1F1F"/>
                <w:spacing w:val="0"/>
                <w:sz w:val="15"/>
                <w:szCs w:val="15"/>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Baidu online Maps</w:t>
            </w:r>
          </w:p>
        </w:tc>
        <w:tc>
          <w:tcPr>
            <w:tcW w:w="1571"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Shuttle Radar Topography Mission (</w:t>
            </w:r>
            <w:r>
              <w:rPr>
                <w:rFonts w:hint="default" w:ascii="Georgia" w:hAnsi="Georgia" w:eastAsia="Georgia" w:cs="Georgia"/>
                <w:i w:val="0"/>
                <w:iCs w:val="0"/>
                <w:caps w:val="0"/>
                <w:color w:val="1F1F1F"/>
                <w:spacing w:val="0"/>
                <w:sz w:val="15"/>
                <w:szCs w:val="15"/>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30 meters</w:t>
            </w:r>
          </w:p>
        </w:tc>
      </w:tr>
    </w:tbl>
    <w:p>
      <w:pPr>
        <w:numPr>
          <w:ilvl w:val="0"/>
          <w:numId w:val="0"/>
        </w:numPr>
        <w:ind w:leftChars="0"/>
        <w:jc w:val="left"/>
        <w:rPr>
          <w:rFonts w:hint="eastAsia" w:cs="Times New Roman"/>
          <w:kern w:val="2"/>
          <w:sz w:val="21"/>
          <w:szCs w:val="24"/>
          <w:highlight w:val="green"/>
          <w:lang w:val="en-US" w:eastAsia="zh-CN" w:bidi="ar-SA"/>
        </w:rPr>
      </w:pP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numPr>
          <w:ilvl w:val="0"/>
          <w:numId w:val="0"/>
        </w:numPr>
        <w:ind w:leftChars="0"/>
        <w:jc w:val="left"/>
        <w:rPr>
          <w:rFonts w:hint="eastAsia" w:cs="Times New Roman"/>
          <w:kern w:val="2"/>
          <w:sz w:val="21"/>
          <w:szCs w:val="24"/>
          <w:highlight w:val="cyan"/>
          <w:lang w:val="en-US" w:eastAsia="zh-CN" w:bidi="ar-SA"/>
        </w:rPr>
      </w:pPr>
      <w:r>
        <w:rPr>
          <w:rFonts w:hint="eastAsia" w:cs="Times New Roman"/>
          <w:kern w:val="2"/>
          <w:sz w:val="21"/>
          <w:szCs w:val="24"/>
          <w:highlight w:val="green"/>
          <w:lang w:val="en-US" w:eastAsia="zh-CN" w:bidi="ar-SA"/>
        </w:rPr>
        <w:t>Landsat-8 OLI/TIRS</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surface reflectance products</w:t>
      </w:r>
      <w:r>
        <w:rPr>
          <w:rFonts w:hint="eastAsia" w:cs="Times New Roman"/>
          <w:kern w:val="2"/>
          <w:sz w:val="21"/>
          <w:szCs w:val="24"/>
          <w:highlight w:val="cyan"/>
          <w:lang w:val="en-US" w:eastAsia="zh-CN" w:bidi="ar-SA"/>
        </w:rPr>
        <w:t xml:space="preserve"> were used to calculate </w:t>
      </w:r>
      <w:r>
        <w:rPr>
          <w:rFonts w:hint="eastAsia" w:cs="Times New Roman"/>
          <w:kern w:val="2"/>
          <w:sz w:val="21"/>
          <w:szCs w:val="24"/>
          <w:highlight w:val="green"/>
          <w:lang w:val="en-US" w:eastAsia="zh-CN" w:bidi="ar-SA"/>
        </w:rPr>
        <w:t>land surface temperature</w:t>
      </w:r>
      <w:r>
        <w:rPr>
          <w:rFonts w:hint="eastAsia" w:cs="Times New Roman"/>
          <w:kern w:val="2"/>
          <w:sz w:val="21"/>
          <w:szCs w:val="24"/>
          <w:highlight w:val="cyan"/>
          <w:lang w:val="en-US" w:eastAsia="zh-CN" w:bidi="ar-SA"/>
        </w:rPr>
        <w:t xml:space="preserve"> and extract </w:t>
      </w:r>
      <w:r>
        <w:rPr>
          <w:rFonts w:hint="eastAsia" w:cs="Times New Roman"/>
          <w:kern w:val="2"/>
          <w:sz w:val="21"/>
          <w:szCs w:val="24"/>
          <w:highlight w:val="green"/>
          <w:lang w:val="en-US" w:eastAsia="zh-CN" w:bidi="ar-SA"/>
        </w:rPr>
        <w:t>river surfaces</w:t>
      </w:r>
      <w:r>
        <w:rPr>
          <w:rFonts w:hint="eastAsia" w:cs="Times New Roman"/>
          <w:kern w:val="2"/>
          <w:sz w:val="21"/>
          <w:szCs w:val="24"/>
          <w:highlight w:val="cyan"/>
          <w:lang w:val="en-US" w:eastAsia="zh-CN" w:bidi="ar-SA"/>
        </w:rPr>
        <w:t xml:space="preserve"> within </w:t>
      </w:r>
      <w:r>
        <w:rPr>
          <w:rFonts w:hint="eastAsia" w:cs="Times New Roman"/>
          <w:kern w:val="2"/>
          <w:sz w:val="21"/>
          <w:szCs w:val="24"/>
          <w:highlight w:val="green"/>
          <w:lang w:val="en-US" w:eastAsia="zh-CN" w:bidi="ar-SA"/>
        </w:rPr>
        <w:t>the study area</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The data</w:t>
      </w:r>
      <w:r>
        <w:rPr>
          <w:rFonts w:hint="eastAsia" w:cs="Times New Roman"/>
          <w:kern w:val="2"/>
          <w:sz w:val="21"/>
          <w:szCs w:val="24"/>
          <w:highlight w:val="cyan"/>
          <w:lang w:val="en-US" w:eastAsia="zh-CN" w:bidi="ar-SA"/>
        </w:rPr>
        <w:t xml:space="preserve"> were obtained from </w:t>
      </w:r>
      <w:r>
        <w:rPr>
          <w:rFonts w:hint="eastAsia" w:cs="Times New Roman"/>
          <w:kern w:val="2"/>
          <w:sz w:val="21"/>
          <w:szCs w:val="24"/>
          <w:highlight w:val="green"/>
          <w:lang w:val="en-US" w:eastAsia="zh-CN" w:bidi="ar-SA"/>
        </w:rPr>
        <w:t>the United States Geological Survey</w:t>
      </w:r>
      <w:r>
        <w:rPr>
          <w:rFonts w:hint="eastAsia" w:cs="Times New Roman"/>
          <w:kern w:val="2"/>
          <w:sz w:val="21"/>
          <w:szCs w:val="24"/>
          <w:highlight w:val="cyan"/>
          <w:lang w:val="en-US" w:eastAsia="zh-CN" w:bidi="ar-SA"/>
        </w:rPr>
        <w:t xml:space="preserve"> (USGS) (http://earthexplorer.usgs.gov). Two specific days, </w:t>
      </w:r>
      <w:r>
        <w:rPr>
          <w:rFonts w:hint="eastAsia" w:cs="Times New Roman"/>
          <w:kern w:val="2"/>
          <w:sz w:val="21"/>
          <w:szCs w:val="24"/>
          <w:highlight w:val="green"/>
          <w:lang w:val="en-US" w:eastAsia="zh-CN" w:bidi="ar-SA"/>
        </w:rPr>
        <w:t>May 8, 2022</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August 12, 2022</w:t>
      </w:r>
      <w:r>
        <w:rPr>
          <w:rFonts w:hint="eastAsia" w:cs="Times New Roman"/>
          <w:kern w:val="2"/>
          <w:sz w:val="21"/>
          <w:szCs w:val="24"/>
          <w:highlight w:val="cyan"/>
          <w:lang w:val="en-US" w:eastAsia="zh-CN" w:bidi="ar-SA"/>
        </w:rPr>
        <w:t xml:space="preserve"> were chosen to represent </w:t>
      </w:r>
      <w:r>
        <w:rPr>
          <w:rFonts w:hint="eastAsia" w:cs="Times New Roman"/>
          <w:kern w:val="2"/>
          <w:sz w:val="21"/>
          <w:szCs w:val="24"/>
          <w:highlight w:val="green"/>
          <w:lang w:val="en-US" w:eastAsia="zh-CN" w:bidi="ar-SA"/>
        </w:rPr>
        <w:t>the normal summer day</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the extremely hot day</w:t>
      </w:r>
      <w:r>
        <w:rPr>
          <w:rFonts w:hint="eastAsia" w:cs="Times New Roman"/>
          <w:kern w:val="2"/>
          <w:sz w:val="21"/>
          <w:szCs w:val="24"/>
          <w:highlight w:val="cyan"/>
          <w:lang w:val="en-US" w:eastAsia="zh-CN" w:bidi="ar-SA"/>
        </w:rPr>
        <w:t xml:space="preserve">, respectively. The </w:t>
      </w:r>
      <w:r>
        <w:rPr>
          <w:rFonts w:hint="eastAsia" w:cs="Times New Roman"/>
          <w:kern w:val="2"/>
          <w:sz w:val="21"/>
          <w:szCs w:val="24"/>
          <w:highlight w:val="green"/>
          <w:lang w:val="en-US" w:eastAsia="zh-CN" w:bidi="ar-SA"/>
        </w:rPr>
        <w:t>minimum air temperatures (</w:t>
      </w:r>
      <w:r>
        <w:rPr>
          <w:rFonts w:hint="eastAsia" w:cs="Times New Roman"/>
          <w:i/>
          <w:iCs/>
          <w:kern w:val="2"/>
          <w:sz w:val="21"/>
          <w:szCs w:val="24"/>
          <w:highlight w:val="green"/>
          <w:lang w:val="en-US" w:eastAsia="zh-CN" w:bidi="ar-SA"/>
        </w:rPr>
        <w:t>T</w:t>
      </w:r>
      <w:r>
        <w:rPr>
          <w:rFonts w:hint="eastAsia" w:cs="Times New Roman"/>
          <w:i/>
          <w:iCs/>
          <w:kern w:val="2"/>
          <w:sz w:val="21"/>
          <w:szCs w:val="24"/>
          <w:highlight w:val="green"/>
          <w:vertAlign w:val="subscript"/>
          <w:lang w:val="en-US" w:eastAsia="zh-CN" w:bidi="ar-SA"/>
        </w:rPr>
        <w:t>min</w:t>
      </w:r>
      <w:r>
        <w:rPr>
          <w:rFonts w:hint="eastAsia" w:cs="Times New Roman"/>
          <w:kern w:val="2"/>
          <w:sz w:val="21"/>
          <w:szCs w:val="24"/>
          <w:highlight w:val="green"/>
          <w:lang w:val="en-US" w:eastAsia="zh-CN" w:bidi="ar-SA"/>
        </w:rPr>
        <w:t>)</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maximum air temperatures (</w:t>
      </w:r>
      <w:r>
        <w:rPr>
          <w:rFonts w:hint="eastAsia" w:cs="Times New Roman"/>
          <w:i/>
          <w:iCs/>
          <w:kern w:val="2"/>
          <w:sz w:val="21"/>
          <w:szCs w:val="24"/>
          <w:highlight w:val="green"/>
          <w:lang w:val="en-US" w:eastAsia="zh-CN" w:bidi="ar-SA"/>
        </w:rPr>
        <w:t>T</w:t>
      </w:r>
      <w:r>
        <w:rPr>
          <w:rFonts w:hint="eastAsia" w:cs="Times New Roman"/>
          <w:i/>
          <w:iCs/>
          <w:kern w:val="2"/>
          <w:sz w:val="21"/>
          <w:szCs w:val="24"/>
          <w:highlight w:val="green"/>
          <w:vertAlign w:val="subscript"/>
          <w:lang w:val="en-US" w:eastAsia="zh-CN" w:bidi="ar-SA"/>
        </w:rPr>
        <w:t>max</w:t>
      </w:r>
      <w:r>
        <w:rPr>
          <w:rFonts w:hint="eastAsia" w:cs="Times New Roman"/>
          <w:kern w:val="2"/>
          <w:sz w:val="21"/>
          <w:szCs w:val="24"/>
          <w:highlight w:val="green"/>
          <w:lang w:val="en-US" w:eastAsia="zh-CN" w:bidi="ar-SA"/>
        </w:rPr>
        <w:t>)</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mean air temperatures (</w:t>
      </w:r>
      <w:r>
        <w:rPr>
          <w:rFonts w:hint="eastAsia" w:cs="Times New Roman"/>
          <w:i/>
          <w:iCs/>
          <w:kern w:val="2"/>
          <w:sz w:val="21"/>
          <w:szCs w:val="24"/>
          <w:highlight w:val="green"/>
          <w:lang w:val="en-US" w:eastAsia="zh-CN" w:bidi="ar-SA"/>
        </w:rPr>
        <w:t>T</w:t>
      </w:r>
      <w:r>
        <w:rPr>
          <w:rFonts w:hint="eastAsia" w:cs="Times New Roman"/>
          <w:i/>
          <w:iCs/>
          <w:kern w:val="2"/>
          <w:sz w:val="21"/>
          <w:szCs w:val="24"/>
          <w:highlight w:val="green"/>
          <w:vertAlign w:val="subscript"/>
          <w:lang w:val="en-US" w:eastAsia="zh-CN" w:bidi="ar-SA"/>
        </w:rPr>
        <w:t>mean</w:t>
      </w:r>
      <w:r>
        <w:rPr>
          <w:rFonts w:hint="eastAsia" w:cs="Times New Roman"/>
          <w:kern w:val="2"/>
          <w:sz w:val="21"/>
          <w:szCs w:val="24"/>
          <w:highlight w:val="green"/>
          <w:lang w:val="en-US" w:eastAsia="zh-CN" w:bidi="ar-SA"/>
        </w:rPr>
        <w:t>)</w:t>
      </w:r>
      <w:r>
        <w:rPr>
          <w:rFonts w:hint="eastAsia" w:cs="Times New Roman"/>
          <w:kern w:val="2"/>
          <w:sz w:val="21"/>
          <w:szCs w:val="24"/>
          <w:highlight w:val="cyan"/>
          <w:lang w:val="en-US" w:eastAsia="zh-CN" w:bidi="ar-SA"/>
        </w:rPr>
        <w:t xml:space="preserve"> for </w:t>
      </w:r>
      <w:r>
        <w:rPr>
          <w:rFonts w:hint="eastAsia" w:cs="Times New Roman"/>
          <w:kern w:val="2"/>
          <w:sz w:val="21"/>
          <w:szCs w:val="24"/>
          <w:highlight w:val="green"/>
          <w:lang w:val="en-US" w:eastAsia="zh-CN" w:bidi="ar-SA"/>
        </w:rPr>
        <w:t>these selected days</w:t>
      </w:r>
      <w:r>
        <w:rPr>
          <w:rFonts w:hint="eastAsia" w:cs="Times New Roman"/>
          <w:kern w:val="2"/>
          <w:sz w:val="21"/>
          <w:szCs w:val="24"/>
          <w:highlight w:val="cyan"/>
          <w:lang w:val="en-US" w:eastAsia="zh-CN" w:bidi="ar-SA"/>
        </w:rPr>
        <w:t xml:space="preserve"> are presented in </w:t>
      </w:r>
      <w:r>
        <w:rPr>
          <w:rFonts w:hint="eastAsia" w:cs="Times New Roman"/>
          <w:kern w:val="2"/>
          <w:sz w:val="21"/>
          <w:szCs w:val="24"/>
          <w:highlight w:val="green"/>
          <w:lang w:val="en-US" w:eastAsia="zh-CN" w:bidi="ar-SA"/>
        </w:rPr>
        <w:t>Table 2</w:t>
      </w:r>
      <w:r>
        <w:rPr>
          <w:rFonts w:hint="eastAsia" w:cs="Times New Roman"/>
          <w:kern w:val="2"/>
          <w:sz w:val="21"/>
          <w:szCs w:val="24"/>
          <w:highlight w:val="cyan"/>
          <w:lang w:val="en-US" w:eastAsia="zh-CN" w:bidi="ar-SA"/>
        </w:rPr>
        <w:t>.</w:t>
      </w:r>
    </w:p>
    <w:p>
      <w:pPr>
        <w:numPr>
          <w:ilvl w:val="0"/>
          <w:numId w:val="0"/>
        </w:numPr>
        <w:ind w:leftChars="0"/>
        <w:jc w:val="left"/>
        <w:rPr>
          <w:rFonts w:hint="eastAsia" w:cs="Times New Roman"/>
          <w:kern w:val="2"/>
          <w:sz w:val="21"/>
          <w:szCs w:val="24"/>
          <w:highlight w:val="cyan"/>
          <w:lang w:val="en-US" w:eastAsia="zh-CN" w:bidi="ar-SA"/>
        </w:rPr>
      </w:pPr>
    </w:p>
    <w:p>
      <w:pPr>
        <w:numPr>
          <w:ilvl w:val="0"/>
          <w:numId w:val="0"/>
        </w:numPr>
        <w:ind w:leftChars="0"/>
        <w:jc w:val="cente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numPr>
          <w:ilvl w:val="0"/>
          <w:numId w:val="0"/>
        </w:numPr>
        <w:ind w:leftChars="0"/>
        <w:jc w:val="center"/>
        <w:rPr>
          <w:rFonts w:hint="eastAsia" w:cs="Times New Roman"/>
          <w:kern w:val="2"/>
          <w:sz w:val="21"/>
          <w:szCs w:val="24"/>
          <w:highlight w:val="none"/>
          <w:lang w:val="en-US" w:eastAsia="zh-CN" w:bidi="ar-SA"/>
        </w:rPr>
      </w:pPr>
      <w:r>
        <w:rPr>
          <w:rFonts w:hint="eastAsia"/>
          <w:sz w:val="16"/>
          <w:szCs w:val="16"/>
          <w:highlight w:val="cyan"/>
          <w:lang w:val="en-US" w:eastAsia="zh-CN"/>
        </w:rPr>
        <w:t xml:space="preserve">Table 2  </w:t>
      </w:r>
      <w:r>
        <w:rPr>
          <w:rFonts w:hint="eastAsia"/>
          <w:sz w:val="16"/>
          <w:szCs w:val="16"/>
          <w:highlight w:val="green"/>
          <w:lang w:val="en-US" w:eastAsia="zh-CN"/>
        </w:rPr>
        <w:t>Minimum, maximum and mean</w:t>
      </w:r>
      <w:r>
        <w:rPr>
          <w:rFonts w:hint="eastAsia"/>
          <w:sz w:val="16"/>
          <w:szCs w:val="16"/>
          <w:highlight w:val="cyan"/>
          <w:lang w:val="en-US" w:eastAsia="zh-CN"/>
        </w:rPr>
        <w:t xml:space="preserve"> air temperatures of the </w:t>
      </w:r>
      <w:r>
        <w:rPr>
          <w:rFonts w:hint="eastAsia"/>
          <w:sz w:val="16"/>
          <w:szCs w:val="16"/>
          <w:highlight w:val="green"/>
          <w:lang w:val="en-US" w:eastAsia="zh-CN"/>
        </w:rPr>
        <w:t>2 selected case days</w:t>
      </w:r>
      <w:r>
        <w:rPr>
          <w:rFonts w:hint="eastAsia"/>
          <w:sz w:val="16"/>
          <w:szCs w:val="16"/>
          <w:highlight w:val="cyan"/>
          <w:lang w:val="en-US" w:eastAsia="zh-CN"/>
        </w:rPr>
        <w: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min</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max</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 xml:space="preserve">mean </w:t>
            </w:r>
            <w:r>
              <w:rPr>
                <w:rFonts w:hint="eastAsia" w:cs="Times New Roman"/>
                <w:i w:val="0"/>
                <w:iCs w:val="0"/>
                <w:kern w:val="2"/>
                <w:sz w:val="20"/>
                <w:szCs w:val="20"/>
                <w:highlight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36.9</w:t>
            </w:r>
          </w:p>
        </w:tc>
      </w:tr>
    </w:tbl>
    <w:p>
      <w:pPr>
        <w:numPr>
          <w:ilvl w:val="0"/>
          <w:numId w:val="0"/>
        </w:numPr>
        <w:ind w:leftChars="0"/>
        <w:jc w:val="left"/>
        <w:rPr>
          <w:rFonts w:hint="default" w:asciiTheme="majorAscii" w:hAnsiTheme="majorAscii" w:cstheme="minorBidi"/>
          <w:kern w:val="2"/>
          <w:sz w:val="21"/>
          <w:szCs w:val="24"/>
          <w:highlight w:val="none"/>
          <w:lang w:val="en-US" w:eastAsia="zh-CN" w:bidi="ar-SA"/>
        </w:rPr>
      </w:pPr>
      <w:r>
        <w:rPr>
          <w:rFonts w:hint="eastAsia" w:cs="Times New Roman"/>
          <w:kern w:val="2"/>
          <w:sz w:val="21"/>
          <w:szCs w:val="24"/>
          <w:highlight w:val="none"/>
          <w:lang w:val="en-US" w:eastAsia="zh-CN" w:bidi="ar-SA"/>
        </w:rPr>
        <w:t xml:space="preserve"> </w:t>
      </w: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cs="Times New Roman"/>
          <w:color w:val="000000" w:themeColor="text1"/>
          <w:kern w:val="2"/>
          <w:sz w:val="21"/>
          <w:szCs w:val="24"/>
          <w:highlight w:val="green"/>
          <w:u w:val="none"/>
          <w:lang w:val="en-US" w:eastAsia="zh-CN" w:bidi="ar-SA"/>
          <w14:textFill>
            <w14:solidFill>
              <w14:schemeClr w14:val="tx1"/>
            </w14:solidFill>
          </w14:textFill>
        </w:rPr>
        <w:t>【</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up2024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55</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rPr>
          <w:rFonts w:hint="eastAsia" w:cs="Times New Roman"/>
          <w:kern w:val="2"/>
          <w:sz w:val="21"/>
          <w:szCs w:val="24"/>
          <w:highlight w:val="cyan"/>
          <w:lang w:val="en-US" w:eastAsia="zh-CN" w:bidi="ar-SA"/>
        </w:rPr>
      </w:pPr>
      <w:r>
        <w:rPr>
          <w:rFonts w:hint="eastAsia" w:cs="Times New Roman"/>
          <w:kern w:val="2"/>
          <w:sz w:val="21"/>
          <w:szCs w:val="24"/>
          <w:highlight w:val="green"/>
          <w:lang w:val="en-US" w:eastAsia="zh-CN" w:bidi="ar-SA"/>
        </w:rPr>
        <w:t>3-dimensional (3D) building data</w:t>
      </w:r>
      <w:r>
        <w:rPr>
          <w:rFonts w:hint="eastAsia" w:cs="Times New Roman"/>
          <w:kern w:val="2"/>
          <w:sz w:val="21"/>
          <w:szCs w:val="24"/>
          <w:highlight w:val="cyan"/>
          <w:lang w:val="en-US" w:eastAsia="zh-CN" w:bidi="ar-SA"/>
        </w:rPr>
        <w:t xml:space="preserve"> were acquired from </w:t>
      </w:r>
      <w:r>
        <w:rPr>
          <w:rFonts w:hint="eastAsia" w:cs="Times New Roman"/>
          <w:kern w:val="2"/>
          <w:sz w:val="21"/>
          <w:szCs w:val="24"/>
          <w:highlight w:val="green"/>
          <w:lang w:val="en-US" w:eastAsia="zh-CN" w:bidi="ar-SA"/>
        </w:rPr>
        <w:t>the service platform</w:t>
      </w:r>
      <w:r>
        <w:rPr>
          <w:rFonts w:hint="eastAsia" w:cs="Times New Roman"/>
          <w:kern w:val="2"/>
          <w:sz w:val="21"/>
          <w:szCs w:val="24"/>
          <w:highlight w:val="cyan"/>
          <w:lang w:val="en-US" w:eastAsia="zh-CN" w:bidi="ar-SA"/>
        </w:rPr>
        <w:t xml:space="preserve"> on </w:t>
      </w:r>
      <w:r>
        <w:rPr>
          <w:rFonts w:hint="eastAsia" w:cs="Times New Roman"/>
          <w:kern w:val="2"/>
          <w:sz w:val="21"/>
          <w:szCs w:val="24"/>
          <w:highlight w:val="green"/>
          <w:lang w:val="en-US" w:eastAsia="zh-CN" w:bidi="ar-SA"/>
        </w:rPr>
        <w:t>the Baidu online map</w:t>
      </w:r>
      <w:r>
        <w:rPr>
          <w:rFonts w:hint="eastAsia" w:cs="Times New Roman"/>
          <w:kern w:val="2"/>
          <w:sz w:val="21"/>
          <w:szCs w:val="24"/>
          <w:highlight w:val="cyan"/>
          <w:lang w:val="en-US" w:eastAsia="zh-CN" w:bidi="ar-SA"/>
        </w:rPr>
        <w:t xml:space="preserve">. This data set includes </w:t>
      </w:r>
      <w:r>
        <w:rPr>
          <w:rFonts w:hint="eastAsia" w:cs="Times New Roman"/>
          <w:kern w:val="2"/>
          <w:sz w:val="21"/>
          <w:szCs w:val="24"/>
          <w:highlight w:val="green"/>
          <w:lang w:val="en-US" w:eastAsia="zh-CN" w:bidi="ar-SA"/>
        </w:rPr>
        <w:t>information</w:t>
      </w:r>
      <w:r>
        <w:rPr>
          <w:rFonts w:hint="eastAsia" w:cs="Times New Roman"/>
          <w:kern w:val="2"/>
          <w:sz w:val="21"/>
          <w:szCs w:val="24"/>
          <w:highlight w:val="cyan"/>
          <w:lang w:val="en-US" w:eastAsia="zh-CN" w:bidi="ar-SA"/>
        </w:rPr>
        <w:t xml:space="preserve"> on the </w:t>
      </w:r>
      <w:r>
        <w:rPr>
          <w:rFonts w:hint="eastAsia" w:cs="Times New Roman"/>
          <w:kern w:val="2"/>
          <w:sz w:val="21"/>
          <w:szCs w:val="24"/>
          <w:highlight w:val="green"/>
          <w:lang w:val="en-US" w:eastAsia="zh-CN" w:bidi="ar-SA"/>
        </w:rPr>
        <w:t>outlines</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numbers of floors</w:t>
      </w:r>
      <w:r>
        <w:rPr>
          <w:rFonts w:hint="eastAsia" w:cs="Times New Roman"/>
          <w:kern w:val="2"/>
          <w:sz w:val="21"/>
          <w:szCs w:val="24"/>
          <w:highlight w:val="cyan"/>
          <w:lang w:val="en-US" w:eastAsia="zh-CN" w:bidi="ar-SA"/>
        </w:rPr>
        <w:t xml:space="preserve"> of buildings within </w:t>
      </w:r>
      <w:r>
        <w:rPr>
          <w:rFonts w:hint="eastAsia" w:cs="Times New Roman"/>
          <w:kern w:val="2"/>
          <w:sz w:val="21"/>
          <w:szCs w:val="24"/>
          <w:highlight w:val="green"/>
          <w:lang w:val="en-US" w:eastAsia="zh-CN" w:bidi="ar-SA"/>
        </w:rPr>
        <w:t>the study area</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 xml:space="preserve">Building heights </w:t>
      </w:r>
      <w:r>
        <w:rPr>
          <w:rFonts w:hint="eastAsia" w:cs="Times New Roman"/>
          <w:kern w:val="2"/>
          <w:sz w:val="21"/>
          <w:szCs w:val="24"/>
          <w:highlight w:val="cyan"/>
          <w:lang w:val="en-US" w:eastAsia="zh-CN" w:bidi="ar-SA"/>
        </w:rPr>
        <w:t xml:space="preserve">in this study </w:t>
      </w:r>
      <w:r>
        <w:rPr>
          <w:rFonts w:hint="eastAsia" w:cs="Times New Roman"/>
          <w:kern w:val="2"/>
          <w:sz w:val="21"/>
          <w:szCs w:val="24"/>
          <w:highlight w:val="green"/>
          <w:lang w:val="en-US" w:eastAsia="zh-CN" w:bidi="ar-SA"/>
        </w:rPr>
        <w:t>were calculated by</w:t>
      </w:r>
      <w:r>
        <w:rPr>
          <w:rFonts w:hint="eastAsia" w:cs="Times New Roman"/>
          <w:kern w:val="2"/>
          <w:sz w:val="21"/>
          <w:szCs w:val="24"/>
          <w:highlight w:val="cyan"/>
          <w:lang w:val="en-US" w:eastAsia="zh-CN" w:bidi="ar-SA"/>
        </w:rPr>
        <w:t xml:space="preserve"> multiplying </w:t>
      </w:r>
      <w:r>
        <w:rPr>
          <w:rFonts w:hint="eastAsia" w:cs="Times New Roman"/>
          <w:kern w:val="2"/>
          <w:sz w:val="21"/>
          <w:szCs w:val="24"/>
          <w:highlight w:val="green"/>
          <w:lang w:val="en-US" w:eastAsia="zh-CN" w:bidi="ar-SA"/>
        </w:rPr>
        <w:t>the numbers of floors</w:t>
      </w:r>
      <w:r>
        <w:rPr>
          <w:rFonts w:hint="eastAsia" w:cs="Times New Roman"/>
          <w:kern w:val="2"/>
          <w:sz w:val="21"/>
          <w:szCs w:val="24"/>
          <w:highlight w:val="cyan"/>
          <w:lang w:val="en-US" w:eastAsia="zh-CN" w:bidi="ar-SA"/>
        </w:rPr>
        <w:t xml:space="preserve"> by 3. </w:t>
      </w:r>
      <w:r>
        <w:rPr>
          <w:rFonts w:hint="eastAsia" w:cs="Times New Roman"/>
          <w:kern w:val="2"/>
          <w:sz w:val="21"/>
          <w:szCs w:val="24"/>
          <w:highlight w:val="green"/>
          <w:lang w:val="en-US" w:eastAsia="zh-CN" w:bidi="ar-SA"/>
        </w:rPr>
        <w:t>Elevation data</w:t>
      </w:r>
      <w:r>
        <w:rPr>
          <w:rFonts w:hint="eastAsia" w:cs="Times New Roman"/>
          <w:kern w:val="2"/>
          <w:sz w:val="21"/>
          <w:szCs w:val="24"/>
          <w:highlight w:val="cyan"/>
          <w:lang w:val="en-US" w:eastAsia="zh-CN" w:bidi="ar-SA"/>
        </w:rPr>
        <w:t xml:space="preserve"> were sourced from </w:t>
      </w:r>
      <w:r>
        <w:rPr>
          <w:rFonts w:hint="eastAsia" w:cs="Times New Roman"/>
          <w:kern w:val="2"/>
          <w:sz w:val="21"/>
          <w:szCs w:val="24"/>
          <w:highlight w:val="green"/>
          <w:lang w:val="en-US" w:eastAsia="zh-CN" w:bidi="ar-SA"/>
        </w:rPr>
        <w:t>the Shuttle Radar Topography Mission (SRTM)</w:t>
      </w:r>
      <w:r>
        <w:rPr>
          <w:rFonts w:hint="eastAsia" w:cs="Times New Roman"/>
          <w:kern w:val="2"/>
          <w:sz w:val="21"/>
          <w:szCs w:val="24"/>
          <w:highlight w:val="cyan"/>
          <w:lang w:val="en-US" w:eastAsia="zh-CN" w:bidi="ar-SA"/>
        </w:rPr>
        <w:t xml:space="preserve"> with </w:t>
      </w:r>
      <w:r>
        <w:rPr>
          <w:rFonts w:hint="eastAsia" w:cs="Times New Roman"/>
          <w:kern w:val="2"/>
          <w:sz w:val="21"/>
          <w:szCs w:val="24"/>
          <w:highlight w:val="green"/>
          <w:lang w:val="en-US" w:eastAsia="zh-CN" w:bidi="ar-SA"/>
        </w:rPr>
        <w:t>a spatial resolution</w:t>
      </w:r>
      <w:r>
        <w:rPr>
          <w:rFonts w:hint="eastAsia" w:cs="Times New Roman"/>
          <w:kern w:val="2"/>
          <w:sz w:val="21"/>
          <w:szCs w:val="24"/>
          <w:highlight w:val="cyan"/>
          <w:lang w:val="en-US" w:eastAsia="zh-CN" w:bidi="ar-SA"/>
        </w:rPr>
        <w:t xml:space="preserve"> of 30 meters, </w:t>
      </w:r>
      <w:r>
        <w:rPr>
          <w:rFonts w:hint="eastAsia" w:cs="Times New Roman"/>
          <w:kern w:val="2"/>
          <w:sz w:val="21"/>
          <w:szCs w:val="24"/>
          <w:highlight w:val="cyan"/>
          <w:u w:val="thick"/>
          <w:lang w:val="en-US" w:eastAsia="zh-CN" w:bidi="ar-SA"/>
        </w:rPr>
        <w:t>available for download from</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cyan"/>
          <w:lang w:val="en-US" w:eastAsia="zh-CN" w:bidi="ar-SA"/>
        </w:rPr>
        <w:fldChar w:fldCharType="begin"/>
      </w:r>
      <w:r>
        <w:rPr>
          <w:rFonts w:hint="eastAsia" w:cs="Times New Roman"/>
          <w:kern w:val="2"/>
          <w:sz w:val="21"/>
          <w:szCs w:val="24"/>
          <w:highlight w:val="cyan"/>
          <w:lang w:val="en-US" w:eastAsia="zh-CN" w:bidi="ar-SA"/>
        </w:rPr>
        <w:instrText xml:space="preserve"> HYPERLINK "http://earthexplorer.usgs.gov." </w:instrText>
      </w:r>
      <w:r>
        <w:rPr>
          <w:rFonts w:hint="eastAsia" w:cs="Times New Roman"/>
          <w:kern w:val="2"/>
          <w:sz w:val="21"/>
          <w:szCs w:val="24"/>
          <w:highlight w:val="cyan"/>
          <w:lang w:val="en-US" w:eastAsia="zh-CN" w:bidi="ar-SA"/>
        </w:rPr>
        <w:fldChar w:fldCharType="separate"/>
      </w:r>
      <w:r>
        <w:rPr>
          <w:rStyle w:val="9"/>
          <w:rFonts w:hint="eastAsia" w:cs="Times New Roman"/>
          <w:kern w:val="2"/>
          <w:sz w:val="21"/>
          <w:szCs w:val="24"/>
          <w:highlight w:val="cyan"/>
          <w:lang w:val="en-US" w:eastAsia="zh-CN" w:bidi="ar-SA"/>
        </w:rPr>
        <w:t>http://earthexplorer.usgs.gov.</w:t>
      </w:r>
      <w:r>
        <w:rPr>
          <w:rFonts w:hint="eastAsia" w:cs="Times New Roman"/>
          <w:kern w:val="2"/>
          <w:sz w:val="21"/>
          <w:szCs w:val="24"/>
          <w:highlight w:val="cyan"/>
          <w:lang w:val="en-US" w:eastAsia="zh-CN" w:bidi="ar-SA"/>
        </w:rPr>
        <w:fldChar w:fldCharType="end"/>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Land use data</w:t>
      </w:r>
      <w:r>
        <w:rPr>
          <w:rFonts w:hint="eastAsia" w:cs="Times New Roman"/>
          <w:kern w:val="2"/>
          <w:sz w:val="21"/>
          <w:szCs w:val="24"/>
          <w:highlight w:val="cyan"/>
          <w:lang w:val="en-US" w:eastAsia="zh-CN" w:bidi="ar-SA"/>
        </w:rPr>
        <w:t xml:space="preserve"> were obtained from </w:t>
      </w:r>
      <w:r>
        <w:rPr>
          <w:rFonts w:hint="eastAsia" w:cs="Times New Roman"/>
          <w:kern w:val="2"/>
          <w:sz w:val="21"/>
          <w:szCs w:val="24"/>
          <w:highlight w:val="green"/>
          <w:lang w:val="en-US" w:eastAsia="zh-CN" w:bidi="ar-SA"/>
        </w:rPr>
        <w:t>the annual China Land Cover Dataset (CLCD)</w:t>
      </w:r>
      <w:r>
        <w:rPr>
          <w:rFonts w:hint="eastAsia" w:cs="Times New Roman"/>
          <w:kern w:val="2"/>
          <w:sz w:val="21"/>
          <w:szCs w:val="24"/>
          <w:highlight w:val="cyan"/>
          <w:lang w:val="en-US" w:eastAsia="zh-CN" w:bidi="ar-SA"/>
        </w:rPr>
        <w:t xml:space="preserve"> with </w:t>
      </w:r>
      <w:r>
        <w:rPr>
          <w:rFonts w:hint="eastAsia" w:cs="Times New Roman"/>
          <w:kern w:val="2"/>
          <w:sz w:val="21"/>
          <w:szCs w:val="24"/>
          <w:highlight w:val="green"/>
          <w:lang w:val="en-US" w:eastAsia="zh-CN" w:bidi="ar-SA"/>
        </w:rPr>
        <w:t>a spatial resolution of 30 meters</w:t>
      </w:r>
      <w:r>
        <w:rPr>
          <w:rFonts w:hint="eastAsia" w:cs="Times New Roman"/>
          <w:kern w:val="2"/>
          <w:sz w:val="21"/>
          <w:szCs w:val="24"/>
          <w:highlight w:val="cyan"/>
          <w:lang w:val="en-US" w:eastAsia="zh-CN" w:bidi="ar-SA"/>
        </w:rPr>
        <w:t xml:space="preserve">. Produced by </w:t>
      </w:r>
      <w:r>
        <w:rPr>
          <w:rFonts w:hint="eastAsia" w:cs="Times New Roman"/>
          <w:kern w:val="2"/>
          <w:sz w:val="21"/>
          <w:szCs w:val="24"/>
          <w:highlight w:val="green"/>
          <w:lang w:val="en-US" w:eastAsia="zh-CN" w:bidi="ar-SA"/>
        </w:rPr>
        <w:t>Wuhan University</w:t>
      </w:r>
      <w:r>
        <w:rPr>
          <w:rFonts w:hint="eastAsia" w:cs="Times New Roman"/>
          <w:kern w:val="2"/>
          <w:sz w:val="21"/>
          <w:szCs w:val="24"/>
          <w:highlight w:val="cyan"/>
          <w:lang w:val="en-US" w:eastAsia="zh-CN" w:bidi="ar-SA"/>
        </w:rPr>
        <w:t xml:space="preserve"> based on </w:t>
      </w:r>
      <w:r>
        <w:rPr>
          <w:rFonts w:hint="eastAsia" w:cs="Times New Roman"/>
          <w:kern w:val="2"/>
          <w:sz w:val="21"/>
          <w:szCs w:val="24"/>
          <w:highlight w:val="green"/>
          <w:lang w:val="en-US" w:eastAsia="zh-CN" w:bidi="ar-SA"/>
        </w:rPr>
        <w:t>Landsat images</w:t>
      </w:r>
      <w:r>
        <w:rPr>
          <w:rFonts w:hint="eastAsia" w:cs="Times New Roman"/>
          <w:kern w:val="2"/>
          <w:sz w:val="21"/>
          <w:szCs w:val="24"/>
          <w:highlight w:val="cyan"/>
          <w:lang w:val="en-US" w:eastAsia="zh-CN" w:bidi="ar-SA"/>
        </w:rPr>
        <w:t xml:space="preserve">, this data set provides </w:t>
      </w:r>
      <w:r>
        <w:rPr>
          <w:rFonts w:hint="eastAsia" w:cs="Times New Roman"/>
          <w:kern w:val="2"/>
          <w:sz w:val="21"/>
          <w:szCs w:val="24"/>
          <w:highlight w:val="green"/>
          <w:lang w:val="en-US" w:eastAsia="zh-CN" w:bidi="ar-SA"/>
        </w:rPr>
        <w:t>valuable information</w:t>
      </w:r>
      <w:r>
        <w:rPr>
          <w:rFonts w:hint="eastAsia" w:cs="Times New Roman"/>
          <w:kern w:val="2"/>
          <w:sz w:val="21"/>
          <w:szCs w:val="24"/>
          <w:highlight w:val="cyan"/>
          <w:lang w:val="en-US" w:eastAsia="zh-CN" w:bidi="ar-SA"/>
        </w:rPr>
        <w:t xml:space="preserve"> for the analysis of </w:t>
      </w:r>
      <w:r>
        <w:rPr>
          <w:rFonts w:hint="eastAsia" w:cs="Times New Roman"/>
          <w:kern w:val="2"/>
          <w:sz w:val="21"/>
          <w:szCs w:val="24"/>
          <w:highlight w:val="green"/>
          <w:lang w:val="en-US" w:eastAsia="zh-CN" w:bidi="ar-SA"/>
        </w:rPr>
        <w:t xml:space="preserve">land use characteristic </w:t>
      </w:r>
      <w:r>
        <w:rPr>
          <w:rFonts w:hint="eastAsia" w:cs="Times New Roman"/>
          <w:kern w:val="2"/>
          <w:sz w:val="21"/>
          <w:szCs w:val="24"/>
          <w:highlight w:val="cyan"/>
          <w:lang w:val="en-US" w:eastAsia="zh-CN" w:bidi="ar-SA"/>
        </w:rPr>
        <w:t>(Yang et al., 2021).</w:t>
      </w:r>
    </w:p>
    <w:p>
      <w:pPr>
        <w:rPr>
          <w:rFonts w:hint="default" w:cs="Times New Roman"/>
          <w:kern w:val="2"/>
          <w:sz w:val="21"/>
          <w:szCs w:val="24"/>
          <w:highlight w:val="none"/>
          <w:lang w:val="en-US" w:eastAsia="zh-CN" w:bidi="ar-SA"/>
        </w:rPr>
      </w:pPr>
    </w:p>
    <w:p>
      <w:pPr>
        <w:pStyle w:val="4"/>
        <w:bidi w:val="0"/>
        <w:rPr>
          <w:rFonts w:hint="default"/>
          <w:highlight w:val="none"/>
          <w:lang w:val="en-US" w:eastAsia="zh-CN"/>
        </w:rPr>
      </w:pPr>
      <w:r>
        <w:rPr>
          <w:rFonts w:hint="default"/>
          <w:highlight w:val="none"/>
          <w:lang w:val="en-US" w:eastAsia="zh-CN"/>
        </w:rPr>
        <w:t xml:space="preserve">2.3. </w:t>
      </w:r>
      <w:r>
        <w:rPr>
          <w:rFonts w:hint="eastAsia"/>
          <w:highlight w:val="none"/>
          <w:lang w:val="en-US" w:eastAsia="zh-CN"/>
        </w:rPr>
        <w:t>Calculation of l</w:t>
      </w:r>
      <w:r>
        <w:rPr>
          <w:rFonts w:hint="default"/>
          <w:highlight w:val="none"/>
          <w:lang w:val="en-US" w:eastAsia="zh-CN"/>
        </w:rPr>
        <w:t>and surface temperature</w:t>
      </w:r>
    </w:p>
    <w:p>
      <w:pPr>
        <w:numPr>
          <w:ilvl w:val="0"/>
          <w:numId w:val="0"/>
        </w:numPr>
        <w:ind w:leftChars="0"/>
        <w:jc w:val="left"/>
        <w:rPr>
          <w:rFonts w:hint="default" w:cs="Times New Roman"/>
          <w:kern w:val="2"/>
          <w:sz w:val="21"/>
          <w:szCs w:val="24"/>
          <w:highlight w:val="green"/>
          <w:lang w:val="en-US" w:eastAsia="zh-CN" w:bidi="ar-SA"/>
        </w:rPr>
      </w:pPr>
      <w:r>
        <w:rPr>
          <w:rFonts w:hint="eastAsia" w:cs="Times New Roman"/>
          <w:kern w:val="2"/>
          <w:sz w:val="21"/>
          <w:szCs w:val="24"/>
          <w:highlight w:val="green"/>
          <w:lang w:val="en-US" w:eastAsia="zh-CN" w:bidi="ar-SA"/>
        </w:rPr>
        <w:t>【up2024 0129 15:38】</w:t>
      </w:r>
    </w:p>
    <w:p>
      <w:pPr>
        <w:numPr>
          <w:ilvl w:val="0"/>
          <w:numId w:val="0"/>
        </w:numPr>
        <w:ind w:leftChars="0"/>
        <w:jc w:val="left"/>
        <w:rPr>
          <w:rFonts w:hint="default" w:cs="Times New Roman"/>
          <w:kern w:val="2"/>
          <w:sz w:val="21"/>
          <w:szCs w:val="24"/>
          <w:highlight w:val="cyan"/>
          <w:lang w:val="en-US" w:eastAsia="zh-CN" w:bidi="ar-SA"/>
        </w:rPr>
      </w:pPr>
      <w:r>
        <w:rPr>
          <w:rFonts w:hint="eastAsia" w:cs="Times New Roman"/>
          <w:kern w:val="2"/>
          <w:sz w:val="21"/>
          <w:szCs w:val="24"/>
          <w:highlight w:val="green"/>
          <w:u w:val="none"/>
          <w:lang w:val="en-US" w:eastAsia="zh-CN" w:bidi="ar-SA"/>
        </w:rPr>
        <w:t>Before the calculation</w:t>
      </w:r>
      <w:r>
        <w:rPr>
          <w:rFonts w:hint="eastAsia" w:cs="Times New Roman"/>
          <w:kern w:val="2"/>
          <w:sz w:val="21"/>
          <w:szCs w:val="24"/>
          <w:highlight w:val="cyan"/>
          <w:lang w:val="en-US" w:eastAsia="zh-CN" w:bidi="ar-SA"/>
        </w:rPr>
        <w:t xml:space="preserve"> of </w:t>
      </w:r>
      <w:r>
        <w:rPr>
          <w:rFonts w:hint="eastAsia" w:cs="Times New Roman"/>
          <w:kern w:val="2"/>
          <w:sz w:val="21"/>
          <w:szCs w:val="24"/>
          <w:highlight w:val="green"/>
          <w:lang w:val="en-US" w:eastAsia="zh-CN" w:bidi="ar-SA"/>
        </w:rPr>
        <w:t>land surface temperature</w:t>
      </w:r>
      <w:r>
        <w:rPr>
          <w:rFonts w:hint="eastAsia" w:cs="Times New Roman"/>
          <w:kern w:val="2"/>
          <w:sz w:val="21"/>
          <w:szCs w:val="24"/>
          <w:highlight w:val="cyan"/>
          <w:lang w:val="en-US" w:eastAsia="zh-CN" w:bidi="ar-SA"/>
        </w:rPr>
        <w:t xml:space="preserve">, it was </w:t>
      </w:r>
      <w:r>
        <w:rPr>
          <w:rFonts w:hint="eastAsia" w:cs="Times New Roman"/>
          <w:kern w:val="2"/>
          <w:sz w:val="21"/>
          <w:szCs w:val="24"/>
          <w:highlight w:val="green"/>
          <w:lang w:val="en-US" w:eastAsia="zh-CN" w:bidi="ar-SA"/>
        </w:rPr>
        <w:t>imperative</w:t>
      </w:r>
      <w:r>
        <w:rPr>
          <w:rFonts w:hint="eastAsia" w:cs="Times New Roman"/>
          <w:kern w:val="2"/>
          <w:sz w:val="21"/>
          <w:szCs w:val="24"/>
          <w:highlight w:val="cyan"/>
          <w:lang w:val="en-US" w:eastAsia="zh-CN" w:bidi="ar-SA"/>
        </w:rPr>
        <w:t xml:space="preserve"> to perform </w:t>
      </w:r>
      <w:r>
        <w:rPr>
          <w:rFonts w:hint="eastAsia" w:cs="Times New Roman"/>
          <w:kern w:val="2"/>
          <w:sz w:val="21"/>
          <w:szCs w:val="24"/>
          <w:highlight w:val="green"/>
          <w:u w:val="thick"/>
          <w:lang w:val="en-US" w:eastAsia="zh-CN" w:bidi="ar-SA"/>
        </w:rPr>
        <w:t>radiometric calibration</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u w:val="thick"/>
          <w:lang w:val="en-US" w:eastAsia="zh-CN" w:bidi="ar-SA"/>
        </w:rPr>
        <w:t>atmospheric correction</w:t>
      </w:r>
      <w:r>
        <w:rPr>
          <w:rFonts w:hint="eastAsia" w:cs="Times New Roman"/>
          <w:kern w:val="2"/>
          <w:sz w:val="21"/>
          <w:szCs w:val="24"/>
          <w:highlight w:val="cyan"/>
          <w:lang w:val="en-US" w:eastAsia="zh-CN" w:bidi="ar-SA"/>
        </w:rPr>
        <w:t xml:space="preserve"> on the </w:t>
      </w:r>
      <w:r>
        <w:rPr>
          <w:rFonts w:hint="eastAsia" w:cs="Times New Roman"/>
          <w:kern w:val="2"/>
          <w:sz w:val="21"/>
          <w:szCs w:val="24"/>
          <w:highlight w:val="green"/>
          <w:lang w:val="en-US" w:eastAsia="zh-CN" w:bidi="ar-SA"/>
        </w:rPr>
        <w:t>original Landsat-8 images</w:t>
      </w:r>
      <w:r>
        <w:rPr>
          <w:rFonts w:hint="eastAsia" w:cs="Times New Roman"/>
          <w:kern w:val="2"/>
          <w:sz w:val="21"/>
          <w:szCs w:val="24"/>
          <w:highlight w:val="cyan"/>
          <w:lang w:val="en-US" w:eastAsia="zh-CN" w:bidi="ar-SA"/>
        </w:rPr>
        <w:t xml:space="preserve">. Subsequently, the </w:t>
      </w:r>
      <w:r>
        <w:rPr>
          <w:rFonts w:hint="eastAsia" w:cs="Times New Roman"/>
          <w:kern w:val="2"/>
          <w:sz w:val="21"/>
          <w:szCs w:val="24"/>
          <w:highlight w:val="green"/>
          <w:u w:val="thick"/>
          <w:lang w:val="en-US" w:eastAsia="zh-CN" w:bidi="ar-SA"/>
        </w:rPr>
        <w:t>radiative transfer equation (RTE) method</w:t>
      </w:r>
      <w:r>
        <w:rPr>
          <w:rFonts w:hint="eastAsia" w:cs="Times New Roman"/>
          <w:kern w:val="2"/>
          <w:sz w:val="21"/>
          <w:szCs w:val="24"/>
          <w:highlight w:val="cyan"/>
          <w:lang w:val="en-US" w:eastAsia="zh-CN" w:bidi="ar-SA"/>
        </w:rPr>
        <w:t xml:space="preserve"> was employed. The equation </w:t>
      </w:r>
      <w:r>
        <w:rPr>
          <w:rFonts w:hint="eastAsia" w:cs="Times New Roman"/>
          <w:kern w:val="2"/>
          <w:sz w:val="21"/>
          <w:szCs w:val="24"/>
          <w:highlight w:val="green"/>
          <w:lang w:val="en-US" w:eastAsia="zh-CN" w:bidi="ar-SA"/>
        </w:rPr>
        <w:t>can be expressed</w:t>
      </w:r>
      <w:r>
        <w:rPr>
          <w:rFonts w:hint="eastAsia" w:cs="Times New Roman"/>
          <w:kern w:val="2"/>
          <w:sz w:val="21"/>
          <w:szCs w:val="24"/>
          <w:highlight w:val="cyan"/>
          <w:lang w:val="en-US" w:eastAsia="zh-CN" w:bidi="ar-SA"/>
        </w:rPr>
        <w:t xml:space="preserve"> as:</w:t>
      </w:r>
    </w:p>
    <w:p>
      <w:pPr>
        <w:numPr>
          <w:ilvl w:val="0"/>
          <w:numId w:val="0"/>
        </w:numPr>
        <w:ind w:leftChars="0"/>
        <w:jc w:val="right"/>
        <w:rPr>
          <w:rFonts w:hint="default" w:cs="Times New Roman"/>
          <w:kern w:val="2"/>
          <w:sz w:val="21"/>
          <w:szCs w:val="24"/>
          <w:highlight w:val="cyan"/>
          <w:lang w:val="en-US" w:eastAsia="zh-CN" w:bidi="ar-SA"/>
        </w:rPr>
      </w:pPr>
      <m:oMath>
        <m:sSub>
          <m:sSubPr>
            <m:ctrlPr>
              <w:rPr>
                <w:rFonts w:ascii="Cambria Math" w:hAnsi="Cambria Math" w:cs="Times New Roman"/>
                <w:i/>
                <w:kern w:val="2"/>
                <w:sz w:val="21"/>
                <w:szCs w:val="24"/>
                <w:highlight w:val="cyan"/>
                <w:lang w:val="en-US" w:bidi="ar-SA"/>
              </w:rPr>
            </m:ctrlPr>
          </m:sSubPr>
          <m:e>
            <m:r>
              <m:rPr/>
              <w:rPr>
                <w:rFonts w:hint="default" w:ascii="Cambria Math" w:hAnsi="Cambria Math" w:cs="Times New Roman"/>
                <w:kern w:val="2"/>
                <w:sz w:val="21"/>
                <w:szCs w:val="24"/>
                <w:highlight w:val="cyan"/>
                <w:lang w:val="en-US" w:eastAsia="zh-CN" w:bidi="ar-SA"/>
              </w:rPr>
              <m:t>L</m:t>
            </m:r>
            <m:ctrlPr>
              <w:rPr>
                <w:rFonts w:ascii="Cambria Math" w:hAnsi="Cambria Math" w:cs="Times New Roman"/>
                <w:i/>
                <w:kern w:val="2"/>
                <w:sz w:val="21"/>
                <w:szCs w:val="24"/>
                <w:highlight w:val="cyan"/>
                <w:lang w:val="en-US" w:bidi="ar-SA"/>
              </w:rPr>
            </m:ctrlPr>
          </m:e>
          <m:sub>
            <m:r>
              <m:rPr/>
              <w:rPr>
                <w:rFonts w:hint="eastAsia" w:ascii="Cambria Math" w:hAnsi="Cambria Math" w:cs="Times New Roman"/>
                <w:kern w:val="2"/>
                <w:sz w:val="21"/>
                <w:szCs w:val="24"/>
                <w:highlight w:val="cyan"/>
                <w:lang w:val="en-US" w:bidi="ar-SA"/>
              </w:rPr>
              <m:t>λ</m:t>
            </m:r>
            <m:ctrlPr>
              <w:rPr>
                <w:rFonts w:ascii="Cambria Math" w:hAnsi="Cambria Math" w:cs="Times New Roman"/>
                <w:i/>
                <w:kern w:val="2"/>
                <w:sz w:val="21"/>
                <w:szCs w:val="24"/>
                <w:highlight w:val="cyan"/>
                <w:lang w:val="en-US" w:bidi="ar-SA"/>
              </w:rPr>
            </m:ctrlPr>
          </m:sub>
        </m:sSub>
        <m:r>
          <m:rPr/>
          <w:rPr>
            <w:rFonts w:hint="default" w:ascii="Cambria Math" w:hAnsi="Cambria Math" w:cs="Times New Roman"/>
            <w:kern w:val="2"/>
            <w:sz w:val="21"/>
            <w:szCs w:val="24"/>
            <w:highlight w:val="cyan"/>
            <w:lang w:val="en-US" w:eastAsia="zh-CN" w:bidi="ar-SA"/>
          </w:rPr>
          <m:t xml:space="preserve"> = [</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 (1−</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m:t>
        </m:r>
        <m:sSubSup>
          <m:sSubSupPr>
            <m:ctrlPr>
              <w:rPr>
                <w:rFonts w:hint="default" w:ascii="Cambria Math" w:hAnsi="Cambria Math" w:cs="Times New Roman"/>
                <w:i/>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kern w:val="2"/>
                <w:sz w:val="21"/>
                <w:szCs w:val="24"/>
                <w:highlight w:val="cyan"/>
                <w:lang w:val="en-US" w:eastAsia="zh-CN" w:bidi="ar-SA"/>
              </w:rPr>
            </m:ctrlPr>
          </m:sup>
        </m:sSubSup>
        <m:r>
          <m:rPr/>
          <w:rPr>
            <w:rFonts w:hint="default" w:ascii="Cambria Math" w:hAnsi="Cambria Math" w:cs="Times New Roman"/>
            <w:kern w:val="2"/>
            <w:sz w:val="21"/>
            <w:szCs w:val="24"/>
            <w:highlight w:val="cyan"/>
            <w:lang w:val="en-US" w:eastAsia="zh-CN" w:bidi="ar-SA"/>
          </w:rPr>
          <m:t>]</m:t>
        </m:r>
        <m:r>
          <m:rPr/>
          <w:rPr>
            <w:rFonts w:hint="default" w:ascii="Cambria Math" w:hAnsi="Cambria Math" w:cs="Cambria Math"/>
            <w:kern w:val="2"/>
            <w:sz w:val="21"/>
            <w:szCs w:val="24"/>
            <w:highlight w:val="cyan"/>
            <w:lang w:val="en-US" w:eastAsia="zh-CN" w:bidi="ar-SA"/>
          </w:rPr>
          <m:t>τ+</m:t>
        </m:r>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oMath>
      <w:r>
        <w:rPr>
          <w:rFonts w:hint="eastAsia" w:hAnsi="Cambria Math" w:cs="Cambria Math"/>
          <w:i w:val="0"/>
          <w:kern w:val="2"/>
          <w:sz w:val="21"/>
          <w:szCs w:val="24"/>
          <w:highlight w:val="cyan"/>
          <w:lang w:val="en-US" w:eastAsia="zh-CN" w:bidi="ar-SA"/>
        </w:rPr>
        <w:t xml:space="preserve">                        (1)</w:t>
      </w:r>
    </w:p>
    <w:p>
      <w:pPr>
        <w:numPr>
          <w:ilvl w:val="0"/>
          <w:numId w:val="0"/>
        </w:numPr>
        <w:ind w:leftChars="0"/>
        <w:jc w:val="left"/>
        <w:rPr>
          <w:rFonts w:hint="eastAsia" w:hAnsi="Cambria Math" w:cs="Times New Roman"/>
          <w:i w:val="0"/>
          <w:kern w:val="2"/>
          <w:sz w:val="21"/>
          <w:szCs w:val="24"/>
          <w:highlight w:val="cyan"/>
          <w:lang w:val="en-US" w:eastAsia="zh-CN" w:bidi="ar-SA"/>
        </w:rPr>
      </w:pPr>
      <w:r>
        <w:rPr>
          <w:rFonts w:hint="eastAsia" w:cs="Times New Roman"/>
          <w:i w:val="0"/>
          <w:iCs w:val="0"/>
          <w:kern w:val="2"/>
          <w:sz w:val="21"/>
          <w:szCs w:val="24"/>
          <w:highlight w:val="cyan"/>
          <w:lang w:val="en-US" w:eastAsia="zh-CN" w:bidi="ar-SA"/>
        </w:rPr>
        <w:t>where</w:t>
      </w:r>
      <w:r>
        <w:rPr>
          <w:rFonts w:hint="eastAsia" w:cs="Times New Roman"/>
          <w:i/>
          <w:iCs/>
          <w:kern w:val="2"/>
          <w:sz w:val="21"/>
          <w:szCs w:val="24"/>
          <w:highlight w:val="cyan"/>
          <w:lang w:val="en-US" w:eastAsia="zh-CN" w:bidi="ar-SA"/>
        </w:rPr>
        <w:t xml:space="preserve"> L</w:t>
      </w:r>
      <w:r>
        <w:rPr>
          <w:rFonts w:hint="eastAsia" w:cs="Times New Roman"/>
          <w:i/>
          <w:iCs/>
          <w:kern w:val="2"/>
          <w:sz w:val="21"/>
          <w:szCs w:val="24"/>
          <w:highlight w:val="cyan"/>
          <w:vertAlign w:val="subscript"/>
          <w:lang w:val="en-US" w:eastAsia="zh-CN" w:bidi="ar-SA"/>
        </w:rPr>
        <w:t>λ</w:t>
      </w:r>
      <w:r>
        <w:rPr>
          <w:rFonts w:hint="eastAsia" w:cs="Times New Roman"/>
          <w:kern w:val="2"/>
          <w:sz w:val="21"/>
          <w:szCs w:val="24"/>
          <w:highlight w:val="cyan"/>
          <w:lang w:val="en-US" w:eastAsia="zh-CN" w:bidi="ar-SA"/>
        </w:rPr>
        <w:t xml:space="preserve"> </w:t>
      </w:r>
      <w:r>
        <w:rPr>
          <w:rFonts w:hint="default" w:hAnsi="Cambria Math" w:cs="Times New Roman"/>
          <w:i w:val="0"/>
          <w:kern w:val="2"/>
          <w:sz w:val="21"/>
          <w:szCs w:val="24"/>
          <w:highlight w:val="cyan"/>
          <w:lang w:val="en-US" w:eastAsia="zh-CN" w:bidi="ar-SA"/>
        </w:rPr>
        <w:t xml:space="preserve">denotes </w:t>
      </w:r>
      <w:r>
        <w:rPr>
          <w:rFonts w:hint="default" w:hAnsi="Cambria Math" w:cs="Times New Roman"/>
          <w:i w:val="0"/>
          <w:kern w:val="2"/>
          <w:sz w:val="21"/>
          <w:szCs w:val="24"/>
          <w:highlight w:val="green"/>
          <w:lang w:val="en-US" w:eastAsia="zh-CN" w:bidi="ar-SA"/>
        </w:rPr>
        <w:t>the radiation intensity</w:t>
      </w:r>
      <w:r>
        <w:rPr>
          <w:rFonts w:hint="default" w:hAnsi="Cambria Math" w:cs="Times New Roman"/>
          <w:i w:val="0"/>
          <w:kern w:val="2"/>
          <w:sz w:val="21"/>
          <w:szCs w:val="24"/>
          <w:highlight w:val="cyan"/>
          <w:lang w:val="en-US" w:eastAsia="zh-CN" w:bidi="ar-SA"/>
        </w:rPr>
        <w:t xml:space="preserve"> of </w:t>
      </w:r>
      <w:r>
        <w:rPr>
          <w:rFonts w:hint="default" w:hAnsi="Cambria Math" w:cs="Times New Roman"/>
          <w:i w:val="0"/>
          <w:kern w:val="2"/>
          <w:sz w:val="21"/>
          <w:szCs w:val="24"/>
          <w:highlight w:val="green"/>
          <w:lang w:val="en-US" w:eastAsia="zh-CN" w:bidi="ar-SA"/>
        </w:rPr>
        <w:t>the thermal infrared band</w:t>
      </w:r>
      <w:r>
        <w:rPr>
          <w:rFonts w:hint="default" w:hAnsi="Cambria Math" w:cs="Times New Roman"/>
          <w:i w:val="0"/>
          <w:kern w:val="2"/>
          <w:sz w:val="21"/>
          <w:szCs w:val="24"/>
          <w:highlight w:val="cyan"/>
          <w:lang w:val="en-US" w:eastAsia="zh-CN" w:bidi="ar-SA"/>
        </w:rPr>
        <w:t xml:space="preserve"> captured by the sensor</w:t>
      </w:r>
      <w:r>
        <w:rPr>
          <w:rFonts w:hint="eastAsia" w:cs="Times New Roman"/>
          <w:kern w:val="2"/>
          <w:sz w:val="21"/>
          <w:szCs w:val="24"/>
          <w:highlight w:val="cyan"/>
          <w:lang w:val="en-US" w:eastAsia="zh-CN" w:bidi="ar-SA"/>
        </w:rPr>
        <w:t xml:space="preserve">, </w:t>
      </w:r>
      <m:oMath>
        <m:sSubSup>
          <m:sSubSupPr>
            <m:ctrlPr>
              <w:rPr>
                <w:rFonts w:hint="default" w:ascii="Cambria Math" w:hAnsi="Cambria Math" w:cs="Times New Roman"/>
                <w:i/>
                <w:iCs w:val="0"/>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iCs w:val="0"/>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iCs w:val="0"/>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iCs w:val="0"/>
                <w:kern w:val="2"/>
                <w:sz w:val="21"/>
                <w:szCs w:val="24"/>
                <w:highlight w:val="cyan"/>
                <w:lang w:val="en-US" w:eastAsia="zh-CN" w:bidi="ar-SA"/>
              </w:rPr>
            </m:ctrlPr>
          </m:sup>
        </m:sSubSup>
      </m:oMath>
      <w:r>
        <w:rPr>
          <w:rFonts w:hint="eastAsia" w:hAnsi="Cambria Math" w:cs="Times New Roman"/>
          <w:i w:val="0"/>
          <w:kern w:val="2"/>
          <w:sz w:val="21"/>
          <w:szCs w:val="24"/>
          <w:highlight w:val="cyan"/>
          <w:lang w:val="en-US" w:eastAsia="zh-CN" w:bidi="ar-SA"/>
        </w:rPr>
        <w:t xml:space="preserve"> represents the </w:t>
      </w:r>
      <w:r>
        <w:rPr>
          <w:rFonts w:hint="eastAsia" w:hAnsi="Cambria Math" w:cs="Times New Roman"/>
          <w:i w:val="0"/>
          <w:kern w:val="2"/>
          <w:sz w:val="21"/>
          <w:szCs w:val="24"/>
          <w:highlight w:val="green"/>
          <w:lang w:val="en-US" w:eastAsia="zh-CN" w:bidi="ar-SA"/>
        </w:rPr>
        <w:t>downward atmospheric radiance</w:t>
      </w:r>
      <w:r>
        <w:rPr>
          <w:rFonts w:hint="eastAsia" w:hAnsi="Cambria Math" w:cs="Times New Roman"/>
          <w:i w:val="0"/>
          <w:kern w:val="2"/>
          <w:sz w:val="21"/>
          <w:szCs w:val="24"/>
          <w:highlight w:val="cyan"/>
          <w:lang w:val="en-US" w:eastAsia="zh-CN" w:bidi="ar-SA"/>
        </w:rPr>
        <w:t xml:space="preserve">, </w:t>
      </w:r>
      <m:oMath>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oMath>
      <w:r>
        <w:rPr>
          <w:rFonts w:hint="eastAsia" w:hAnsi="Cambria Math" w:cs="Cambria Math"/>
          <w:i w:val="0"/>
          <w:kern w:val="2"/>
          <w:sz w:val="21"/>
          <w:szCs w:val="24"/>
          <w:highlight w:val="cyan"/>
          <w:lang w:val="en-US" w:eastAsia="zh-CN" w:bidi="ar-SA"/>
        </w:rPr>
        <w:t xml:space="preserve"> </w:t>
      </w:r>
      <w:r>
        <w:rPr>
          <w:rFonts w:hint="eastAsia" w:hAnsi="Cambria Math" w:cs="Times New Roman"/>
          <w:i w:val="0"/>
          <w:kern w:val="2"/>
          <w:sz w:val="21"/>
          <w:szCs w:val="24"/>
          <w:highlight w:val="cyan"/>
          <w:lang w:val="en-US" w:eastAsia="zh-CN" w:bidi="ar-SA"/>
        </w:rPr>
        <w:t xml:space="preserve">represents the </w:t>
      </w:r>
      <w:r>
        <w:rPr>
          <w:rFonts w:hint="eastAsia" w:hAnsi="Cambria Math" w:cs="Times New Roman"/>
          <w:i w:val="0"/>
          <w:kern w:val="2"/>
          <w:sz w:val="21"/>
          <w:szCs w:val="24"/>
          <w:highlight w:val="green"/>
          <w:lang w:val="en-US" w:eastAsia="zh-CN" w:bidi="ar-SA"/>
        </w:rPr>
        <w:t>upward atmospheric radiance</w:t>
      </w:r>
      <w:r>
        <w:rPr>
          <w:rFonts w:hint="eastAsia" w:hAnsi="Cambria Math" w:cs="Times New Roman"/>
          <w:i w:val="0"/>
          <w:kern w:val="2"/>
          <w:sz w:val="21"/>
          <w:szCs w:val="24"/>
          <w:highlight w:val="cyan"/>
          <w:lang w:val="en-US" w:eastAsia="zh-CN" w:bidi="ar-SA"/>
        </w:rPr>
        <w:t xml:space="preserve">, </w:t>
      </w:r>
      <w:r>
        <w:rPr>
          <w:rFonts w:hint="eastAsia" w:eastAsia="楷体" w:cs="Times New Roman"/>
          <w:b w:val="0"/>
          <w:bCs/>
          <w:i/>
          <w:iCs/>
          <w:sz w:val="21"/>
          <w:szCs w:val="21"/>
          <w:highlight w:val="cyan"/>
          <w:lang w:val="en-US" w:eastAsia="zh-CN"/>
        </w:rPr>
        <w:t xml:space="preserve">ε </w:t>
      </w:r>
      <w:r>
        <w:rPr>
          <w:rFonts w:hint="eastAsia" w:eastAsia="楷体" w:cs="Times New Roman"/>
          <w:b w:val="0"/>
          <w:bCs/>
          <w:sz w:val="21"/>
          <w:szCs w:val="21"/>
          <w:highlight w:val="cyan"/>
          <w:lang w:val="en-US" w:eastAsia="zh-CN"/>
        </w:rPr>
        <w:t xml:space="preserve">stands for the </w:t>
      </w:r>
      <w:r>
        <w:rPr>
          <w:rFonts w:hint="eastAsia" w:eastAsia="楷体" w:cs="Times New Roman"/>
          <w:b w:val="0"/>
          <w:bCs/>
          <w:sz w:val="21"/>
          <w:szCs w:val="21"/>
          <w:highlight w:val="green"/>
          <w:lang w:val="en-US" w:eastAsia="zh-CN"/>
        </w:rPr>
        <w:t>surface emissivity</w:t>
      </w:r>
      <w:r>
        <w:rPr>
          <w:rFonts w:hint="eastAsia" w:eastAsia="楷体" w:cs="Times New Roman"/>
          <w:b w:val="0"/>
          <w:bCs/>
          <w:sz w:val="21"/>
          <w:szCs w:val="21"/>
          <w:highlight w:val="cyan"/>
          <w:lang w:val="en-US" w:eastAsia="zh-CN"/>
        </w:rPr>
        <w:t xml:space="preserve">, and </w:t>
      </w:r>
      <w:r>
        <w:rPr>
          <w:rFonts w:hint="eastAsia" w:hAnsi="Cambria Math" w:cs="Times New Roman"/>
          <w:i/>
          <w:iCs/>
          <w:kern w:val="2"/>
          <w:sz w:val="21"/>
          <w:szCs w:val="24"/>
          <w:highlight w:val="cyan"/>
          <w:lang w:val="en-US" w:eastAsia="zh-CN" w:bidi="ar-SA"/>
        </w:rPr>
        <w:t xml:space="preserve">τ </w:t>
      </w:r>
      <w:r>
        <w:rPr>
          <w:rFonts w:hint="eastAsia" w:hAnsi="Cambria Math" w:cs="Times New Roman"/>
          <w:i w:val="0"/>
          <w:kern w:val="2"/>
          <w:sz w:val="21"/>
          <w:szCs w:val="24"/>
          <w:highlight w:val="cyan"/>
          <w:lang w:val="en-US" w:eastAsia="zh-CN" w:bidi="ar-SA"/>
        </w:rPr>
        <w:t xml:space="preserve">is the </w:t>
      </w:r>
      <w:r>
        <w:rPr>
          <w:rFonts w:hint="eastAsia" w:hAnsi="Cambria Math" w:cs="Times New Roman"/>
          <w:i w:val="0"/>
          <w:kern w:val="2"/>
          <w:sz w:val="21"/>
          <w:szCs w:val="24"/>
          <w:highlight w:val="green"/>
          <w:lang w:val="en-US" w:eastAsia="zh-CN" w:bidi="ar-SA"/>
        </w:rPr>
        <w:t>atmospheric transmissivity</w:t>
      </w:r>
      <w:r>
        <w:rPr>
          <w:rFonts w:hint="eastAsia" w:hAnsi="Cambria Math" w:cs="Times New Roman"/>
          <w:i w:val="0"/>
          <w:kern w:val="2"/>
          <w:sz w:val="21"/>
          <w:szCs w:val="24"/>
          <w:highlight w:val="cyan"/>
          <w:lang w:val="en-US" w:eastAsia="zh-CN" w:bidi="ar-SA"/>
        </w:rPr>
        <w:t xml:space="preserve">. Addiationally, </w:t>
      </w:r>
      <w:r>
        <w:rPr>
          <w:rFonts w:hint="eastAsia" w:hAnsi="Cambria Math" w:cs="Times New Roman"/>
          <w:i/>
          <w:iCs/>
          <w:kern w:val="2"/>
          <w:sz w:val="21"/>
          <w:szCs w:val="24"/>
          <w:highlight w:val="cyan"/>
          <w:lang w:val="en-US" w:eastAsia="zh-CN" w:bidi="ar-SA"/>
        </w:rPr>
        <w:t>B(T</w:t>
      </w:r>
      <w:r>
        <w:rPr>
          <w:rFonts w:hint="eastAsia" w:hAnsi="Cambria Math" w:cs="Times New Roman"/>
          <w:i/>
          <w:iCs/>
          <w:kern w:val="2"/>
          <w:sz w:val="21"/>
          <w:szCs w:val="24"/>
          <w:highlight w:val="cyan"/>
          <w:vertAlign w:val="subscript"/>
          <w:lang w:val="en-US" w:eastAsia="zh-CN" w:bidi="ar-SA"/>
        </w:rPr>
        <w:t>s</w:t>
      </w:r>
      <w:r>
        <w:rPr>
          <w:rFonts w:hint="eastAsia" w:hAnsi="Cambria Math" w:cs="Times New Roman"/>
          <w:i/>
          <w:iCs/>
          <w:kern w:val="2"/>
          <w:sz w:val="21"/>
          <w:szCs w:val="24"/>
          <w:highlight w:val="cyan"/>
          <w:lang w:val="en-US" w:eastAsia="zh-CN" w:bidi="ar-SA"/>
        </w:rPr>
        <w:t>)</w:t>
      </w:r>
      <w:r>
        <w:rPr>
          <w:rFonts w:hint="eastAsia" w:hAnsi="Cambria Math" w:cs="Times New Roman"/>
          <w:i w:val="0"/>
          <w:kern w:val="2"/>
          <w:sz w:val="21"/>
          <w:szCs w:val="24"/>
          <w:highlight w:val="cyan"/>
          <w:lang w:val="en-US" w:eastAsia="zh-CN" w:bidi="ar-SA"/>
        </w:rPr>
        <w:t xml:space="preserve"> represents the </w:t>
      </w:r>
      <w:r>
        <w:rPr>
          <w:rFonts w:hint="eastAsia" w:hAnsi="Cambria Math" w:cs="Times New Roman"/>
          <w:i w:val="0"/>
          <w:kern w:val="2"/>
          <w:sz w:val="21"/>
          <w:szCs w:val="24"/>
          <w:highlight w:val="green"/>
          <w:lang w:val="en-US" w:eastAsia="zh-CN" w:bidi="ar-SA"/>
        </w:rPr>
        <w:t>black body radiance</w:t>
      </w:r>
      <w:r>
        <w:rPr>
          <w:rFonts w:hint="eastAsia" w:hAnsi="Cambria Math" w:cs="Times New Roman"/>
          <w:i w:val="0"/>
          <w:kern w:val="2"/>
          <w:sz w:val="21"/>
          <w:szCs w:val="24"/>
          <w:highlight w:val="cyan"/>
          <w:lang w:val="en-US" w:eastAsia="zh-CN" w:bidi="ar-SA"/>
        </w:rPr>
        <w:t xml:space="preserve"> and </w:t>
      </w:r>
      <w:r>
        <w:rPr>
          <w:rFonts w:hint="eastAsia" w:hAnsi="Cambria Math" w:cs="Times New Roman"/>
          <w:i/>
          <w:iCs/>
          <w:kern w:val="2"/>
          <w:sz w:val="21"/>
          <w:szCs w:val="24"/>
          <w:highlight w:val="cyan"/>
          <w:lang w:val="en-US" w:eastAsia="zh-CN" w:bidi="ar-SA"/>
        </w:rPr>
        <w:t>T</w:t>
      </w:r>
      <w:r>
        <w:rPr>
          <w:rFonts w:hint="eastAsia" w:hAnsi="Cambria Math" w:cs="Times New Roman"/>
          <w:i/>
          <w:iCs/>
          <w:kern w:val="2"/>
          <w:sz w:val="21"/>
          <w:szCs w:val="24"/>
          <w:highlight w:val="cyan"/>
          <w:vertAlign w:val="subscript"/>
          <w:lang w:val="en-US" w:eastAsia="zh-CN" w:bidi="ar-SA"/>
        </w:rPr>
        <w:t>s</w:t>
      </w:r>
      <w:r>
        <w:rPr>
          <w:rFonts w:hint="eastAsia" w:hAnsi="Cambria Math" w:cs="Times New Roman"/>
          <w:i w:val="0"/>
          <w:kern w:val="2"/>
          <w:sz w:val="21"/>
          <w:szCs w:val="24"/>
          <w:highlight w:val="cyan"/>
          <w:lang w:val="en-US" w:eastAsia="zh-CN" w:bidi="ar-SA"/>
        </w:rPr>
        <w:t xml:space="preserve"> represents </w:t>
      </w:r>
      <w:r>
        <w:rPr>
          <w:rFonts w:hint="eastAsia" w:hAnsi="Cambria Math" w:cs="Times New Roman"/>
          <w:i w:val="0"/>
          <w:kern w:val="2"/>
          <w:sz w:val="21"/>
          <w:szCs w:val="24"/>
          <w:highlight w:val="green"/>
          <w:lang w:val="en-US" w:eastAsia="zh-CN" w:bidi="ar-SA"/>
        </w:rPr>
        <w:t>the land surface temperature</w:t>
      </w:r>
      <w:r>
        <w:rPr>
          <w:rFonts w:hint="eastAsia" w:hAnsi="Cambria Math" w:cs="Times New Roman"/>
          <w:i w:val="0"/>
          <w:kern w:val="2"/>
          <w:sz w:val="21"/>
          <w:szCs w:val="24"/>
          <w:highlight w:val="cyan"/>
          <w:lang w:val="en-US" w:eastAsia="zh-CN" w:bidi="ar-SA"/>
        </w:rPr>
        <w:t>.</w:t>
      </w:r>
    </w:p>
    <w:p>
      <w:pPr>
        <w:numPr>
          <w:ilvl w:val="0"/>
          <w:numId w:val="0"/>
        </w:numPr>
        <w:ind w:leftChars="0"/>
        <w:jc w:val="left"/>
        <w:rPr>
          <w:rFonts w:hint="default" w:cs="Times New Roman"/>
          <w:kern w:val="2"/>
          <w:sz w:val="21"/>
          <w:szCs w:val="24"/>
          <w:highlight w:val="cyan"/>
          <w:lang w:val="en-US" w:eastAsia="zh-CN" w:bidi="ar-SA"/>
        </w:rPr>
      </w:pPr>
      <w:r>
        <w:rPr>
          <w:rFonts w:hint="eastAsia" w:hAnsi="Cambria Math" w:cs="Times New Roman"/>
          <w:i w:val="0"/>
          <w:kern w:val="2"/>
          <w:sz w:val="21"/>
          <w:szCs w:val="24"/>
          <w:highlight w:val="cyan"/>
          <w:lang w:val="en-US" w:eastAsia="zh-CN" w:bidi="ar-SA"/>
        </w:rPr>
        <w:t xml:space="preserve">By converting </w:t>
      </w:r>
      <w:r>
        <w:rPr>
          <w:rFonts w:hint="eastAsia" w:hAnsi="Cambria Math" w:cs="Times New Roman"/>
          <w:i w:val="0"/>
          <w:kern w:val="2"/>
          <w:sz w:val="21"/>
          <w:szCs w:val="24"/>
          <w:highlight w:val="green"/>
          <w:lang w:val="en-US" w:eastAsia="zh-CN" w:bidi="ar-SA"/>
        </w:rPr>
        <w:t>the above equation</w:t>
      </w:r>
      <w:r>
        <w:rPr>
          <w:rFonts w:hint="eastAsia" w:hAnsi="Cambria Math" w:cs="Times New Roman"/>
          <w:i w:val="0"/>
          <w:kern w:val="2"/>
          <w:sz w:val="21"/>
          <w:szCs w:val="24"/>
          <w:highlight w:val="cyan"/>
          <w:lang w:val="en-US" w:eastAsia="zh-CN" w:bidi="ar-SA"/>
        </w:rPr>
        <w:t xml:space="preserve">, we can </w:t>
      </w:r>
      <w:r>
        <w:rPr>
          <w:rFonts w:hint="eastAsia" w:hAnsi="Cambria Math" w:cs="Times New Roman"/>
          <w:i w:val="0"/>
          <w:kern w:val="2"/>
          <w:sz w:val="21"/>
          <w:szCs w:val="24"/>
          <w:highlight w:val="green"/>
          <w:lang w:val="en-US" w:eastAsia="zh-CN" w:bidi="ar-SA"/>
        </w:rPr>
        <w:t xml:space="preserve">get </w:t>
      </w:r>
      <w:r>
        <w:rPr>
          <w:rFonts w:hint="eastAsia" w:hAnsi="Cambria Math" w:cs="Times New Roman"/>
          <w:i/>
          <w:iCs/>
          <w:kern w:val="2"/>
          <w:sz w:val="21"/>
          <w:szCs w:val="24"/>
          <w:highlight w:val="green"/>
          <w:lang w:val="en-US" w:eastAsia="zh-CN" w:bidi="ar-SA"/>
        </w:rPr>
        <w:t>B(T</w:t>
      </w:r>
      <w:r>
        <w:rPr>
          <w:rFonts w:hint="eastAsia" w:hAnsi="Cambria Math" w:cs="Times New Roman"/>
          <w:i/>
          <w:iCs/>
          <w:kern w:val="2"/>
          <w:sz w:val="21"/>
          <w:szCs w:val="24"/>
          <w:highlight w:val="green"/>
          <w:vertAlign w:val="subscript"/>
          <w:lang w:val="en-US" w:eastAsia="zh-CN" w:bidi="ar-SA"/>
        </w:rPr>
        <w:t>s</w:t>
      </w:r>
      <w:r>
        <w:rPr>
          <w:rFonts w:hint="eastAsia" w:hAnsi="Cambria Math" w:cs="Times New Roman"/>
          <w:i/>
          <w:iCs/>
          <w:kern w:val="2"/>
          <w:sz w:val="21"/>
          <w:szCs w:val="24"/>
          <w:highlight w:val="green"/>
          <w:lang w:val="en-US" w:eastAsia="zh-CN" w:bidi="ar-SA"/>
        </w:rPr>
        <w:t>)</w:t>
      </w:r>
      <w:r>
        <w:rPr>
          <w:rFonts w:hint="eastAsia" w:hAnsi="Cambria Math" w:cs="Times New Roman"/>
          <w:i w:val="0"/>
          <w:kern w:val="2"/>
          <w:sz w:val="21"/>
          <w:szCs w:val="24"/>
          <w:highlight w:val="cyan"/>
          <w:lang w:val="en-US" w:eastAsia="zh-CN" w:bidi="ar-SA"/>
        </w:rPr>
        <w:t xml:space="preserve"> as follows:</w:t>
      </w:r>
    </w:p>
    <w:p>
      <w:pPr>
        <w:numPr>
          <w:ilvl w:val="0"/>
          <w:numId w:val="0"/>
        </w:numPr>
        <w:ind w:leftChars="0"/>
        <w:jc w:val="right"/>
        <w:rPr>
          <w:rFonts w:hint="default" w:hAnsi="Cambria Math" w:cs="Times New Roman" w:eastAsiaTheme="minorEastAsia"/>
          <w:i w:val="0"/>
          <w:kern w:val="2"/>
          <w:sz w:val="21"/>
          <w:szCs w:val="24"/>
          <w:highlight w:val="cyan"/>
          <w:lang w:val="en-US" w:eastAsia="zh-CN" w:bidi="ar-SA"/>
        </w:rPr>
      </w:pPr>
      <m:oMath>
        <m:r>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xml:space="preserve">)= </m:t>
        </m:r>
        <m:sSub>
          <m:sSubPr>
            <m:ctrlPr>
              <w:rPr>
                <w:rFonts w:ascii="Cambria Math" w:hAnsi="Cambria Math" w:cs="Times New Roman"/>
                <w:i/>
                <w:kern w:val="2"/>
                <w:sz w:val="21"/>
                <w:szCs w:val="24"/>
                <w:highlight w:val="cyan"/>
                <w:lang w:val="en-US" w:bidi="ar-SA"/>
              </w:rPr>
            </m:ctrlPr>
          </m:sSubPr>
          <m:e>
            <m:r>
              <m:rPr/>
              <w:rPr>
                <w:rFonts w:hint="default" w:ascii="Cambria Math" w:hAnsi="Cambria Math" w:cs="Times New Roman"/>
                <w:kern w:val="2"/>
                <w:sz w:val="21"/>
                <w:szCs w:val="24"/>
                <w:highlight w:val="cyan"/>
                <w:lang w:val="en-US" w:eastAsia="zh-CN" w:bidi="ar-SA"/>
              </w:rPr>
              <m:t>[L</m:t>
            </m:r>
            <m:ctrlPr>
              <w:rPr>
                <w:rFonts w:ascii="Cambria Math" w:hAnsi="Cambria Math" w:cs="Times New Roman"/>
                <w:i/>
                <w:kern w:val="2"/>
                <w:sz w:val="21"/>
                <w:szCs w:val="24"/>
                <w:highlight w:val="cyan"/>
                <w:lang w:val="en-US" w:bidi="ar-SA"/>
              </w:rPr>
            </m:ctrlPr>
          </m:e>
          <m:sub>
            <m:r>
              <m:rPr/>
              <w:rPr>
                <w:rFonts w:hint="eastAsia" w:ascii="Cambria Math" w:hAnsi="Cambria Math" w:cs="Times New Roman"/>
                <w:kern w:val="2"/>
                <w:sz w:val="21"/>
                <w:szCs w:val="24"/>
                <w:highlight w:val="cyan"/>
                <w:lang w:val="en-US" w:bidi="ar-SA"/>
              </w:rPr>
              <m:t>λ</m:t>
            </m:r>
            <m:ctrlPr>
              <w:rPr>
                <w:rFonts w:ascii="Cambria Math" w:hAnsi="Cambria Math" w:cs="Times New Roman"/>
                <w:i/>
                <w:kern w:val="2"/>
                <w:sz w:val="21"/>
                <w:szCs w:val="24"/>
                <w:highlight w:val="cyan"/>
                <w:lang w:val="en-US" w:bidi="ar-SA"/>
              </w:rPr>
            </m:ctrlPr>
          </m:sub>
        </m:sSub>
        <m:r>
          <m:rPr/>
          <w:rPr>
            <w:rFonts w:hint="default" w:ascii="Cambria Math" w:hAnsi="Cambria Math" w:cs="Times New Roman"/>
            <w:kern w:val="2"/>
            <w:sz w:val="21"/>
            <w:szCs w:val="24"/>
            <w:highlight w:val="cyan"/>
            <w:lang w:val="en-US" w:eastAsia="zh-CN" w:bidi="ar-SA"/>
          </w:rPr>
          <m:t xml:space="preserve"> − </m:t>
        </m:r>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r>
          <m:rPr/>
          <w:rPr>
            <w:rFonts w:hint="default" w:ascii="Cambria Math" w:hAnsi="Cambria Math" w:cs="Cambria Math"/>
            <w:kern w:val="2"/>
            <w:sz w:val="21"/>
            <w:szCs w:val="24"/>
            <w:highlight w:val="cyan"/>
            <w:lang w:val="en-US" w:eastAsia="zh-CN" w:bidi="ar-SA"/>
          </w:rPr>
          <m:t xml:space="preserve"> − τ</m:t>
        </m:r>
        <m:r>
          <m:rPr/>
          <w:rPr>
            <w:rFonts w:hint="default" w:ascii="Cambria Math" w:hAnsi="Cambria Math" w:cs="Times New Roman"/>
            <w:kern w:val="2"/>
            <w:sz w:val="21"/>
            <w:szCs w:val="24"/>
            <w:highlight w:val="cyan"/>
            <w:lang w:val="en-US" w:eastAsia="zh-CN" w:bidi="ar-SA"/>
          </w:rPr>
          <m:t xml:space="preserve"> (1−</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m:t>
        </m:r>
        <m:sSubSup>
          <m:sSubSupPr>
            <m:ctrlPr>
              <w:rPr>
                <w:rFonts w:hint="default" w:ascii="Cambria Math" w:hAnsi="Cambria Math" w:cs="Times New Roman"/>
                <w:i/>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kern w:val="2"/>
                <w:sz w:val="21"/>
                <w:szCs w:val="24"/>
                <w:highlight w:val="cyan"/>
                <w:lang w:val="en-US" w:eastAsia="zh-CN" w:bidi="ar-SA"/>
              </w:rPr>
            </m:ctrlPr>
          </m:sup>
        </m:sSubSup>
        <m:r>
          <m:rPr/>
          <w:rPr>
            <w:rFonts w:hint="default" w:ascii="Cambria Math" w:hAnsi="Cambria Math" w:cs="Times New Roman"/>
            <w:kern w:val="2"/>
            <w:sz w:val="21"/>
            <w:szCs w:val="24"/>
            <w:highlight w:val="cyan"/>
            <w:lang w:val="en-US" w:eastAsia="zh-CN" w:bidi="ar-SA"/>
          </w:rPr>
          <m:t>]/</m:t>
        </m:r>
        <m:r>
          <m:rPr/>
          <w:rPr>
            <w:rFonts w:hint="default" w:ascii="Cambria Math" w:hAnsi="Cambria Math" w:cs="Cambria Math"/>
            <w:kern w:val="2"/>
            <w:sz w:val="21"/>
            <w:szCs w:val="24"/>
            <w:highlight w:val="cyan"/>
            <w:lang w:val="en-US" w:eastAsia="zh-CN" w:bidi="ar-SA"/>
          </w:rPr>
          <m:t>τ</m:t>
        </m:r>
        <m:r>
          <m:rPr/>
          <w:rPr>
            <w:rFonts w:ascii="Cambria Math" w:hAnsi="Cambria Math" w:cs="Times New Roman"/>
            <w:kern w:val="2"/>
            <w:sz w:val="21"/>
            <w:szCs w:val="24"/>
            <w:highlight w:val="cyan"/>
            <w:lang w:val="en-US" w:bidi="ar-SA"/>
          </w:rPr>
          <m:t>ε</m:t>
        </m:r>
      </m:oMath>
      <w:r>
        <w:rPr>
          <w:rFonts w:hint="eastAsia" w:hAnsi="Cambria Math" w:cs="Times New Roman"/>
          <w:i w:val="0"/>
          <w:kern w:val="2"/>
          <w:sz w:val="21"/>
          <w:szCs w:val="24"/>
          <w:highlight w:val="cyan"/>
          <w:lang w:val="en-US" w:eastAsia="zh-CN" w:bidi="ar-SA"/>
        </w:rPr>
        <w:t xml:space="preserve">                     (2)</w:t>
      </w:r>
    </w:p>
    <w:p>
      <w:pPr>
        <w:numPr>
          <w:ilvl w:val="0"/>
          <w:numId w:val="0"/>
        </w:numPr>
        <w:ind w:leftChars="0"/>
        <w:jc w:val="left"/>
        <w:rPr>
          <w:rFonts w:hint="default" w:hAnsi="Cambria Math" w:cs="Times New Roman" w:eastAsiaTheme="minorEastAsia"/>
          <w:i w:val="0"/>
          <w:kern w:val="2"/>
          <w:sz w:val="21"/>
          <w:szCs w:val="24"/>
          <w:highlight w:val="cyan"/>
          <w:lang w:val="en-US" w:eastAsia="zh-CN" w:bidi="ar-SA"/>
        </w:rPr>
      </w:pPr>
      <w:r>
        <w:rPr>
          <w:rFonts w:hint="eastAsia" w:hAnsi="Cambria Math" w:cs="Times New Roman"/>
          <w:i w:val="0"/>
          <w:kern w:val="2"/>
          <w:sz w:val="21"/>
          <w:szCs w:val="24"/>
          <w:highlight w:val="cyan"/>
          <w:lang w:val="en-US" w:eastAsia="zh-CN" w:bidi="ar-SA"/>
        </w:rPr>
        <w:t>In this study, values of</w:t>
      </w:r>
      <w:r>
        <w:rPr>
          <w:rFonts w:hint="eastAsia" w:hAnsi="Cambria Math" w:cs="Times New Roman"/>
          <w:i w:val="0"/>
          <w:kern w:val="2"/>
          <w:sz w:val="21"/>
          <w:szCs w:val="24"/>
          <w:highlight w:val="green"/>
          <w:lang w:val="en-US" w:eastAsia="zh-CN" w:bidi="ar-SA"/>
        </w:rPr>
        <w:t xml:space="preserve"> </w:t>
      </w:r>
      <m:oMath>
        <m:sSubSup>
          <m:sSubSupPr>
            <m:ctrlPr>
              <w:rPr>
                <w:rFonts w:hint="default" w:ascii="Cambria Math" w:hAnsi="Cambria Math" w:cs="Times New Roman"/>
                <w:i/>
                <w:kern w:val="2"/>
                <w:sz w:val="21"/>
                <w:szCs w:val="24"/>
                <w:highlight w:val="green"/>
                <w:lang w:val="en-US" w:eastAsia="zh-CN" w:bidi="ar-SA"/>
              </w:rPr>
            </m:ctrlPr>
          </m:sSubSupPr>
          <m:e>
            <m:r>
              <m:rPr/>
              <w:rPr>
                <w:rFonts w:hint="default" w:ascii="Cambria Math" w:hAnsi="Cambria Math" w:cs="Times New Roman"/>
                <w:kern w:val="2"/>
                <w:sz w:val="21"/>
                <w:szCs w:val="24"/>
                <w:highlight w:val="green"/>
                <w:lang w:val="en-US" w:eastAsia="zh-CN" w:bidi="ar-SA"/>
              </w:rPr>
              <m:t>L</m:t>
            </m:r>
            <m:ctrlPr>
              <w:rPr>
                <w:rFonts w:hint="default" w:ascii="Cambria Math" w:hAnsi="Cambria Math" w:cs="Times New Roman"/>
                <w:i/>
                <w:kern w:val="2"/>
                <w:sz w:val="21"/>
                <w:szCs w:val="24"/>
                <w:highlight w:val="green"/>
                <w:lang w:val="en-US" w:eastAsia="zh-CN" w:bidi="ar-SA"/>
              </w:rPr>
            </m:ctrlPr>
          </m:e>
          <m:sub>
            <m:r>
              <m:rPr/>
              <w:rPr>
                <w:rFonts w:hint="default" w:ascii="Cambria Math" w:hAnsi="Cambria Math" w:cs="Times New Roman"/>
                <w:kern w:val="2"/>
                <w:sz w:val="21"/>
                <w:szCs w:val="24"/>
                <w:highlight w:val="green"/>
                <w:lang w:val="en-US" w:eastAsia="zh-CN" w:bidi="ar-SA"/>
              </w:rPr>
              <m:t>d</m:t>
            </m:r>
            <m:ctrlPr>
              <w:rPr>
                <w:rFonts w:hint="default" w:ascii="Cambria Math" w:hAnsi="Cambria Math" w:cs="Times New Roman"/>
                <w:i/>
                <w:kern w:val="2"/>
                <w:sz w:val="21"/>
                <w:szCs w:val="24"/>
                <w:highlight w:val="green"/>
                <w:lang w:val="en-US" w:eastAsia="zh-CN" w:bidi="ar-SA"/>
              </w:rPr>
            </m:ctrlPr>
          </m:sub>
          <m:sup>
            <m:r>
              <m:rPr/>
              <w:rPr>
                <w:rFonts w:ascii="Cambria Math" w:hAnsi="Cambria Math" w:cs="Times New Roman"/>
                <w:kern w:val="2"/>
                <w:sz w:val="21"/>
                <w:szCs w:val="24"/>
                <w:highlight w:val="green"/>
                <w:lang w:val="en-US" w:bidi="ar-SA"/>
              </w:rPr>
              <m:t>↓</m:t>
            </m:r>
            <m:ctrlPr>
              <w:rPr>
                <w:rFonts w:hint="default" w:ascii="Cambria Math" w:hAnsi="Cambria Math" w:cs="Times New Roman"/>
                <w:i/>
                <w:kern w:val="2"/>
                <w:sz w:val="21"/>
                <w:szCs w:val="24"/>
                <w:highlight w:val="green"/>
                <w:lang w:val="en-US" w:eastAsia="zh-CN" w:bidi="ar-SA"/>
              </w:rPr>
            </m:ctrlPr>
          </m:sup>
        </m:sSubSup>
        <m:r>
          <m:rPr/>
          <w:rPr>
            <w:rFonts w:hint="default" w:ascii="Cambria Math" w:hAnsi="Cambria Math" w:cs="Times New Roman"/>
            <w:kern w:val="2"/>
            <w:sz w:val="21"/>
            <w:szCs w:val="24"/>
            <w:highlight w:val="green"/>
            <w:lang w:val="en-US" w:eastAsia="zh-CN" w:bidi="ar-SA"/>
          </w:rPr>
          <m:t xml:space="preserve">, </m:t>
        </m:r>
        <m:sSubSup>
          <m:sSubSupPr>
            <m:ctrlPr>
              <w:rPr>
                <w:rFonts w:hint="default" w:ascii="Cambria Math" w:hAnsi="Cambria Math" w:cs="Cambria Math"/>
                <w:i/>
                <w:kern w:val="2"/>
                <w:sz w:val="21"/>
                <w:szCs w:val="24"/>
                <w:highlight w:val="green"/>
                <w:lang w:val="en-US" w:eastAsia="zh-CN" w:bidi="ar-SA"/>
              </w:rPr>
            </m:ctrlPr>
          </m:sSubSupPr>
          <m:e>
            <m:r>
              <m:rPr/>
              <w:rPr>
                <w:rFonts w:hint="default" w:ascii="Cambria Math" w:hAnsi="Cambria Math" w:cs="Cambria Math"/>
                <w:kern w:val="2"/>
                <w:sz w:val="21"/>
                <w:szCs w:val="24"/>
                <w:highlight w:val="green"/>
                <w:lang w:val="en-US" w:eastAsia="zh-CN" w:bidi="ar-SA"/>
              </w:rPr>
              <m:t>L</m:t>
            </m:r>
            <m:ctrlPr>
              <w:rPr>
                <w:rFonts w:hint="default" w:ascii="Cambria Math" w:hAnsi="Cambria Math" w:cs="Cambria Math"/>
                <w:i/>
                <w:kern w:val="2"/>
                <w:sz w:val="21"/>
                <w:szCs w:val="24"/>
                <w:highlight w:val="green"/>
                <w:lang w:val="en-US" w:eastAsia="zh-CN" w:bidi="ar-SA"/>
              </w:rPr>
            </m:ctrlPr>
          </m:e>
          <m:sub>
            <m:r>
              <m:rPr/>
              <w:rPr>
                <w:rFonts w:hint="default" w:ascii="Cambria Math" w:hAnsi="Cambria Math" w:cs="Cambria Math"/>
                <w:kern w:val="2"/>
                <w:sz w:val="21"/>
                <w:szCs w:val="24"/>
                <w:highlight w:val="green"/>
                <w:lang w:val="en-US" w:eastAsia="zh-CN" w:bidi="ar-SA"/>
              </w:rPr>
              <m:t>μ</m:t>
            </m:r>
            <m:ctrlPr>
              <w:rPr>
                <w:rFonts w:hint="default" w:ascii="Cambria Math" w:hAnsi="Cambria Math" w:cs="Cambria Math"/>
                <w:i/>
                <w:kern w:val="2"/>
                <w:sz w:val="21"/>
                <w:szCs w:val="24"/>
                <w:highlight w:val="green"/>
                <w:lang w:val="en-US" w:eastAsia="zh-CN" w:bidi="ar-SA"/>
              </w:rPr>
            </m:ctrlPr>
          </m:sub>
          <m:sup>
            <m:r>
              <m:rPr/>
              <w:rPr>
                <w:rFonts w:ascii="Cambria Math" w:hAnsi="Cambria Math" w:cs="Cambria Math"/>
                <w:kern w:val="2"/>
                <w:sz w:val="21"/>
                <w:szCs w:val="24"/>
                <w:highlight w:val="green"/>
                <w:lang w:val="en-US" w:bidi="ar-SA"/>
              </w:rPr>
              <m:t>↑</m:t>
            </m:r>
            <m:ctrlPr>
              <w:rPr>
                <w:rFonts w:hint="default" w:ascii="Cambria Math" w:hAnsi="Cambria Math" w:cs="Cambria Math"/>
                <w:i/>
                <w:kern w:val="2"/>
                <w:sz w:val="21"/>
                <w:szCs w:val="24"/>
                <w:highlight w:val="green"/>
                <w:lang w:val="en-US" w:eastAsia="zh-CN" w:bidi="ar-SA"/>
              </w:rPr>
            </m:ctrlPr>
          </m:sup>
        </m:sSubSup>
        <m:r>
          <m:rPr/>
          <w:rPr>
            <w:rFonts w:hint="default" w:ascii="Cambria Math" w:hAnsi="Cambria Math" w:cs="Cambria Math"/>
            <w:kern w:val="2"/>
            <w:sz w:val="21"/>
            <w:szCs w:val="24"/>
            <w:highlight w:val="green"/>
            <w:lang w:val="en-US" w:eastAsia="zh-CN" w:bidi="ar-SA"/>
          </w:rPr>
          <m:t>,</m:t>
        </m:r>
      </m:oMath>
      <w:r>
        <w:rPr>
          <w:rFonts w:hint="eastAsia" w:hAnsi="Cambria Math" w:cs="Cambria Math"/>
          <w:i w:val="0"/>
          <w:kern w:val="2"/>
          <w:sz w:val="21"/>
          <w:szCs w:val="24"/>
          <w:highlight w:val="green"/>
          <w:lang w:val="en-US" w:eastAsia="zh-CN" w:bidi="ar-SA"/>
        </w:rPr>
        <w:t xml:space="preserve"> and </w:t>
      </w:r>
      <w:r>
        <w:rPr>
          <w:rFonts w:hint="eastAsia" w:hAnsi="Cambria Math" w:cs="Times New Roman"/>
          <w:i/>
          <w:iCs/>
          <w:kern w:val="2"/>
          <w:sz w:val="21"/>
          <w:szCs w:val="24"/>
          <w:highlight w:val="green"/>
          <w:lang w:val="en-US" w:eastAsia="zh-CN" w:bidi="ar-SA"/>
        </w:rPr>
        <w:t>τ</w:t>
      </w:r>
      <w:r>
        <w:rPr>
          <w:rFonts w:hint="eastAsia" w:hAnsi="Cambria Math" w:cs="Times New Roman"/>
          <w:i w:val="0"/>
          <w:kern w:val="2"/>
          <w:sz w:val="21"/>
          <w:szCs w:val="24"/>
          <w:highlight w:val="green"/>
          <w:lang w:val="en-US" w:eastAsia="zh-CN" w:bidi="ar-SA"/>
        </w:rPr>
        <w:t xml:space="preserve"> </w:t>
      </w:r>
      <w:r>
        <w:rPr>
          <w:rFonts w:hint="eastAsia" w:hAnsi="Cambria Math" w:cs="Times New Roman"/>
          <w:i w:val="0"/>
          <w:kern w:val="2"/>
          <w:sz w:val="21"/>
          <w:szCs w:val="24"/>
          <w:highlight w:val="cyan"/>
          <w:lang w:val="en-US" w:eastAsia="zh-CN" w:bidi="ar-SA"/>
        </w:rPr>
        <w:t xml:space="preserve">were obtained by </w:t>
      </w:r>
      <w:r>
        <w:rPr>
          <w:rFonts w:hint="default" w:ascii="Times New Roman" w:hAnsi="Times New Roman" w:eastAsia="楷体" w:cs="Times New Roman"/>
          <w:b w:val="0"/>
          <w:bCs/>
          <w:sz w:val="21"/>
          <w:szCs w:val="21"/>
          <w:highlight w:val="green"/>
          <w:u w:val="thick"/>
          <w:lang w:val="en-US" w:eastAsia="zh-CN"/>
        </w:rPr>
        <w:t>NASA Atmospheric Correction Parameter Calculator</w:t>
      </w:r>
      <w:r>
        <w:rPr>
          <w:rFonts w:hint="eastAsia" w:eastAsia="楷体" w:cs="Times New Roman"/>
          <w:b w:val="0"/>
          <w:bCs/>
          <w:sz w:val="21"/>
          <w:szCs w:val="21"/>
          <w:highlight w:val="cyan"/>
          <w:lang w:val="en-US" w:eastAsia="zh-CN"/>
        </w:rPr>
        <w:t>.</w:t>
      </w:r>
      <w:r>
        <w:rPr>
          <w:rFonts w:hint="eastAsia" w:cs="Times New Roman"/>
          <w:kern w:val="2"/>
          <w:sz w:val="21"/>
          <w:szCs w:val="24"/>
          <w:highlight w:val="cyan"/>
          <w:lang w:val="en-US" w:eastAsia="zh-CN" w:bidi="ar-SA"/>
        </w:rPr>
        <w:t xml:space="preserve"> </w:t>
      </w:r>
      <w:r>
        <w:rPr>
          <w:rFonts w:hint="eastAsia" w:hAnsi="Cambria Math" w:cs="Times New Roman"/>
          <w:i w:val="0"/>
          <w:kern w:val="2"/>
          <w:sz w:val="21"/>
          <w:szCs w:val="24"/>
          <w:highlight w:val="cyan"/>
          <w:lang w:val="en-US" w:eastAsia="zh-CN" w:bidi="ar-SA"/>
        </w:rPr>
        <w:t xml:space="preserve">Once the </w:t>
      </w:r>
      <w:r>
        <w:rPr>
          <w:rFonts w:hint="eastAsia" w:hAnsi="Cambria Math" w:cs="Times New Roman"/>
          <w:i w:val="0"/>
          <w:kern w:val="2"/>
          <w:sz w:val="21"/>
          <w:szCs w:val="24"/>
          <w:highlight w:val="green"/>
          <w:lang w:val="en-US" w:eastAsia="zh-CN" w:bidi="ar-SA"/>
        </w:rPr>
        <w:t>black body radiance</w:t>
      </w:r>
      <w:r>
        <w:rPr>
          <w:rFonts w:hint="eastAsia" w:hAnsi="Cambria Math" w:cs="Times New Roman"/>
          <w:i w:val="0"/>
          <w:kern w:val="2"/>
          <w:sz w:val="21"/>
          <w:szCs w:val="24"/>
          <w:highlight w:val="cyan"/>
          <w:lang w:val="en-US" w:eastAsia="zh-CN" w:bidi="ar-SA"/>
        </w:rPr>
        <w:t xml:space="preserve"> was calculated, </w:t>
      </w:r>
      <w:r>
        <w:rPr>
          <w:rFonts w:hint="eastAsia" w:hAnsi="Cambria Math" w:cs="Times New Roman"/>
          <w:i/>
          <w:iCs/>
          <w:kern w:val="2"/>
          <w:sz w:val="21"/>
          <w:szCs w:val="24"/>
          <w:highlight w:val="green"/>
          <w:lang w:val="en-US" w:eastAsia="zh-CN" w:bidi="ar-SA"/>
        </w:rPr>
        <w:t>T</w:t>
      </w:r>
      <w:r>
        <w:rPr>
          <w:rFonts w:hint="eastAsia" w:hAnsi="Cambria Math" w:cs="Times New Roman"/>
          <w:i/>
          <w:iCs/>
          <w:kern w:val="2"/>
          <w:sz w:val="21"/>
          <w:szCs w:val="24"/>
          <w:highlight w:val="green"/>
          <w:vertAlign w:val="subscript"/>
          <w:lang w:val="en-US" w:eastAsia="zh-CN" w:bidi="ar-SA"/>
        </w:rPr>
        <w:t>s</w:t>
      </w:r>
      <w:r>
        <w:rPr>
          <w:rFonts w:hint="eastAsia" w:hAnsi="Cambria Math" w:cs="Times New Roman"/>
          <w:i/>
          <w:iCs/>
          <w:kern w:val="2"/>
          <w:sz w:val="21"/>
          <w:szCs w:val="24"/>
          <w:highlight w:val="green"/>
          <w:vertAlign w:val="baseline"/>
          <w:lang w:val="en-US" w:eastAsia="zh-CN" w:bidi="ar-SA"/>
        </w:rPr>
        <w:t xml:space="preserve"> </w:t>
      </w:r>
      <w:r>
        <w:rPr>
          <w:rFonts w:hint="eastAsia" w:hAnsi="Cambria Math" w:cs="Times New Roman"/>
          <w:i w:val="0"/>
          <w:kern w:val="2"/>
          <w:sz w:val="21"/>
          <w:szCs w:val="24"/>
          <w:highlight w:val="cyan"/>
          <w:lang w:val="en-US" w:eastAsia="zh-CN" w:bidi="ar-SA"/>
        </w:rPr>
        <w:t>in</w:t>
      </w:r>
      <w:r>
        <w:rPr>
          <w:rFonts w:hint="default" w:hAnsi="Cambria Math" w:cs="Times New Roman"/>
          <w:i w:val="0"/>
          <w:kern w:val="2"/>
          <w:sz w:val="21"/>
          <w:szCs w:val="24"/>
          <w:highlight w:val="cyan"/>
          <w:lang w:val="en-US" w:eastAsia="zh-CN" w:bidi="ar-SA"/>
        </w:rPr>
        <w:t> the unit of </w:t>
      </w:r>
      <w:r>
        <w:rPr>
          <w:rFonts w:hint="default" w:hAnsi="Cambria Math" w:cs="Times New Roman"/>
          <w:i w:val="0"/>
          <w:kern w:val="2"/>
          <w:sz w:val="21"/>
          <w:szCs w:val="24"/>
          <w:highlight w:val="green"/>
          <w:lang w:val="en-US" w:eastAsia="zh-CN" w:bidi="ar-SA"/>
        </w:rPr>
        <w:t>K</w:t>
      </w:r>
      <w:r>
        <w:rPr>
          <w:rFonts w:hint="eastAsia" w:hAnsi="Cambria Math" w:cs="Times New Roman"/>
          <w:i w:val="0"/>
          <w:kern w:val="2"/>
          <w:sz w:val="21"/>
          <w:szCs w:val="24"/>
          <w:highlight w:val="green"/>
          <w:lang w:val="en-US" w:eastAsia="zh-CN" w:bidi="ar-SA"/>
        </w:rPr>
        <w:t>elvin</w:t>
      </w:r>
      <w:r>
        <w:rPr>
          <w:rFonts w:hint="eastAsia" w:hAnsi="Cambria Math" w:cs="Times New Roman"/>
          <w:i w:val="0"/>
          <w:kern w:val="2"/>
          <w:sz w:val="21"/>
          <w:szCs w:val="24"/>
          <w:highlight w:val="cyan"/>
          <w:lang w:val="en-US" w:eastAsia="zh-CN" w:bidi="ar-SA"/>
        </w:rPr>
        <w:t xml:space="preserve"> can be obtained by </w:t>
      </w:r>
      <w:r>
        <w:rPr>
          <w:rFonts w:hint="eastAsia" w:hAnsi="Cambria Math" w:cs="Times New Roman"/>
          <w:i w:val="0"/>
          <w:kern w:val="2"/>
          <w:sz w:val="21"/>
          <w:szCs w:val="24"/>
          <w:highlight w:val="green"/>
          <w:lang w:val="en-US" w:eastAsia="zh-CN" w:bidi="ar-SA"/>
        </w:rPr>
        <w:t>the following equation</w:t>
      </w:r>
      <w:r>
        <w:rPr>
          <w:rFonts w:hint="eastAsia" w:hAnsi="Cambria Math" w:cs="Times New Roman"/>
          <w:i w:val="0"/>
          <w:kern w:val="2"/>
          <w:sz w:val="21"/>
          <w:szCs w:val="24"/>
          <w:highlight w:val="cyan"/>
          <w:lang w:val="en-US" w:eastAsia="zh-CN" w:bidi="ar-SA"/>
        </w:rPr>
        <w:t>:</w:t>
      </w:r>
    </w:p>
    <w:p>
      <w:pPr>
        <w:numPr>
          <w:ilvl w:val="0"/>
          <w:numId w:val="0"/>
        </w:numPr>
        <w:ind w:leftChars="0"/>
        <w:jc w:val="right"/>
        <w:rPr>
          <w:rFonts w:hint="default" w:cs="Times New Roman"/>
          <w:kern w:val="2"/>
          <w:sz w:val="21"/>
          <w:szCs w:val="24"/>
          <w:highlight w:val="cyan"/>
          <w:lang w:val="en-US" w:eastAsia="zh-CN" w:bidi="ar-SA"/>
        </w:rPr>
      </w:pPr>
      <m:oMath>
        <m:sSub>
          <m:sSubPr>
            <m:ctrlPr>
              <w:rPr>
                <w:rFonts w:hint="default" w:ascii="Cambria Math" w:hAnsi="Cambria Math" w:cs="Times New Roman"/>
                <w:b w:val="0"/>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b w:val="0"/>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b w:val="0"/>
                <w:i/>
                <w:iCs/>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xml:space="preserve"> = </m:t>
        </m:r>
        <m:f>
          <m:fPr>
            <m:ctrlPr>
              <w:rPr>
                <w:rFonts w:hint="default" w:ascii="Cambria Math" w:hAnsi="Cambria Math" w:cs="Times New Roman"/>
                <w:i/>
                <w:iCs/>
                <w:kern w:val="2"/>
                <w:sz w:val="21"/>
                <w:szCs w:val="24"/>
                <w:highlight w:val="cyan"/>
                <w:lang w:val="en-US" w:eastAsia="zh-CN" w:bidi="ar-SA"/>
              </w:rPr>
            </m:ctrlPr>
          </m:fPr>
          <m:num>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K</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2</m:t>
                </m:r>
                <m:ctrlPr>
                  <w:rPr>
                    <w:rFonts w:hint="default" w:ascii="Cambria Math" w:hAnsi="Cambria Math" w:cs="Times New Roman"/>
                    <w:i/>
                    <w:iCs/>
                    <w:kern w:val="2"/>
                    <w:sz w:val="21"/>
                    <w:szCs w:val="24"/>
                    <w:highlight w:val="cyan"/>
                    <w:lang w:val="en-US" w:eastAsia="zh-CN" w:bidi="ar-SA"/>
                  </w:rPr>
                </m:ctrlPr>
              </m:sub>
            </m:sSub>
            <m:ctrlPr>
              <w:rPr>
                <w:rFonts w:hint="default" w:ascii="Cambria Math" w:hAnsi="Cambria Math" w:cs="Times New Roman"/>
                <w:i/>
                <w:iCs/>
                <w:kern w:val="2"/>
                <w:sz w:val="21"/>
                <w:szCs w:val="24"/>
                <w:highlight w:val="cyan"/>
                <w:lang w:val="en-US" w:eastAsia="zh-CN" w:bidi="ar-SA"/>
              </w:rPr>
            </m:ctrlPr>
          </m:num>
          <m:den>
            <m:r>
              <m:rPr/>
              <w:rPr>
                <w:rFonts w:hint="default" w:ascii="Cambria Math" w:hAnsi="Cambria Math" w:cs="Times New Roman"/>
                <w:kern w:val="2"/>
                <w:sz w:val="21"/>
                <w:szCs w:val="24"/>
                <w:highlight w:val="cyan"/>
                <w:lang w:val="en-US" w:eastAsia="zh-CN" w:bidi="ar-SA"/>
              </w:rPr>
              <m:t>ln(</m:t>
            </m:r>
            <m:f>
              <m:fPr>
                <m:ctrlPr>
                  <w:rPr>
                    <w:rFonts w:hint="default" w:ascii="Cambria Math" w:hAnsi="Cambria Math" w:cs="Times New Roman"/>
                    <w:i/>
                    <w:iCs/>
                    <w:kern w:val="2"/>
                    <w:sz w:val="21"/>
                    <w:szCs w:val="24"/>
                    <w:highlight w:val="cyan"/>
                    <w:lang w:val="en-US" w:eastAsia="zh-CN" w:bidi="ar-SA"/>
                  </w:rPr>
                </m:ctrlPr>
              </m:fPr>
              <m:num>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K</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1</m:t>
                    </m:r>
                    <m:ctrlPr>
                      <w:rPr>
                        <w:rFonts w:hint="default" w:ascii="Cambria Math" w:hAnsi="Cambria Math" w:cs="Times New Roman"/>
                        <w:i/>
                        <w:iCs/>
                        <w:kern w:val="2"/>
                        <w:sz w:val="21"/>
                        <w:szCs w:val="24"/>
                        <w:highlight w:val="cyan"/>
                        <w:lang w:val="en-US" w:eastAsia="zh-CN" w:bidi="ar-SA"/>
                      </w:rPr>
                    </m:ctrlPr>
                  </m:sub>
                </m:sSub>
                <m:ctrlPr>
                  <w:rPr>
                    <w:rFonts w:hint="default" w:ascii="Cambria Math" w:hAnsi="Cambria Math" w:cs="Times New Roman"/>
                    <w:i/>
                    <w:iCs/>
                    <w:kern w:val="2"/>
                    <w:sz w:val="21"/>
                    <w:szCs w:val="24"/>
                    <w:highlight w:val="cyan"/>
                    <w:lang w:val="en-US" w:eastAsia="zh-CN" w:bidi="ar-SA"/>
                  </w:rPr>
                </m:ctrlPr>
              </m:num>
              <m:den>
                <m:r>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iCs/>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m:t>
                </m:r>
                <m:ctrlPr>
                  <w:rPr>
                    <w:rFonts w:hint="default" w:ascii="Cambria Math" w:hAnsi="Cambria Math" w:cs="Times New Roman"/>
                    <w:i/>
                    <w:iCs/>
                    <w:kern w:val="2"/>
                    <w:sz w:val="21"/>
                    <w:szCs w:val="24"/>
                    <w:highlight w:val="cyan"/>
                    <w:lang w:val="en-US" w:eastAsia="zh-CN" w:bidi="ar-SA"/>
                  </w:rPr>
                </m:ctrlPr>
              </m:den>
            </m:f>
            <m:r>
              <m:rPr/>
              <w:rPr>
                <w:rFonts w:hint="default" w:ascii="Cambria Math" w:hAnsi="Cambria Math" w:cs="Times New Roman"/>
                <w:kern w:val="2"/>
                <w:sz w:val="21"/>
                <w:szCs w:val="24"/>
                <w:highlight w:val="cyan"/>
                <w:lang w:val="en-US" w:eastAsia="zh-CN" w:bidi="ar-SA"/>
              </w:rPr>
              <m:t>+1)</m:t>
            </m:r>
            <m:ctrlPr>
              <w:rPr>
                <w:rFonts w:hint="default" w:ascii="Cambria Math" w:hAnsi="Cambria Math" w:cs="Times New Roman"/>
                <w:i/>
                <w:iCs/>
                <w:kern w:val="2"/>
                <w:sz w:val="21"/>
                <w:szCs w:val="24"/>
                <w:highlight w:val="cyan"/>
                <w:lang w:val="en-US" w:eastAsia="zh-CN" w:bidi="ar-SA"/>
              </w:rPr>
            </m:ctrlPr>
          </m:den>
        </m:f>
      </m:oMath>
      <w:r>
        <w:rPr>
          <w:rFonts w:hint="eastAsia" w:hAnsi="Cambria Math" w:cs="Times New Roman"/>
          <w:i/>
          <w:iCs/>
          <w:kern w:val="2"/>
          <w:sz w:val="21"/>
          <w:szCs w:val="24"/>
          <w:highlight w:val="cyan"/>
          <w:lang w:val="en-US" w:eastAsia="zh-CN" w:bidi="ar-SA"/>
        </w:rPr>
        <w:t xml:space="preserve">                                  </w:t>
      </w:r>
      <w:r>
        <w:rPr>
          <w:rFonts w:hint="eastAsia" w:hAnsi="Cambria Math" w:cs="Times New Roman"/>
          <w:i w:val="0"/>
          <w:iCs w:val="0"/>
          <w:kern w:val="2"/>
          <w:sz w:val="21"/>
          <w:szCs w:val="24"/>
          <w:highlight w:val="cyan"/>
          <w:lang w:val="en-US" w:eastAsia="zh-CN" w:bidi="ar-SA"/>
        </w:rPr>
        <w:t>(3)</w:t>
      </w:r>
    </w:p>
    <w:p>
      <w:pPr>
        <w:numPr>
          <w:ilvl w:val="0"/>
          <w:numId w:val="0"/>
        </w:numPr>
        <w:ind w:left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 xml:space="preserve">According to the </w:t>
      </w:r>
      <w:r>
        <w:rPr>
          <w:rFonts w:hint="eastAsia" w:cs="Times New Roman"/>
          <w:kern w:val="2"/>
          <w:sz w:val="21"/>
          <w:szCs w:val="24"/>
          <w:highlight w:val="green"/>
          <w:lang w:val="en-US" w:eastAsia="zh-CN" w:bidi="ar-SA"/>
        </w:rPr>
        <w:t>default values</w:t>
      </w:r>
      <w:r>
        <w:rPr>
          <w:rFonts w:hint="eastAsia" w:cs="Times New Roman"/>
          <w:kern w:val="2"/>
          <w:sz w:val="21"/>
          <w:szCs w:val="24"/>
          <w:highlight w:val="cyan"/>
          <w:lang w:val="en-US" w:eastAsia="zh-CN" w:bidi="ar-SA"/>
        </w:rPr>
        <w:t xml:space="preserve"> of </w:t>
      </w:r>
      <w:r>
        <w:rPr>
          <w:rFonts w:hint="eastAsia" w:cs="Times New Roman"/>
          <w:kern w:val="2"/>
          <w:sz w:val="21"/>
          <w:szCs w:val="24"/>
          <w:highlight w:val="green"/>
          <w:lang w:val="en-US" w:eastAsia="zh-CN" w:bidi="ar-SA"/>
        </w:rPr>
        <w:t>Landsat-8 images</w:t>
      </w:r>
      <w:r>
        <w:rPr>
          <w:rFonts w:hint="eastAsia" w:cs="Times New Roman"/>
          <w:kern w:val="2"/>
          <w:sz w:val="21"/>
          <w:szCs w:val="24"/>
          <w:highlight w:val="cyan"/>
          <w:lang w:val="en-US" w:eastAsia="zh-CN" w:bidi="ar-SA"/>
        </w:rPr>
        <w:t xml:space="preserve">, </w:t>
      </w:r>
      <w:r>
        <w:rPr>
          <w:rFonts w:hint="eastAsia" w:cs="Times New Roman"/>
          <w:i/>
          <w:iCs/>
          <w:kern w:val="2"/>
          <w:sz w:val="21"/>
          <w:szCs w:val="24"/>
          <w:highlight w:val="green"/>
          <w:u w:val="thick"/>
          <w:lang w:val="en-US" w:eastAsia="zh-CN" w:bidi="ar-SA"/>
        </w:rPr>
        <w:t>K</w:t>
      </w:r>
      <w:r>
        <w:rPr>
          <w:rFonts w:hint="eastAsia" w:cs="Times New Roman"/>
          <w:i/>
          <w:iCs/>
          <w:kern w:val="2"/>
          <w:sz w:val="21"/>
          <w:szCs w:val="24"/>
          <w:highlight w:val="green"/>
          <w:u w:val="thick"/>
          <w:vertAlign w:val="subscript"/>
          <w:lang w:val="en-US" w:eastAsia="zh-CN" w:bidi="ar-SA"/>
        </w:rPr>
        <w:t>1</w:t>
      </w:r>
      <w:r>
        <w:rPr>
          <w:rFonts w:hint="eastAsia" w:cs="Times New Roman"/>
          <w:i/>
          <w:iCs/>
          <w:kern w:val="2"/>
          <w:sz w:val="21"/>
          <w:szCs w:val="24"/>
          <w:highlight w:val="green"/>
          <w:u w:val="thick"/>
          <w:lang w:val="en-US" w:eastAsia="zh-CN" w:bidi="ar-SA"/>
        </w:rPr>
        <w:t xml:space="preserve"> </w:t>
      </w:r>
      <w:r>
        <w:rPr>
          <w:rFonts w:hint="eastAsia" w:cs="Times New Roman"/>
          <w:kern w:val="2"/>
          <w:sz w:val="21"/>
          <w:szCs w:val="24"/>
          <w:highlight w:val="green"/>
          <w:u w:val="thick"/>
          <w:lang w:val="en-US" w:eastAsia="zh-CN" w:bidi="ar-SA"/>
        </w:rPr>
        <w:t xml:space="preserve">and </w:t>
      </w:r>
      <w:r>
        <w:rPr>
          <w:rFonts w:hint="eastAsia" w:cs="Times New Roman"/>
          <w:i/>
          <w:iCs/>
          <w:kern w:val="2"/>
          <w:sz w:val="21"/>
          <w:szCs w:val="24"/>
          <w:highlight w:val="green"/>
          <w:u w:val="thick"/>
          <w:lang w:val="en-US" w:eastAsia="zh-CN" w:bidi="ar-SA"/>
        </w:rPr>
        <w:t>K</w:t>
      </w:r>
      <w:r>
        <w:rPr>
          <w:rFonts w:hint="eastAsia" w:cs="Times New Roman"/>
          <w:i/>
          <w:iCs/>
          <w:kern w:val="2"/>
          <w:sz w:val="21"/>
          <w:szCs w:val="24"/>
          <w:highlight w:val="green"/>
          <w:u w:val="thick"/>
          <w:vertAlign w:val="subscript"/>
          <w:lang w:val="en-US" w:eastAsia="zh-CN" w:bidi="ar-SA"/>
        </w:rPr>
        <w:t>2</w:t>
      </w:r>
      <w:r>
        <w:rPr>
          <w:rFonts w:hint="eastAsia" w:cs="Times New Roman"/>
          <w:kern w:val="2"/>
          <w:sz w:val="21"/>
          <w:szCs w:val="24"/>
          <w:highlight w:val="cyan"/>
          <w:lang w:val="en-US" w:eastAsia="zh-CN" w:bidi="ar-SA"/>
        </w:rPr>
        <w:t xml:space="preserve"> were set to be </w:t>
      </w:r>
      <w:r>
        <w:rPr>
          <w:rFonts w:hint="eastAsia" w:cs="Times New Roman"/>
          <w:kern w:val="2"/>
          <w:sz w:val="21"/>
          <w:szCs w:val="24"/>
          <w:highlight w:val="green"/>
          <w:u w:val="thick"/>
          <w:lang w:val="en-US" w:eastAsia="zh-CN" w:bidi="ar-SA"/>
        </w:rPr>
        <w:t>774.89 and 1321.08</w:t>
      </w:r>
      <w:r>
        <w:rPr>
          <w:rFonts w:hint="eastAsia" w:cs="Times New Roman"/>
          <w:kern w:val="2"/>
          <w:sz w:val="21"/>
          <w:szCs w:val="24"/>
          <w:highlight w:val="cyan"/>
          <w:lang w:val="en-US" w:eastAsia="zh-CN" w:bidi="ar-SA"/>
        </w:rPr>
        <w:t xml:space="preserve">, respectively. In </w:t>
      </w:r>
      <w:r>
        <w:rPr>
          <w:rFonts w:hint="eastAsia" w:cs="Times New Roman"/>
          <w:kern w:val="2"/>
          <w:sz w:val="21"/>
          <w:szCs w:val="24"/>
          <w:highlight w:val="green"/>
          <w:lang w:val="en-US" w:eastAsia="zh-CN" w:bidi="ar-SA"/>
        </w:rPr>
        <w:t>the following analysis</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 xml:space="preserve">the unit of </w:t>
      </w:r>
      <w:r>
        <w:rPr>
          <w:rFonts w:hint="eastAsia" w:cs="Times New Roman"/>
          <w:i/>
          <w:iCs/>
          <w:kern w:val="2"/>
          <w:sz w:val="21"/>
          <w:szCs w:val="24"/>
          <w:highlight w:val="green"/>
          <w:lang w:val="en-US" w:eastAsia="zh-CN" w:bidi="ar-SA"/>
        </w:rPr>
        <w:t>T</w:t>
      </w:r>
      <w:r>
        <w:rPr>
          <w:rFonts w:hint="eastAsia" w:cs="Times New Roman"/>
          <w:i/>
          <w:iCs/>
          <w:kern w:val="2"/>
          <w:sz w:val="21"/>
          <w:szCs w:val="24"/>
          <w:highlight w:val="green"/>
          <w:vertAlign w:val="subscript"/>
          <w:lang w:val="en-US" w:eastAsia="zh-CN" w:bidi="ar-SA"/>
        </w:rPr>
        <w:t>s</w:t>
      </w:r>
      <w:r>
        <w:rPr>
          <w:rFonts w:hint="eastAsia" w:cs="Times New Roman"/>
          <w:kern w:val="2"/>
          <w:sz w:val="21"/>
          <w:szCs w:val="24"/>
          <w:highlight w:val="cyan"/>
          <w:lang w:val="en-US" w:eastAsia="zh-CN" w:bidi="ar-SA"/>
        </w:rPr>
        <w:t xml:space="preserve"> was converted to </w:t>
      </w:r>
      <w:r>
        <w:rPr>
          <w:rFonts w:hint="eastAsia" w:cs="Times New Roman"/>
          <w:kern w:val="2"/>
          <w:sz w:val="21"/>
          <w:szCs w:val="24"/>
          <w:highlight w:val="green"/>
          <w:lang w:val="en-US" w:eastAsia="zh-CN" w:bidi="ar-SA"/>
        </w:rPr>
        <w:t>Celsius</w:t>
      </w:r>
      <w:r>
        <w:rPr>
          <w:rFonts w:hint="eastAsia" w:cs="Times New Roman"/>
          <w:kern w:val="2"/>
          <w:sz w:val="21"/>
          <w:szCs w:val="24"/>
          <w:highlight w:val="cyan"/>
          <w:lang w:val="en-US" w:eastAsia="zh-CN" w:bidi="ar-SA"/>
        </w:rPr>
        <w:t xml:space="preserve">. All </w:t>
      </w:r>
      <w:r>
        <w:rPr>
          <w:rFonts w:hint="eastAsia" w:cs="Times New Roman"/>
          <w:kern w:val="2"/>
          <w:sz w:val="21"/>
          <w:szCs w:val="24"/>
          <w:highlight w:val="green"/>
          <w:lang w:val="en-US" w:eastAsia="zh-CN" w:bidi="ar-SA"/>
        </w:rPr>
        <w:t>the aforementioned procedures</w:t>
      </w:r>
      <w:r>
        <w:rPr>
          <w:rFonts w:hint="eastAsia" w:cs="Times New Roman"/>
          <w:kern w:val="2"/>
          <w:sz w:val="21"/>
          <w:szCs w:val="24"/>
          <w:highlight w:val="cyan"/>
          <w:lang w:val="en-US" w:eastAsia="zh-CN" w:bidi="ar-SA"/>
        </w:rPr>
        <w:t xml:space="preserve"> were executed </w:t>
      </w:r>
      <w:r>
        <w:rPr>
          <w:rFonts w:hint="eastAsia" w:cs="Times New Roman"/>
          <w:kern w:val="2"/>
          <w:sz w:val="21"/>
          <w:szCs w:val="24"/>
          <w:highlight w:val="green"/>
          <w:lang w:val="en-US" w:eastAsia="zh-CN" w:bidi="ar-SA"/>
        </w:rPr>
        <w:t>using ENVI software</w:t>
      </w:r>
      <w:r>
        <w:rPr>
          <w:rFonts w:hint="eastAsia" w:cs="Times New Roman"/>
          <w:kern w:val="2"/>
          <w:sz w:val="21"/>
          <w:szCs w:val="24"/>
          <w:highlight w:val="cyan"/>
          <w:lang w:val="en-US" w:eastAsia="zh-CN" w:bidi="ar-SA"/>
        </w:rPr>
        <w:t>.</w:t>
      </w:r>
    </w:p>
    <w:p>
      <w:pPr>
        <w:rPr>
          <w:rFonts w:hint="eastAsia" w:hAnsi="Cambria Math" w:cstheme="minorBidi"/>
          <w:i w:val="0"/>
          <w:kern w:val="2"/>
          <w:sz w:val="21"/>
          <w:szCs w:val="24"/>
          <w:highlight w:val="none"/>
          <w:lang w:val="en-US" w:eastAsia="zh-CN" w:bidi="ar-SA"/>
        </w:rPr>
      </w:pPr>
    </w:p>
    <w:p>
      <w:pPr>
        <w:rPr>
          <w:rFonts w:hint="default" w:hAnsi="Cambria Math" w:cstheme="minorBidi"/>
          <w:i w:val="0"/>
          <w:kern w:val="2"/>
          <w:sz w:val="21"/>
          <w:szCs w:val="24"/>
          <w:highlight w:val="none"/>
          <w:lang w:val="en-US" w:eastAsia="zh-CN" w:bidi="ar-SA"/>
        </w:rPr>
      </w:pPr>
    </w:p>
    <w:p>
      <w:pPr>
        <w:pStyle w:val="4"/>
        <w:bidi w:val="0"/>
        <w:rPr>
          <w:rFonts w:hint="default" w:ascii="Times New Roman" w:hAnsi="Times New Roman" w:cs="Times New Roman"/>
          <w:highlight w:val="none"/>
          <w:lang w:val="en-US" w:eastAsia="zh-CN"/>
        </w:rPr>
      </w:pPr>
      <w:r>
        <w:rPr>
          <w:rFonts w:hint="default"/>
          <w:highlight w:val="none"/>
          <w:lang w:val="en-US" w:eastAsia="zh-CN"/>
        </w:rPr>
        <w:t xml:space="preserve">2.4. </w:t>
      </w:r>
      <w:r>
        <w:rPr>
          <w:rFonts w:hint="eastAsia"/>
          <w:highlight w:val="none"/>
          <w:lang w:val="en-US" w:eastAsia="zh-CN"/>
        </w:rPr>
        <w:t>Q</w:t>
      </w:r>
      <w:r>
        <w:rPr>
          <w:rFonts w:hint="default"/>
          <w:highlight w:val="none"/>
          <w:lang w:val="en-US" w:eastAsia="zh-CN"/>
        </w:rPr>
        <w:t>uantification</w:t>
      </w:r>
      <w:r>
        <w:rPr>
          <w:rFonts w:hint="eastAsia"/>
          <w:highlight w:val="none"/>
          <w:lang w:val="en-US" w:eastAsia="zh-CN"/>
        </w:rPr>
        <w:t xml:space="preserve"> of</w:t>
      </w:r>
      <w:r>
        <w:rPr>
          <w:rFonts w:hint="default"/>
          <w:highlight w:val="none"/>
          <w:lang w:val="en-US" w:eastAsia="zh-CN"/>
        </w:rPr>
        <w:t xml:space="preserve"> </w:t>
      </w:r>
      <w:r>
        <w:rPr>
          <w:rFonts w:hint="eastAsia"/>
          <w:highlight w:val="none"/>
          <w:lang w:val="en-US" w:eastAsia="zh-CN"/>
        </w:rPr>
        <w:t>riv</w:t>
      </w:r>
      <w:r>
        <w:rPr>
          <w:rFonts w:hint="default"/>
          <w:highlight w:val="none"/>
          <w:lang w:val="en-US" w:eastAsia="zh-CN"/>
        </w:rPr>
        <w:t>er cooling effect</w:t>
      </w:r>
      <w:r>
        <w:rPr>
          <w:rFonts w:hint="eastAsia"/>
          <w:highlight w:val="none"/>
          <w:lang w:val="en-US" w:eastAsia="zh-CN"/>
        </w:rPr>
        <w:t>s</w:t>
      </w:r>
    </w:p>
    <w:p>
      <w:pPr>
        <w:numPr>
          <w:ilvl w:val="0"/>
          <w:numId w:val="0"/>
        </w:numPr>
        <w:bidi w:val="0"/>
        <w:ind w:leftChars="0"/>
        <w:rPr>
          <w:rFonts w:hint="default" w:ascii="Times New Roman" w:hAnsi="Times New Roman" w:cs="Times New Roman"/>
          <w:highlight w:val="green"/>
          <w:lang w:val="en-US" w:eastAsia="zh-CN"/>
        </w:rPr>
      </w:pPr>
      <w:r>
        <w:rPr>
          <w:rFonts w:hint="eastAsia" w:cs="Times New Roman"/>
          <w:highlight w:val="green"/>
          <w:lang w:val="en-US" w:eastAsia="zh-CN"/>
        </w:rPr>
        <w:t>【up2024 0130 17:08】</w:t>
      </w:r>
    </w:p>
    <w:p>
      <w:pPr>
        <w:numPr>
          <w:ilvl w:val="0"/>
          <w:numId w:val="0"/>
        </w:numPr>
        <w:bidi w:val="0"/>
        <w:ind w:leftChars="0"/>
        <w:rPr>
          <w:rFonts w:hint="eastAsia"/>
          <w:highlight w:val="cyan"/>
          <w:lang w:val="en-US" w:eastAsia="zh-CN"/>
        </w:rPr>
      </w:pPr>
      <w:r>
        <w:rPr>
          <w:rFonts w:hint="eastAsia"/>
          <w:highlight w:val="cyan"/>
          <w:lang w:val="en-US" w:eastAsia="zh-CN"/>
        </w:rPr>
        <w:t xml:space="preserve">To precisely measure </w:t>
      </w:r>
      <w:r>
        <w:rPr>
          <w:rFonts w:hint="eastAsia"/>
          <w:highlight w:val="green"/>
          <w:lang w:val="en-US" w:eastAsia="zh-CN"/>
        </w:rPr>
        <w:t>the cooling effects</w:t>
      </w:r>
      <w:r>
        <w:rPr>
          <w:rFonts w:hint="eastAsia"/>
          <w:highlight w:val="cyan"/>
          <w:lang w:val="en-US" w:eastAsia="zh-CN"/>
        </w:rPr>
        <w:t xml:space="preserve"> of rivers, </w:t>
      </w:r>
      <w:r>
        <w:rPr>
          <w:rFonts w:hint="eastAsia"/>
          <w:highlight w:val="green"/>
          <w:lang w:val="en-US" w:eastAsia="zh-CN"/>
        </w:rPr>
        <w:t>the riverbanks</w:t>
      </w:r>
      <w:r>
        <w:rPr>
          <w:rFonts w:hint="eastAsia"/>
          <w:highlight w:val="cyan"/>
          <w:lang w:val="en-US" w:eastAsia="zh-CN"/>
        </w:rPr>
        <w:t xml:space="preserve"> were </w:t>
      </w:r>
      <w:r>
        <w:rPr>
          <w:rFonts w:hint="eastAsia"/>
          <w:highlight w:val="green"/>
          <w:u w:val="thick"/>
          <w:lang w:val="en-US" w:eastAsia="zh-CN"/>
        </w:rPr>
        <w:t>segmented</w:t>
      </w:r>
      <w:r>
        <w:rPr>
          <w:rFonts w:hint="eastAsia"/>
          <w:highlight w:val="cyan"/>
          <w:u w:val="thick"/>
          <w:lang w:val="en-US" w:eastAsia="zh-CN"/>
        </w:rPr>
        <w:t xml:space="preserve"> at</w:t>
      </w:r>
      <w:r>
        <w:rPr>
          <w:rFonts w:hint="eastAsia"/>
          <w:highlight w:val="cyan"/>
          <w:lang w:val="en-US" w:eastAsia="zh-CN"/>
        </w:rPr>
        <w:t xml:space="preserve"> one-kilometer intervals. Consequently, a total of </w:t>
      </w:r>
      <w:r>
        <w:rPr>
          <w:rFonts w:hint="eastAsia"/>
          <w:highlight w:val="green"/>
          <w:lang w:val="en-US" w:eastAsia="zh-CN"/>
        </w:rPr>
        <w:t xml:space="preserve">185 </w:t>
      </w:r>
      <w:r>
        <w:rPr>
          <w:rFonts w:hint="eastAsia"/>
          <w:highlight w:val="green"/>
          <w:u w:val="thick"/>
          <w:lang w:val="en-US" w:eastAsia="zh-CN"/>
        </w:rPr>
        <w:t>river segments</w:t>
      </w:r>
      <w:r>
        <w:rPr>
          <w:rFonts w:hint="eastAsia"/>
          <w:highlight w:val="cyan"/>
          <w:lang w:val="en-US" w:eastAsia="zh-CN"/>
        </w:rPr>
        <w:t xml:space="preserve"> were generated </w:t>
      </w:r>
      <w:r>
        <w:rPr>
          <w:rFonts w:hint="eastAsia"/>
          <w:highlight w:val="green"/>
          <w:lang w:val="en-US" w:eastAsia="zh-CN"/>
        </w:rPr>
        <w:t>along the two rivers</w:t>
      </w:r>
      <w:r>
        <w:rPr>
          <w:rFonts w:hint="eastAsia"/>
          <w:highlight w:val="cyan"/>
          <w:lang w:val="en-US" w:eastAsia="zh-CN"/>
        </w:rPr>
        <w:t xml:space="preserve"> within </w:t>
      </w:r>
      <w:r>
        <w:rPr>
          <w:rFonts w:hint="eastAsia"/>
          <w:highlight w:val="green"/>
          <w:lang w:val="en-US" w:eastAsia="zh-CN"/>
        </w:rPr>
        <w:t>the metropolitan area</w:t>
      </w:r>
      <w:r>
        <w:rPr>
          <w:rFonts w:hint="eastAsia"/>
          <w:highlight w:val="cyan"/>
          <w:lang w:val="en-US" w:eastAsia="zh-CN"/>
        </w:rPr>
        <w:t xml:space="preserve"> of Chongqing, encompassing </w:t>
      </w:r>
      <w:r>
        <w:rPr>
          <w:rFonts w:hint="eastAsia"/>
          <w:highlight w:val="green"/>
          <w:lang w:val="en-US" w:eastAsia="zh-CN"/>
        </w:rPr>
        <w:t>97 segments</w:t>
      </w:r>
      <w:r>
        <w:rPr>
          <w:rFonts w:hint="eastAsia"/>
          <w:highlight w:val="cyan"/>
          <w:lang w:val="en-US" w:eastAsia="zh-CN"/>
        </w:rPr>
        <w:t xml:space="preserve"> along </w:t>
      </w:r>
      <w:r>
        <w:rPr>
          <w:rFonts w:hint="eastAsia"/>
          <w:highlight w:val="green"/>
          <w:lang w:val="en-US" w:eastAsia="zh-CN"/>
        </w:rPr>
        <w:t>the Yangtze River</w:t>
      </w:r>
      <w:r>
        <w:rPr>
          <w:rFonts w:hint="eastAsia"/>
          <w:highlight w:val="cyan"/>
          <w:lang w:val="en-US" w:eastAsia="zh-CN"/>
        </w:rPr>
        <w:t xml:space="preserve"> and </w:t>
      </w:r>
      <w:r>
        <w:rPr>
          <w:rFonts w:hint="eastAsia"/>
          <w:highlight w:val="green"/>
          <w:lang w:val="en-US" w:eastAsia="zh-CN"/>
        </w:rPr>
        <w:t>88 segments</w:t>
      </w:r>
      <w:r>
        <w:rPr>
          <w:rFonts w:hint="eastAsia"/>
          <w:highlight w:val="cyan"/>
          <w:lang w:val="en-US" w:eastAsia="zh-CN"/>
        </w:rPr>
        <w:t xml:space="preserve"> along </w:t>
      </w:r>
      <w:r>
        <w:rPr>
          <w:rFonts w:hint="eastAsia"/>
          <w:highlight w:val="green"/>
          <w:lang w:val="en-US" w:eastAsia="zh-CN"/>
        </w:rPr>
        <w:t>the Jialing River</w:t>
      </w:r>
      <w:r>
        <w:rPr>
          <w:rFonts w:hint="eastAsia"/>
          <w:highlight w:val="cyan"/>
          <w:lang w:val="en-US" w:eastAsia="zh-CN"/>
        </w:rPr>
        <w:t>.</w:t>
      </w:r>
    </w:p>
    <w:p>
      <w:pPr>
        <w:numPr>
          <w:ilvl w:val="0"/>
          <w:numId w:val="0"/>
        </w:numPr>
        <w:bidi w:val="0"/>
        <w:ind w:leftChars="0"/>
        <w:rPr>
          <w:rFonts w:hint="eastAsia"/>
          <w:highlight w:val="cyan"/>
          <w:lang w:val="en-US" w:eastAsia="zh-CN"/>
        </w:rPr>
      </w:pPr>
    </w:p>
    <w:p>
      <w:pPr>
        <w:numPr>
          <w:ilvl w:val="0"/>
          <w:numId w:val="0"/>
        </w:numPr>
        <w:bidi w:val="0"/>
        <w:ind w:leftChars="0"/>
        <w:rPr>
          <w:rFonts w:hint="default"/>
          <w:highlight w:val="cyan"/>
          <w:lang w:val="en-US" w:eastAsia="zh-CN"/>
        </w:rPr>
      </w:pPr>
      <w:r>
        <w:rPr>
          <w:rFonts w:hint="eastAsia" w:cs="Times New Roman"/>
          <w:highlight w:val="green"/>
          <w:lang w:val="en-US" w:eastAsia="zh-CN"/>
        </w:rPr>
        <w:t>【up2024 0130 17:13】</w:t>
      </w:r>
    </w:p>
    <w:p>
      <w:pPr>
        <w:numPr>
          <w:ilvl w:val="0"/>
          <w:numId w:val="0"/>
        </w:numPr>
        <w:bidi w:val="0"/>
        <w:ind w:leftChars="0"/>
        <w:rPr>
          <w:rFonts w:hint="default" w:ascii="Times New Roman" w:hAnsi="Times New Roman" w:cs="Times New Roman"/>
          <w:highlight w:val="cyan"/>
          <w:lang w:val="en-US" w:eastAsia="zh-CN"/>
        </w:rPr>
      </w:pPr>
      <w:r>
        <w:rPr>
          <w:rFonts w:hint="eastAsia" w:cs="Times New Roman"/>
          <w:highlight w:val="green"/>
          <w:lang w:val="en-US" w:eastAsia="zh-CN"/>
        </w:rPr>
        <w:t>The land surface temperature</w:t>
      </w:r>
      <w:r>
        <w:rPr>
          <w:rFonts w:hint="eastAsia" w:cs="Times New Roman"/>
          <w:highlight w:val="cyan"/>
          <w:lang w:val="en-US" w:eastAsia="zh-CN"/>
        </w:rPr>
        <w:t xml:space="preserve"> of </w:t>
      </w:r>
      <w:r>
        <w:rPr>
          <w:rFonts w:hint="eastAsia" w:cs="Times New Roman"/>
          <w:highlight w:val="green"/>
          <w:lang w:val="en-US" w:eastAsia="zh-CN"/>
        </w:rPr>
        <w:t>waterfront area</w:t>
      </w:r>
      <w:r>
        <w:rPr>
          <w:rFonts w:hint="eastAsia" w:cs="Times New Roman"/>
          <w:highlight w:val="cyan"/>
          <w:lang w:val="en-US" w:eastAsia="zh-CN"/>
        </w:rPr>
        <w:t xml:space="preserve"> exhibited </w:t>
      </w:r>
      <w:r>
        <w:rPr>
          <w:rFonts w:hint="eastAsia" w:cs="Times New Roman"/>
          <w:highlight w:val="green"/>
          <w:lang w:val="en-US" w:eastAsia="zh-CN"/>
        </w:rPr>
        <w:t>a notable correlation</w:t>
      </w:r>
      <w:r>
        <w:rPr>
          <w:rFonts w:hint="eastAsia" w:cs="Times New Roman"/>
          <w:highlight w:val="cyan"/>
          <w:lang w:val="en-US" w:eastAsia="zh-CN"/>
        </w:rPr>
        <w:t xml:space="preserve"> with the </w:t>
      </w:r>
      <w:r>
        <w:rPr>
          <w:rFonts w:hint="eastAsia" w:cs="Times New Roman"/>
          <w:highlight w:val="green"/>
          <w:lang w:val="en-US" w:eastAsia="zh-CN"/>
        </w:rPr>
        <w:t>distance from the riverbank</w:t>
      </w:r>
      <w:r>
        <w:rPr>
          <w:rFonts w:hint="eastAsia" w:cs="Times New Roman"/>
          <w:highlight w:val="cyan"/>
          <w:lang w:val="en-US" w:eastAsia="zh-CN"/>
        </w:rPr>
        <w:t xml:space="preserve">. More precisely, </w:t>
      </w:r>
      <w:r>
        <w:rPr>
          <w:rFonts w:hint="eastAsia" w:cs="Times New Roman"/>
          <w:highlight w:val="green"/>
          <w:lang w:val="en-US" w:eastAsia="zh-CN"/>
        </w:rPr>
        <w:t>the temperature</w:t>
      </w:r>
      <w:r>
        <w:rPr>
          <w:rFonts w:hint="eastAsia" w:cs="Times New Roman"/>
          <w:highlight w:val="cyan"/>
          <w:lang w:val="en-US" w:eastAsia="zh-CN"/>
        </w:rPr>
        <w:t xml:space="preserve"> gradually increased from </w:t>
      </w:r>
      <w:r>
        <w:rPr>
          <w:rFonts w:hint="eastAsia" w:cs="Times New Roman"/>
          <w:highlight w:val="green"/>
          <w:lang w:val="en-US" w:eastAsia="zh-CN"/>
        </w:rPr>
        <w:t>the river surface's edge</w:t>
      </w:r>
      <w:r>
        <w:rPr>
          <w:rFonts w:hint="eastAsia" w:cs="Times New Roman"/>
          <w:highlight w:val="cyan"/>
          <w:lang w:val="en-US" w:eastAsia="zh-CN"/>
        </w:rPr>
        <w:t xml:space="preserve"> </w:t>
      </w:r>
      <w:r>
        <w:rPr>
          <w:rFonts w:hint="eastAsia" w:cs="Times New Roman"/>
          <w:highlight w:val="cyan"/>
          <w:u w:val="thick"/>
          <w:lang w:val="en-US" w:eastAsia="zh-CN"/>
        </w:rPr>
        <w:t>toward</w:t>
      </w:r>
      <w:r>
        <w:rPr>
          <w:rFonts w:hint="eastAsia" w:cs="Times New Roman"/>
          <w:highlight w:val="cyan"/>
          <w:lang w:val="en-US" w:eastAsia="zh-CN"/>
        </w:rPr>
        <w:t xml:space="preserve"> </w:t>
      </w:r>
      <w:r>
        <w:rPr>
          <w:rFonts w:hint="eastAsia" w:cs="Times New Roman"/>
          <w:highlight w:val="green"/>
          <w:lang w:val="en-US" w:eastAsia="zh-CN"/>
        </w:rPr>
        <w:t>the inland area</w:t>
      </w:r>
      <w:r>
        <w:rPr>
          <w:rFonts w:hint="eastAsia" w:cs="Times New Roman"/>
          <w:highlight w:val="cyan"/>
          <w:lang w:val="en-US" w:eastAsia="zh-CN"/>
        </w:rPr>
        <w:t xml:space="preserve"> until </w:t>
      </w:r>
      <w:r>
        <w:rPr>
          <w:rFonts w:hint="eastAsia" w:cs="Times New Roman"/>
          <w:highlight w:val="green"/>
          <w:lang w:val="en-US" w:eastAsia="zh-CN"/>
        </w:rPr>
        <w:t>reaching a point</w:t>
      </w:r>
      <w:r>
        <w:rPr>
          <w:rFonts w:hint="eastAsia" w:cs="Times New Roman"/>
          <w:highlight w:val="cyan"/>
          <w:lang w:val="en-US" w:eastAsia="zh-CN"/>
        </w:rPr>
        <w:t xml:space="preserve"> where </w:t>
      </w:r>
      <w:r>
        <w:rPr>
          <w:rFonts w:hint="eastAsia" w:cs="Times New Roman"/>
          <w:highlight w:val="green"/>
          <w:lang w:val="en-US" w:eastAsia="zh-CN"/>
        </w:rPr>
        <w:t>the upward temperature trend</w:t>
      </w:r>
      <w:r>
        <w:rPr>
          <w:rFonts w:hint="eastAsia" w:cs="Times New Roman"/>
          <w:highlight w:val="cyan"/>
          <w:lang w:val="en-US" w:eastAsia="zh-CN"/>
        </w:rPr>
        <w:t xml:space="preserve"> ceased. </w:t>
      </w:r>
      <w:r>
        <w:rPr>
          <w:rFonts w:hint="eastAsia" w:cs="Times New Roman"/>
          <w:highlight w:val="green"/>
          <w:lang w:val="en-US" w:eastAsia="zh-CN"/>
        </w:rPr>
        <w:t>This point</w:t>
      </w:r>
      <w:r>
        <w:rPr>
          <w:rFonts w:hint="eastAsia" w:cs="Times New Roman"/>
          <w:highlight w:val="cyan"/>
          <w:lang w:val="en-US" w:eastAsia="zh-CN"/>
        </w:rPr>
        <w:t xml:space="preserve"> was defined as </w:t>
      </w:r>
      <w:r>
        <w:rPr>
          <w:rFonts w:hint="eastAsia" w:cs="Times New Roman"/>
          <w:highlight w:val="green"/>
          <w:lang w:val="en-US" w:eastAsia="zh-CN"/>
        </w:rPr>
        <w:t>the first turning point</w:t>
      </w:r>
      <w:r>
        <w:rPr>
          <w:rFonts w:hint="eastAsia" w:cs="Times New Roman"/>
          <w:highlight w:val="cyan"/>
          <w:lang w:val="en-US" w:eastAsia="zh-CN"/>
        </w:rPr>
        <w:t xml:space="preserve"> and </w:t>
      </w:r>
      <w:r>
        <w:rPr>
          <w:rFonts w:hint="eastAsia" w:cs="Times New Roman"/>
          <w:highlight w:val="green"/>
          <w:lang w:val="en-US" w:eastAsia="zh-CN"/>
        </w:rPr>
        <w:t>the temperature value</w:t>
      </w:r>
      <w:r>
        <w:rPr>
          <w:rFonts w:hint="eastAsia" w:cs="Times New Roman"/>
          <w:highlight w:val="cyan"/>
          <w:lang w:val="en-US" w:eastAsia="zh-CN"/>
        </w:rPr>
        <w:t xml:space="preserve"> at </w:t>
      </w:r>
      <w:r>
        <w:rPr>
          <w:rFonts w:hint="eastAsia" w:cs="Times New Roman"/>
          <w:highlight w:val="green"/>
          <w:lang w:val="en-US" w:eastAsia="zh-CN"/>
        </w:rPr>
        <w:t>this point</w:t>
      </w:r>
      <w:r>
        <w:rPr>
          <w:rFonts w:hint="eastAsia" w:cs="Times New Roman"/>
          <w:highlight w:val="cyan"/>
          <w:lang w:val="en-US" w:eastAsia="zh-CN"/>
        </w:rPr>
        <w:t xml:space="preserve"> was </w:t>
      </w:r>
      <w:r>
        <w:rPr>
          <w:rFonts w:hint="eastAsia" w:cs="Times New Roman"/>
          <w:highlight w:val="green"/>
          <w:lang w:val="en-US" w:eastAsia="zh-CN"/>
        </w:rPr>
        <w:t>the turning temperature</w:t>
      </w:r>
      <w:r>
        <w:rPr>
          <w:rFonts w:hint="eastAsia" w:cs="Times New Roman"/>
          <w:highlight w:val="cyan"/>
          <w:lang w:val="en-US" w:eastAsia="zh-CN"/>
        </w:rPr>
        <w:t xml:space="preserve">. It was clear that </w:t>
      </w:r>
      <w:r>
        <w:rPr>
          <w:rFonts w:hint="eastAsia" w:cs="Times New Roman"/>
          <w:highlight w:val="green"/>
          <w:lang w:val="en-US" w:eastAsia="zh-CN"/>
        </w:rPr>
        <w:t>the waterfront area</w:t>
      </w:r>
      <w:r>
        <w:rPr>
          <w:rFonts w:hint="eastAsia" w:cs="Times New Roman"/>
          <w:highlight w:val="cyan"/>
          <w:lang w:val="en-US" w:eastAsia="zh-CN"/>
        </w:rPr>
        <w:t xml:space="preserve"> represented by </w:t>
      </w:r>
      <w:r>
        <w:rPr>
          <w:rFonts w:hint="eastAsia" w:cs="Times New Roman"/>
          <w:highlight w:val="green"/>
          <w:lang w:val="en-US" w:eastAsia="zh-CN"/>
        </w:rPr>
        <w:t>the non-linear curve</w:t>
      </w:r>
      <w:r>
        <w:rPr>
          <w:rFonts w:hint="eastAsia" w:cs="Times New Roman"/>
          <w:highlight w:val="cyan"/>
          <w:lang w:val="en-US" w:eastAsia="zh-CN"/>
        </w:rPr>
        <w:t xml:space="preserve"> from </w:t>
      </w:r>
      <w:r>
        <w:rPr>
          <w:rFonts w:hint="eastAsia" w:cs="Times New Roman"/>
          <w:highlight w:val="green"/>
          <w:lang w:val="en-US" w:eastAsia="zh-CN"/>
        </w:rPr>
        <w:t>the river surface's edge</w:t>
      </w:r>
      <w:r>
        <w:rPr>
          <w:rFonts w:hint="eastAsia" w:cs="Times New Roman"/>
          <w:highlight w:val="cyan"/>
          <w:lang w:val="en-US" w:eastAsia="zh-CN"/>
        </w:rPr>
        <w:t xml:space="preserve"> to </w:t>
      </w:r>
      <w:r>
        <w:rPr>
          <w:rFonts w:hint="eastAsia" w:cs="Times New Roman"/>
          <w:highlight w:val="green"/>
          <w:lang w:val="en-US" w:eastAsia="zh-CN"/>
        </w:rPr>
        <w:t>the first turning point</w:t>
      </w:r>
      <w:r>
        <w:rPr>
          <w:rFonts w:hint="eastAsia" w:cs="Times New Roman"/>
          <w:highlight w:val="cyan"/>
          <w:lang w:val="en-US" w:eastAsia="zh-CN"/>
        </w:rPr>
        <w:t xml:space="preserve"> </w:t>
      </w:r>
      <w:r>
        <w:rPr>
          <w:rFonts w:hint="eastAsia" w:cs="Times New Roman"/>
          <w:highlight w:val="cyan"/>
          <w:u w:val="none"/>
          <w:lang w:val="en-US" w:eastAsia="zh-CN"/>
        </w:rPr>
        <w:t xml:space="preserve">was </w:t>
      </w:r>
      <w:r>
        <w:rPr>
          <w:rFonts w:hint="eastAsia" w:cs="Times New Roman"/>
          <w:highlight w:val="green"/>
          <w:lang w:val="en-US" w:eastAsia="zh-CN"/>
        </w:rPr>
        <w:t>influenced by</w:t>
      </w:r>
      <w:r>
        <w:rPr>
          <w:rFonts w:hint="eastAsia" w:cs="Times New Roman"/>
          <w:highlight w:val="cyan"/>
          <w:lang w:val="en-US" w:eastAsia="zh-CN"/>
        </w:rPr>
        <w:t xml:space="preserve"> river cooling. Therefore, this area was utilized to </w:t>
      </w:r>
      <w:r>
        <w:rPr>
          <w:rFonts w:hint="eastAsia" w:cs="Times New Roman"/>
          <w:highlight w:val="green"/>
          <w:lang w:val="en-US" w:eastAsia="zh-CN"/>
        </w:rPr>
        <w:t>compute relevant indices</w:t>
      </w:r>
      <w:r>
        <w:rPr>
          <w:rFonts w:hint="eastAsia" w:cs="Times New Roman"/>
          <w:highlight w:val="cyan"/>
          <w:lang w:val="en-US" w:eastAsia="zh-CN"/>
        </w:rPr>
        <w:t xml:space="preserve"> of </w:t>
      </w:r>
      <w:r>
        <w:rPr>
          <w:rFonts w:hint="eastAsia" w:cs="Times New Roman"/>
          <w:highlight w:val="green"/>
          <w:lang w:val="en-US" w:eastAsia="zh-CN"/>
        </w:rPr>
        <w:t>river cooling effects</w:t>
      </w:r>
      <w:r>
        <w:rPr>
          <w:rFonts w:hint="eastAsia" w:cs="Times New Roman"/>
          <w:highlight w:val="cyan"/>
          <w:lang w:val="en-US" w:eastAsia="zh-CN"/>
        </w:rPr>
        <w:t xml:space="preserve">. Specifically, </w:t>
      </w:r>
      <w:r>
        <w:rPr>
          <w:rFonts w:hint="eastAsia" w:cs="Times New Roman"/>
          <w:highlight w:val="green"/>
          <w:lang w:val="en-US" w:eastAsia="zh-CN"/>
        </w:rPr>
        <w:t>the distance</w:t>
      </w:r>
      <w:r>
        <w:rPr>
          <w:rFonts w:hint="eastAsia" w:cs="Times New Roman"/>
          <w:highlight w:val="cyan"/>
          <w:lang w:val="en-US" w:eastAsia="zh-CN"/>
        </w:rPr>
        <w:t xml:space="preserve"> from </w:t>
      </w:r>
      <w:r>
        <w:rPr>
          <w:rFonts w:hint="eastAsia" w:cs="Times New Roman"/>
          <w:highlight w:val="green"/>
          <w:lang w:val="en-US" w:eastAsia="zh-CN"/>
        </w:rPr>
        <w:t>the river surface's edge</w:t>
      </w:r>
      <w:r>
        <w:rPr>
          <w:rFonts w:hint="eastAsia" w:cs="Times New Roman"/>
          <w:highlight w:val="cyan"/>
          <w:lang w:val="en-US" w:eastAsia="zh-CN"/>
        </w:rPr>
        <w:t xml:space="preserve"> to </w:t>
      </w:r>
      <w:r>
        <w:rPr>
          <w:rFonts w:hint="eastAsia" w:cs="Times New Roman"/>
          <w:highlight w:val="green"/>
          <w:lang w:val="en-US" w:eastAsia="zh-CN"/>
        </w:rPr>
        <w:t>the first turning point</w:t>
      </w:r>
      <w:r>
        <w:rPr>
          <w:rFonts w:hint="eastAsia" w:cs="Times New Roman"/>
          <w:highlight w:val="cyan"/>
          <w:lang w:val="en-US" w:eastAsia="zh-CN"/>
        </w:rPr>
        <w:t xml:space="preserve"> was defined as </w:t>
      </w:r>
      <w:r>
        <w:rPr>
          <w:rFonts w:hint="eastAsia" w:cs="Times New Roman"/>
          <w:highlight w:val="green"/>
          <w:lang w:val="en-US" w:eastAsia="zh-CN"/>
        </w:rPr>
        <w:t>the River Cooling Distance (RCD)</w:t>
      </w:r>
      <w:r>
        <w:rPr>
          <w:rFonts w:hint="eastAsia" w:cs="Times New Roman"/>
          <w:highlight w:val="cyan"/>
          <w:lang w:val="en-US" w:eastAsia="zh-CN"/>
        </w:rPr>
        <w:t xml:space="preserve">. </w:t>
      </w:r>
      <w:r>
        <w:rPr>
          <w:rFonts w:hint="eastAsia" w:cs="Times New Roman"/>
          <w:highlight w:val="green"/>
          <w:lang w:val="en-US" w:eastAsia="zh-CN"/>
        </w:rPr>
        <w:t>The River Cooling Intensity (RCI)</w:t>
      </w:r>
      <w:r>
        <w:rPr>
          <w:rFonts w:hint="eastAsia" w:cs="Times New Roman"/>
          <w:highlight w:val="cyan"/>
          <w:lang w:val="en-US" w:eastAsia="zh-CN"/>
        </w:rPr>
        <w:t xml:space="preserve"> was characterized to be </w:t>
      </w:r>
      <w:r>
        <w:rPr>
          <w:rFonts w:hint="eastAsia" w:cs="Times New Roman"/>
          <w:highlight w:val="green"/>
          <w:lang w:val="en-US" w:eastAsia="zh-CN"/>
        </w:rPr>
        <w:t>the temperature contrast</w:t>
      </w:r>
      <w:r>
        <w:rPr>
          <w:rFonts w:hint="eastAsia" w:cs="Times New Roman"/>
          <w:highlight w:val="cyan"/>
          <w:lang w:val="en-US" w:eastAsia="zh-CN"/>
        </w:rPr>
        <w:t xml:space="preserve"> between </w:t>
      </w:r>
      <w:r>
        <w:rPr>
          <w:rFonts w:hint="eastAsia" w:cs="Times New Roman"/>
          <w:highlight w:val="green"/>
          <w:lang w:val="en-US" w:eastAsia="zh-CN"/>
        </w:rPr>
        <w:t>the river surface's edge</w:t>
      </w:r>
      <w:r>
        <w:rPr>
          <w:rFonts w:hint="eastAsia" w:cs="Times New Roman"/>
          <w:highlight w:val="cyan"/>
          <w:lang w:val="en-US" w:eastAsia="zh-CN"/>
        </w:rPr>
        <w:t xml:space="preserve"> and </w:t>
      </w:r>
      <w:r>
        <w:rPr>
          <w:rFonts w:hint="eastAsia" w:cs="Times New Roman"/>
          <w:highlight w:val="green"/>
          <w:lang w:val="en-US" w:eastAsia="zh-CN"/>
        </w:rPr>
        <w:t>the first turning point</w:t>
      </w:r>
      <w:r>
        <w:rPr>
          <w:rFonts w:hint="eastAsia" w:cs="Times New Roman"/>
          <w:highlight w:val="cyan"/>
          <w:lang w:val="en-US" w:eastAsia="zh-CN"/>
        </w:rPr>
        <w:t xml:space="preserve">, expressed in </w:t>
      </w:r>
      <w:r>
        <w:rPr>
          <w:rFonts w:hint="eastAsia" w:cs="Times New Roman"/>
          <w:highlight w:val="green"/>
          <w:lang w:val="en-US" w:eastAsia="zh-CN"/>
        </w:rPr>
        <w:t>the following equation</w:t>
      </w:r>
      <w:r>
        <w:rPr>
          <w:rFonts w:hint="eastAsia" w:cs="Times New Roman"/>
          <w:highlight w:val="cyan"/>
          <w:lang w:val="en-US" w:eastAsia="zh-CN"/>
        </w:rPr>
        <w:t>:</w:t>
      </w:r>
    </w:p>
    <w:p>
      <w:pPr>
        <w:numPr>
          <w:ilvl w:val="0"/>
          <w:numId w:val="0"/>
        </w:numPr>
        <w:bidi w:val="0"/>
        <w:ind w:leftChars="0"/>
        <w:jc w:val="right"/>
        <w:rPr>
          <w:rFonts w:hint="default" w:ascii="Times New Roman" w:hAnsi="Times New Roman" w:cs="Times New Roman"/>
          <w:highlight w:val="cyan"/>
          <w:lang w:val="en-US" w:eastAsia="zh-CN"/>
        </w:rPr>
      </w:pPr>
      <m:oMath>
        <m:r>
          <m:rPr/>
          <w:rPr>
            <w:rFonts w:hint="default" w:ascii="Cambria Math" w:hAnsi="Cambria Math" w:cs="Times New Roman"/>
            <w:kern w:val="2"/>
            <w:sz w:val="21"/>
            <w:szCs w:val="24"/>
            <w:highlight w:val="cyan"/>
            <w:lang w:val="en-US" w:eastAsia="zh-CN" w:bidi="ar-SA"/>
          </w:rPr>
          <m:t>RCI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p</m:t>
            </m:r>
            <m:ctrlPr>
              <w:rPr>
                <w:rFonts w:hint="default" w:ascii="Cambria Math" w:hAnsi="Cambria Math" w:cs="Times New Roman"/>
                <w:i/>
                <w:iCs/>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xml:space="preserve">  −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r</m:t>
            </m:r>
            <m:ctrlPr>
              <w:rPr>
                <w:rFonts w:hint="default" w:ascii="Cambria Math" w:hAnsi="Cambria Math" w:cs="Times New Roman"/>
                <w:i/>
                <w:iCs/>
                <w:kern w:val="2"/>
                <w:sz w:val="21"/>
                <w:szCs w:val="24"/>
                <w:highlight w:val="cyan"/>
                <w:lang w:val="en-US" w:eastAsia="zh-CN" w:bidi="ar-SA"/>
              </w:rPr>
            </m:ctrlPr>
          </m:sub>
        </m:sSub>
      </m:oMath>
      <w:r>
        <w:rPr>
          <w:rFonts w:hint="eastAsia" w:hAnsi="Cambria Math" w:cs="Times New Roman"/>
          <w:i/>
          <w:iCs/>
          <w:kern w:val="2"/>
          <w:sz w:val="21"/>
          <w:szCs w:val="24"/>
          <w:highlight w:val="cyan"/>
          <w:lang w:val="en-US" w:eastAsia="zh-CN" w:bidi="ar-SA"/>
        </w:rPr>
        <w:t xml:space="preserve"> </w:t>
      </w:r>
      <w:r>
        <w:rPr>
          <w:rFonts w:hint="eastAsia" w:hAnsi="Cambria Math" w:cs="Times New Roman"/>
          <w:i w:val="0"/>
          <w:kern w:val="2"/>
          <w:sz w:val="21"/>
          <w:szCs w:val="24"/>
          <w:highlight w:val="cyan"/>
          <w:lang w:val="en-US" w:eastAsia="zh-CN" w:bidi="ar-SA"/>
        </w:rPr>
        <w:t xml:space="preserve">                            (4)</w:t>
      </w:r>
    </w:p>
    <w:p>
      <w:pPr>
        <w:numPr>
          <w:ilvl w:val="0"/>
          <w:numId w:val="0"/>
        </w:numPr>
        <w:bidi w:val="0"/>
        <w:ind w:leftChars="0"/>
        <w:jc w:val="left"/>
        <w:rPr>
          <w:rFonts w:hint="eastAsia" w:cs="Times New Roman"/>
          <w:highlight w:val="cyan"/>
          <w:lang w:val="en-US" w:eastAsia="zh-CN"/>
        </w:rPr>
      </w:pPr>
      <w:r>
        <w:rPr>
          <w:rFonts w:hint="eastAsia" w:cs="Times New Roman"/>
          <w:highlight w:val="cyan"/>
          <w:lang w:val="en-US" w:eastAsia="zh-CN"/>
        </w:rPr>
        <w:t xml:space="preserve">where </w:t>
      </w:r>
      <w:r>
        <w:rPr>
          <w:rFonts w:hint="eastAsia" w:cs="Times New Roman"/>
          <w:i/>
          <w:iCs/>
          <w:highlight w:val="cyan"/>
          <w:lang w:val="en-US" w:eastAsia="zh-CN"/>
        </w:rPr>
        <w:t>T</w:t>
      </w:r>
      <w:r>
        <w:rPr>
          <w:rFonts w:hint="eastAsia" w:cs="Times New Roman" w:eastAsiaTheme="minorEastAsia"/>
          <w:i/>
          <w:iCs/>
          <w:sz w:val="21"/>
          <w:highlight w:val="cyan"/>
          <w:vertAlign w:val="subscript"/>
          <w:lang w:val="en-US" w:eastAsia="zh-CN"/>
        </w:rPr>
        <w:t>p</w:t>
      </w:r>
      <w:r>
        <w:rPr>
          <w:rFonts w:hint="eastAsia" w:cs="Times New Roman"/>
          <w:highlight w:val="cyan"/>
          <w:lang w:val="en-US" w:eastAsia="zh-CN"/>
        </w:rPr>
        <w:t xml:space="preserve"> is </w:t>
      </w:r>
      <w:r>
        <w:rPr>
          <w:rFonts w:hint="eastAsia" w:cs="Times New Roman"/>
          <w:highlight w:val="green"/>
          <w:lang w:val="en-US" w:eastAsia="zh-CN"/>
        </w:rPr>
        <w:t>the turning temperature</w:t>
      </w:r>
      <w:r>
        <w:rPr>
          <w:rFonts w:hint="eastAsia" w:cs="Times New Roman"/>
          <w:highlight w:val="cyan"/>
          <w:lang w:val="en-US" w:eastAsia="zh-CN"/>
        </w:rPr>
        <w:t xml:space="preserve">, and </w:t>
      </w:r>
      <w:r>
        <w:rPr>
          <w:rFonts w:hint="eastAsia" w:cs="Times New Roman"/>
          <w:i/>
          <w:iCs/>
          <w:highlight w:val="cyan"/>
          <w:lang w:val="en-US" w:eastAsia="zh-CN"/>
        </w:rPr>
        <w:t>T</w:t>
      </w:r>
      <w:r>
        <w:rPr>
          <w:rFonts w:hint="eastAsia" w:cs="Times New Roman"/>
          <w:i/>
          <w:iCs/>
          <w:highlight w:val="cyan"/>
          <w:vertAlign w:val="subscript"/>
          <w:lang w:val="en-US" w:eastAsia="zh-CN"/>
        </w:rPr>
        <w:t>r</w:t>
      </w:r>
      <w:r>
        <w:rPr>
          <w:rFonts w:hint="eastAsia" w:cs="Times New Roman"/>
          <w:highlight w:val="cyan"/>
          <w:lang w:val="en-US" w:eastAsia="zh-CN"/>
        </w:rPr>
        <w:t xml:space="preserve"> is </w:t>
      </w:r>
      <w:r>
        <w:rPr>
          <w:rFonts w:hint="eastAsia" w:cs="Times New Roman"/>
          <w:highlight w:val="green"/>
          <w:lang w:val="en-US" w:eastAsia="zh-CN"/>
        </w:rPr>
        <w:t>the temperature</w:t>
      </w:r>
      <w:r>
        <w:rPr>
          <w:rFonts w:hint="eastAsia" w:cs="Times New Roman"/>
          <w:highlight w:val="cyan"/>
          <w:lang w:val="en-US" w:eastAsia="zh-CN"/>
        </w:rPr>
        <w:t xml:space="preserve"> at </w:t>
      </w:r>
      <w:r>
        <w:rPr>
          <w:rFonts w:hint="eastAsia" w:cs="Times New Roman"/>
          <w:highlight w:val="green"/>
          <w:lang w:val="en-US" w:eastAsia="zh-CN"/>
        </w:rPr>
        <w:t>the river surface's edge</w:t>
      </w:r>
      <w:r>
        <w:rPr>
          <w:rFonts w:hint="eastAsia" w:cs="Times New Roman"/>
          <w:highlight w:val="cyan"/>
          <w:lang w:val="en-US" w:eastAsia="zh-CN"/>
        </w:rPr>
        <w:t>.</w:t>
      </w:r>
    </w:p>
    <w:p>
      <w:pPr>
        <w:numPr>
          <w:ilvl w:val="0"/>
          <w:numId w:val="0"/>
        </w:numPr>
        <w:bidi w:val="0"/>
        <w:ind w:leftChars="0"/>
        <w:jc w:val="left"/>
        <w:rPr>
          <w:rFonts w:hint="default" w:cs="Times New Roman"/>
          <w:highlight w:val="cyan"/>
          <w:lang w:val="en-US" w:eastAsia="zh-CN"/>
        </w:rPr>
      </w:pPr>
    </w:p>
    <w:p>
      <w:pPr>
        <w:numPr>
          <w:ilvl w:val="0"/>
          <w:numId w:val="0"/>
        </w:numPr>
        <w:bidi w:val="0"/>
        <w:ind w:leftChars="0"/>
        <w:jc w:val="left"/>
        <w:rPr>
          <w:rFonts w:hint="default" w:cs="Times New Roman"/>
          <w:highlight w:val="green"/>
          <w:lang w:val="en-US" w:eastAsia="zh-CN"/>
        </w:rPr>
      </w:pPr>
      <w:r>
        <w:rPr>
          <w:rFonts w:hint="eastAsia" w:cs="Times New Roman"/>
          <w:highlight w:val="green"/>
          <w:lang w:val="en-US" w:eastAsia="zh-CN"/>
        </w:rPr>
        <w:t>【up2024 0130 17:30】</w:t>
      </w:r>
    </w:p>
    <w:p>
      <w:pPr>
        <w:numPr>
          <w:ilvl w:val="0"/>
          <w:numId w:val="0"/>
        </w:numPr>
        <w:bidi w:val="0"/>
        <w:ind w:leftChars="0"/>
        <w:jc w:val="left"/>
        <w:rPr>
          <w:rFonts w:hint="default" w:ascii="Times New Roman" w:hAnsi="Times New Roman" w:cs="Times New Roman"/>
          <w:highlight w:val="cyan"/>
          <w:lang w:val="en-US" w:eastAsia="zh-CN"/>
        </w:rPr>
      </w:pPr>
      <w:r>
        <w:rPr>
          <w:rFonts w:hint="eastAsia" w:cs="Times New Roman"/>
          <w:highlight w:val="green"/>
          <w:lang w:val="en-US" w:eastAsia="zh-CN"/>
        </w:rPr>
        <w:t>The index of RCI</w:t>
      </w:r>
      <w:r>
        <w:rPr>
          <w:rFonts w:hint="eastAsia" w:cs="Times New Roman"/>
          <w:highlight w:val="cyan"/>
          <w:lang w:val="en-US" w:eastAsia="zh-CN"/>
        </w:rPr>
        <w:t xml:space="preserve"> has </w:t>
      </w:r>
      <w:r>
        <w:rPr>
          <w:rFonts w:hint="eastAsia" w:cs="Times New Roman"/>
          <w:highlight w:val="green"/>
          <w:u w:val="thick"/>
          <w:lang w:val="en-US" w:eastAsia="zh-CN"/>
        </w:rPr>
        <w:t>a limitation</w:t>
      </w:r>
      <w:r>
        <w:rPr>
          <w:rFonts w:hint="eastAsia" w:cs="Times New Roman"/>
          <w:highlight w:val="cyan"/>
          <w:u w:val="thick"/>
          <w:lang w:val="en-US" w:eastAsia="zh-CN"/>
        </w:rPr>
        <w:t xml:space="preserve"> </w:t>
      </w:r>
      <w:r>
        <w:rPr>
          <w:rFonts w:hint="eastAsia" w:cs="Times New Roman"/>
          <w:highlight w:val="green"/>
          <w:u w:val="thick"/>
          <w:lang w:val="en-US" w:eastAsia="zh-CN"/>
        </w:rPr>
        <w:t>in that</w:t>
      </w:r>
      <w:r>
        <w:rPr>
          <w:rFonts w:hint="eastAsia" w:cs="Times New Roman"/>
          <w:highlight w:val="cyan"/>
          <w:lang w:val="en-US" w:eastAsia="zh-CN"/>
        </w:rPr>
        <w:t xml:space="preserve"> it only indicates </w:t>
      </w:r>
      <w:r>
        <w:rPr>
          <w:rFonts w:hint="eastAsia" w:cs="Times New Roman"/>
          <w:highlight w:val="green"/>
          <w:lang w:val="en-US" w:eastAsia="zh-CN"/>
        </w:rPr>
        <w:t>the maximum temperature reduction</w:t>
      </w:r>
      <w:r>
        <w:rPr>
          <w:rFonts w:hint="eastAsia" w:cs="Times New Roman"/>
          <w:highlight w:val="cyan"/>
          <w:lang w:val="en-US" w:eastAsia="zh-CN"/>
        </w:rPr>
        <w:t xml:space="preserve"> within </w:t>
      </w:r>
      <w:r>
        <w:rPr>
          <w:rFonts w:hint="eastAsia" w:cs="Times New Roman"/>
          <w:highlight w:val="green"/>
          <w:lang w:val="en-US" w:eastAsia="zh-CN"/>
        </w:rPr>
        <w:t>the waterfront area</w:t>
      </w:r>
      <w:r>
        <w:rPr>
          <w:rFonts w:hint="eastAsia" w:cs="Times New Roman"/>
          <w:highlight w:val="cyan"/>
          <w:lang w:val="en-US" w:eastAsia="zh-CN"/>
        </w:rPr>
        <w:t xml:space="preserve">, neglecting </w:t>
      </w:r>
      <w:r>
        <w:rPr>
          <w:rFonts w:hint="eastAsia" w:cs="Times New Roman"/>
          <w:highlight w:val="green"/>
          <w:lang w:val="en-US" w:eastAsia="zh-CN"/>
        </w:rPr>
        <w:t>the non-linear variations</w:t>
      </w:r>
      <w:r>
        <w:rPr>
          <w:rFonts w:hint="eastAsia" w:cs="Times New Roman"/>
          <w:highlight w:val="cyan"/>
          <w:lang w:val="en-US" w:eastAsia="zh-CN"/>
        </w:rPr>
        <w:t xml:space="preserve"> in </w:t>
      </w:r>
      <w:r>
        <w:rPr>
          <w:rFonts w:hint="eastAsia" w:cs="Times New Roman"/>
          <w:highlight w:val="green"/>
          <w:lang w:val="en-US" w:eastAsia="zh-CN"/>
        </w:rPr>
        <w:t>surface temperature</w:t>
      </w:r>
      <w:r>
        <w:rPr>
          <w:rFonts w:hint="eastAsia" w:cs="Times New Roman"/>
          <w:highlight w:val="cyan"/>
          <w:lang w:val="en-US" w:eastAsia="zh-CN"/>
        </w:rPr>
        <w:t xml:space="preserve">. To provide </w:t>
      </w:r>
      <w:r>
        <w:rPr>
          <w:rFonts w:hint="eastAsia" w:cs="Times New Roman"/>
          <w:highlight w:val="green"/>
          <w:lang w:val="en-US" w:eastAsia="zh-CN"/>
        </w:rPr>
        <w:t>a</w:t>
      </w:r>
      <w:r>
        <w:rPr>
          <w:rFonts w:hint="eastAsia" w:cs="Times New Roman"/>
          <w:highlight w:val="green"/>
          <w:u w:val="thick"/>
          <w:lang w:val="en-US" w:eastAsia="zh-CN"/>
        </w:rPr>
        <w:t xml:space="preserve"> more comprehensive</w:t>
      </w:r>
      <w:r>
        <w:rPr>
          <w:rFonts w:hint="eastAsia" w:cs="Times New Roman"/>
          <w:highlight w:val="green"/>
          <w:lang w:val="en-US" w:eastAsia="zh-CN"/>
        </w:rPr>
        <w:t xml:space="preserve"> insight</w:t>
      </w:r>
      <w:r>
        <w:rPr>
          <w:rFonts w:hint="eastAsia" w:cs="Times New Roman"/>
          <w:highlight w:val="cyan"/>
          <w:lang w:val="en-US" w:eastAsia="zh-CN"/>
        </w:rPr>
        <w:t xml:space="preserve"> into </w:t>
      </w:r>
      <w:r>
        <w:rPr>
          <w:rFonts w:hint="eastAsia" w:cs="Times New Roman"/>
          <w:highlight w:val="green"/>
          <w:lang w:val="en-US" w:eastAsia="zh-CN"/>
        </w:rPr>
        <w:t>the inland penetration</w:t>
      </w:r>
      <w:r>
        <w:rPr>
          <w:rFonts w:hint="eastAsia" w:cs="Times New Roman"/>
          <w:highlight w:val="cyan"/>
          <w:lang w:val="en-US" w:eastAsia="zh-CN"/>
        </w:rPr>
        <w:t xml:space="preserve"> of </w:t>
      </w:r>
      <w:r>
        <w:rPr>
          <w:rFonts w:hint="eastAsia" w:cs="Times New Roman"/>
          <w:highlight w:val="green"/>
          <w:lang w:val="en-US" w:eastAsia="zh-CN"/>
        </w:rPr>
        <w:t>river cooling</w:t>
      </w:r>
      <w:r>
        <w:rPr>
          <w:rFonts w:hint="eastAsia" w:cs="Times New Roman"/>
          <w:highlight w:val="cyan"/>
          <w:lang w:val="en-US" w:eastAsia="zh-CN"/>
        </w:rPr>
        <w:t xml:space="preserve">, the index of </w:t>
      </w:r>
      <w:r>
        <w:rPr>
          <w:rFonts w:hint="eastAsia" w:cs="Times New Roman"/>
          <w:highlight w:val="green"/>
          <w:lang w:val="en-US" w:eastAsia="zh-CN"/>
        </w:rPr>
        <w:t>Cumulative River Cooling Intensity (CRCI)</w:t>
      </w:r>
      <w:r>
        <w:rPr>
          <w:rFonts w:hint="eastAsia" w:cs="Times New Roman"/>
          <w:highlight w:val="cyan"/>
          <w:lang w:val="en-US" w:eastAsia="zh-CN"/>
        </w:rPr>
        <w:t xml:space="preserve"> was employed </w:t>
      </w:r>
      <w:r>
        <w:rPr>
          <w:rFonts w:hint="eastAsia" w:cs="Times New Roman"/>
          <w:highlight w:val="green"/>
          <w:lang w:val="en-US" w:eastAsia="zh-CN"/>
        </w:rPr>
        <w:t>in this study</w:t>
      </w:r>
      <w:r>
        <w:rPr>
          <w:rFonts w:hint="eastAsia" w:cs="Times New Roman"/>
          <w:highlight w:val="cyan"/>
          <w:lang w:val="en-US" w:eastAsia="zh-CN"/>
        </w:rPr>
        <w:t xml:space="preserve">. CRCI was defined as the </w:t>
      </w:r>
      <w:r>
        <w:rPr>
          <w:rFonts w:hint="eastAsia" w:cs="Times New Roman"/>
          <w:highlight w:val="green"/>
          <w:lang w:val="en-US" w:eastAsia="zh-CN"/>
        </w:rPr>
        <w:t>cumulative difference</w:t>
      </w:r>
      <w:r>
        <w:rPr>
          <w:rFonts w:hint="eastAsia" w:cs="Times New Roman"/>
          <w:highlight w:val="cyan"/>
          <w:lang w:val="en-US" w:eastAsia="zh-CN"/>
        </w:rPr>
        <w:t xml:space="preserve"> between </w:t>
      </w:r>
      <w:r>
        <w:rPr>
          <w:rFonts w:hint="eastAsia" w:cs="Times New Roman"/>
          <w:highlight w:val="green"/>
          <w:lang w:val="en-US" w:eastAsia="zh-CN"/>
        </w:rPr>
        <w:t>the turning temperature</w:t>
      </w:r>
      <w:r>
        <w:rPr>
          <w:rFonts w:hint="eastAsia" w:cs="Times New Roman"/>
          <w:highlight w:val="cyan"/>
          <w:lang w:val="en-US" w:eastAsia="zh-CN"/>
        </w:rPr>
        <w:t xml:space="preserve"> and </w:t>
      </w:r>
      <w:r>
        <w:rPr>
          <w:rFonts w:hint="eastAsia" w:cs="Times New Roman"/>
          <w:highlight w:val="green"/>
          <w:lang w:val="en-US" w:eastAsia="zh-CN"/>
        </w:rPr>
        <w:t>the non-linear temperature curve</w:t>
      </w:r>
      <w:r>
        <w:rPr>
          <w:rFonts w:hint="eastAsia" w:cs="Times New Roman"/>
          <w:highlight w:val="cyan"/>
          <w:lang w:val="en-US" w:eastAsia="zh-CN"/>
        </w:rPr>
        <w:t xml:space="preserve"> from </w:t>
      </w:r>
      <w:r>
        <w:rPr>
          <w:rFonts w:hint="eastAsia" w:cs="Times New Roman"/>
          <w:highlight w:val="green"/>
          <w:lang w:val="en-US" w:eastAsia="zh-CN"/>
        </w:rPr>
        <w:t>the river surface's edge</w:t>
      </w:r>
      <w:r>
        <w:rPr>
          <w:rFonts w:hint="eastAsia" w:cs="Times New Roman"/>
          <w:highlight w:val="cyan"/>
          <w:lang w:val="en-US" w:eastAsia="zh-CN"/>
        </w:rPr>
        <w:t xml:space="preserve"> to </w:t>
      </w:r>
      <w:r>
        <w:rPr>
          <w:rFonts w:hint="eastAsia" w:cs="Times New Roman"/>
          <w:highlight w:val="green"/>
          <w:lang w:val="en-US" w:eastAsia="zh-CN"/>
        </w:rPr>
        <w:t>the first turning point</w:t>
      </w:r>
      <w:r>
        <w:rPr>
          <w:rFonts w:hint="eastAsia" w:cs="Times New Roman"/>
          <w:highlight w:val="cyan"/>
          <w:lang w:val="en-US" w:eastAsia="zh-CN"/>
        </w:rPr>
        <w:t xml:space="preserve">, </w:t>
      </w:r>
      <w:r>
        <w:rPr>
          <w:rFonts w:hint="eastAsia" w:cs="Times New Roman"/>
          <w:highlight w:val="cyan"/>
          <w:u w:val="thick"/>
          <w:lang w:val="en-US" w:eastAsia="zh-CN"/>
        </w:rPr>
        <w:t>as depicted in</w:t>
      </w:r>
      <w:r>
        <w:rPr>
          <w:rFonts w:hint="eastAsia" w:cs="Times New Roman"/>
          <w:highlight w:val="cyan"/>
          <w:lang w:val="en-US" w:eastAsia="zh-CN"/>
        </w:rPr>
        <w:t xml:space="preserve"> </w:t>
      </w:r>
      <w:r>
        <w:rPr>
          <w:rFonts w:hint="eastAsia" w:cs="Times New Roman"/>
          <w:highlight w:val="green"/>
          <w:lang w:val="en-US" w:eastAsia="zh-CN"/>
        </w:rPr>
        <w:t>the shaded area</w:t>
      </w:r>
      <w:r>
        <w:rPr>
          <w:rFonts w:hint="eastAsia" w:cs="Times New Roman"/>
          <w:highlight w:val="cyan"/>
          <w:lang w:val="en-US" w:eastAsia="zh-CN"/>
        </w:rPr>
        <w:t xml:space="preserve"> of </w:t>
      </w:r>
      <w:r>
        <w:rPr>
          <w:rFonts w:hint="eastAsia" w:cs="Times New Roman"/>
          <w:highlight w:val="green"/>
          <w:lang w:val="en-US" w:eastAsia="zh-CN"/>
        </w:rPr>
        <w:t>Fig. 3</w:t>
      </w:r>
      <w:r>
        <w:rPr>
          <w:rFonts w:hint="eastAsia" w:cs="Times New Roman"/>
          <w:highlight w:val="cyan"/>
          <w:lang w:val="en-US" w:eastAsia="zh-CN"/>
        </w:rPr>
        <w:t>. The equation is given by:</w:t>
      </w:r>
    </w:p>
    <w:p>
      <w:pPr>
        <w:numPr>
          <w:ilvl w:val="0"/>
          <w:numId w:val="0"/>
        </w:numPr>
        <w:wordWrap w:val="0"/>
        <w:bidi w:val="0"/>
        <w:ind w:leftChars="0"/>
        <w:jc w:val="right"/>
        <w:rPr>
          <w:rFonts w:hint="default" w:ascii="Times New Roman" w:hAnsi="Times New Roman" w:cs="Times New Roman"/>
          <w:highlight w:val="cyan"/>
          <w:lang w:val="en-US" w:eastAsia="zh-CN"/>
        </w:rPr>
      </w:pPr>
      <m:oMath>
        <m:r>
          <m:rPr/>
          <w:rPr>
            <w:rFonts w:hint="default" w:ascii="Cambria Math" w:hAnsi="Cambria Math" w:cs="Times New Roman"/>
            <w:kern w:val="2"/>
            <w:sz w:val="21"/>
            <w:szCs w:val="24"/>
            <w:highlight w:val="cyan"/>
            <w:lang w:val="en-US" w:eastAsia="zh-CN" w:bidi="ar-SA"/>
          </w:rPr>
          <m:t>CRCI</m:t>
        </m:r>
        <m:r>
          <m:rPr>
            <m:sty m:val="p"/>
          </m:rPr>
          <w:rPr>
            <w:rFonts w:hint="default" w:ascii="Cambria Math" w:hAnsi="Cambria Math" w:cs="Times New Roman"/>
            <w:kern w:val="2"/>
            <w:sz w:val="21"/>
            <w:szCs w:val="24"/>
            <w:highlight w:val="cyan"/>
            <w:lang w:val="en-US" w:eastAsia="zh-CN" w:bidi="ar-SA"/>
          </w:rPr>
          <m:t xml:space="preserve"> = </m:t>
        </m:r>
        <m:nary>
          <m:naryPr>
            <m:chr m:val="∑"/>
            <m:limLoc m:val="undOvr"/>
            <m:ctrlPr>
              <w:rPr>
                <w:rFonts w:hint="default" w:ascii="Cambria Math" w:hAnsi="Cambria Math" w:cs="Times New Roman"/>
                <w:kern w:val="2"/>
                <w:sz w:val="21"/>
                <w:szCs w:val="24"/>
                <w:highlight w:val="cyan"/>
                <w:lang w:val="en-US" w:eastAsia="zh-CN" w:bidi="ar-SA"/>
              </w:rPr>
            </m:ctrlPr>
          </m:naryPr>
          <m:sub>
            <m:r>
              <m:rPr/>
              <w:rPr>
                <w:rFonts w:hint="default" w:ascii="Cambria Math" w:hAnsi="Cambria Math" w:cs="Times New Roman"/>
                <w:kern w:val="2"/>
                <w:sz w:val="21"/>
                <w:szCs w:val="24"/>
                <w:highlight w:val="cyan"/>
                <w:lang w:val="en-US" w:eastAsia="zh-CN" w:bidi="ar-SA"/>
              </w:rPr>
              <m:t>0</m:t>
            </m:r>
            <m:ctrlPr>
              <w:rPr>
                <w:rFonts w:hint="default" w:ascii="Cambria Math" w:hAnsi="Cambria Math" w:cs="Times New Roman"/>
                <w:kern w:val="2"/>
                <w:sz w:val="21"/>
                <w:szCs w:val="24"/>
                <w:highlight w:val="cyan"/>
                <w:lang w:val="en-US" w:eastAsia="zh-CN" w:bidi="ar-SA"/>
              </w:rPr>
            </m:ctrlPr>
          </m:sub>
          <m:sup>
            <m:r>
              <m:rPr/>
              <w:rPr>
                <w:rFonts w:hint="default" w:ascii="Cambria Math" w:hAnsi="Cambria Math" w:cs="Times New Roman"/>
                <w:kern w:val="2"/>
                <w:sz w:val="21"/>
                <w:szCs w:val="24"/>
                <w:highlight w:val="cyan"/>
                <w:lang w:val="en-US" w:eastAsia="zh-CN" w:bidi="ar-SA"/>
              </w:rPr>
              <m:t>RCD</m:t>
            </m:r>
            <m:ctrlPr>
              <w:rPr>
                <w:rFonts w:hint="default" w:ascii="Cambria Math" w:hAnsi="Cambria Math" w:cs="Times New Roman"/>
                <w:kern w:val="2"/>
                <w:sz w:val="21"/>
                <w:szCs w:val="24"/>
                <w:highlight w:val="cyan"/>
                <w:lang w:val="en-US" w:eastAsia="zh-CN" w:bidi="ar-SA"/>
              </w:rPr>
            </m:ctrlPr>
          </m:sup>
          <m:e>
            <m:r>
              <m:rPr>
                <m:sty m:val="p"/>
              </m:rPr>
              <w:rPr>
                <w:rFonts w:hint="default" w:ascii="Cambria Math" w:hAnsi="Cambria Math" w:cs="Times New Roman"/>
                <w:kern w:val="2"/>
                <w:sz w:val="21"/>
                <w:szCs w:val="24"/>
                <w:highlight w:val="cyan"/>
                <w:lang w:val="en-US" w:eastAsia="zh-CN" w:bidi="ar-SA"/>
              </w:rPr>
              <m:t>(</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p</m:t>
                </m:r>
                <m:ctrlPr>
                  <w:rPr>
                    <w:rFonts w:hint="default" w:ascii="Cambria Math" w:hAnsi="Cambria Math" w:cs="Times New Roman"/>
                    <w:i/>
                    <w:iCs/>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 xml:space="preserve"> −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c</m:t>
                </m:r>
                <m:ctrlPr>
                  <w:rPr>
                    <w:rFonts w:hint="default" w:ascii="Cambria Math" w:hAnsi="Cambria Math" w:cs="Times New Roman"/>
                    <w:i/>
                    <w:iCs/>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m:t>
            </m:r>
            <m:ctrlPr>
              <w:rPr>
                <w:rFonts w:hint="default" w:ascii="Cambria Math" w:hAnsi="Cambria Math" w:cs="Times New Roman"/>
                <w:kern w:val="2"/>
                <w:sz w:val="21"/>
                <w:szCs w:val="24"/>
                <w:highlight w:val="cyan"/>
                <w:lang w:val="en-US" w:eastAsia="zh-CN" w:bidi="ar-SA"/>
              </w:rPr>
            </m:ctrlPr>
          </m:e>
        </m:nary>
      </m:oMath>
      <w:r>
        <w:rPr>
          <w:rFonts w:hint="eastAsia" w:hAnsi="Cambria Math" w:cs="Times New Roman"/>
          <w:i w:val="0"/>
          <w:kern w:val="2"/>
          <w:sz w:val="21"/>
          <w:szCs w:val="24"/>
          <w:highlight w:val="cyan"/>
          <w:lang w:val="en-US" w:eastAsia="zh-CN" w:bidi="ar-SA"/>
        </w:rPr>
        <w:t xml:space="preserve">                            (5)</w:t>
      </w:r>
    </w:p>
    <w:p>
      <w:pPr>
        <w:numPr>
          <w:ilvl w:val="0"/>
          <w:numId w:val="0"/>
        </w:numPr>
        <w:wordWrap/>
        <w:bidi w:val="0"/>
        <w:ind w:left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where </w:t>
      </w:r>
      <w:r>
        <w:rPr>
          <w:rFonts w:hint="eastAsia" w:cs="Times New Roman"/>
          <w:i/>
          <w:iCs/>
          <w:highlight w:val="cyan"/>
          <w:lang w:val="en-US" w:eastAsia="zh-CN"/>
        </w:rPr>
        <w:t>T</w:t>
      </w:r>
      <w:r>
        <w:rPr>
          <w:rFonts w:hint="eastAsia" w:cs="Times New Roman"/>
          <w:i/>
          <w:iCs/>
          <w:sz w:val="21"/>
          <w:highlight w:val="cyan"/>
          <w:vertAlign w:val="subscript"/>
          <w:lang w:val="en-US" w:eastAsia="zh-CN"/>
        </w:rPr>
        <w:t>c</w:t>
      </w:r>
      <w:r>
        <w:rPr>
          <w:rFonts w:hint="eastAsia" w:cs="Times New Roman"/>
          <w:highlight w:val="cyan"/>
          <w:lang w:val="en-US" w:eastAsia="zh-CN"/>
        </w:rPr>
        <w:t xml:space="preserve"> </w:t>
      </w:r>
      <w:r>
        <w:rPr>
          <w:rFonts w:hint="eastAsia" w:hAnsi="Cambria Math" w:cs="Times New Roman"/>
          <w:i w:val="0"/>
          <w:kern w:val="2"/>
          <w:sz w:val="21"/>
          <w:szCs w:val="24"/>
          <w:highlight w:val="cyan"/>
          <w:lang w:val="en-US" w:eastAsia="zh-CN" w:bidi="ar-SA"/>
        </w:rPr>
        <w:t xml:space="preserve">is </w:t>
      </w:r>
      <w:r>
        <w:rPr>
          <w:rFonts w:hint="eastAsia" w:hAnsi="Cambria Math" w:cs="Times New Roman"/>
          <w:i w:val="0"/>
          <w:kern w:val="2"/>
          <w:sz w:val="21"/>
          <w:szCs w:val="24"/>
          <w:highlight w:val="green"/>
          <w:lang w:val="en-US" w:eastAsia="zh-CN" w:bidi="ar-SA"/>
        </w:rPr>
        <w:t>the temperature</w:t>
      </w:r>
      <w:r>
        <w:rPr>
          <w:rFonts w:hint="eastAsia" w:hAnsi="Cambria Math" w:cs="Times New Roman"/>
          <w:i w:val="0"/>
          <w:kern w:val="2"/>
          <w:sz w:val="21"/>
          <w:szCs w:val="24"/>
          <w:highlight w:val="cyan"/>
          <w:lang w:val="en-US" w:eastAsia="zh-CN" w:bidi="ar-SA"/>
        </w:rPr>
        <w:t xml:space="preserve"> on </w:t>
      </w:r>
      <w:r>
        <w:rPr>
          <w:rFonts w:hint="eastAsia" w:hAnsi="Cambria Math" w:cs="Times New Roman"/>
          <w:i w:val="0"/>
          <w:kern w:val="2"/>
          <w:sz w:val="21"/>
          <w:szCs w:val="24"/>
          <w:highlight w:val="green"/>
          <w:lang w:val="en-US" w:eastAsia="zh-CN" w:bidi="ar-SA"/>
        </w:rPr>
        <w:t xml:space="preserve">the </w:t>
      </w:r>
      <w:r>
        <w:rPr>
          <w:rFonts w:hint="eastAsia" w:cs="Times New Roman"/>
          <w:highlight w:val="green"/>
          <w:lang w:val="en-US" w:eastAsia="zh-CN"/>
        </w:rPr>
        <w:t>non-linear temperature curve</w:t>
      </w:r>
      <w:r>
        <w:rPr>
          <w:rFonts w:hint="eastAsia" w:hAnsi="Cambria Math" w:cs="Times New Roman"/>
          <w:i w:val="0"/>
          <w:kern w:val="2"/>
          <w:sz w:val="21"/>
          <w:szCs w:val="24"/>
          <w:highlight w:val="cyan"/>
          <w:lang w:val="en-US" w:eastAsia="zh-CN" w:bidi="ar-SA"/>
        </w:rPr>
        <w:t>.</w:t>
      </w:r>
    </w:p>
    <w:p>
      <w:pPr>
        <w:bidi w:val="0"/>
        <w:jc w:val="center"/>
        <w:rPr>
          <w:rFonts w:hint="default"/>
          <w:lang w:val="en-US" w:eastAsia="zh-CN"/>
        </w:rPr>
      </w:pPr>
      <w:r>
        <w:rPr>
          <w:rFonts w:hint="default"/>
          <w:lang w:val="en-US" w:eastAsia="zh-CN"/>
        </w:rPr>
        <w:drawing>
          <wp:inline distT="0" distB="0" distL="114300" distR="114300">
            <wp:extent cx="2695575" cy="2221865"/>
            <wp:effectExtent l="0" t="0" r="9525" b="635"/>
            <wp:docPr id="7" name="图片 7" descr="附图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附图_02"/>
                    <pic:cNvPicPr>
                      <a:picLocks noChangeAspect="1"/>
                    </pic:cNvPicPr>
                  </pic:nvPicPr>
                  <pic:blipFill>
                    <a:blip r:embed="rId6"/>
                    <a:srcRect l="26513" t="35148" r="36762" b="11037"/>
                    <a:stretch>
                      <a:fillRect/>
                    </a:stretch>
                  </pic:blipFill>
                  <pic:spPr>
                    <a:xfrm>
                      <a:off x="0" y="0"/>
                      <a:ext cx="2695575" cy="2221865"/>
                    </a:xfrm>
                    <a:prstGeom prst="rect">
                      <a:avLst/>
                    </a:prstGeom>
                  </pic:spPr>
                </pic:pic>
              </a:graphicData>
            </a:graphic>
          </wp:inline>
        </w:drawing>
      </w:r>
    </w:p>
    <w:p>
      <w:pPr>
        <w:numPr>
          <w:ilvl w:val="0"/>
          <w:numId w:val="0"/>
        </w:numPr>
        <w:ind w:leftChars="0"/>
        <w:jc w:val="center"/>
        <w:rPr>
          <w:rFonts w:hint="eastAsia"/>
          <w:sz w:val="16"/>
          <w:szCs w:val="16"/>
          <w:highlight w:val="cyan"/>
          <w:lang w:val="en-US" w:eastAsia="zh-CN"/>
        </w:rPr>
      </w:pP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w:t>
      </w:r>
      <w:r>
        <w:rPr>
          <w:rFonts w:hint="eastAsia" w:cs="Times New Roman"/>
          <w:color w:val="000000" w:themeColor="text1"/>
          <w:kern w:val="2"/>
          <w:sz w:val="21"/>
          <w:szCs w:val="24"/>
          <w:highlight w:val="green"/>
          <w:u w:val="none"/>
          <w:lang w:val="en-US" w:eastAsia="zh-CN" w:bidi="ar-SA"/>
          <w14:textFill>
            <w14:solidFill>
              <w14:schemeClr w14:val="tx1"/>
            </w14:solidFill>
          </w14:textFill>
        </w:rPr>
        <w:t>30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17</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41</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cyan"/>
          <w:lang w:val="en-US" w:eastAsia="zh-CN"/>
        </w:rPr>
      </w:pPr>
      <w:r>
        <w:rPr>
          <w:rFonts w:hint="eastAsia"/>
          <w:sz w:val="16"/>
          <w:szCs w:val="16"/>
          <w:highlight w:val="cyan"/>
          <w:lang w:val="en-US" w:eastAsia="zh-CN"/>
        </w:rPr>
        <w:t xml:space="preserve">Fig. 3  Illustration of </w:t>
      </w:r>
      <w:r>
        <w:rPr>
          <w:rFonts w:hint="eastAsia"/>
          <w:sz w:val="16"/>
          <w:szCs w:val="16"/>
          <w:highlight w:val="green"/>
          <w:lang w:val="en-US" w:eastAsia="zh-CN"/>
        </w:rPr>
        <w:t>indexes</w:t>
      </w:r>
      <w:r>
        <w:rPr>
          <w:rFonts w:hint="eastAsia"/>
          <w:sz w:val="16"/>
          <w:szCs w:val="16"/>
          <w:highlight w:val="cyan"/>
          <w:lang w:val="en-US" w:eastAsia="zh-CN"/>
        </w:rPr>
        <w:t xml:space="preserve"> of </w:t>
      </w:r>
      <w:r>
        <w:rPr>
          <w:rFonts w:hint="eastAsia"/>
          <w:sz w:val="16"/>
          <w:szCs w:val="16"/>
          <w:highlight w:val="green"/>
          <w:lang w:val="en-US" w:eastAsia="zh-CN"/>
        </w:rPr>
        <w:t>river cooling effects</w:t>
      </w:r>
      <w:r>
        <w:rPr>
          <w:rFonts w:hint="eastAsia"/>
          <w:sz w:val="16"/>
          <w:szCs w:val="16"/>
          <w:highlight w:val="cyan"/>
          <w:lang w:val="en-US" w:eastAsia="zh-CN"/>
        </w:rPr>
        <w:t>.</w:t>
      </w:r>
    </w:p>
    <w:p>
      <w:pPr>
        <w:numPr>
          <w:ilvl w:val="0"/>
          <w:numId w:val="0"/>
        </w:numPr>
        <w:ind w:leftChars="0"/>
        <w:jc w:val="center"/>
        <w:rPr>
          <w:rFonts w:hint="eastAsia"/>
          <w:sz w:val="16"/>
          <w:szCs w:val="16"/>
          <w:highlight w:val="cyan"/>
          <w:lang w:val="en-US" w:eastAsia="zh-CN"/>
        </w:rPr>
      </w:pPr>
    </w:p>
    <w:p>
      <w:pPr>
        <w:numPr>
          <w:ilvl w:val="0"/>
          <w:numId w:val="0"/>
        </w:numPr>
        <w:ind w:leftChars="0"/>
        <w:jc w:val="both"/>
        <w:rPr>
          <w:rFonts w:hint="default"/>
          <w:sz w:val="16"/>
          <w:szCs w:val="16"/>
          <w:highlight w:val="cyan"/>
          <w:lang w:val="en-US" w:eastAsia="zh-CN"/>
        </w:rPr>
      </w:pPr>
    </w:p>
    <w:p>
      <w:pPr>
        <w:pStyle w:val="4"/>
        <w:bidi w:val="0"/>
        <w:rPr>
          <w:rFonts w:hint="default"/>
          <w:highlight w:val="none"/>
          <w:lang w:val="en-US" w:eastAsia="zh-CN"/>
        </w:rPr>
      </w:pPr>
      <w:r>
        <w:rPr>
          <w:rFonts w:hint="default"/>
          <w:highlight w:val="none"/>
          <w:lang w:val="en-US" w:eastAsia="zh-CN"/>
        </w:rPr>
        <w:t>2.5. Calculation of</w:t>
      </w:r>
      <w:r>
        <w:rPr>
          <w:rFonts w:hint="eastAsia"/>
          <w:highlight w:val="none"/>
          <w:lang w:val="en-US" w:eastAsia="zh-CN"/>
        </w:rPr>
        <w:t xml:space="preserve"> influencing </w:t>
      </w:r>
      <w:r>
        <w:rPr>
          <w:rFonts w:hint="default"/>
          <w:highlight w:val="none"/>
          <w:lang w:val="en-US" w:eastAsia="zh-CN"/>
        </w:rPr>
        <w:t>factors</w:t>
      </w:r>
    </w:p>
    <w:p>
      <w:pPr>
        <w:numPr>
          <w:ilvl w:val="0"/>
          <w:numId w:val="0"/>
        </w:numPr>
        <w:ind w:leftChars="0"/>
        <w:rPr>
          <w:rFonts w:hint="default" w:eastAsia="宋体" w:cs="Times New Roman"/>
          <w:i w:val="0"/>
          <w:iCs w:val="0"/>
          <w:caps w:val="0"/>
          <w:color w:val="2E2E2E"/>
          <w:spacing w:val="0"/>
          <w:highlight w:val="green"/>
          <w:lang w:val="en-US" w:eastAsia="zh-CN"/>
        </w:rPr>
      </w:pPr>
      <w:r>
        <w:rPr>
          <w:rFonts w:hint="eastAsia" w:eastAsia="宋体" w:cs="Times New Roman"/>
          <w:i w:val="0"/>
          <w:iCs w:val="0"/>
          <w:caps w:val="0"/>
          <w:color w:val="2E2E2E"/>
          <w:spacing w:val="0"/>
          <w:highlight w:val="green"/>
          <w:lang w:val="en-US" w:eastAsia="zh-CN"/>
        </w:rPr>
        <w:t>【up2024 0130 18:10】</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The potential influencing factors</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river cooling effects</w:t>
      </w:r>
      <w:r>
        <w:rPr>
          <w:rFonts w:hint="eastAsia" w:eastAsia="宋体" w:cs="Times New Roman"/>
          <w:i w:val="0"/>
          <w:iCs w:val="0"/>
          <w:caps w:val="0"/>
          <w:color w:val="2E2E2E"/>
          <w:spacing w:val="0"/>
          <w:highlight w:val="cyan"/>
          <w:lang w:val="en-US" w:eastAsia="zh-CN"/>
        </w:rPr>
        <w:t xml:space="preserve"> can be </w:t>
      </w:r>
      <w:r>
        <w:rPr>
          <w:rFonts w:hint="eastAsia" w:eastAsia="宋体" w:cs="Times New Roman"/>
          <w:i w:val="0"/>
          <w:iCs w:val="0"/>
          <w:caps w:val="0"/>
          <w:color w:val="2E2E2E"/>
          <w:spacing w:val="0"/>
          <w:highlight w:val="green"/>
          <w:lang w:val="en-US" w:eastAsia="zh-CN"/>
        </w:rPr>
        <w:t>classified into</w:t>
      </w:r>
      <w:r>
        <w:rPr>
          <w:rFonts w:hint="eastAsia" w:eastAsia="宋体" w:cs="Times New Roman"/>
          <w:i w:val="0"/>
          <w:iCs w:val="0"/>
          <w:caps w:val="0"/>
          <w:color w:val="2E2E2E"/>
          <w:spacing w:val="0"/>
          <w:highlight w:val="cyan"/>
          <w:lang w:val="en-US" w:eastAsia="zh-CN"/>
        </w:rPr>
        <w:t xml:space="preserve"> the following types: </w:t>
      </w:r>
      <w:r>
        <w:rPr>
          <w:rFonts w:hint="eastAsia" w:eastAsia="宋体" w:cs="Times New Roman"/>
          <w:i w:val="0"/>
          <w:iCs w:val="0"/>
          <w:caps w:val="0"/>
          <w:color w:val="2E2E2E"/>
          <w:spacing w:val="0"/>
          <w:highlight w:val="green"/>
          <w:lang w:val="en-US" w:eastAsia="zh-CN"/>
        </w:rPr>
        <w:t>river width</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u w:val="thick"/>
          <w:lang w:val="en-US" w:eastAsia="zh-CN"/>
        </w:rPr>
        <w:t>land use characteristics</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3D building characteristics</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u w:val="thick"/>
          <w:lang w:val="en-US" w:eastAsia="zh-CN"/>
        </w:rPr>
        <w:t>topographical characteristics</w:t>
      </w:r>
      <w:r>
        <w:rPr>
          <w:rFonts w:hint="eastAsia" w:eastAsia="宋体" w:cs="Times New Roman"/>
          <w:i w:val="0"/>
          <w:iCs w:val="0"/>
          <w:caps w:val="0"/>
          <w:color w:val="2E2E2E"/>
          <w:spacing w:val="0"/>
          <w:highlight w:val="cyan"/>
          <w:lang w:val="en-US" w:eastAsia="zh-CN"/>
        </w:rPr>
        <w:t>.</w:t>
      </w:r>
    </w:p>
    <w:p>
      <w:pPr>
        <w:numPr>
          <w:ilvl w:val="0"/>
          <w:numId w:val="0"/>
        </w:numPr>
        <w:ind w:leftChars="0"/>
        <w:rPr>
          <w:rFonts w:hint="eastAsia" w:eastAsia="宋体" w:cs="Times New Roman"/>
          <w:i w:val="0"/>
          <w:iCs w:val="0"/>
          <w:caps w:val="0"/>
          <w:color w:val="2E2E2E"/>
          <w:spacing w:val="0"/>
          <w:highlight w:val="cyan"/>
          <w:lang w:val="en-US" w:eastAsia="zh-CN"/>
        </w:rPr>
      </w:pPr>
    </w:p>
    <w:p>
      <w:pPr>
        <w:numPr>
          <w:ilvl w:val="0"/>
          <w:numId w:val="0"/>
        </w:numPr>
        <w:ind w:leftChars="0"/>
        <w:rPr>
          <w:rFonts w:hint="default"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【up2024 0130 18:16】</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River width</w:t>
      </w:r>
      <w:r>
        <w:rPr>
          <w:rFonts w:hint="eastAsia" w:eastAsia="宋体" w:cs="Times New Roman"/>
          <w:i w:val="0"/>
          <w:iCs w:val="0"/>
          <w:caps w:val="0"/>
          <w:color w:val="2E2E2E"/>
          <w:spacing w:val="0"/>
          <w:highlight w:val="cyan"/>
          <w:lang w:val="en-US" w:eastAsia="zh-CN"/>
        </w:rPr>
        <w:t xml:space="preserve"> for each </w:t>
      </w:r>
      <w:r>
        <w:rPr>
          <w:rFonts w:hint="eastAsia" w:eastAsia="宋体" w:cs="Times New Roman"/>
          <w:i w:val="0"/>
          <w:iCs w:val="0"/>
          <w:caps w:val="0"/>
          <w:color w:val="2E2E2E"/>
          <w:spacing w:val="0"/>
          <w:highlight w:val="green"/>
          <w:lang w:val="en-US" w:eastAsia="zh-CN"/>
        </w:rPr>
        <w:t>river segment</w:t>
      </w:r>
      <w:r>
        <w:rPr>
          <w:rFonts w:hint="eastAsia" w:eastAsia="宋体" w:cs="Times New Roman"/>
          <w:i w:val="0"/>
          <w:iCs w:val="0"/>
          <w:caps w:val="0"/>
          <w:color w:val="2E2E2E"/>
          <w:spacing w:val="0"/>
          <w:highlight w:val="cyan"/>
          <w:lang w:val="en-US" w:eastAsia="zh-CN"/>
        </w:rPr>
        <w:t xml:space="preserve"> was calculated as </w:t>
      </w:r>
      <w:r>
        <w:rPr>
          <w:rFonts w:hint="eastAsia" w:eastAsia="宋体" w:cs="Times New Roman"/>
          <w:i w:val="0"/>
          <w:iCs w:val="0"/>
          <w:caps w:val="0"/>
          <w:color w:val="2E2E2E"/>
          <w:spacing w:val="0"/>
          <w:highlight w:val="green"/>
          <w:lang w:val="en-US" w:eastAsia="zh-CN"/>
        </w:rPr>
        <w:t>the distance</w:t>
      </w:r>
      <w:r>
        <w:rPr>
          <w:rFonts w:hint="eastAsia" w:eastAsia="宋体" w:cs="Times New Roman"/>
          <w:i w:val="0"/>
          <w:iCs w:val="0"/>
          <w:caps w:val="0"/>
          <w:color w:val="2E2E2E"/>
          <w:spacing w:val="0"/>
          <w:highlight w:val="cyan"/>
          <w:lang w:val="en-US" w:eastAsia="zh-CN"/>
        </w:rPr>
        <w:t xml:space="preserve"> from </w:t>
      </w:r>
      <w:r>
        <w:rPr>
          <w:rFonts w:hint="eastAsia" w:eastAsia="宋体" w:cs="Times New Roman"/>
          <w:i w:val="0"/>
          <w:iCs w:val="0"/>
          <w:caps w:val="0"/>
          <w:color w:val="2E2E2E"/>
          <w:spacing w:val="0"/>
          <w:highlight w:val="green"/>
          <w:lang w:val="en-US" w:eastAsia="zh-CN"/>
        </w:rPr>
        <w:t>the midpoint</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the corresponding riverbank</w:t>
      </w:r>
      <w:r>
        <w:rPr>
          <w:rFonts w:hint="eastAsia" w:eastAsia="宋体" w:cs="Times New Roman"/>
          <w:i w:val="0"/>
          <w:iCs w:val="0"/>
          <w:caps w:val="0"/>
          <w:color w:val="2E2E2E"/>
          <w:spacing w:val="0"/>
          <w:highlight w:val="cyan"/>
          <w:lang w:val="en-US" w:eastAsia="zh-CN"/>
        </w:rPr>
        <w:t xml:space="preserve"> to </w:t>
      </w:r>
      <w:r>
        <w:rPr>
          <w:rFonts w:hint="eastAsia" w:eastAsia="宋体" w:cs="Times New Roman"/>
          <w:i w:val="0"/>
          <w:iCs w:val="0"/>
          <w:caps w:val="0"/>
          <w:color w:val="2E2E2E"/>
          <w:spacing w:val="0"/>
          <w:highlight w:val="green"/>
          <w:lang w:val="en-US" w:eastAsia="zh-CN"/>
        </w:rPr>
        <w:t>the opposite bank</w:t>
      </w:r>
      <w:r>
        <w:rPr>
          <w:rFonts w:hint="eastAsia" w:eastAsia="宋体" w:cs="Times New Roman"/>
          <w:i w:val="0"/>
          <w:iCs w:val="0"/>
          <w:caps w:val="0"/>
          <w:color w:val="2E2E2E"/>
          <w:spacing w:val="0"/>
          <w:highlight w:val="cyan"/>
          <w:lang w:val="en-US" w:eastAsia="zh-CN"/>
        </w:rPr>
        <w:t xml:space="preserve"> along </w:t>
      </w:r>
      <w:r>
        <w:rPr>
          <w:rFonts w:hint="eastAsia" w:eastAsia="宋体" w:cs="Times New Roman"/>
          <w:i w:val="0"/>
          <w:iCs w:val="0"/>
          <w:caps w:val="0"/>
          <w:color w:val="2E2E2E"/>
          <w:spacing w:val="0"/>
          <w:highlight w:val="green"/>
          <w:lang w:val="en-US" w:eastAsia="zh-CN"/>
        </w:rPr>
        <w:t>the line</w:t>
      </w:r>
      <w:r>
        <w:rPr>
          <w:rFonts w:hint="eastAsia" w:eastAsia="宋体" w:cs="Times New Roman"/>
          <w:i w:val="0"/>
          <w:iCs w:val="0"/>
          <w:caps w:val="0"/>
          <w:color w:val="2E2E2E"/>
          <w:spacing w:val="0"/>
          <w:highlight w:val="cyan"/>
          <w:lang w:val="en-US" w:eastAsia="zh-CN"/>
        </w:rPr>
        <w:t xml:space="preserve"> perpendicular to </w:t>
      </w:r>
      <w:r>
        <w:rPr>
          <w:rFonts w:hint="eastAsia" w:eastAsia="宋体" w:cs="Times New Roman"/>
          <w:i w:val="0"/>
          <w:iCs w:val="0"/>
          <w:caps w:val="0"/>
          <w:color w:val="2E2E2E"/>
          <w:spacing w:val="0"/>
          <w:highlight w:val="green"/>
          <w:lang w:val="en-US" w:eastAsia="zh-CN"/>
        </w:rPr>
        <w:t>the riverbank</w:t>
      </w:r>
      <w:r>
        <w:rPr>
          <w:rFonts w:hint="eastAsia" w:eastAsia="宋体" w:cs="Times New Roman"/>
          <w:i w:val="0"/>
          <w:iCs w:val="0"/>
          <w:caps w:val="0"/>
          <w:color w:val="2E2E2E"/>
          <w:spacing w:val="0"/>
          <w:highlight w:val="cyan"/>
          <w:lang w:val="en-US" w:eastAsia="zh-CN"/>
        </w:rPr>
        <w:t xml:space="preserve">. Regarding </w:t>
      </w:r>
      <w:r>
        <w:rPr>
          <w:rFonts w:hint="eastAsia" w:eastAsia="宋体" w:cs="Times New Roman"/>
          <w:i w:val="0"/>
          <w:iCs w:val="0"/>
          <w:caps w:val="0"/>
          <w:color w:val="2E2E2E"/>
          <w:spacing w:val="0"/>
          <w:highlight w:val="green"/>
          <w:lang w:val="en-US" w:eastAsia="zh-CN"/>
        </w:rPr>
        <w:t>land use characteristics</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area percentage</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impervious surface</w:t>
      </w:r>
      <w:r>
        <w:rPr>
          <w:rFonts w:hint="eastAsia" w:eastAsia="宋体" w:cs="Times New Roman"/>
          <w:i w:val="0"/>
          <w:iCs w:val="0"/>
          <w:caps w:val="0"/>
          <w:color w:val="2E2E2E"/>
          <w:spacing w:val="0"/>
          <w:highlight w:val="cyan"/>
          <w:lang w:val="en-US" w:eastAsia="zh-CN"/>
        </w:rPr>
        <w:t xml:space="preserve"> (PLAND_I), </w:t>
      </w:r>
      <w:r>
        <w:rPr>
          <w:rFonts w:hint="eastAsia" w:eastAsia="宋体" w:cs="Times New Roman"/>
          <w:i w:val="0"/>
          <w:iCs w:val="0"/>
          <w:caps w:val="0"/>
          <w:color w:val="2E2E2E"/>
          <w:spacing w:val="0"/>
          <w:highlight w:val="green"/>
          <w:lang w:val="en-US" w:eastAsia="zh-CN"/>
        </w:rPr>
        <w:t>area percentage</w:t>
      </w:r>
      <w:r>
        <w:rPr>
          <w:rFonts w:hint="eastAsia" w:eastAsia="宋体" w:cs="Times New Roman"/>
          <w:i w:val="0"/>
          <w:iCs w:val="0"/>
          <w:caps w:val="0"/>
          <w:color w:val="2E2E2E"/>
          <w:spacing w:val="0"/>
          <w:highlight w:val="cyan"/>
          <w:lang w:val="en-US" w:eastAsia="zh-CN"/>
        </w:rPr>
        <w:t xml:space="preserve"> of vegetation (PLAND_V),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impervious surface</w:t>
      </w:r>
      <w:r>
        <w:rPr>
          <w:rFonts w:hint="eastAsia" w:eastAsia="宋体" w:cs="Times New Roman"/>
          <w:i w:val="0"/>
          <w:iCs w:val="0"/>
          <w:caps w:val="0"/>
          <w:color w:val="2E2E2E"/>
          <w:spacing w:val="0"/>
          <w:highlight w:val="cyan"/>
          <w:lang w:val="en-US" w:eastAsia="zh-CN"/>
        </w:rPr>
        <w:t xml:space="preserve"> (AI_I),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vegetation</w:t>
      </w:r>
      <w:r>
        <w:rPr>
          <w:rFonts w:hint="eastAsia" w:eastAsia="宋体" w:cs="Times New Roman"/>
          <w:i w:val="0"/>
          <w:iCs w:val="0"/>
          <w:caps w:val="0"/>
          <w:color w:val="2E2E2E"/>
          <w:spacing w:val="0"/>
          <w:highlight w:val="cyan"/>
          <w:lang w:val="en-US" w:eastAsia="zh-CN"/>
        </w:rPr>
        <w:t xml:space="preserve"> (AI_V) and </w:t>
      </w:r>
      <w:r>
        <w:rPr>
          <w:rFonts w:hint="eastAsia" w:eastAsia="宋体" w:cs="Times New Roman"/>
          <w:i w:val="0"/>
          <w:iCs w:val="0"/>
          <w:caps w:val="0"/>
          <w:color w:val="2E2E2E"/>
          <w:spacing w:val="0"/>
          <w:highlight w:val="green"/>
          <w:lang w:val="en-US" w:eastAsia="zh-CN"/>
        </w:rPr>
        <w:t>patch density (PD)</w:t>
      </w:r>
      <w:r>
        <w:rPr>
          <w:rFonts w:hint="eastAsia" w:eastAsia="宋体" w:cs="Times New Roman"/>
          <w:i w:val="0"/>
          <w:iCs w:val="0"/>
          <w:caps w:val="0"/>
          <w:color w:val="2E2E2E"/>
          <w:spacing w:val="0"/>
          <w:highlight w:val="cyan"/>
          <w:lang w:val="en-US" w:eastAsia="zh-CN"/>
        </w:rPr>
        <w:t xml:space="preserve"> were selected as </w:t>
      </w:r>
      <w:r>
        <w:rPr>
          <w:rFonts w:hint="eastAsia" w:eastAsia="宋体" w:cs="Times New Roman"/>
          <w:i w:val="0"/>
          <w:iCs w:val="0"/>
          <w:caps w:val="0"/>
          <w:color w:val="2E2E2E"/>
          <w:spacing w:val="0"/>
          <w:highlight w:val="green"/>
          <w:lang w:val="en-US" w:eastAsia="zh-CN"/>
        </w:rPr>
        <w:t>potential influencing factors</w:t>
      </w:r>
      <w:r>
        <w:rPr>
          <w:rFonts w:hint="eastAsia" w:eastAsia="宋体" w:cs="Times New Roman"/>
          <w:i w:val="0"/>
          <w:iCs w:val="0"/>
          <w:caps w:val="0"/>
          <w:color w:val="2E2E2E"/>
          <w:spacing w:val="0"/>
          <w:highlight w:val="cyan"/>
          <w:lang w:val="en-US" w:eastAsia="zh-CN"/>
        </w:rPr>
        <w:t>.</w:t>
      </w:r>
    </w:p>
    <w:p>
      <w:pPr>
        <w:numPr>
          <w:ilvl w:val="0"/>
          <w:numId w:val="0"/>
        </w:numPr>
        <w:ind w:leftChars="0"/>
        <w:rPr>
          <w:rFonts w:hint="eastAsia" w:eastAsia="宋体" w:cs="Times New Roman"/>
          <w:i w:val="0"/>
          <w:iCs w:val="0"/>
          <w:caps w:val="0"/>
          <w:color w:val="2E2E2E"/>
          <w:spacing w:val="0"/>
          <w:highlight w:val="cyan"/>
          <w:lang w:val="en-US" w:eastAsia="zh-CN"/>
        </w:rPr>
      </w:pP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green"/>
          <w:lang w:val="en-US" w:eastAsia="zh-CN"/>
        </w:rPr>
        <w:t>【up2024 0130 18:43】</w:t>
      </w:r>
    </w:p>
    <w:p>
      <w:pPr>
        <w:numPr>
          <w:ilvl w:val="0"/>
          <w:numId w:val="0"/>
        </w:numPr>
        <w:ind w:left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The aggregation index</w:t>
      </w:r>
      <w:r>
        <w:rPr>
          <w:rFonts w:hint="eastAsia" w:eastAsia="宋体" w:cs="Times New Roman"/>
          <w:i w:val="0"/>
          <w:iCs w:val="0"/>
          <w:caps w:val="0"/>
          <w:color w:val="2E2E2E"/>
          <w:spacing w:val="0"/>
          <w:highlight w:val="cyan"/>
          <w:lang w:val="en-US" w:eastAsia="zh-CN"/>
        </w:rPr>
        <w:t xml:space="preserve"> was used here to </w:t>
      </w:r>
      <w:r>
        <w:rPr>
          <w:rFonts w:hint="eastAsia" w:eastAsia="宋体" w:cs="Times New Roman"/>
          <w:i w:val="0"/>
          <w:iCs w:val="0"/>
          <w:caps w:val="0"/>
          <w:color w:val="2E2E2E"/>
          <w:spacing w:val="0"/>
          <w:highlight w:val="green"/>
          <w:lang w:val="en-US" w:eastAsia="zh-CN"/>
        </w:rPr>
        <w:t>reflect</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the a</w:t>
      </w:r>
      <w:r>
        <w:rPr>
          <w:rFonts w:hint="default" w:eastAsia="宋体" w:cs="Times New Roman"/>
          <w:i w:val="0"/>
          <w:iCs w:val="0"/>
          <w:caps w:val="0"/>
          <w:color w:val="2E2E2E"/>
          <w:spacing w:val="0"/>
          <w:highlight w:val="green"/>
          <w:lang w:val="en-US" w:eastAsia="zh-CN"/>
        </w:rPr>
        <w:t xml:space="preserve">ggregating </w:t>
      </w:r>
      <w:r>
        <w:rPr>
          <w:rFonts w:hint="eastAsia" w:eastAsia="宋体" w:cs="Times New Roman"/>
          <w:i w:val="0"/>
          <w:iCs w:val="0"/>
          <w:caps w:val="0"/>
          <w:color w:val="2E2E2E"/>
          <w:spacing w:val="0"/>
          <w:highlight w:val="green"/>
          <w:lang w:val="en-US" w:eastAsia="zh-CN"/>
        </w:rPr>
        <w:t>level</w:t>
      </w:r>
      <w:r>
        <w:rPr>
          <w:rFonts w:hint="default" w:eastAsia="宋体" w:cs="Times New Roman"/>
          <w:i w:val="0"/>
          <w:iCs w:val="0"/>
          <w:caps w:val="0"/>
          <w:color w:val="2E2E2E"/>
          <w:spacing w:val="0"/>
          <w:highlight w:val="cyan"/>
          <w:lang w:val="en-US" w:eastAsia="zh-CN"/>
        </w:rPr>
        <w:t xml:space="preserve"> of patches</w:t>
      </w:r>
      <w:r>
        <w:rPr>
          <w:rFonts w:hint="eastAsia" w:eastAsia="宋体" w:cs="Times New Roman"/>
          <w:i w:val="0"/>
          <w:iCs w:val="0"/>
          <w:caps w:val="0"/>
          <w:color w:val="2E2E2E"/>
          <w:spacing w:val="0"/>
          <w:highlight w:val="cyan"/>
          <w:lang w:val="en-US" w:eastAsia="zh-CN"/>
        </w:rPr>
        <w:t xml:space="preserve"> for </w:t>
      </w:r>
      <w:r>
        <w:rPr>
          <w:rFonts w:hint="eastAsia" w:eastAsia="宋体" w:cs="Times New Roman"/>
          <w:i w:val="0"/>
          <w:iCs w:val="0"/>
          <w:caps w:val="0"/>
          <w:color w:val="2E2E2E"/>
          <w:spacing w:val="0"/>
          <w:highlight w:val="green"/>
          <w:lang w:val="en-US" w:eastAsia="zh-CN"/>
        </w:rPr>
        <w:t>particular land use types</w:t>
      </w:r>
      <w:r>
        <w:rPr>
          <w:rFonts w:hint="eastAsia" w:eastAsia="宋体" w:cs="Times New Roman"/>
          <w:i w:val="0"/>
          <w:iCs w:val="0"/>
          <w:caps w:val="0"/>
          <w:color w:val="2E2E2E"/>
          <w:spacing w:val="0"/>
          <w:highlight w:val="cyan"/>
          <w:lang w:val="en-US" w:eastAsia="zh-CN"/>
        </w:rPr>
        <w:t xml:space="preserve">. It is defined as </w:t>
      </w:r>
      <w:r>
        <w:rPr>
          <w:rFonts w:hint="eastAsia" w:eastAsia="宋体" w:cs="Times New Roman"/>
          <w:i w:val="0"/>
          <w:iCs w:val="0"/>
          <w:caps w:val="0"/>
          <w:color w:val="2E2E2E"/>
          <w:spacing w:val="0"/>
          <w:highlight w:val="green"/>
          <w:lang w:val="en-US" w:eastAsia="zh-CN"/>
        </w:rPr>
        <w:t>the ratio</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actual number</w:t>
      </w:r>
      <w:r>
        <w:rPr>
          <w:rFonts w:hint="eastAsia" w:eastAsia="宋体" w:cs="Times New Roman"/>
          <w:i w:val="0"/>
          <w:iCs w:val="0"/>
          <w:caps w:val="0"/>
          <w:color w:val="2E2E2E"/>
          <w:spacing w:val="0"/>
          <w:highlight w:val="cyan"/>
          <w:lang w:val="en-US" w:eastAsia="zh-CN"/>
        </w:rPr>
        <w:t xml:space="preserve"> to </w:t>
      </w:r>
      <w:r>
        <w:rPr>
          <w:rFonts w:hint="eastAsia" w:eastAsia="宋体" w:cs="Times New Roman"/>
          <w:i w:val="0"/>
          <w:iCs w:val="0"/>
          <w:caps w:val="0"/>
          <w:color w:val="2E2E2E"/>
          <w:spacing w:val="0"/>
          <w:highlight w:val="green"/>
          <w:lang w:val="en-US" w:eastAsia="zh-CN"/>
        </w:rPr>
        <w:t xml:space="preserve">the theoretical maximum number </w:t>
      </w:r>
      <w:r>
        <w:rPr>
          <w:rFonts w:hint="eastAsia" w:eastAsia="宋体" w:cs="Times New Roman"/>
          <w:i w:val="0"/>
          <w:iCs w:val="0"/>
          <w:caps w:val="0"/>
          <w:color w:val="2E2E2E"/>
          <w:spacing w:val="0"/>
          <w:highlight w:val="cyan"/>
          <w:lang w:val="en-US" w:eastAsia="zh-CN"/>
        </w:rPr>
        <w:t xml:space="preserve">of </w:t>
      </w:r>
      <w:r>
        <w:rPr>
          <w:rFonts w:hint="eastAsia" w:eastAsia="宋体" w:cs="Times New Roman"/>
          <w:i w:val="0"/>
          <w:iCs w:val="0"/>
          <w:caps w:val="0"/>
          <w:color w:val="2E2E2E"/>
          <w:spacing w:val="0"/>
          <w:highlight w:val="green"/>
          <w:lang w:val="en-US" w:eastAsia="zh-CN"/>
        </w:rPr>
        <w:t>like adjacencies</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The equation</w:t>
      </w:r>
      <w:r>
        <w:rPr>
          <w:rFonts w:hint="eastAsia" w:eastAsia="宋体" w:cs="Times New Roman"/>
          <w:i w:val="0"/>
          <w:iCs w:val="0"/>
          <w:caps w:val="0"/>
          <w:color w:val="2E2E2E"/>
          <w:spacing w:val="0"/>
          <w:highlight w:val="cyan"/>
          <w:lang w:val="en-US" w:eastAsia="zh-CN"/>
        </w:rPr>
        <w:t xml:space="preserve"> for calculating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for </w:t>
      </w:r>
      <w:r>
        <w:rPr>
          <w:rFonts w:hint="eastAsia" w:eastAsia="宋体" w:cs="Times New Roman"/>
          <w:i w:val="0"/>
          <w:iCs w:val="0"/>
          <w:caps w:val="0"/>
          <w:color w:val="2E2E2E"/>
          <w:spacing w:val="0"/>
          <w:highlight w:val="green"/>
          <w:lang w:val="en-US" w:eastAsia="zh-CN"/>
        </w:rPr>
        <w:t>a particular</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land use type</w:t>
      </w:r>
      <w:r>
        <w:rPr>
          <w:rFonts w:hint="eastAsia" w:eastAsia="宋体" w:cs="Times New Roman"/>
          <w:i w:val="0"/>
          <w:iCs w:val="0"/>
          <w:caps w:val="0"/>
          <w:color w:val="2E2E2E"/>
          <w:spacing w:val="0"/>
          <w:highlight w:val="cyan"/>
          <w:lang w:val="en-US" w:eastAsia="zh-CN"/>
        </w:rPr>
        <w:t xml:space="preserve"> is shown below:</w:t>
      </w:r>
    </w:p>
    <w:p>
      <w:pPr>
        <w:widowControl w:val="0"/>
        <w:numPr>
          <w:ilvl w:val="0"/>
          <w:numId w:val="0"/>
        </w:numPr>
        <w:ind w:leftChars="0"/>
        <w:jc w:val="right"/>
        <w:rPr>
          <w:rFonts w:hint="default" w:eastAsia="宋体" w:cs="Georgia" w:asciiTheme="majorAscii" w:hAnsiTheme="majorAscii"/>
          <w:i w:val="0"/>
          <w:iCs w:val="0"/>
          <w:caps w:val="0"/>
          <w:color w:val="2E2E2E"/>
          <w:spacing w:val="0"/>
          <w:highlight w:val="cyan"/>
          <w:lang w:val="en-US" w:eastAsia="zh-CN"/>
        </w:rPr>
      </w:pPr>
      <m:oMath>
        <m:r>
          <m:rPr/>
          <w:rPr>
            <w:rFonts w:hint="default" w:ascii="Cambria Math" w:hAnsi="Cambria Math" w:eastAsia="宋体" w:cs="Georgia"/>
            <w:caps w:val="0"/>
            <w:color w:val="2E2E2E"/>
            <w:spacing w:val="0"/>
            <w:kern w:val="2"/>
            <w:sz w:val="21"/>
            <w:szCs w:val="24"/>
            <w:highlight w:val="cyan"/>
            <w:lang w:val="en-US" w:eastAsia="zh-CN" w:bidi="ar-SA"/>
          </w:rPr>
          <m:t>AI</m:t>
        </m:r>
        <m:r>
          <m:rPr>
            <m:sty m:val="p"/>
          </m:rPr>
          <w:rPr>
            <w:rFonts w:hint="default" w:ascii="Cambria Math" w:hAnsi="Cambria Math" w:eastAsia="宋体" w:cs="Georgia"/>
            <w:caps w:val="0"/>
            <w:color w:val="2E2E2E"/>
            <w:spacing w:val="0"/>
            <w:kern w:val="2"/>
            <w:sz w:val="21"/>
            <w:szCs w:val="24"/>
            <w:highlight w:val="cyan"/>
            <w:lang w:val="en-US" w:eastAsia="zh-CN" w:bidi="ar-SA"/>
          </w:rPr>
          <m:t xml:space="preserve"> = [</m:t>
        </m:r>
        <m:f>
          <m:fPr>
            <m:ctrlPr>
              <w:rPr>
                <w:rFonts w:hint="default" w:ascii="Cambria Math" w:hAnsi="Cambria Math" w:eastAsia="宋体" w:cs="Georgia"/>
                <w:i w:val="0"/>
                <w:iCs w:val="0"/>
                <w:caps w:val="0"/>
                <w:color w:val="2E2E2E"/>
                <w:spacing w:val="0"/>
                <w:kern w:val="2"/>
                <w:sz w:val="21"/>
                <w:szCs w:val="24"/>
                <w:highlight w:val="cyan"/>
                <w:lang w:val="en-US" w:eastAsia="zh-CN" w:bidi="ar-SA"/>
              </w:rPr>
            </m:ctrlPr>
          </m:fPr>
          <m:num>
            <m:sSub>
              <m:sSubPr>
                <m:ctrlPr>
                  <w:rPr>
                    <w:rFonts w:hint="default" w:ascii="Cambria Math" w:hAnsi="Cambria Math" w:eastAsia="宋体" w:cs="Georgia"/>
                    <w:i/>
                    <w:iCs/>
                    <w:caps w:val="0"/>
                    <w:color w:val="2E2E2E"/>
                    <w:spacing w:val="0"/>
                    <w:kern w:val="2"/>
                    <w:sz w:val="21"/>
                    <w:szCs w:val="24"/>
                    <w:highlight w:val="cyan"/>
                    <w:lang w:val="en-US" w:eastAsia="zh-CN" w:bidi="ar-SA"/>
                  </w:rPr>
                </m:ctrlPr>
              </m:sSubPr>
              <m:e>
                <m:r>
                  <m:rPr/>
                  <w:rPr>
                    <w:rFonts w:hint="default" w:ascii="Cambria Math" w:hAnsi="Cambria Math" w:eastAsia="宋体" w:cs="Georgia"/>
                    <w:caps w:val="0"/>
                    <w:color w:val="2E2E2E"/>
                    <w:spacing w:val="0"/>
                    <w:kern w:val="2"/>
                    <w:sz w:val="21"/>
                    <w:szCs w:val="24"/>
                    <w:highlight w:val="cyan"/>
                    <w:lang w:val="en-US" w:eastAsia="zh-CN" w:bidi="ar-SA"/>
                  </w:rPr>
                  <m:t>g</m:t>
                </m:r>
                <m:ctrlPr>
                  <w:rPr>
                    <w:rFonts w:hint="default" w:ascii="Cambria Math" w:hAnsi="Cambria Math" w:eastAsia="宋体" w:cs="Georgia"/>
                    <w:i/>
                    <w:iCs/>
                    <w:caps w:val="0"/>
                    <w:color w:val="2E2E2E"/>
                    <w:spacing w:val="0"/>
                    <w:kern w:val="2"/>
                    <w:sz w:val="21"/>
                    <w:szCs w:val="24"/>
                    <w:highlight w:val="cyan"/>
                    <w:lang w:val="en-US" w:eastAsia="zh-CN" w:bidi="ar-SA"/>
                  </w:rPr>
                </m:ctrlPr>
              </m:e>
              <m:sub>
                <m:r>
                  <m:rPr/>
                  <w:rPr>
                    <w:rFonts w:hint="default" w:ascii="Cambria Math" w:hAnsi="Cambria Math" w:eastAsia="宋体" w:cs="Georgia"/>
                    <w:caps w:val="0"/>
                    <w:color w:val="2E2E2E"/>
                    <w:spacing w:val="0"/>
                    <w:kern w:val="2"/>
                    <w:sz w:val="21"/>
                    <w:szCs w:val="24"/>
                    <w:highlight w:val="cyan"/>
                    <w:lang w:val="en-US" w:eastAsia="zh-CN" w:bidi="ar-SA"/>
                  </w:rPr>
                  <m:t>ii</m:t>
                </m:r>
                <m:ctrlPr>
                  <w:rPr>
                    <w:rFonts w:hint="default" w:ascii="Cambria Math" w:hAnsi="Cambria Math" w:eastAsia="宋体" w:cs="Georgia"/>
                    <w:i/>
                    <w:iCs/>
                    <w:caps w:val="0"/>
                    <w:color w:val="2E2E2E"/>
                    <w:spacing w:val="0"/>
                    <w:kern w:val="2"/>
                    <w:sz w:val="21"/>
                    <w:szCs w:val="24"/>
                    <w:highlight w:val="cyan"/>
                    <w:lang w:val="en-US" w:eastAsia="zh-CN" w:bidi="ar-SA"/>
                  </w:rPr>
                </m:ctrlPr>
              </m:sub>
            </m:sSub>
            <m:ctrlPr>
              <w:rPr>
                <w:rFonts w:hint="default" w:ascii="Cambria Math" w:hAnsi="Cambria Math" w:eastAsia="宋体" w:cs="Georgia"/>
                <w:i w:val="0"/>
                <w:iCs w:val="0"/>
                <w:caps w:val="0"/>
                <w:color w:val="2E2E2E"/>
                <w:spacing w:val="0"/>
                <w:kern w:val="2"/>
                <w:sz w:val="21"/>
                <w:szCs w:val="24"/>
                <w:highlight w:val="cyan"/>
                <w:lang w:val="en-US" w:eastAsia="zh-CN" w:bidi="ar-SA"/>
              </w:rPr>
            </m:ctrlPr>
          </m:num>
          <m:den>
            <m:r>
              <m:rPr/>
              <w:rPr>
                <w:rFonts w:hint="default" w:ascii="Cambria Math" w:hAnsi="Cambria Math" w:eastAsia="宋体" w:cs="Georgia"/>
                <w:caps w:val="0"/>
                <w:color w:val="2E2E2E"/>
                <w:spacing w:val="0"/>
                <w:kern w:val="2"/>
                <w:sz w:val="21"/>
                <w:szCs w:val="24"/>
                <w:highlight w:val="cyan"/>
                <w:lang w:val="en-US" w:eastAsia="zh-CN" w:bidi="ar-SA"/>
              </w:rPr>
              <m:t xml:space="preserve">max − </m:t>
            </m:r>
            <m:sSub>
              <m:sSubPr>
                <m:ctrlPr>
                  <w:rPr>
                    <w:rFonts w:hint="default" w:ascii="Cambria Math" w:hAnsi="Cambria Math" w:eastAsia="宋体" w:cs="Georgia"/>
                    <w:i/>
                    <w:iCs/>
                    <w:caps w:val="0"/>
                    <w:color w:val="2E2E2E"/>
                    <w:spacing w:val="0"/>
                    <w:kern w:val="2"/>
                    <w:sz w:val="21"/>
                    <w:szCs w:val="24"/>
                    <w:highlight w:val="cyan"/>
                    <w:lang w:val="en-US" w:eastAsia="zh-CN" w:bidi="ar-SA"/>
                  </w:rPr>
                </m:ctrlPr>
              </m:sSubPr>
              <m:e>
                <m:r>
                  <m:rPr/>
                  <w:rPr>
                    <w:rFonts w:hint="default" w:ascii="Cambria Math" w:hAnsi="Cambria Math" w:eastAsia="宋体" w:cs="Georgia"/>
                    <w:caps w:val="0"/>
                    <w:color w:val="2E2E2E"/>
                    <w:spacing w:val="0"/>
                    <w:kern w:val="2"/>
                    <w:sz w:val="21"/>
                    <w:szCs w:val="24"/>
                    <w:highlight w:val="cyan"/>
                    <w:lang w:val="en-US" w:eastAsia="zh-CN" w:bidi="ar-SA"/>
                  </w:rPr>
                  <m:t>g</m:t>
                </m:r>
                <m:ctrlPr>
                  <w:rPr>
                    <w:rFonts w:hint="default" w:ascii="Cambria Math" w:hAnsi="Cambria Math" w:eastAsia="宋体" w:cs="Georgia"/>
                    <w:i/>
                    <w:iCs/>
                    <w:caps w:val="0"/>
                    <w:color w:val="2E2E2E"/>
                    <w:spacing w:val="0"/>
                    <w:kern w:val="2"/>
                    <w:sz w:val="21"/>
                    <w:szCs w:val="24"/>
                    <w:highlight w:val="cyan"/>
                    <w:lang w:val="en-US" w:eastAsia="zh-CN" w:bidi="ar-SA"/>
                  </w:rPr>
                </m:ctrlPr>
              </m:e>
              <m:sub>
                <m:r>
                  <m:rPr/>
                  <w:rPr>
                    <w:rFonts w:hint="default" w:ascii="Cambria Math" w:hAnsi="Cambria Math" w:eastAsia="宋体" w:cs="Georgia"/>
                    <w:caps w:val="0"/>
                    <w:color w:val="2E2E2E"/>
                    <w:spacing w:val="0"/>
                    <w:kern w:val="2"/>
                    <w:sz w:val="21"/>
                    <w:szCs w:val="24"/>
                    <w:highlight w:val="cyan"/>
                    <w:lang w:val="en-US" w:eastAsia="zh-CN" w:bidi="ar-SA"/>
                  </w:rPr>
                  <m:t>ii</m:t>
                </m:r>
                <m:ctrlPr>
                  <w:rPr>
                    <w:rFonts w:hint="default" w:ascii="Cambria Math" w:hAnsi="Cambria Math" w:eastAsia="宋体" w:cs="Georgia"/>
                    <w:i/>
                    <w:iCs/>
                    <w:caps w:val="0"/>
                    <w:color w:val="2E2E2E"/>
                    <w:spacing w:val="0"/>
                    <w:kern w:val="2"/>
                    <w:sz w:val="21"/>
                    <w:szCs w:val="24"/>
                    <w:highlight w:val="cyan"/>
                    <w:lang w:val="en-US" w:eastAsia="zh-CN" w:bidi="ar-SA"/>
                  </w:rPr>
                </m:ctrlPr>
              </m:sub>
            </m:sSub>
            <m:ctrlPr>
              <w:rPr>
                <w:rFonts w:hint="default" w:ascii="Cambria Math" w:hAnsi="Cambria Math" w:eastAsia="宋体" w:cs="Georgia"/>
                <w:i w:val="0"/>
                <w:iCs w:val="0"/>
                <w:caps w:val="0"/>
                <w:color w:val="2E2E2E"/>
                <w:spacing w:val="0"/>
                <w:kern w:val="2"/>
                <w:sz w:val="21"/>
                <w:szCs w:val="24"/>
                <w:highlight w:val="cyan"/>
                <w:lang w:val="en-US" w:eastAsia="zh-CN" w:bidi="ar-SA"/>
              </w:rPr>
            </m:ctrlPr>
          </m:den>
        </m:f>
        <m:r>
          <m:rPr>
            <m:sty m:val="p"/>
          </m:rPr>
          <w:rPr>
            <w:rFonts w:hint="default" w:ascii="Cambria Math" w:hAnsi="Cambria Math" w:eastAsia="宋体" w:cs="Georgia"/>
            <w:caps w:val="0"/>
            <w:color w:val="2E2E2E"/>
            <w:spacing w:val="0"/>
            <w:kern w:val="2"/>
            <w:sz w:val="21"/>
            <w:szCs w:val="24"/>
            <w:highlight w:val="cyan"/>
            <w:lang w:val="en-US" w:eastAsia="zh-CN" w:bidi="ar-SA"/>
          </w:rPr>
          <m:t xml:space="preserve"> ] </m:t>
        </m:r>
        <m:r>
          <m:rPr>
            <m:sty m:val="p"/>
          </m:rPr>
          <w:rPr>
            <w:rFonts w:hint="eastAsia" w:hAnsi="Cambria Math" w:eastAsia="宋体" w:cs="Georgia"/>
            <w:caps w:val="0"/>
            <w:color w:val="2E2E2E"/>
            <w:spacing w:val="0"/>
            <w:kern w:val="2"/>
            <w:sz w:val="21"/>
            <w:szCs w:val="24"/>
            <w:highlight w:val="cyan"/>
            <w:lang w:val="en-US" w:eastAsia="zh-CN" w:bidi="ar-SA"/>
          </w:rPr>
          <m:t>(100)</m:t>
        </m:r>
      </m:oMath>
      <w:r>
        <w:rPr>
          <w:rFonts w:hint="eastAsia" w:hAnsi="Cambria Math" w:eastAsia="宋体" w:cs="Georgia"/>
          <w:b w:val="0"/>
          <w:i w:val="0"/>
          <w:caps w:val="0"/>
          <w:color w:val="2E2E2E"/>
          <w:spacing w:val="0"/>
          <w:kern w:val="2"/>
          <w:sz w:val="21"/>
          <w:szCs w:val="24"/>
          <w:highlight w:val="cyan"/>
          <w:lang w:val="en-US" w:eastAsia="zh-CN" w:bidi="ar-SA"/>
        </w:rPr>
        <w:t xml:space="preserve">                           (6)</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cyan"/>
          <w:lang w:val="en-US" w:eastAsia="zh-CN" w:bidi="ar-SA"/>
        </w:rPr>
      </w:pPr>
      <w:r>
        <w:rPr>
          <w:rFonts w:hint="eastAsia" w:eastAsia="宋体" w:cs="Times New Roman"/>
          <w:i w:val="0"/>
          <w:iCs w:val="0"/>
          <w:caps w:val="0"/>
          <w:color w:val="2E2E2E"/>
          <w:spacing w:val="0"/>
          <w:highlight w:val="green"/>
          <w:lang w:val="en-US" w:eastAsia="zh-CN"/>
        </w:rPr>
        <w:t xml:space="preserve">where </w:t>
      </w:r>
      <w:r>
        <w:rPr>
          <w:rFonts w:hint="eastAsia" w:eastAsia="宋体" w:cs="Times New Roman"/>
          <w:i/>
          <w:iCs/>
          <w:caps w:val="0"/>
          <w:color w:val="2E2E2E"/>
          <w:spacing w:val="0"/>
          <w:highlight w:val="cyan"/>
          <w:lang w:val="en-US" w:eastAsia="zh-CN"/>
        </w:rPr>
        <w:t>AI</w:t>
      </w:r>
      <w:r>
        <w:rPr>
          <w:rFonts w:hint="eastAsia" w:eastAsia="宋体" w:cs="Times New Roman"/>
          <w:i w:val="0"/>
          <w:iCs w:val="0"/>
          <w:caps w:val="0"/>
          <w:color w:val="2E2E2E"/>
          <w:spacing w:val="0"/>
          <w:highlight w:val="cyan"/>
          <w:lang w:val="en-US" w:eastAsia="zh-CN"/>
        </w:rPr>
        <w:t xml:space="preserve"> represents the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of a particular </w:t>
      </w:r>
      <w:r>
        <w:rPr>
          <w:rFonts w:hint="eastAsia" w:eastAsia="宋体" w:cs="Times New Roman"/>
          <w:i w:val="0"/>
          <w:iCs w:val="0"/>
          <w:caps w:val="0"/>
          <w:color w:val="2E2E2E"/>
          <w:spacing w:val="0"/>
          <w:highlight w:val="green"/>
          <w:lang w:val="en-US" w:eastAsia="zh-CN"/>
        </w:rPr>
        <w:t>land use type</w:t>
      </w:r>
      <w:r>
        <w:rPr>
          <w:rFonts w:hint="eastAsia" w:eastAsia="宋体" w:cs="Times New Roman"/>
          <w:i w:val="0"/>
          <w:iCs w:val="0"/>
          <w:caps w:val="0"/>
          <w:color w:val="2E2E2E"/>
          <w:spacing w:val="0"/>
          <w:highlight w:val="cyan"/>
          <w:lang w:val="en-US" w:eastAsia="zh-CN"/>
        </w:rPr>
        <w:t xml:space="preserve">, </w:t>
      </w:r>
      <w:r>
        <w:rPr>
          <w:rFonts w:hint="eastAsia" w:hAnsi="Cambria Math" w:eastAsia="宋体" w:cs="Georgia"/>
          <w:b w:val="0"/>
          <w:i w:val="0"/>
          <w:caps w:val="0"/>
          <w:color w:val="2E2E2E"/>
          <w:spacing w:val="0"/>
          <w:kern w:val="2"/>
          <w:sz w:val="21"/>
          <w:szCs w:val="24"/>
          <w:highlight w:val="cyan"/>
          <w:lang w:val="en-US" w:eastAsia="zh-CN" w:bidi="ar-SA"/>
        </w:rPr>
        <w:t>𝑔</w:t>
      </w:r>
      <w:r>
        <w:rPr>
          <w:rFonts w:hint="eastAsia" w:hAnsi="Cambria Math" w:eastAsia="宋体" w:cs="Georgia"/>
          <w:b w:val="0"/>
          <w:i w:val="0"/>
          <w:caps w:val="0"/>
          <w:color w:val="2E2E2E"/>
          <w:spacing w:val="0"/>
          <w:kern w:val="2"/>
          <w:sz w:val="21"/>
          <w:szCs w:val="24"/>
          <w:highlight w:val="cyan"/>
          <w:vertAlign w:val="subscript"/>
          <w:lang w:val="en-US" w:eastAsia="zh-CN" w:bidi="ar-SA"/>
        </w:rPr>
        <w:t>𝑖𝑖</w:t>
      </w:r>
      <w:r>
        <w:rPr>
          <w:rFonts w:hint="eastAsia" w:hAnsi="Cambria Math" w:eastAsia="宋体" w:cs="Georgia"/>
          <w:b w:val="0"/>
          <w:i w:val="0"/>
          <w:caps w:val="0"/>
          <w:color w:val="2E2E2E"/>
          <w:spacing w:val="0"/>
          <w:kern w:val="2"/>
          <w:sz w:val="21"/>
          <w:szCs w:val="24"/>
          <w:highlight w:val="cyan"/>
          <w:lang w:val="en-US" w:eastAsia="zh-CN" w:bidi="ar-SA"/>
        </w:rPr>
        <w:t xml:space="preserve"> is </w:t>
      </w:r>
      <w:r>
        <w:rPr>
          <w:rFonts w:hint="eastAsia" w:hAnsi="Cambria Math" w:eastAsia="宋体" w:cs="Georgia"/>
          <w:b w:val="0"/>
          <w:i w:val="0"/>
          <w:caps w:val="0"/>
          <w:color w:val="2E2E2E"/>
          <w:spacing w:val="0"/>
          <w:kern w:val="2"/>
          <w:sz w:val="21"/>
          <w:szCs w:val="24"/>
          <w:highlight w:val="green"/>
          <w:lang w:val="en-US" w:eastAsia="zh-CN" w:bidi="ar-SA"/>
        </w:rPr>
        <w:t>the number</w:t>
      </w:r>
      <w:r>
        <w:rPr>
          <w:rFonts w:hint="eastAsia" w:hAnsi="Cambria Math" w:eastAsia="宋体" w:cs="Georgia"/>
          <w:b w:val="0"/>
          <w:i w:val="0"/>
          <w:caps w:val="0"/>
          <w:color w:val="2E2E2E"/>
          <w:spacing w:val="0"/>
          <w:kern w:val="2"/>
          <w:sz w:val="21"/>
          <w:szCs w:val="24"/>
          <w:highlight w:val="cyan"/>
          <w:lang w:val="en-US" w:eastAsia="zh-CN" w:bidi="ar-SA"/>
        </w:rPr>
        <w:t xml:space="preserve"> of </w:t>
      </w:r>
      <w:r>
        <w:rPr>
          <w:rFonts w:hint="eastAsia" w:hAnsi="Cambria Math" w:eastAsia="宋体" w:cs="Georgia"/>
          <w:b w:val="0"/>
          <w:i w:val="0"/>
          <w:caps w:val="0"/>
          <w:color w:val="2E2E2E"/>
          <w:spacing w:val="0"/>
          <w:kern w:val="2"/>
          <w:sz w:val="21"/>
          <w:szCs w:val="24"/>
          <w:highlight w:val="green"/>
          <w:lang w:val="en-US" w:eastAsia="zh-CN" w:bidi="ar-SA"/>
        </w:rPr>
        <w:t>like adjacencies</w:t>
      </w:r>
      <w:r>
        <w:rPr>
          <w:rFonts w:hint="eastAsia" w:hAnsi="Cambria Math" w:eastAsia="宋体" w:cs="Georgia"/>
          <w:b w:val="0"/>
          <w:i w:val="0"/>
          <w:caps w:val="0"/>
          <w:color w:val="2E2E2E"/>
          <w:spacing w:val="0"/>
          <w:kern w:val="2"/>
          <w:sz w:val="21"/>
          <w:szCs w:val="24"/>
          <w:highlight w:val="cyan"/>
          <w:lang w:val="en-US" w:eastAsia="zh-CN" w:bidi="ar-SA"/>
        </w:rPr>
        <w:t xml:space="preserve"> of</w:t>
      </w:r>
      <w:r>
        <w:rPr>
          <w:rFonts w:hint="eastAsia" w:hAnsi="Cambria Math" w:eastAsia="宋体" w:cs="Georgia"/>
          <w:b w:val="0"/>
          <w:i w:val="0"/>
          <w:caps w:val="0"/>
          <w:color w:val="2E2E2E"/>
          <w:spacing w:val="0"/>
          <w:kern w:val="2"/>
          <w:sz w:val="21"/>
          <w:szCs w:val="24"/>
          <w:highlight w:val="green"/>
          <w:lang w:val="en-US" w:eastAsia="zh-CN" w:bidi="ar-SA"/>
        </w:rPr>
        <w:t xml:space="preserve"> type i,</w:t>
      </w:r>
      <w:r>
        <w:rPr>
          <w:rFonts w:hint="eastAsia" w:hAnsi="Cambria Math" w:eastAsia="宋体" w:cs="Georgia"/>
          <w:b w:val="0"/>
          <w:i w:val="0"/>
          <w:caps w:val="0"/>
          <w:color w:val="2E2E2E"/>
          <w:spacing w:val="0"/>
          <w:kern w:val="2"/>
          <w:sz w:val="21"/>
          <w:szCs w:val="24"/>
          <w:highlight w:val="cyan"/>
          <w:lang w:val="en-US" w:eastAsia="zh-CN" w:bidi="ar-SA"/>
        </w:rPr>
        <w:t xml:space="preserve"> 𝑚𝑎𝑥−𝑔</w:t>
      </w:r>
      <w:r>
        <w:rPr>
          <w:rFonts w:hint="eastAsia" w:hAnsi="Cambria Math" w:eastAsia="宋体" w:cs="Georgia"/>
          <w:b w:val="0"/>
          <w:i w:val="0"/>
          <w:caps w:val="0"/>
          <w:color w:val="2E2E2E"/>
          <w:spacing w:val="0"/>
          <w:kern w:val="2"/>
          <w:sz w:val="21"/>
          <w:szCs w:val="24"/>
          <w:highlight w:val="cyan"/>
          <w:vertAlign w:val="subscript"/>
          <w:lang w:val="en-US" w:eastAsia="zh-CN" w:bidi="ar-SA"/>
        </w:rPr>
        <w:t>𝑖𝑖</w:t>
      </w:r>
      <w:r>
        <w:rPr>
          <w:rFonts w:hint="eastAsia" w:hAnsi="Cambria Math" w:eastAsia="宋体" w:cs="Georgia"/>
          <w:b w:val="0"/>
          <w:i w:val="0"/>
          <w:caps w:val="0"/>
          <w:color w:val="2E2E2E"/>
          <w:spacing w:val="0"/>
          <w:kern w:val="2"/>
          <w:sz w:val="21"/>
          <w:szCs w:val="24"/>
          <w:highlight w:val="cyan"/>
          <w:lang w:val="en-US" w:eastAsia="zh-CN" w:bidi="ar-SA"/>
        </w:rPr>
        <w:t xml:space="preserve"> is the </w:t>
      </w:r>
      <w:r>
        <w:rPr>
          <w:rFonts w:hint="eastAsia" w:eastAsia="宋体" w:cs="Times New Roman"/>
          <w:i w:val="0"/>
          <w:iCs w:val="0"/>
          <w:caps w:val="0"/>
          <w:color w:val="2E2E2E"/>
          <w:spacing w:val="0"/>
          <w:highlight w:val="green"/>
          <w:lang w:val="en-US" w:eastAsia="zh-CN"/>
        </w:rPr>
        <w:t xml:space="preserve">theoretical </w:t>
      </w:r>
      <w:r>
        <w:rPr>
          <w:rFonts w:hint="eastAsia" w:hAnsi="Cambria Math" w:eastAsia="宋体" w:cs="Georgia"/>
          <w:b w:val="0"/>
          <w:i w:val="0"/>
          <w:caps w:val="0"/>
          <w:color w:val="2E2E2E"/>
          <w:spacing w:val="0"/>
          <w:kern w:val="2"/>
          <w:sz w:val="21"/>
          <w:szCs w:val="24"/>
          <w:highlight w:val="green"/>
          <w:lang w:val="en-US" w:eastAsia="zh-CN" w:bidi="ar-SA"/>
        </w:rPr>
        <w:t>maximum number</w:t>
      </w:r>
      <w:r>
        <w:rPr>
          <w:rFonts w:hint="eastAsia" w:hAnsi="Cambria Math" w:eastAsia="宋体" w:cs="Georgia"/>
          <w:b w:val="0"/>
          <w:i w:val="0"/>
          <w:caps w:val="0"/>
          <w:color w:val="2E2E2E"/>
          <w:spacing w:val="0"/>
          <w:kern w:val="2"/>
          <w:sz w:val="21"/>
          <w:szCs w:val="24"/>
          <w:highlight w:val="cyan"/>
          <w:lang w:val="en-US" w:eastAsia="zh-CN" w:bidi="ar-SA"/>
        </w:rPr>
        <w:t xml:space="preserve"> of </w:t>
      </w:r>
      <w:r>
        <w:rPr>
          <w:rFonts w:hint="eastAsia" w:hAnsi="Cambria Math" w:eastAsia="宋体" w:cs="Georgia"/>
          <w:b w:val="0"/>
          <w:i w:val="0"/>
          <w:caps w:val="0"/>
          <w:color w:val="2E2E2E"/>
          <w:spacing w:val="0"/>
          <w:kern w:val="2"/>
          <w:sz w:val="21"/>
          <w:szCs w:val="24"/>
          <w:highlight w:val="green"/>
          <w:lang w:val="en-US" w:eastAsia="zh-CN" w:bidi="ar-SA"/>
        </w:rPr>
        <w:t>like adjacencies</w:t>
      </w:r>
      <w:r>
        <w:rPr>
          <w:rFonts w:hint="eastAsia" w:hAnsi="Cambria Math" w:eastAsia="宋体" w:cs="Georgia"/>
          <w:b w:val="0"/>
          <w:i w:val="0"/>
          <w:caps w:val="0"/>
          <w:color w:val="2E2E2E"/>
          <w:spacing w:val="0"/>
          <w:kern w:val="2"/>
          <w:sz w:val="21"/>
          <w:szCs w:val="24"/>
          <w:highlight w:val="cyan"/>
          <w:lang w:val="en-US" w:eastAsia="zh-CN" w:bidi="ar-SA"/>
        </w:rPr>
        <w:t xml:space="preserve"> of</w:t>
      </w:r>
      <w:r>
        <w:rPr>
          <w:rFonts w:hint="eastAsia" w:hAnsi="Cambria Math" w:eastAsia="宋体" w:cs="Georgia"/>
          <w:b w:val="0"/>
          <w:i w:val="0"/>
          <w:caps w:val="0"/>
          <w:color w:val="2E2E2E"/>
          <w:spacing w:val="0"/>
          <w:kern w:val="2"/>
          <w:sz w:val="21"/>
          <w:szCs w:val="24"/>
          <w:highlight w:val="green"/>
          <w:lang w:val="en-US" w:eastAsia="zh-CN" w:bidi="ar-SA"/>
        </w:rPr>
        <w:t xml:space="preserve"> type i</w:t>
      </w:r>
      <w:r>
        <w:rPr>
          <w:rFonts w:hint="eastAsia" w:hAnsi="Cambria Math" w:eastAsia="宋体" w:cs="Georgia"/>
          <w:b w:val="0"/>
          <w:i w:val="0"/>
          <w:caps w:val="0"/>
          <w:color w:val="2E2E2E"/>
          <w:spacing w:val="0"/>
          <w:kern w:val="2"/>
          <w:sz w:val="21"/>
          <w:szCs w:val="24"/>
          <w:highlight w:val="cyan"/>
          <w:lang w:val="en-US" w:eastAsia="zh-CN" w:bidi="ar-SA"/>
        </w:rPr>
        <w:t>.</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cyan"/>
          <w:lang w:val="en-US" w:eastAsia="zh-CN" w:bidi="ar-SA"/>
        </w:rPr>
      </w:pPr>
    </w:p>
    <w:p>
      <w:pPr>
        <w:widowControl w:val="0"/>
        <w:numPr>
          <w:ilvl w:val="0"/>
          <w:numId w:val="0"/>
        </w:numPr>
        <w:ind w:leftChars="0"/>
        <w:jc w:val="both"/>
        <w:rPr>
          <w:rFonts w:hint="default" w:hAnsi="Cambria Math" w:eastAsia="宋体" w:cs="Georgia"/>
          <w:b w:val="0"/>
          <w:i w:val="0"/>
          <w:caps w:val="0"/>
          <w:color w:val="2E2E2E"/>
          <w:spacing w:val="0"/>
          <w:kern w:val="2"/>
          <w:sz w:val="21"/>
          <w:szCs w:val="24"/>
          <w:highlight w:val="cyan"/>
          <w:lang w:val="en-US" w:eastAsia="zh-CN" w:bidi="ar-SA"/>
        </w:rPr>
      </w:pPr>
    </w:p>
    <w:p>
      <w:pPr>
        <w:numPr>
          <w:ilvl w:val="0"/>
          <w:numId w:val="0"/>
        </w:numPr>
        <w:ind w:leftChars="0"/>
        <w:rPr>
          <w:rFonts w:hint="eastAsia" w:hAnsi="Cambria Math" w:eastAsia="宋体" w:cs="Georgia"/>
          <w:b w:val="0"/>
          <w:i w:val="0"/>
          <w:caps w:val="0"/>
          <w:color w:val="2E2E2E"/>
          <w:spacing w:val="0"/>
          <w:kern w:val="2"/>
          <w:sz w:val="21"/>
          <w:szCs w:val="24"/>
          <w:highlight w:val="cyan"/>
          <w:lang w:val="en-US" w:eastAsia="zh-CN" w:bidi="ar-SA"/>
        </w:rPr>
      </w:pPr>
      <w:r>
        <w:rPr>
          <w:rFonts w:hint="eastAsia" w:eastAsia="宋体" w:cs="Times New Roman"/>
          <w:i w:val="0"/>
          <w:iCs w:val="0"/>
          <w:caps w:val="0"/>
          <w:color w:val="2E2E2E"/>
          <w:spacing w:val="0"/>
          <w:highlight w:val="green"/>
          <w:lang w:val="en-US" w:eastAsia="zh-CN"/>
        </w:rPr>
        <w:t>【up2024 0130 18:58】</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PD was employed </w:t>
      </w:r>
      <w:r>
        <w:rPr>
          <w:rFonts w:hint="eastAsia" w:eastAsia="宋体" w:cs="Times New Roman"/>
          <w:i w:val="0"/>
          <w:iCs w:val="0"/>
          <w:caps w:val="0"/>
          <w:color w:val="2E2E2E"/>
          <w:spacing w:val="0"/>
          <w:highlight w:val="green"/>
          <w:lang w:val="en-US" w:eastAsia="zh-CN"/>
        </w:rPr>
        <w:t>here</w:t>
      </w:r>
      <w:r>
        <w:rPr>
          <w:rFonts w:hint="eastAsia" w:eastAsia="宋体" w:cs="Times New Roman"/>
          <w:i w:val="0"/>
          <w:iCs w:val="0"/>
          <w:caps w:val="0"/>
          <w:color w:val="2E2E2E"/>
          <w:spacing w:val="0"/>
          <w:highlight w:val="cyan"/>
          <w:lang w:val="en-US" w:eastAsia="zh-CN"/>
        </w:rPr>
        <w:t xml:space="preserve"> to reflect </w:t>
      </w:r>
      <w:r>
        <w:rPr>
          <w:rFonts w:hint="eastAsia" w:eastAsia="宋体" w:cs="Times New Roman"/>
          <w:i w:val="0"/>
          <w:iCs w:val="0"/>
          <w:caps w:val="0"/>
          <w:color w:val="2E2E2E"/>
          <w:spacing w:val="0"/>
          <w:highlight w:val="green"/>
          <w:lang w:val="en-US" w:eastAsia="zh-CN"/>
        </w:rPr>
        <w:t>the fragmentation</w:t>
      </w:r>
      <w:r>
        <w:rPr>
          <w:rFonts w:hint="eastAsia" w:eastAsia="宋体" w:cs="Times New Roman"/>
          <w:i w:val="0"/>
          <w:iCs w:val="0"/>
          <w:caps w:val="0"/>
          <w:color w:val="2E2E2E"/>
          <w:spacing w:val="0"/>
          <w:highlight w:val="cyan"/>
          <w:lang w:val="en-US" w:eastAsia="zh-CN"/>
        </w:rPr>
        <w:t xml:space="preserve"> of</w:t>
      </w:r>
      <w:r>
        <w:rPr>
          <w:rFonts w:hint="eastAsia" w:eastAsia="宋体" w:cs="Times New Roman"/>
          <w:i w:val="0"/>
          <w:iCs w:val="0"/>
          <w:caps w:val="0"/>
          <w:color w:val="2E2E2E"/>
          <w:spacing w:val="0"/>
          <w:highlight w:val="green"/>
          <w:lang w:val="en-US" w:eastAsia="zh-CN"/>
        </w:rPr>
        <w:t xml:space="preserve"> landscape</w:t>
      </w:r>
      <w:r>
        <w:rPr>
          <w:rFonts w:hint="eastAsia" w:eastAsia="宋体" w:cs="Times New Roman"/>
          <w:i w:val="0"/>
          <w:iCs w:val="0"/>
          <w:caps w:val="0"/>
          <w:color w:val="2E2E2E"/>
          <w:spacing w:val="0"/>
          <w:highlight w:val="cyan"/>
          <w:lang w:val="en-US" w:eastAsia="zh-CN"/>
        </w:rPr>
        <w:t xml:space="preserve"> within </w:t>
      </w:r>
      <w:r>
        <w:rPr>
          <w:rFonts w:hint="eastAsia" w:eastAsia="宋体" w:cs="Times New Roman"/>
          <w:i w:val="0"/>
          <w:iCs w:val="0"/>
          <w:caps w:val="0"/>
          <w:color w:val="2E2E2E"/>
          <w:spacing w:val="0"/>
          <w:highlight w:val="green"/>
          <w:lang w:val="en-US" w:eastAsia="zh-CN"/>
        </w:rPr>
        <w:t>each river segment</w:t>
      </w:r>
      <w:r>
        <w:rPr>
          <w:rFonts w:hint="eastAsia" w:eastAsia="宋体" w:cs="Times New Roman"/>
          <w:i w:val="0"/>
          <w:iCs w:val="0"/>
          <w:caps w:val="0"/>
          <w:color w:val="2E2E2E"/>
          <w:spacing w:val="0"/>
          <w:highlight w:val="cyan"/>
          <w:lang w:val="en-US" w:eastAsia="zh-CN"/>
        </w:rPr>
        <w:t xml:space="preserve">. It is defined as </w:t>
      </w:r>
      <w:r>
        <w:rPr>
          <w:rFonts w:hint="eastAsia" w:eastAsia="宋体" w:cs="Times New Roman"/>
          <w:i w:val="0"/>
          <w:iCs w:val="0"/>
          <w:caps w:val="0"/>
          <w:color w:val="2E2E2E"/>
          <w:spacing w:val="0"/>
          <w:highlight w:val="green"/>
          <w:lang w:val="en-US" w:eastAsia="zh-CN"/>
        </w:rPr>
        <w:t>t</w:t>
      </w:r>
      <w:r>
        <w:rPr>
          <w:rFonts w:hint="default" w:eastAsia="宋体" w:cs="Times New Roman"/>
          <w:i w:val="0"/>
          <w:iCs w:val="0"/>
          <w:caps w:val="0"/>
          <w:color w:val="2E2E2E"/>
          <w:spacing w:val="0"/>
          <w:highlight w:val="green"/>
          <w:lang w:val="en-US" w:eastAsia="zh-CN"/>
        </w:rPr>
        <w:t>he density of patches</w:t>
      </w:r>
      <w:r>
        <w:rPr>
          <w:rFonts w:hint="eastAsia" w:eastAsia="宋体" w:cs="Times New Roman"/>
          <w:i w:val="0"/>
          <w:iCs w:val="0"/>
          <w:caps w:val="0"/>
          <w:color w:val="2E2E2E"/>
          <w:spacing w:val="0"/>
          <w:highlight w:val="cyan"/>
          <w:lang w:val="en-US" w:eastAsia="zh-CN"/>
        </w:rPr>
        <w:t xml:space="preserve"> in </w:t>
      </w:r>
      <w:r>
        <w:rPr>
          <w:rFonts w:hint="eastAsia" w:eastAsia="宋体" w:cs="Times New Roman"/>
          <w:i w:val="0"/>
          <w:iCs w:val="0"/>
          <w:caps w:val="0"/>
          <w:color w:val="2E2E2E"/>
          <w:spacing w:val="0"/>
          <w:highlight w:val="green"/>
          <w:lang w:val="en-US" w:eastAsia="zh-CN"/>
        </w:rPr>
        <w:t>a particular area</w:t>
      </w:r>
      <w:r>
        <w:rPr>
          <w:rFonts w:hint="eastAsia" w:eastAsia="宋体" w:cs="Times New Roman"/>
          <w:i w:val="0"/>
          <w:iCs w:val="0"/>
          <w:caps w:val="0"/>
          <w:color w:val="2E2E2E"/>
          <w:spacing w:val="0"/>
          <w:highlight w:val="cyan"/>
          <w:lang w:val="en-US" w:eastAsia="zh-CN"/>
        </w:rPr>
        <w:t xml:space="preserve"> and is </w:t>
      </w:r>
      <w:r>
        <w:rPr>
          <w:rFonts w:hint="eastAsia" w:eastAsia="宋体" w:cs="Times New Roman"/>
          <w:i w:val="0"/>
          <w:iCs w:val="0"/>
          <w:caps w:val="0"/>
          <w:color w:val="2E2E2E"/>
          <w:spacing w:val="0"/>
          <w:highlight w:val="green"/>
          <w:lang w:val="en-US" w:eastAsia="zh-CN"/>
        </w:rPr>
        <w:t>calculated by</w:t>
      </w:r>
      <w:r>
        <w:rPr>
          <w:rFonts w:hint="eastAsia" w:eastAsia="宋体" w:cs="Times New Roman"/>
          <w:i w:val="0"/>
          <w:iCs w:val="0"/>
          <w:caps w:val="0"/>
          <w:color w:val="2E2E2E"/>
          <w:spacing w:val="0"/>
          <w:highlight w:val="cyan"/>
          <w:lang w:val="en-US" w:eastAsia="zh-CN"/>
        </w:rPr>
        <w:t>:</w:t>
      </w:r>
    </w:p>
    <w:p>
      <w:pPr>
        <w:numPr>
          <w:ilvl w:val="0"/>
          <w:numId w:val="0"/>
        </w:numPr>
        <w:ind w:leftChars="0"/>
        <w:jc w:val="right"/>
        <w:rPr>
          <w:rFonts w:hint="default" w:hAnsi="Cambria Math" w:eastAsia="宋体" w:cs="Cambria Math"/>
          <w:i w:val="0"/>
          <w:iCs w:val="0"/>
          <w:caps w:val="0"/>
          <w:color w:val="2E2E2E"/>
          <w:spacing w:val="0"/>
          <w:kern w:val="2"/>
          <w:sz w:val="21"/>
          <w:szCs w:val="24"/>
          <w:highlight w:val="cyan"/>
          <w:lang w:val="en-US" w:eastAsia="zh-CN" w:bidi="ar-SA"/>
        </w:rPr>
      </w:pPr>
      <m:oMath>
        <m:r>
          <m:rPr/>
          <w:rPr>
            <w:rFonts w:hint="default" w:ascii="Cambria Math" w:hAnsi="Cambria Math" w:eastAsia="宋体" w:cs="Times New Roman"/>
            <w:caps w:val="0"/>
            <w:color w:val="2E2E2E"/>
            <w:spacing w:val="0"/>
            <w:kern w:val="2"/>
            <w:sz w:val="21"/>
            <w:szCs w:val="24"/>
            <w:highlight w:val="cyan"/>
            <w:lang w:val="en-US" w:eastAsia="zh-CN" w:bidi="ar-SA"/>
          </w:rPr>
          <m:t xml:space="preserve">PD = </m:t>
        </m:r>
        <m:f>
          <m:fPr>
            <m:ctrlPr>
              <w:rPr>
                <w:rFonts w:hint="default" w:ascii="Cambria Math" w:hAnsi="Cambria Math" w:eastAsia="宋体" w:cs="Times New Roman"/>
                <w:i/>
                <w:iCs/>
                <w:caps w:val="0"/>
                <w:color w:val="2E2E2E"/>
                <w:spacing w:val="0"/>
                <w:kern w:val="2"/>
                <w:sz w:val="21"/>
                <w:szCs w:val="24"/>
                <w:highlight w:val="cyan"/>
                <w:lang w:val="en-US" w:eastAsia="zh-CN" w:bidi="ar-SA"/>
              </w:rPr>
            </m:ctrlPr>
          </m:fPr>
          <m:num>
            <m:r>
              <m:rPr/>
              <w:rPr>
                <w:rFonts w:hint="default" w:ascii="Cambria Math" w:hAnsi="Cambria Math" w:eastAsia="宋体" w:cs="Times New Roman"/>
                <w:caps w:val="0"/>
                <w:color w:val="2E2E2E"/>
                <w:spacing w:val="0"/>
                <w:kern w:val="2"/>
                <w:sz w:val="21"/>
                <w:szCs w:val="24"/>
                <w:highlight w:val="cyan"/>
                <w:lang w:val="en-US" w:eastAsia="zh-CN" w:bidi="ar-SA"/>
              </w:rPr>
              <m:t>N</m:t>
            </m:r>
            <m:ctrlPr>
              <w:rPr>
                <w:rFonts w:hint="default" w:ascii="Cambria Math" w:hAnsi="Cambria Math" w:eastAsia="宋体" w:cs="Times New Roman"/>
                <w:i/>
                <w:iCs/>
                <w:caps w:val="0"/>
                <w:color w:val="2E2E2E"/>
                <w:spacing w:val="0"/>
                <w:kern w:val="2"/>
                <w:sz w:val="21"/>
                <w:szCs w:val="24"/>
                <w:highlight w:val="cyan"/>
                <w:lang w:val="en-US" w:eastAsia="zh-CN" w:bidi="ar-SA"/>
              </w:rPr>
            </m:ctrlPr>
          </m:num>
          <m:den>
            <m:r>
              <m:rPr/>
              <w:rPr>
                <w:rFonts w:hint="default" w:ascii="Cambria Math" w:hAnsi="Cambria Math" w:eastAsia="宋体" w:cs="Times New Roman"/>
                <w:caps w:val="0"/>
                <w:color w:val="2E2E2E"/>
                <w:spacing w:val="0"/>
                <w:kern w:val="2"/>
                <w:sz w:val="21"/>
                <w:szCs w:val="24"/>
                <w:highlight w:val="cyan"/>
                <w:lang w:val="en-US" w:eastAsia="zh-CN" w:bidi="ar-SA"/>
              </w:rPr>
              <m:t>A</m:t>
            </m:r>
            <m:ctrlPr>
              <w:rPr>
                <w:rFonts w:hint="default" w:ascii="Cambria Math" w:hAnsi="Cambria Math" w:eastAsia="宋体" w:cs="Times New Roman"/>
                <w:i/>
                <w:iCs/>
                <w:caps w:val="0"/>
                <w:color w:val="2E2E2E"/>
                <w:spacing w:val="0"/>
                <w:kern w:val="2"/>
                <w:sz w:val="21"/>
                <w:szCs w:val="24"/>
                <w:highlight w:val="cyan"/>
                <w:lang w:val="en-US" w:eastAsia="zh-CN" w:bidi="ar-SA"/>
              </w:rPr>
            </m:ctrlPr>
          </m:den>
        </m:f>
        <m:r>
          <m:rPr/>
          <w:rPr>
            <w:rFonts w:hint="default" w:ascii="Cambria Math" w:hAnsi="Cambria Math" w:eastAsia="宋体" w:cs="Cambria Math"/>
            <w:caps w:val="0"/>
            <w:color w:val="2E2E2E"/>
            <w:spacing w:val="0"/>
            <w:kern w:val="2"/>
            <w:sz w:val="21"/>
            <w:szCs w:val="24"/>
            <w:highlight w:val="cyan"/>
            <w:lang w:val="en-US" w:eastAsia="zh-CN" w:bidi="ar-SA"/>
          </w:rPr>
          <m:t>×</m:t>
        </m:r>
        <m:sSup>
          <m:sSupPr>
            <m:ctrlPr>
              <w:rPr>
                <w:rFonts w:hint="default" w:ascii="Cambria Math" w:hAnsi="Cambria Math" w:eastAsia="宋体" w:cs="Cambria Math"/>
                <w:i/>
                <w:iCs/>
                <w:caps w:val="0"/>
                <w:color w:val="2E2E2E"/>
                <w:spacing w:val="0"/>
                <w:kern w:val="2"/>
                <w:sz w:val="21"/>
                <w:szCs w:val="24"/>
                <w:highlight w:val="cyan"/>
                <w:lang w:val="en-US" w:eastAsia="zh-CN" w:bidi="ar-SA"/>
              </w:rPr>
            </m:ctrlPr>
          </m:sSupPr>
          <m:e>
            <m:r>
              <m:rPr/>
              <w:rPr>
                <w:rFonts w:hint="default" w:ascii="Cambria Math" w:hAnsi="Cambria Math" w:eastAsia="宋体" w:cs="Cambria Math"/>
                <w:caps w:val="0"/>
                <w:color w:val="2E2E2E"/>
                <w:spacing w:val="0"/>
                <w:kern w:val="2"/>
                <w:sz w:val="21"/>
                <w:szCs w:val="24"/>
                <w:highlight w:val="cyan"/>
                <w:lang w:val="en-US" w:eastAsia="zh-CN" w:bidi="ar-SA"/>
              </w:rPr>
              <m:t>10</m:t>
            </m:r>
            <m:ctrlPr>
              <w:rPr>
                <w:rFonts w:hint="default" w:ascii="Cambria Math" w:hAnsi="Cambria Math" w:eastAsia="宋体" w:cs="Cambria Math"/>
                <w:i/>
                <w:iCs/>
                <w:caps w:val="0"/>
                <w:color w:val="2E2E2E"/>
                <w:spacing w:val="0"/>
                <w:kern w:val="2"/>
                <w:sz w:val="21"/>
                <w:szCs w:val="24"/>
                <w:highlight w:val="cyan"/>
                <w:lang w:val="en-US" w:eastAsia="zh-CN" w:bidi="ar-SA"/>
              </w:rPr>
            </m:ctrlPr>
          </m:e>
          <m:sup>
            <m:r>
              <m:rPr/>
              <w:rPr>
                <w:rFonts w:hint="default" w:ascii="Cambria Math" w:hAnsi="Cambria Math" w:eastAsia="宋体" w:cs="Cambria Math"/>
                <w:caps w:val="0"/>
                <w:color w:val="2E2E2E"/>
                <w:spacing w:val="0"/>
                <w:kern w:val="2"/>
                <w:sz w:val="21"/>
                <w:szCs w:val="24"/>
                <w:highlight w:val="cyan"/>
                <w:lang w:val="en-US" w:eastAsia="zh-CN" w:bidi="ar-SA"/>
              </w:rPr>
              <m:t>6</m:t>
            </m:r>
            <m:ctrlPr>
              <w:rPr>
                <w:rFonts w:hint="default" w:ascii="Cambria Math" w:hAnsi="Cambria Math" w:eastAsia="宋体" w:cs="Cambria Math"/>
                <w:i/>
                <w:iCs/>
                <w:caps w:val="0"/>
                <w:color w:val="2E2E2E"/>
                <w:spacing w:val="0"/>
                <w:kern w:val="2"/>
                <w:sz w:val="21"/>
                <w:szCs w:val="24"/>
                <w:highlight w:val="cyan"/>
                <w:lang w:val="en-US" w:eastAsia="zh-CN" w:bidi="ar-SA"/>
              </w:rPr>
            </m:ctrlPr>
          </m:sup>
        </m:sSup>
      </m:oMath>
      <w:r>
        <w:rPr>
          <w:rFonts w:hint="eastAsia" w:hAnsi="Cambria Math" w:eastAsia="宋体" w:cs="Cambria Math"/>
          <w:i/>
          <w:iCs/>
          <w:caps w:val="0"/>
          <w:color w:val="2E2E2E"/>
          <w:spacing w:val="0"/>
          <w:kern w:val="2"/>
          <w:sz w:val="21"/>
          <w:szCs w:val="24"/>
          <w:highlight w:val="cyan"/>
          <w:lang w:val="en-US" w:eastAsia="zh-CN" w:bidi="ar-SA"/>
        </w:rPr>
        <w:t xml:space="preserve">  </w:t>
      </w:r>
      <w:r>
        <w:rPr>
          <w:rFonts w:hint="eastAsia" w:hAnsi="Cambria Math" w:eastAsia="宋体" w:cs="Cambria Math"/>
          <w:i w:val="0"/>
          <w:iCs w:val="0"/>
          <w:caps w:val="0"/>
          <w:color w:val="2E2E2E"/>
          <w:spacing w:val="0"/>
          <w:kern w:val="2"/>
          <w:sz w:val="21"/>
          <w:szCs w:val="24"/>
          <w:highlight w:val="cyan"/>
          <w:lang w:val="en-US" w:eastAsia="zh-CN" w:bidi="ar-SA"/>
        </w:rPr>
        <w:t xml:space="preserve">                               (7)</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where </w:t>
      </w:r>
      <w:r>
        <w:rPr>
          <w:rFonts w:hint="eastAsia" w:eastAsia="宋体" w:cs="Times New Roman"/>
          <w:i/>
          <w:iCs/>
          <w:caps w:val="0"/>
          <w:color w:val="2E2E2E"/>
          <w:spacing w:val="0"/>
          <w:highlight w:val="cyan"/>
          <w:lang w:val="en-US" w:eastAsia="zh-CN"/>
        </w:rPr>
        <w:t>N</w:t>
      </w:r>
      <w:r>
        <w:rPr>
          <w:rFonts w:hint="eastAsia" w:eastAsia="宋体" w:cs="Times New Roman"/>
          <w:i w:val="0"/>
          <w:iCs w:val="0"/>
          <w:caps w:val="0"/>
          <w:color w:val="2E2E2E"/>
          <w:spacing w:val="0"/>
          <w:highlight w:val="cyan"/>
          <w:lang w:val="en-US" w:eastAsia="zh-CN"/>
        </w:rPr>
        <w:t xml:space="preserve"> is </w:t>
      </w:r>
      <w:r>
        <w:rPr>
          <w:rFonts w:hint="eastAsia" w:eastAsia="宋体" w:cs="Times New Roman"/>
          <w:i w:val="0"/>
          <w:iCs w:val="0"/>
          <w:caps w:val="0"/>
          <w:color w:val="2E2E2E"/>
          <w:spacing w:val="0"/>
          <w:highlight w:val="green"/>
          <w:lang w:val="en-US" w:eastAsia="zh-CN"/>
        </w:rPr>
        <w:t>the number of patches</w:t>
      </w:r>
      <w:r>
        <w:rPr>
          <w:rFonts w:hint="eastAsia" w:eastAsia="宋体" w:cs="Times New Roman"/>
          <w:i w:val="0"/>
          <w:iCs w:val="0"/>
          <w:caps w:val="0"/>
          <w:color w:val="2E2E2E"/>
          <w:spacing w:val="0"/>
          <w:highlight w:val="cyan"/>
          <w:lang w:val="en-US" w:eastAsia="zh-CN"/>
        </w:rPr>
        <w:t xml:space="preserve"> in a particular area and </w:t>
      </w:r>
      <w:r>
        <w:rPr>
          <w:rFonts w:hint="eastAsia" w:eastAsia="宋体" w:cs="Times New Roman"/>
          <w:i/>
          <w:iCs/>
          <w:caps w:val="0"/>
          <w:color w:val="2E2E2E"/>
          <w:spacing w:val="0"/>
          <w:highlight w:val="cyan"/>
          <w:lang w:val="en-US" w:eastAsia="zh-CN"/>
        </w:rPr>
        <w:t>A</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is the area</w:t>
      </w:r>
      <w:r>
        <w:rPr>
          <w:rFonts w:hint="eastAsia" w:eastAsia="宋体" w:cs="Times New Roman"/>
          <w:i w:val="0"/>
          <w:iCs w:val="0"/>
          <w:caps w:val="0"/>
          <w:color w:val="2E2E2E"/>
          <w:spacing w:val="0"/>
          <w:highlight w:val="cyan"/>
          <w:lang w:val="en-US" w:eastAsia="zh-CN"/>
        </w:rPr>
        <w:t xml:space="preserve"> in the unit of </w:t>
      </w:r>
      <w:r>
        <w:rPr>
          <w:rFonts w:hint="eastAsia" w:eastAsia="宋体" w:cs="Times New Roman"/>
          <w:i w:val="0"/>
          <w:iCs w:val="0"/>
          <w:caps w:val="0"/>
          <w:color w:val="2E2E2E"/>
          <w:spacing w:val="0"/>
          <w:highlight w:val="green"/>
          <w:lang w:val="en-US" w:eastAsia="zh-CN"/>
        </w:rPr>
        <w:t>square meters</w:t>
      </w:r>
      <w:r>
        <w:rPr>
          <w:rFonts w:hint="eastAsia" w:eastAsia="宋体" w:cs="Times New Roman"/>
          <w:i w:val="0"/>
          <w:iCs w:val="0"/>
          <w:caps w:val="0"/>
          <w:color w:val="2E2E2E"/>
          <w:spacing w:val="0"/>
          <w:highlight w:val="cyan"/>
          <w:lang w:val="en-US" w:eastAsia="zh-CN"/>
        </w:rPr>
        <w:t xml:space="preserve"> (Peng et al., 2020b).</w:t>
      </w:r>
    </w:p>
    <w:p>
      <w:pPr>
        <w:numPr>
          <w:ilvl w:val="0"/>
          <w:numId w:val="0"/>
        </w:numPr>
        <w:ind w:leftChars="0"/>
        <w:rPr>
          <w:rFonts w:hint="eastAsia" w:eastAsia="宋体" w:cs="Times New Roman"/>
          <w:i w:val="0"/>
          <w:iCs w:val="0"/>
          <w:caps w:val="0"/>
          <w:color w:val="2E2E2E"/>
          <w:spacing w:val="0"/>
          <w:highlight w:val="cyan"/>
          <w:lang w:val="en-US" w:eastAsia="zh-CN"/>
        </w:rPr>
      </w:pPr>
    </w:p>
    <w:p>
      <w:pPr>
        <w:numPr>
          <w:ilvl w:val="0"/>
          <w:numId w:val="0"/>
        </w:numPr>
        <w:ind w:leftChars="0"/>
        <w:rPr>
          <w:rFonts w:hint="default" w:eastAsia="宋体" w:cs="Times New Roman"/>
          <w:i w:val="0"/>
          <w:iCs w:val="0"/>
          <w:caps w:val="0"/>
          <w:color w:val="2E2E2E"/>
          <w:spacing w:val="0"/>
          <w:highlight w:val="green"/>
          <w:lang w:val="en-US" w:eastAsia="zh-CN"/>
        </w:rPr>
      </w:pPr>
      <w:r>
        <w:rPr>
          <w:rFonts w:hint="eastAsia" w:eastAsia="宋体" w:cs="Times New Roman"/>
          <w:i w:val="0"/>
          <w:iCs w:val="0"/>
          <w:caps w:val="0"/>
          <w:color w:val="2E2E2E"/>
          <w:spacing w:val="0"/>
          <w:highlight w:val="green"/>
          <w:lang w:val="en-US" w:eastAsia="zh-CN"/>
        </w:rPr>
        <w:t>【up2024 0130 19:04】</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3D buildings characteristics</w:t>
      </w:r>
      <w:r>
        <w:rPr>
          <w:rFonts w:hint="eastAsia" w:eastAsia="宋体" w:cs="Times New Roman"/>
          <w:i w:val="0"/>
          <w:iCs w:val="0"/>
          <w:caps w:val="0"/>
          <w:color w:val="2E2E2E"/>
          <w:spacing w:val="0"/>
          <w:highlight w:val="cyan"/>
          <w:lang w:val="en-US" w:eastAsia="zh-CN"/>
        </w:rPr>
        <w:t xml:space="preserve"> were recognized to </w:t>
      </w:r>
      <w:r>
        <w:rPr>
          <w:rFonts w:hint="eastAsia" w:eastAsia="宋体" w:cs="Times New Roman"/>
          <w:i w:val="0"/>
          <w:iCs w:val="0"/>
          <w:caps w:val="0"/>
          <w:color w:val="2E2E2E"/>
          <w:spacing w:val="0"/>
          <w:highlight w:val="green"/>
          <w:lang w:val="en-US" w:eastAsia="zh-CN"/>
        </w:rPr>
        <w:t>have potential impacts</w:t>
      </w:r>
      <w:r>
        <w:rPr>
          <w:rFonts w:hint="eastAsia" w:eastAsia="宋体" w:cs="Times New Roman"/>
          <w:i w:val="0"/>
          <w:iCs w:val="0"/>
          <w:caps w:val="0"/>
          <w:color w:val="2E2E2E"/>
          <w:spacing w:val="0"/>
          <w:highlight w:val="cyan"/>
          <w:lang w:val="en-US" w:eastAsia="zh-CN"/>
        </w:rPr>
        <w:t xml:space="preserve">, as </w:t>
      </w:r>
      <w:r>
        <w:rPr>
          <w:rFonts w:hint="eastAsia" w:eastAsia="宋体" w:cs="Times New Roman"/>
          <w:i w:val="0"/>
          <w:iCs w:val="0"/>
          <w:caps w:val="0"/>
          <w:color w:val="2E2E2E"/>
          <w:spacing w:val="0"/>
          <w:highlight w:val="green"/>
          <w:lang w:val="en-US" w:eastAsia="zh-CN"/>
        </w:rPr>
        <w:t>urban architecture</w:t>
      </w:r>
      <w:r>
        <w:rPr>
          <w:rFonts w:hint="eastAsia" w:eastAsia="宋体" w:cs="Times New Roman"/>
          <w:i w:val="0"/>
          <w:iCs w:val="0"/>
          <w:caps w:val="0"/>
          <w:color w:val="2E2E2E"/>
          <w:spacing w:val="0"/>
          <w:highlight w:val="cyan"/>
          <w:lang w:val="en-US" w:eastAsia="zh-CN"/>
        </w:rPr>
        <w:t xml:space="preserve"> can influence </w:t>
      </w:r>
      <w:r>
        <w:rPr>
          <w:rFonts w:hint="eastAsia" w:eastAsia="宋体" w:cs="Times New Roman"/>
          <w:i w:val="0"/>
          <w:iCs w:val="0"/>
          <w:caps w:val="0"/>
          <w:color w:val="2E2E2E"/>
          <w:spacing w:val="0"/>
          <w:highlight w:val="green"/>
          <w:lang w:val="en-US" w:eastAsia="zh-CN"/>
        </w:rPr>
        <w:t>the thermal environment</w:t>
      </w:r>
      <w:r>
        <w:rPr>
          <w:rFonts w:hint="eastAsia" w:eastAsia="宋体" w:cs="Times New Roman"/>
          <w:i w:val="0"/>
          <w:iCs w:val="0"/>
          <w:caps w:val="0"/>
          <w:color w:val="2E2E2E"/>
          <w:spacing w:val="0"/>
          <w:highlight w:val="cyan"/>
          <w:lang w:val="en-US" w:eastAsia="zh-CN"/>
        </w:rPr>
        <w:t xml:space="preserve"> by </w:t>
      </w:r>
      <w:r>
        <w:rPr>
          <w:rFonts w:hint="eastAsia" w:eastAsia="宋体" w:cs="Times New Roman"/>
          <w:i w:val="0"/>
          <w:iCs w:val="0"/>
          <w:caps w:val="0"/>
          <w:color w:val="2E2E2E"/>
          <w:spacing w:val="0"/>
          <w:highlight w:val="green"/>
          <w:lang w:val="en-US" w:eastAsia="zh-CN"/>
        </w:rPr>
        <w:t>modifying</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surface energy balance</w:t>
      </w:r>
      <w:r>
        <w:rPr>
          <w:rFonts w:hint="eastAsia" w:eastAsia="宋体" w:cs="Times New Roman"/>
          <w:i w:val="0"/>
          <w:iCs w:val="0"/>
          <w:caps w:val="0"/>
          <w:color w:val="2E2E2E"/>
          <w:spacing w:val="0"/>
          <w:highlight w:val="cyan"/>
          <w:lang w:val="en-US" w:eastAsia="zh-CN"/>
        </w:rPr>
        <w:t xml:space="preserve">, creating </w:t>
      </w:r>
      <w:r>
        <w:rPr>
          <w:rFonts w:hint="eastAsia" w:eastAsia="宋体" w:cs="Times New Roman"/>
          <w:i w:val="0"/>
          <w:iCs w:val="0"/>
          <w:caps w:val="0"/>
          <w:color w:val="2E2E2E"/>
          <w:spacing w:val="0"/>
          <w:highlight w:val="green"/>
          <w:lang w:val="en-US" w:eastAsia="zh-CN"/>
        </w:rPr>
        <w:t>shaded areas</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altering ventilation patterns</w:t>
      </w:r>
      <w:r>
        <w:rPr>
          <w:rFonts w:hint="eastAsia" w:eastAsia="宋体" w:cs="Times New Roman"/>
          <w:i w:val="0"/>
          <w:iCs w:val="0"/>
          <w:caps w:val="0"/>
          <w:color w:val="2E2E2E"/>
          <w:spacing w:val="0"/>
          <w:highlight w:val="cyan"/>
          <w:lang w:val="en-US" w:eastAsia="zh-CN"/>
        </w:rPr>
        <w:t xml:space="preserve">. In this study, </w:t>
      </w:r>
      <w:r>
        <w:rPr>
          <w:rFonts w:hint="eastAsia" w:eastAsia="宋体" w:cs="Times New Roman"/>
          <w:i w:val="0"/>
          <w:iCs w:val="0"/>
          <w:caps w:val="0"/>
          <w:color w:val="2E2E2E"/>
          <w:spacing w:val="0"/>
          <w:highlight w:val="green"/>
          <w:lang w:val="en-US" w:eastAsia="zh-CN"/>
        </w:rPr>
        <w:t>floor area ratio (FAR)</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mean building height (MBH)</w:t>
      </w:r>
      <w:r>
        <w:rPr>
          <w:rFonts w:hint="eastAsia" w:eastAsia="宋体" w:cs="Times New Roman"/>
          <w:i w:val="0"/>
          <w:iCs w:val="0"/>
          <w:caps w:val="0"/>
          <w:color w:val="2E2E2E"/>
          <w:spacing w:val="0"/>
          <w:highlight w:val="cyan"/>
          <w:lang w:val="en-US" w:eastAsia="zh-CN"/>
        </w:rPr>
        <w:t xml:space="preserve"> were selected as </w:t>
      </w:r>
      <w:r>
        <w:rPr>
          <w:rFonts w:hint="eastAsia" w:eastAsia="宋体" w:cs="Times New Roman"/>
          <w:i w:val="0"/>
          <w:iCs w:val="0"/>
          <w:caps w:val="0"/>
          <w:color w:val="2E2E2E"/>
          <w:spacing w:val="0"/>
          <w:highlight w:val="green"/>
          <w:lang w:val="en-US" w:eastAsia="zh-CN"/>
        </w:rPr>
        <w:t>representative</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3D building characteristics</w:t>
      </w:r>
      <w:r>
        <w:rPr>
          <w:rFonts w:hint="eastAsia" w:eastAsia="宋体" w:cs="Times New Roman"/>
          <w:i w:val="0"/>
          <w:iCs w:val="0"/>
          <w:caps w:val="0"/>
          <w:color w:val="2E2E2E"/>
          <w:spacing w:val="0"/>
          <w:highlight w:val="cyan"/>
          <w:lang w:val="en-US" w:eastAsia="zh-CN"/>
        </w:rPr>
        <w:t xml:space="preserve">. FAR </w:t>
      </w:r>
      <w:r>
        <w:rPr>
          <w:rFonts w:hint="eastAsia" w:eastAsia="宋体" w:cs="Times New Roman"/>
          <w:i w:val="0"/>
          <w:iCs w:val="0"/>
          <w:caps w:val="0"/>
          <w:color w:val="2E2E2E"/>
          <w:spacing w:val="0"/>
          <w:highlight w:val="green"/>
          <w:lang w:val="en-US" w:eastAsia="zh-CN"/>
        </w:rPr>
        <w:t>is defined as</w:t>
      </w:r>
      <w:r>
        <w:rPr>
          <w:rFonts w:hint="eastAsia" w:eastAsia="宋体" w:cs="Times New Roman"/>
          <w:i w:val="0"/>
          <w:iCs w:val="0"/>
          <w:caps w:val="0"/>
          <w:color w:val="2E2E2E"/>
          <w:spacing w:val="0"/>
          <w:highlight w:val="cyan"/>
          <w:lang w:val="en-US" w:eastAsia="zh-CN"/>
        </w:rPr>
        <w:t xml:space="preserve"> the ratio of </w:t>
      </w:r>
      <w:r>
        <w:rPr>
          <w:rFonts w:hint="eastAsia" w:eastAsia="宋体" w:cs="Times New Roman"/>
          <w:i w:val="0"/>
          <w:iCs w:val="0"/>
          <w:caps w:val="0"/>
          <w:color w:val="2E2E2E"/>
          <w:spacing w:val="0"/>
          <w:highlight w:val="green"/>
          <w:lang w:val="en-US" w:eastAsia="zh-CN"/>
        </w:rPr>
        <w:t>the total floor area</w:t>
      </w:r>
      <w:r>
        <w:rPr>
          <w:rFonts w:hint="eastAsia" w:eastAsia="宋体" w:cs="Times New Roman"/>
          <w:i w:val="0"/>
          <w:iCs w:val="0"/>
          <w:caps w:val="0"/>
          <w:color w:val="2E2E2E"/>
          <w:spacing w:val="0"/>
          <w:highlight w:val="cyan"/>
          <w:lang w:val="en-US" w:eastAsia="zh-CN"/>
        </w:rPr>
        <w:t xml:space="preserve"> to </w:t>
      </w:r>
      <w:r>
        <w:rPr>
          <w:rFonts w:hint="eastAsia" w:eastAsia="宋体" w:cs="Times New Roman"/>
          <w:i w:val="0"/>
          <w:iCs w:val="0"/>
          <w:caps w:val="0"/>
          <w:color w:val="2E2E2E"/>
          <w:spacing w:val="0"/>
          <w:highlight w:val="green"/>
          <w:lang w:val="en-US" w:eastAsia="zh-CN"/>
        </w:rPr>
        <w:t>the total land area</w:t>
      </w:r>
      <w:r>
        <w:rPr>
          <w:rFonts w:hint="eastAsia" w:eastAsia="宋体" w:cs="Times New Roman"/>
          <w:i w:val="0"/>
          <w:iCs w:val="0"/>
          <w:caps w:val="0"/>
          <w:color w:val="2E2E2E"/>
          <w:spacing w:val="0"/>
          <w:highlight w:val="cyan"/>
          <w:lang w:val="en-US" w:eastAsia="zh-CN"/>
        </w:rPr>
        <w:t xml:space="preserve">, while MBH represents </w:t>
      </w:r>
      <w:r>
        <w:rPr>
          <w:rFonts w:hint="eastAsia" w:eastAsia="宋体" w:cs="Times New Roman"/>
          <w:i w:val="0"/>
          <w:iCs w:val="0"/>
          <w:caps w:val="0"/>
          <w:color w:val="2E2E2E"/>
          <w:spacing w:val="0"/>
          <w:highlight w:val="green"/>
          <w:lang w:val="en-US" w:eastAsia="zh-CN"/>
        </w:rPr>
        <w:t>the area-weighted</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mean building height</w:t>
      </w:r>
      <w:r>
        <w:rPr>
          <w:rFonts w:hint="eastAsia" w:eastAsia="宋体" w:cs="Times New Roman"/>
          <w:i w:val="0"/>
          <w:iCs w:val="0"/>
          <w:caps w:val="0"/>
          <w:color w:val="2E2E2E"/>
          <w:spacing w:val="0"/>
          <w:highlight w:val="cyan"/>
          <w:lang w:val="en-US" w:eastAsia="zh-CN"/>
        </w:rPr>
        <w:t xml:space="preserve"> within </w:t>
      </w:r>
      <w:r>
        <w:rPr>
          <w:rFonts w:hint="eastAsia" w:eastAsia="宋体" w:cs="Times New Roman"/>
          <w:i w:val="0"/>
          <w:iCs w:val="0"/>
          <w:caps w:val="0"/>
          <w:color w:val="2E2E2E"/>
          <w:spacing w:val="0"/>
          <w:highlight w:val="green"/>
          <w:lang w:val="en-US" w:eastAsia="zh-CN"/>
        </w:rPr>
        <w:t>a particular area</w:t>
      </w:r>
      <w:r>
        <w:rPr>
          <w:rFonts w:hint="eastAsia" w:eastAsia="宋体" w:cs="Times New Roman"/>
          <w:i w:val="0"/>
          <w:iCs w:val="0"/>
          <w:caps w:val="0"/>
          <w:color w:val="2E2E2E"/>
          <w:spacing w:val="0"/>
          <w:highlight w:val="cyan"/>
          <w:lang w:val="en-US" w:eastAsia="zh-CN"/>
        </w:rPr>
        <w:t xml:space="preserve">. Both metrics were calculated using </w:t>
      </w:r>
      <w:r>
        <w:rPr>
          <w:rFonts w:hint="eastAsia" w:eastAsia="宋体" w:cs="Times New Roman"/>
          <w:i w:val="0"/>
          <w:iCs w:val="0"/>
          <w:caps w:val="0"/>
          <w:color w:val="2E2E2E"/>
          <w:spacing w:val="0"/>
          <w:highlight w:val="green"/>
          <w:lang w:val="en-US" w:eastAsia="zh-CN"/>
        </w:rPr>
        <w:t>the collected building data</w:t>
      </w:r>
      <w:r>
        <w:rPr>
          <w:rFonts w:hint="eastAsia" w:eastAsia="宋体" w:cs="Times New Roman"/>
          <w:i w:val="0"/>
          <w:iCs w:val="0"/>
          <w:caps w:val="0"/>
          <w:color w:val="2E2E2E"/>
          <w:spacing w:val="0"/>
          <w:highlight w:val="cyan"/>
          <w:lang w:val="en-US" w:eastAsia="zh-CN"/>
        </w:rPr>
        <w:t>.</w:t>
      </w:r>
    </w:p>
    <w:p>
      <w:pPr>
        <w:numPr>
          <w:ilvl w:val="0"/>
          <w:numId w:val="0"/>
        </w:numPr>
        <w:ind w:leftChars="0"/>
        <w:rPr>
          <w:rFonts w:hint="eastAsia" w:eastAsia="宋体" w:cs="Times New Roman"/>
          <w:i w:val="0"/>
          <w:iCs w:val="0"/>
          <w:caps w:val="0"/>
          <w:color w:val="2E2E2E"/>
          <w:spacing w:val="0"/>
          <w:highlight w:val="cyan"/>
          <w:lang w:val="en-US" w:eastAsia="zh-CN"/>
        </w:rPr>
      </w:pPr>
    </w:p>
    <w:p>
      <w:pPr>
        <w:numPr>
          <w:ilvl w:val="0"/>
          <w:numId w:val="0"/>
        </w:numPr>
        <w:ind w:leftChars="0"/>
        <w:rPr>
          <w:rFonts w:hint="default" w:eastAsia="宋体" w:cs="Times New Roman"/>
          <w:i w:val="0"/>
          <w:iCs w:val="0"/>
          <w:caps w:val="0"/>
          <w:color w:val="2E2E2E"/>
          <w:spacing w:val="0"/>
          <w:highlight w:val="green"/>
          <w:lang w:val="en-US" w:eastAsia="zh-CN"/>
        </w:rPr>
      </w:pPr>
      <w:r>
        <w:rPr>
          <w:rFonts w:hint="eastAsia" w:eastAsia="宋体" w:cs="Times New Roman"/>
          <w:i w:val="0"/>
          <w:iCs w:val="0"/>
          <w:caps w:val="0"/>
          <w:color w:val="2E2E2E"/>
          <w:spacing w:val="0"/>
          <w:highlight w:val="green"/>
          <w:lang w:val="en-US" w:eastAsia="zh-CN"/>
        </w:rPr>
        <w:t>【up2024 0130 19:12】</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Topographical characteristics</w:t>
      </w:r>
      <w:r>
        <w:rPr>
          <w:rFonts w:hint="eastAsia" w:eastAsia="宋体" w:cs="Times New Roman"/>
          <w:i w:val="0"/>
          <w:iCs w:val="0"/>
          <w:caps w:val="0"/>
          <w:color w:val="2E2E2E"/>
          <w:spacing w:val="0"/>
          <w:highlight w:val="cyan"/>
          <w:lang w:val="en-US" w:eastAsia="zh-CN"/>
        </w:rPr>
        <w:t xml:space="preserve"> were chosen because of </w:t>
      </w:r>
      <w:r>
        <w:rPr>
          <w:rFonts w:hint="eastAsia" w:eastAsia="宋体" w:cs="Times New Roman"/>
          <w:i w:val="0"/>
          <w:iCs w:val="0"/>
          <w:caps w:val="0"/>
          <w:color w:val="2E2E2E"/>
          <w:spacing w:val="0"/>
          <w:highlight w:val="green"/>
          <w:lang w:val="en-US" w:eastAsia="zh-CN"/>
        </w:rPr>
        <w:t>the moderate fluctuations</w:t>
      </w:r>
      <w:r>
        <w:rPr>
          <w:rFonts w:hint="eastAsia" w:eastAsia="宋体" w:cs="Times New Roman"/>
          <w:i w:val="0"/>
          <w:iCs w:val="0"/>
          <w:caps w:val="0"/>
          <w:color w:val="2E2E2E"/>
          <w:spacing w:val="0"/>
          <w:highlight w:val="cyan"/>
          <w:lang w:val="en-US" w:eastAsia="zh-CN"/>
        </w:rPr>
        <w:t xml:space="preserve"> in elevation </w:t>
      </w:r>
      <w:r>
        <w:rPr>
          <w:rFonts w:hint="eastAsia" w:eastAsia="宋体" w:cs="Times New Roman"/>
          <w:i w:val="0"/>
          <w:iCs w:val="0"/>
          <w:caps w:val="0"/>
          <w:color w:val="2E2E2E"/>
          <w:spacing w:val="0"/>
          <w:highlight w:val="green"/>
          <w:lang w:val="en-US" w:eastAsia="zh-CN"/>
        </w:rPr>
        <w:t>in the metropolitan area of</w:t>
      </w:r>
      <w:r>
        <w:rPr>
          <w:rFonts w:hint="eastAsia" w:eastAsia="宋体" w:cs="Times New Roman"/>
          <w:i w:val="0"/>
          <w:iCs w:val="0"/>
          <w:caps w:val="0"/>
          <w:color w:val="2E2E2E"/>
          <w:spacing w:val="0"/>
          <w:highlight w:val="cyan"/>
          <w:lang w:val="en-US" w:eastAsia="zh-CN"/>
        </w:rPr>
        <w:t xml:space="preserve"> Chongqing. </w:t>
      </w:r>
      <w:r>
        <w:rPr>
          <w:rFonts w:hint="eastAsia" w:eastAsia="宋体" w:cs="Times New Roman"/>
          <w:i w:val="0"/>
          <w:iCs w:val="0"/>
          <w:caps w:val="0"/>
          <w:color w:val="2E2E2E"/>
          <w:spacing w:val="0"/>
          <w:highlight w:val="green"/>
          <w:lang w:val="en-US" w:eastAsia="zh-CN"/>
        </w:rPr>
        <w:t>Average elevation (ELE)</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average slope (SLP)</w:t>
      </w:r>
      <w:r>
        <w:rPr>
          <w:rFonts w:hint="eastAsia" w:eastAsia="宋体" w:cs="Times New Roman"/>
          <w:i w:val="0"/>
          <w:iCs w:val="0"/>
          <w:caps w:val="0"/>
          <w:color w:val="2E2E2E"/>
          <w:spacing w:val="0"/>
          <w:highlight w:val="cyan"/>
          <w:lang w:val="en-US" w:eastAsia="zh-CN"/>
        </w:rPr>
        <w:t xml:space="preserve"> were employed here to </w:t>
      </w:r>
      <w:r>
        <w:rPr>
          <w:rFonts w:hint="eastAsia" w:eastAsia="宋体" w:cs="Times New Roman"/>
          <w:i w:val="0"/>
          <w:iCs w:val="0"/>
          <w:caps w:val="0"/>
          <w:color w:val="2E2E2E"/>
          <w:spacing w:val="0"/>
          <w:highlight w:val="green"/>
          <w:lang w:val="en-US" w:eastAsia="zh-CN"/>
        </w:rPr>
        <w:t>explain the spatial variations</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river cooling effects</w:t>
      </w:r>
      <w:r>
        <w:rPr>
          <w:rFonts w:hint="eastAsia" w:eastAsia="宋体" w:cs="Times New Roman"/>
          <w:i w:val="0"/>
          <w:iCs w:val="0"/>
          <w:caps w:val="0"/>
          <w:color w:val="2E2E2E"/>
          <w:spacing w:val="0"/>
          <w:highlight w:val="cyan"/>
          <w:lang w:val="en-US" w:eastAsia="zh-CN"/>
        </w:rPr>
        <w:t xml:space="preserve">. ELE served to indicate </w:t>
      </w:r>
      <w:r>
        <w:rPr>
          <w:rFonts w:hint="eastAsia" w:eastAsia="宋体" w:cs="Times New Roman"/>
          <w:i w:val="0"/>
          <w:iCs w:val="0"/>
          <w:caps w:val="0"/>
          <w:color w:val="2E2E2E"/>
          <w:spacing w:val="0"/>
          <w:highlight w:val="green"/>
          <w:lang w:val="en-US" w:eastAsia="zh-CN"/>
        </w:rPr>
        <w:t>the absolute height level</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each river segment</w:t>
      </w:r>
      <w:r>
        <w:rPr>
          <w:rFonts w:hint="eastAsia" w:eastAsia="宋体" w:cs="Times New Roman"/>
          <w:i w:val="0"/>
          <w:iCs w:val="0"/>
          <w:caps w:val="0"/>
          <w:color w:val="2E2E2E"/>
          <w:spacing w:val="0"/>
          <w:highlight w:val="cyan"/>
          <w:lang w:val="en-US" w:eastAsia="zh-CN"/>
        </w:rPr>
        <w:t xml:space="preserve">, while SLP was utilized to </w:t>
      </w:r>
      <w:r>
        <w:rPr>
          <w:rFonts w:hint="eastAsia" w:eastAsia="宋体" w:cs="Times New Roman"/>
          <w:i w:val="0"/>
          <w:iCs w:val="0"/>
          <w:caps w:val="0"/>
          <w:color w:val="2E2E2E"/>
          <w:spacing w:val="0"/>
          <w:highlight w:val="green"/>
          <w:lang w:val="en-US" w:eastAsia="zh-CN"/>
        </w:rPr>
        <w:t>represent</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the relative change</w:t>
      </w:r>
      <w:r>
        <w:rPr>
          <w:rFonts w:hint="eastAsia" w:eastAsia="宋体" w:cs="Times New Roman"/>
          <w:i w:val="0"/>
          <w:iCs w:val="0"/>
          <w:caps w:val="0"/>
          <w:color w:val="2E2E2E"/>
          <w:spacing w:val="0"/>
          <w:highlight w:val="cyan"/>
          <w:lang w:val="en-US" w:eastAsia="zh-CN"/>
        </w:rPr>
        <w:t xml:space="preserve"> in elevation within </w:t>
      </w:r>
      <w:r>
        <w:rPr>
          <w:rFonts w:hint="eastAsia" w:eastAsia="宋体" w:cs="Times New Roman"/>
          <w:i w:val="0"/>
          <w:iCs w:val="0"/>
          <w:caps w:val="0"/>
          <w:color w:val="2E2E2E"/>
          <w:spacing w:val="0"/>
          <w:highlight w:val="green"/>
          <w:lang w:val="en-US" w:eastAsia="zh-CN"/>
        </w:rPr>
        <w:t>each river segment</w:t>
      </w:r>
      <w:r>
        <w:rPr>
          <w:rFonts w:hint="eastAsia" w:eastAsia="宋体" w:cs="Times New Roman"/>
          <w:i w:val="0"/>
          <w:iCs w:val="0"/>
          <w:caps w:val="0"/>
          <w:color w:val="2E2E2E"/>
          <w:spacing w:val="0"/>
          <w:highlight w:val="cyan"/>
          <w:lang w:val="en-US" w:eastAsia="zh-CN"/>
        </w:rPr>
        <w:t>.</w:t>
      </w: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pStyle w:val="4"/>
        <w:bidi w:val="0"/>
        <w:rPr>
          <w:rFonts w:hint="default"/>
          <w:highlight w:val="none"/>
          <w:lang w:val="en-US" w:eastAsia="zh-CN"/>
        </w:rPr>
      </w:pPr>
      <w:r>
        <w:rPr>
          <w:rFonts w:hint="default"/>
          <w:highlight w:val="none"/>
          <w:lang w:val="en-US" w:eastAsia="zh-CN"/>
        </w:rPr>
        <w:t xml:space="preserve">2.6. </w:t>
      </w:r>
      <w:r>
        <w:rPr>
          <w:rFonts w:hint="eastAsia"/>
          <w:highlight w:val="none"/>
          <w:lang w:val="en-US" w:eastAsia="zh-CN"/>
        </w:rPr>
        <w:t>Boosted Regression Tree</w:t>
      </w:r>
    </w:p>
    <w:p>
      <w:pPr>
        <w:numPr>
          <w:ilvl w:val="0"/>
          <w:numId w:val="0"/>
        </w:numPr>
        <w:ind w:leftChars="0"/>
        <w:rPr>
          <w:rFonts w:hint="eastAsia" w:eastAsia="宋体" w:cs="Times New Roman"/>
          <w:i w:val="0"/>
          <w:iCs w:val="0"/>
          <w:caps w:val="0"/>
          <w:color w:val="2E2E2E"/>
          <w:spacing w:val="0"/>
          <w:highlight w:val="green"/>
          <w:lang w:val="en-US" w:eastAsia="zh-CN"/>
        </w:rPr>
      </w:pPr>
      <w:r>
        <w:rPr>
          <w:rFonts w:hint="eastAsia" w:eastAsia="宋体" w:cs="Times New Roman"/>
          <w:i w:val="0"/>
          <w:iCs w:val="0"/>
          <w:caps w:val="0"/>
          <w:color w:val="2E2E2E"/>
          <w:spacing w:val="0"/>
          <w:highlight w:val="green"/>
          <w:lang w:val="en-US" w:eastAsia="zh-CN"/>
        </w:rPr>
        <w:t>【</w:t>
      </w:r>
      <w:ins w:id="295" w:author="野草" w:date="2024-01-30T20:21:19Z">
        <w:r>
          <w:rPr>
            <w:rFonts w:hint="eastAsia" w:eastAsia="宋体" w:cs="Times New Roman"/>
            <w:i w:val="0"/>
            <w:iCs w:val="0"/>
            <w:caps w:val="0"/>
            <w:color w:val="2E2E2E"/>
            <w:spacing w:val="0"/>
            <w:highlight w:val="green"/>
            <w:lang w:val="en-US" w:eastAsia="zh-CN"/>
          </w:rPr>
          <w:t>up</w:t>
        </w:r>
      </w:ins>
      <w:r>
        <w:rPr>
          <w:rFonts w:hint="eastAsia" w:eastAsia="宋体" w:cs="Times New Roman"/>
          <w:i w:val="0"/>
          <w:iCs w:val="0"/>
          <w:caps w:val="0"/>
          <w:color w:val="2E2E2E"/>
          <w:spacing w:val="0"/>
          <w:highlight w:val="green"/>
          <w:lang w:val="en-US" w:eastAsia="zh-CN"/>
        </w:rPr>
        <w:t xml:space="preserve">2024 0130 </w:t>
      </w:r>
      <w:del w:id="296" w:author="野草" w:date="2024-01-30T20:07:06Z">
        <w:r>
          <w:rPr>
            <w:rFonts w:hint="default" w:eastAsia="宋体" w:cs="Times New Roman"/>
            <w:i w:val="0"/>
            <w:iCs w:val="0"/>
            <w:caps w:val="0"/>
            <w:color w:val="2E2E2E"/>
            <w:spacing w:val="0"/>
            <w:highlight w:val="green"/>
            <w:lang w:val="en-US" w:eastAsia="zh-CN"/>
          </w:rPr>
          <w:delText>19</w:delText>
        </w:r>
      </w:del>
      <w:ins w:id="297" w:author="野草" w:date="2024-01-30T20:07:06Z">
        <w:r>
          <w:rPr>
            <w:rFonts w:hint="eastAsia" w:eastAsia="宋体" w:cs="Times New Roman"/>
            <w:i w:val="0"/>
            <w:iCs w:val="0"/>
            <w:caps w:val="0"/>
            <w:color w:val="2E2E2E"/>
            <w:spacing w:val="0"/>
            <w:highlight w:val="green"/>
            <w:lang w:val="en-US" w:eastAsia="zh-CN"/>
          </w:rPr>
          <w:t>20</w:t>
        </w:r>
      </w:ins>
      <w:r>
        <w:rPr>
          <w:rFonts w:hint="eastAsia" w:eastAsia="宋体" w:cs="Times New Roman"/>
          <w:i w:val="0"/>
          <w:iCs w:val="0"/>
          <w:caps w:val="0"/>
          <w:color w:val="2E2E2E"/>
          <w:spacing w:val="0"/>
          <w:highlight w:val="green"/>
          <w:lang w:val="en-US" w:eastAsia="zh-CN"/>
        </w:rPr>
        <w:t>:</w:t>
      </w:r>
      <w:ins w:id="298" w:author="野草" w:date="2024-01-30T20:09:44Z">
        <w:r>
          <w:rPr>
            <w:rFonts w:hint="eastAsia" w:eastAsia="宋体" w:cs="Times New Roman"/>
            <w:i w:val="0"/>
            <w:iCs w:val="0"/>
            <w:caps w:val="0"/>
            <w:color w:val="2E2E2E"/>
            <w:spacing w:val="0"/>
            <w:highlight w:val="green"/>
            <w:lang w:val="en-US" w:eastAsia="zh-CN"/>
          </w:rPr>
          <w:t>1</w:t>
        </w:r>
      </w:ins>
      <w:ins w:id="299" w:author="野草" w:date="2024-01-30T20:15:59Z">
        <w:r>
          <w:rPr>
            <w:rFonts w:hint="eastAsia" w:eastAsia="宋体" w:cs="Times New Roman"/>
            <w:i w:val="0"/>
            <w:iCs w:val="0"/>
            <w:caps w:val="0"/>
            <w:color w:val="2E2E2E"/>
            <w:spacing w:val="0"/>
            <w:highlight w:val="green"/>
            <w:lang w:val="en-US" w:eastAsia="zh-CN"/>
          </w:rPr>
          <w:t>5</w:t>
        </w:r>
      </w:ins>
      <w:del w:id="300" w:author="野草" w:date="2024-01-30T20:07:09Z">
        <w:r>
          <w:rPr>
            <w:rFonts w:hint="eastAsia" w:eastAsia="宋体" w:cs="Times New Roman"/>
            <w:i w:val="0"/>
            <w:iCs w:val="0"/>
            <w:caps w:val="0"/>
            <w:color w:val="2E2E2E"/>
            <w:spacing w:val="0"/>
            <w:highlight w:val="green"/>
            <w:lang w:val="en-US" w:eastAsia="zh-CN"/>
          </w:rPr>
          <w:delText>1</w:delText>
        </w:r>
      </w:del>
      <w:del w:id="301" w:author="野草" w:date="2024-01-30T20:07:08Z">
        <w:r>
          <w:rPr>
            <w:rFonts w:hint="eastAsia" w:eastAsia="宋体" w:cs="Times New Roman"/>
            <w:i w:val="0"/>
            <w:iCs w:val="0"/>
            <w:caps w:val="0"/>
            <w:color w:val="2E2E2E"/>
            <w:spacing w:val="0"/>
            <w:highlight w:val="green"/>
            <w:lang w:val="en-US" w:eastAsia="zh-CN"/>
          </w:rPr>
          <w:delText>2ing</w:delText>
        </w:r>
      </w:del>
      <w:r>
        <w:rPr>
          <w:rFonts w:hint="eastAsia" w:eastAsia="宋体" w:cs="Times New Roman"/>
          <w:i w:val="0"/>
          <w:iCs w:val="0"/>
          <w:caps w:val="0"/>
          <w:color w:val="2E2E2E"/>
          <w:spacing w:val="0"/>
          <w:highlight w:val="green"/>
          <w:lang w:val="en-US" w:eastAsia="zh-CN"/>
        </w:rPr>
        <w:t>】</w:t>
      </w:r>
    </w:p>
    <w:p>
      <w:pPr>
        <w:numPr>
          <w:ilvl w:val="0"/>
          <w:numId w:val="0"/>
        </w:numPr>
        <w:ind w:leftChars="0"/>
        <w:rPr>
          <w:ins w:id="302" w:author="野草" w:date="2024-01-30T20:07:39Z"/>
          <w:rFonts w:hint="eastAsia"/>
          <w:highlight w:val="cyan"/>
          <w:lang w:val="en-US" w:eastAsia="zh-CN"/>
        </w:rPr>
      </w:pPr>
      <w:r>
        <w:rPr>
          <w:rFonts w:hint="eastAsia"/>
          <w:highlight w:val="cyan"/>
          <w:lang w:val="en-US" w:eastAsia="zh-CN"/>
          <w:rPrChange w:id="303" w:author="野草" w:date="2024-01-30T20:09:49Z">
            <w:rPr>
              <w:rFonts w:hint="eastAsia"/>
              <w:highlight w:val="green"/>
              <w:lang w:val="en-US" w:eastAsia="zh-CN"/>
            </w:rPr>
          </w:rPrChange>
        </w:rPr>
        <w:t xml:space="preserve">The </w:t>
      </w:r>
      <w:del w:id="304" w:author="野草" w:date="2024-01-30T20:09:24Z">
        <w:r>
          <w:rPr>
            <w:rFonts w:hint="eastAsia"/>
            <w:highlight w:val="cyan"/>
            <w:lang w:val="en-US" w:eastAsia="zh-CN"/>
            <w:rPrChange w:id="305" w:author="野草" w:date="2024-01-30T20:09:49Z">
              <w:rPr>
                <w:rFonts w:hint="eastAsia"/>
                <w:highlight w:val="green"/>
                <w:lang w:val="en-US" w:eastAsia="zh-CN"/>
              </w:rPr>
            </w:rPrChange>
          </w:rPr>
          <w:delText>examination</w:delText>
        </w:r>
      </w:del>
      <w:del w:id="306" w:author="野草" w:date="2024-01-30T20:09:24Z">
        <w:r>
          <w:rPr>
            <w:rFonts w:hint="eastAsia"/>
            <w:highlight w:val="cyan"/>
            <w:lang w:val="en-US" w:eastAsia="zh-CN"/>
          </w:rPr>
          <w:delText xml:space="preserve"> of </w:delText>
        </w:r>
      </w:del>
      <w:r>
        <w:rPr>
          <w:rFonts w:hint="eastAsia"/>
          <w:highlight w:val="cyan"/>
          <w:lang w:val="en-US" w:eastAsia="zh-CN"/>
        </w:rPr>
        <w:t xml:space="preserve">relationships between </w:t>
      </w:r>
      <w:r>
        <w:rPr>
          <w:rFonts w:hint="eastAsia"/>
          <w:highlight w:val="green"/>
          <w:lang w:val="en-US" w:eastAsia="zh-CN"/>
        </w:rPr>
        <w:t>the cooling effects</w:t>
      </w:r>
      <w:r>
        <w:rPr>
          <w:rFonts w:hint="eastAsia"/>
          <w:highlight w:val="cyan"/>
          <w:lang w:val="en-US" w:eastAsia="zh-CN"/>
        </w:rPr>
        <w:t xml:space="preserve"> of </w:t>
      </w:r>
      <w:r>
        <w:rPr>
          <w:rFonts w:hint="eastAsia"/>
          <w:highlight w:val="green"/>
          <w:lang w:val="en-US" w:eastAsia="zh-CN"/>
        </w:rPr>
        <w:t>water bodies</w:t>
      </w:r>
      <w:r>
        <w:rPr>
          <w:rFonts w:hint="eastAsia"/>
          <w:highlight w:val="cyan"/>
          <w:lang w:val="en-US" w:eastAsia="zh-CN"/>
        </w:rPr>
        <w:t xml:space="preserve"> and </w:t>
      </w:r>
      <w:r>
        <w:rPr>
          <w:rFonts w:hint="eastAsia"/>
          <w:highlight w:val="green"/>
          <w:lang w:val="en-US" w:eastAsia="zh-CN"/>
        </w:rPr>
        <w:t>environmental variables</w:t>
      </w:r>
      <w:r>
        <w:rPr>
          <w:rFonts w:hint="eastAsia"/>
          <w:highlight w:val="cyan"/>
          <w:lang w:val="en-US" w:eastAsia="zh-CN"/>
        </w:rPr>
        <w:t xml:space="preserve"> </w:t>
      </w:r>
      <w:del w:id="307" w:author="野草" w:date="2024-01-30T20:07:59Z">
        <w:r>
          <w:rPr>
            <w:rFonts w:hint="default"/>
            <w:highlight w:val="cyan"/>
            <w:lang w:val="en-US" w:eastAsia="zh-CN"/>
          </w:rPr>
          <w:delText>were</w:delText>
        </w:r>
      </w:del>
      <w:ins w:id="308" w:author="野草" w:date="2024-01-30T20:07:59Z">
        <w:r>
          <w:rPr>
            <w:rFonts w:hint="eastAsia"/>
            <w:highlight w:val="cyan"/>
            <w:lang w:val="en-US" w:eastAsia="zh-CN"/>
          </w:rPr>
          <w:t>have</w:t>
        </w:r>
      </w:ins>
      <w:r>
        <w:rPr>
          <w:rFonts w:hint="eastAsia"/>
          <w:highlight w:val="cyan"/>
          <w:lang w:val="en-US" w:eastAsia="zh-CN"/>
        </w:rPr>
        <w:t xml:space="preserve"> </w:t>
      </w:r>
      <w:ins w:id="309" w:author="野草" w:date="2024-01-30T20:08:41Z">
        <w:r>
          <w:rPr>
            <w:rFonts w:hint="eastAsia"/>
            <w:highlight w:val="cyan"/>
            <w:lang w:val="en-US" w:eastAsia="zh-CN"/>
          </w:rPr>
          <w:t>been</w:t>
        </w:r>
      </w:ins>
      <w:del w:id="310" w:author="野草" w:date="2024-01-30T20:10:09Z">
        <w:r>
          <w:rPr>
            <w:rFonts w:hint="eastAsia"/>
            <w:highlight w:val="cyan"/>
            <w:lang w:val="en-US" w:eastAsia="zh-CN"/>
          </w:rPr>
          <w:delText>primarily</w:delText>
        </w:r>
      </w:del>
      <w:r>
        <w:rPr>
          <w:rFonts w:hint="eastAsia"/>
          <w:highlight w:val="cyan"/>
          <w:lang w:val="en-US" w:eastAsia="zh-CN"/>
        </w:rPr>
        <w:t xml:space="preserve"> </w:t>
      </w:r>
      <w:ins w:id="311" w:author="野草" w:date="2024-01-30T20:09:27Z">
        <w:r>
          <w:rPr>
            <w:rFonts w:hint="eastAsia"/>
            <w:highlight w:val="cyan"/>
            <w:lang w:val="en-US" w:eastAsia="zh-CN"/>
          </w:rPr>
          <w:t>e</w:t>
        </w:r>
      </w:ins>
      <w:ins w:id="312" w:author="野草" w:date="2024-01-30T20:09:28Z">
        <w:r>
          <w:rPr>
            <w:rFonts w:hint="eastAsia"/>
            <w:highlight w:val="cyan"/>
            <w:lang w:val="en-US" w:eastAsia="zh-CN"/>
          </w:rPr>
          <w:t>xa</w:t>
        </w:r>
      </w:ins>
      <w:ins w:id="313" w:author="野草" w:date="2024-01-30T20:09:29Z">
        <w:r>
          <w:rPr>
            <w:rFonts w:hint="eastAsia"/>
            <w:highlight w:val="cyan"/>
            <w:lang w:val="en-US" w:eastAsia="zh-CN"/>
          </w:rPr>
          <w:t>min</w:t>
        </w:r>
      </w:ins>
      <w:ins w:id="314" w:author="野草" w:date="2024-01-30T20:09:30Z">
        <w:r>
          <w:rPr>
            <w:rFonts w:hint="eastAsia"/>
            <w:highlight w:val="cyan"/>
            <w:lang w:val="en-US" w:eastAsia="zh-CN"/>
          </w:rPr>
          <w:t>e</w:t>
        </w:r>
      </w:ins>
      <w:ins w:id="315" w:author="野草" w:date="2024-01-30T20:09:31Z">
        <w:r>
          <w:rPr>
            <w:rFonts w:hint="eastAsia"/>
            <w:highlight w:val="cyan"/>
            <w:lang w:val="en-US" w:eastAsia="zh-CN"/>
          </w:rPr>
          <w:t>d</w:t>
        </w:r>
      </w:ins>
      <w:ins w:id="316" w:author="野草" w:date="2024-01-30T20:10:11Z">
        <w:r>
          <w:rPr>
            <w:rFonts w:hint="eastAsia"/>
            <w:highlight w:val="cyan"/>
            <w:lang w:val="en-US" w:eastAsia="zh-CN"/>
          </w:rPr>
          <w:t xml:space="preserve"> primarily</w:t>
        </w:r>
      </w:ins>
      <w:del w:id="317" w:author="野草" w:date="2024-01-30T20:08:45Z">
        <w:r>
          <w:rPr>
            <w:rFonts w:hint="eastAsia"/>
            <w:highlight w:val="cyan"/>
            <w:lang w:val="en-US" w:eastAsia="zh-CN"/>
          </w:rPr>
          <w:delText>employ</w:delText>
        </w:r>
      </w:del>
      <w:del w:id="318" w:author="野草" w:date="2024-01-30T20:08:44Z">
        <w:r>
          <w:rPr>
            <w:rFonts w:hint="eastAsia"/>
            <w:highlight w:val="cyan"/>
            <w:lang w:val="en-US" w:eastAsia="zh-CN"/>
          </w:rPr>
          <w:delText>ed</w:delText>
        </w:r>
      </w:del>
      <w:ins w:id="319" w:author="野草" w:date="2024-01-30T20:07:32Z">
        <w:r>
          <w:rPr>
            <w:rFonts w:hint="eastAsia"/>
            <w:highlight w:val="cyan"/>
            <w:lang w:val="en-US" w:eastAsia="zh-CN"/>
          </w:rPr>
          <w:t xml:space="preserve"> by</w:t>
        </w:r>
      </w:ins>
      <w:r>
        <w:rPr>
          <w:rFonts w:hint="eastAsia"/>
          <w:highlight w:val="cyan"/>
          <w:lang w:val="en-US" w:eastAsia="zh-CN"/>
        </w:rPr>
        <w:t xml:space="preserve"> </w:t>
      </w:r>
      <w:r>
        <w:rPr>
          <w:rFonts w:hint="eastAsia"/>
          <w:highlight w:val="green"/>
          <w:lang w:val="en-US" w:eastAsia="zh-CN"/>
        </w:rPr>
        <w:t>simple linear regression</w:t>
      </w:r>
      <w:r>
        <w:rPr>
          <w:rFonts w:hint="eastAsia"/>
          <w:highlight w:val="cyan"/>
          <w:lang w:val="en-US" w:eastAsia="zh-CN"/>
        </w:rPr>
        <w:t xml:space="preserve"> or </w:t>
      </w:r>
      <w:r>
        <w:rPr>
          <w:rFonts w:hint="eastAsia"/>
          <w:highlight w:val="green"/>
          <w:lang w:val="en-US" w:eastAsia="zh-CN"/>
        </w:rPr>
        <w:t>stepwise regression</w:t>
      </w:r>
      <w:del w:id="320" w:author="野草" w:date="2024-01-30T20:10:19Z">
        <w:r>
          <w:rPr>
            <w:rFonts w:hint="eastAsia"/>
            <w:highlight w:val="cyan"/>
            <w:lang w:val="en-US" w:eastAsia="zh-CN"/>
          </w:rPr>
          <w:delText xml:space="preserve"> in </w:delText>
        </w:r>
      </w:del>
      <w:del w:id="321" w:author="野草" w:date="2024-01-30T20:10:19Z">
        <w:r>
          <w:rPr>
            <w:rFonts w:hint="eastAsia"/>
            <w:highlight w:val="green"/>
            <w:lang w:val="en-US" w:eastAsia="zh-CN"/>
          </w:rPr>
          <w:delText>previous researches</w:delText>
        </w:r>
      </w:del>
      <w:r>
        <w:rPr>
          <w:rFonts w:hint="eastAsia"/>
          <w:highlight w:val="cyan"/>
          <w:lang w:val="en-US" w:eastAsia="zh-CN"/>
        </w:rPr>
        <w:t xml:space="preserve">. However, </w:t>
      </w:r>
      <w:r>
        <w:rPr>
          <w:rFonts w:hint="eastAsia"/>
          <w:highlight w:val="green"/>
          <w:lang w:val="en-US" w:eastAsia="zh-CN"/>
        </w:rPr>
        <w:t>urban climate characteristics</w:t>
      </w:r>
      <w:r>
        <w:rPr>
          <w:rFonts w:hint="eastAsia"/>
          <w:highlight w:val="cyan"/>
          <w:lang w:val="en-US" w:eastAsia="zh-CN"/>
        </w:rPr>
        <w:t xml:space="preserve"> are shaped by </w:t>
      </w:r>
      <w:r>
        <w:rPr>
          <w:rFonts w:hint="eastAsia"/>
          <w:highlight w:val="green"/>
          <w:lang w:val="en-US" w:eastAsia="zh-CN"/>
        </w:rPr>
        <w:t>the complex interactions</w:t>
      </w:r>
      <w:r>
        <w:rPr>
          <w:rFonts w:hint="eastAsia"/>
          <w:highlight w:val="cyan"/>
          <w:lang w:val="en-US" w:eastAsia="zh-CN"/>
        </w:rPr>
        <w:t xml:space="preserve"> of </w:t>
      </w:r>
      <w:r>
        <w:rPr>
          <w:rFonts w:hint="eastAsia"/>
          <w:highlight w:val="green"/>
          <w:lang w:val="en-US" w:eastAsia="zh-CN"/>
        </w:rPr>
        <w:t>multiple factors</w:t>
      </w:r>
      <w:r>
        <w:rPr>
          <w:rFonts w:hint="eastAsia"/>
          <w:highlight w:val="cyan"/>
          <w:lang w:val="en-US" w:eastAsia="zh-CN"/>
        </w:rPr>
        <w:t xml:space="preserve"> involving </w:t>
      </w:r>
      <w:r>
        <w:rPr>
          <w:rFonts w:hint="eastAsia"/>
          <w:highlight w:val="green"/>
          <w:lang w:val="en-US" w:eastAsia="zh-CN"/>
        </w:rPr>
        <w:t>non-linear processes</w:t>
      </w:r>
      <w:r>
        <w:rPr>
          <w:rFonts w:hint="eastAsia"/>
          <w:highlight w:val="cyan"/>
          <w:lang w:val="en-US" w:eastAsia="zh-CN"/>
        </w:rPr>
        <w:t xml:space="preserve">. </w:t>
      </w:r>
      <w:r>
        <w:rPr>
          <w:rFonts w:hint="eastAsia"/>
          <w:highlight w:val="green"/>
          <w:lang w:val="en-US" w:eastAsia="zh-CN"/>
        </w:rPr>
        <w:t>Traditional linear regression approaches</w:t>
      </w:r>
      <w:r>
        <w:rPr>
          <w:rFonts w:hint="eastAsia"/>
          <w:highlight w:val="cyan"/>
          <w:lang w:val="en-US" w:eastAsia="zh-CN"/>
        </w:rPr>
        <w:t xml:space="preserve"> may not effectively capture </w:t>
      </w:r>
      <w:r>
        <w:rPr>
          <w:rFonts w:hint="eastAsia"/>
          <w:highlight w:val="green"/>
          <w:lang w:val="en-US" w:eastAsia="zh-CN"/>
        </w:rPr>
        <w:t>the non-linear effects</w:t>
      </w:r>
      <w:r>
        <w:rPr>
          <w:rFonts w:hint="eastAsia"/>
          <w:highlight w:val="cyan"/>
          <w:lang w:val="en-US" w:eastAsia="zh-CN"/>
        </w:rPr>
        <w:t xml:space="preserve"> of </w:t>
      </w:r>
      <w:r>
        <w:rPr>
          <w:rFonts w:hint="eastAsia"/>
          <w:highlight w:val="green"/>
          <w:lang w:val="en-US" w:eastAsia="zh-CN"/>
        </w:rPr>
        <w:t>these influencing factors</w:t>
      </w:r>
      <w:r>
        <w:rPr>
          <w:rFonts w:hint="eastAsia"/>
          <w:highlight w:val="cyan"/>
          <w:lang w:val="en-US" w:eastAsia="zh-CN"/>
        </w:rPr>
        <w:t xml:space="preserve">. In this study, we utilized the </w:t>
      </w:r>
      <w:r>
        <w:rPr>
          <w:rFonts w:hint="eastAsia"/>
          <w:highlight w:val="green"/>
          <w:lang w:val="en-US" w:eastAsia="zh-CN"/>
        </w:rPr>
        <w:t>boosted regression tree (BRT) model</w:t>
      </w:r>
      <w:r>
        <w:rPr>
          <w:rFonts w:hint="eastAsia"/>
          <w:highlight w:val="cyan"/>
          <w:lang w:val="en-US" w:eastAsia="zh-CN"/>
        </w:rPr>
        <w:t xml:space="preserve"> to</w:t>
      </w:r>
      <w:del w:id="322" w:author="野草" w:date="2024-01-30T20:10:41Z">
        <w:r>
          <w:rPr>
            <w:rFonts w:hint="eastAsia"/>
            <w:highlight w:val="cyan"/>
            <w:lang w:val="en-US" w:eastAsia="zh-CN"/>
          </w:rPr>
          <w:delText xml:space="preserve"> comprehensively</w:delText>
        </w:r>
      </w:del>
      <w:r>
        <w:rPr>
          <w:rFonts w:hint="eastAsia"/>
          <w:highlight w:val="cyan"/>
          <w:lang w:val="en-US" w:eastAsia="zh-CN"/>
        </w:rPr>
        <w:t xml:space="preserve"> explore</w:t>
      </w:r>
      <w:ins w:id="323" w:author="野草" w:date="2024-01-30T20:11:21Z">
        <w:r>
          <w:rPr>
            <w:rFonts w:hint="eastAsia"/>
            <w:highlight w:val="cyan"/>
            <w:lang w:val="en-US" w:eastAsia="zh-CN"/>
          </w:rPr>
          <w:t xml:space="preserve"> </w:t>
        </w:r>
      </w:ins>
      <w:ins w:id="324" w:author="野草" w:date="2024-01-30T20:11:22Z">
        <w:r>
          <w:rPr>
            <w:rFonts w:hint="eastAsia"/>
            <w:highlight w:val="cyan"/>
            <w:lang w:val="en-US" w:eastAsia="zh-CN"/>
          </w:rPr>
          <w:t>the</w:t>
        </w:r>
      </w:ins>
      <w:r>
        <w:rPr>
          <w:rFonts w:hint="eastAsia"/>
          <w:highlight w:val="cyan"/>
          <w:lang w:val="en-US" w:eastAsia="zh-CN"/>
        </w:rPr>
        <w:t xml:space="preserve"> </w:t>
      </w:r>
      <w:del w:id="325" w:author="野草" w:date="2024-01-30T20:39:00Z">
        <w:r>
          <w:rPr>
            <w:rFonts w:hint="eastAsia"/>
            <w:highlight w:val="green"/>
            <w:lang w:val="en-US" w:eastAsia="zh-CN"/>
          </w:rPr>
          <w:delText xml:space="preserve">non-linear </w:delText>
        </w:r>
      </w:del>
      <w:r>
        <w:rPr>
          <w:rFonts w:hint="eastAsia"/>
          <w:highlight w:val="green"/>
          <w:lang w:val="en-US" w:eastAsia="zh-CN"/>
        </w:rPr>
        <w:t>effects</w:t>
      </w:r>
      <w:r>
        <w:rPr>
          <w:rFonts w:hint="eastAsia"/>
          <w:highlight w:val="cyan"/>
          <w:lang w:val="en-US" w:eastAsia="zh-CN"/>
        </w:rPr>
        <w:t xml:space="preserve"> of </w:t>
      </w:r>
      <w:r>
        <w:rPr>
          <w:rFonts w:hint="eastAsia"/>
          <w:highlight w:val="green"/>
          <w:lang w:val="en-US" w:eastAsia="zh-CN"/>
        </w:rPr>
        <w:t>influencing factors</w:t>
      </w:r>
      <w:r>
        <w:rPr>
          <w:rFonts w:hint="eastAsia"/>
          <w:highlight w:val="cyan"/>
          <w:lang w:val="en-US" w:eastAsia="zh-CN"/>
        </w:rPr>
        <w:t xml:space="preserve"> on </w:t>
      </w:r>
      <w:r>
        <w:rPr>
          <w:rFonts w:hint="eastAsia"/>
          <w:highlight w:val="green"/>
          <w:lang w:val="en-US" w:eastAsia="zh-CN"/>
        </w:rPr>
        <w:t>river cooling</w:t>
      </w:r>
      <w:r>
        <w:rPr>
          <w:rFonts w:hint="eastAsia"/>
          <w:highlight w:val="cyan"/>
          <w:lang w:val="en-US" w:eastAsia="zh-CN"/>
        </w:rPr>
        <w:t>.</w:t>
      </w:r>
    </w:p>
    <w:p>
      <w:pPr>
        <w:numPr>
          <w:ilvl w:val="0"/>
          <w:numId w:val="0"/>
        </w:numPr>
        <w:ind w:leftChars="0"/>
        <w:rPr>
          <w:ins w:id="326" w:author="野草" w:date="2024-01-30T20:07:39Z"/>
          <w:rFonts w:hint="eastAsia"/>
          <w:highlight w:val="cyan"/>
          <w:lang w:val="en-US" w:eastAsia="zh-CN"/>
        </w:rPr>
      </w:pPr>
    </w:p>
    <w:p>
      <w:pPr>
        <w:numPr>
          <w:ilvl w:val="0"/>
          <w:numId w:val="0"/>
        </w:numPr>
        <w:ind w:leftChars="0"/>
        <w:rPr>
          <w:rFonts w:hint="eastAsia" w:eastAsia="宋体" w:cs="Times New Roman"/>
          <w:color w:val="2E2E2E"/>
          <w:highlight w:val="green"/>
          <w:lang w:val="en-US" w:eastAsia="zh-CN"/>
          <w:rPrChange w:id="327" w:author="野草" w:date="2024-01-30T20:31:44Z">
            <w:rPr>
              <w:rFonts w:hint="default"/>
              <w:highlight w:val="cyan"/>
              <w:lang w:val="en-US" w:eastAsia="zh-CN"/>
            </w:rPr>
          </w:rPrChange>
        </w:rPr>
      </w:pPr>
      <w:ins w:id="328" w:author="野草" w:date="2024-01-30T20:21:11Z">
        <w:r>
          <w:rPr>
            <w:rFonts w:hint="eastAsia" w:eastAsia="宋体" w:cs="Times New Roman"/>
            <w:color w:val="2E2E2E"/>
            <w:highlight w:val="green"/>
            <w:lang w:val="en-US" w:eastAsia="zh-CN"/>
            <w:rPrChange w:id="329" w:author="野草" w:date="2024-01-30T20:31:44Z">
              <w:rPr>
                <w:rFonts w:hint="eastAsia"/>
                <w:highlight w:val="cyan"/>
                <w:lang w:val="en-US" w:eastAsia="zh-CN"/>
              </w:rPr>
            </w:rPrChange>
          </w:rPr>
          <w:t>【</w:t>
        </w:r>
      </w:ins>
      <w:ins w:id="330" w:author="野草" w:date="2024-01-30T20:21:28Z">
        <w:r>
          <w:rPr>
            <w:rFonts w:hint="eastAsia" w:eastAsia="宋体" w:cs="Times New Roman"/>
            <w:color w:val="2E2E2E"/>
            <w:highlight w:val="green"/>
            <w:lang w:val="en-US" w:eastAsia="zh-CN"/>
            <w:rPrChange w:id="331" w:author="野草" w:date="2024-01-30T20:31:44Z">
              <w:rPr>
                <w:rFonts w:hint="eastAsia"/>
                <w:highlight w:val="cyan"/>
                <w:lang w:val="en-US" w:eastAsia="zh-CN"/>
              </w:rPr>
            </w:rPrChange>
          </w:rPr>
          <w:t>up</w:t>
        </w:r>
      </w:ins>
      <w:ins w:id="332" w:author="野草" w:date="2024-01-30T20:21:11Z">
        <w:r>
          <w:rPr>
            <w:rFonts w:hint="eastAsia" w:eastAsia="宋体" w:cs="Times New Roman"/>
            <w:i w:val="0"/>
            <w:iCs w:val="0"/>
            <w:caps w:val="0"/>
            <w:color w:val="2E2E2E"/>
            <w:spacing w:val="0"/>
            <w:highlight w:val="green"/>
            <w:lang w:val="en-US" w:eastAsia="zh-CN"/>
          </w:rPr>
          <w:t>2024 0130 20:</w:t>
        </w:r>
      </w:ins>
      <w:ins w:id="333" w:author="野草" w:date="2024-01-30T20:31:51Z">
        <w:r>
          <w:rPr>
            <w:rFonts w:hint="eastAsia" w:eastAsia="宋体" w:cs="Times New Roman"/>
            <w:i w:val="0"/>
            <w:iCs w:val="0"/>
            <w:caps w:val="0"/>
            <w:color w:val="2E2E2E"/>
            <w:spacing w:val="0"/>
            <w:highlight w:val="green"/>
            <w:lang w:val="en-US" w:eastAsia="zh-CN"/>
          </w:rPr>
          <w:t>3</w:t>
        </w:r>
      </w:ins>
      <w:ins w:id="334" w:author="野草" w:date="2024-01-30T20:38:04Z">
        <w:r>
          <w:rPr>
            <w:rFonts w:hint="eastAsia" w:eastAsia="宋体" w:cs="Times New Roman"/>
            <w:i w:val="0"/>
            <w:iCs w:val="0"/>
            <w:caps w:val="0"/>
            <w:color w:val="2E2E2E"/>
            <w:spacing w:val="0"/>
            <w:highlight w:val="green"/>
            <w:lang w:val="en-US" w:eastAsia="zh-CN"/>
          </w:rPr>
          <w:t>9</w:t>
        </w:r>
      </w:ins>
      <w:ins w:id="335" w:author="野草" w:date="2024-01-30T20:21:11Z">
        <w:r>
          <w:rPr>
            <w:rFonts w:hint="eastAsia" w:eastAsia="宋体" w:cs="Times New Roman"/>
            <w:color w:val="2E2E2E"/>
            <w:highlight w:val="green"/>
            <w:lang w:val="en-US" w:eastAsia="zh-CN"/>
            <w:rPrChange w:id="336" w:author="野草" w:date="2024-01-30T20:31:44Z">
              <w:rPr>
                <w:rFonts w:hint="eastAsia"/>
                <w:highlight w:val="cyan"/>
                <w:lang w:val="en-US" w:eastAsia="zh-CN"/>
              </w:rPr>
            </w:rPrChange>
          </w:rPr>
          <w:t>】</w:t>
        </w:r>
      </w:ins>
    </w:p>
    <w:p>
      <w:pPr>
        <w:numPr>
          <w:ilvl w:val="0"/>
          <w:numId w:val="0"/>
        </w:numPr>
        <w:ind w:leftChars="0"/>
        <w:rPr>
          <w:rFonts w:hint="default"/>
          <w:highlight w:val="cyan"/>
          <w:lang w:val="en-US" w:eastAsia="zh-CN"/>
        </w:rPr>
      </w:pPr>
    </w:p>
    <w:p>
      <w:pPr>
        <w:numPr>
          <w:ilvl w:val="0"/>
          <w:numId w:val="0"/>
        </w:numPr>
        <w:ind w:leftChars="0"/>
        <w:rPr>
          <w:rFonts w:hint="default"/>
          <w:highlight w:val="cyan"/>
          <w:lang w:val="en-US" w:eastAsia="zh-CN"/>
        </w:rPr>
      </w:pPr>
      <w:r>
        <w:rPr>
          <w:rFonts w:hint="default"/>
          <w:highlight w:val="green"/>
          <w:lang w:val="en-US" w:eastAsia="zh-CN"/>
        </w:rPr>
        <w:t xml:space="preserve">The </w:t>
      </w:r>
      <w:del w:id="337" w:author="野草" w:date="2024-01-30T20:28:05Z">
        <w:r>
          <w:rPr>
            <w:rFonts w:hint="default"/>
            <w:highlight w:val="green"/>
            <w:lang w:val="en-US" w:eastAsia="zh-CN"/>
          </w:rPr>
          <w:delText>Boo</w:delText>
        </w:r>
      </w:del>
      <w:del w:id="338" w:author="野草" w:date="2024-01-30T20:28:04Z">
        <w:r>
          <w:rPr>
            <w:rFonts w:hint="default"/>
            <w:highlight w:val="green"/>
            <w:lang w:val="en-US" w:eastAsia="zh-CN"/>
          </w:rPr>
          <w:delText xml:space="preserve">sted Regression Tree </w:delText>
        </w:r>
      </w:del>
      <w:del w:id="339" w:author="野草" w:date="2024-01-30T20:28:03Z">
        <w:r>
          <w:rPr>
            <w:rFonts w:hint="default"/>
            <w:highlight w:val="green"/>
            <w:lang w:val="en-US" w:eastAsia="zh-CN"/>
          </w:rPr>
          <w:delText>(</w:delText>
        </w:r>
      </w:del>
      <w:r>
        <w:rPr>
          <w:rFonts w:hint="default"/>
          <w:highlight w:val="green"/>
          <w:lang w:val="en-US" w:eastAsia="zh-CN"/>
        </w:rPr>
        <w:t>BRT</w:t>
      </w:r>
      <w:del w:id="340" w:author="野草" w:date="2024-01-30T20:28:02Z">
        <w:r>
          <w:rPr>
            <w:rFonts w:hint="default"/>
            <w:highlight w:val="green"/>
            <w:lang w:val="en-US" w:eastAsia="zh-CN"/>
          </w:rPr>
          <w:delText>)</w:delText>
        </w:r>
      </w:del>
      <w:r>
        <w:rPr>
          <w:rFonts w:hint="default"/>
          <w:highlight w:val="green"/>
          <w:lang w:val="en-US" w:eastAsia="zh-CN"/>
        </w:rPr>
        <w:t xml:space="preserve"> model</w:t>
      </w:r>
      <w:r>
        <w:rPr>
          <w:rFonts w:hint="default"/>
          <w:highlight w:val="cyan"/>
          <w:lang w:val="en-US" w:eastAsia="zh-CN"/>
        </w:rPr>
        <w:t xml:space="preserve"> is a combination of </w:t>
      </w:r>
      <w:ins w:id="341" w:author="野草" w:date="2024-01-30T20:28:21Z">
        <w:r>
          <w:rPr>
            <w:rFonts w:hint="eastAsia"/>
            <w:highlight w:val="cyan"/>
            <w:lang w:val="en-US" w:eastAsia="zh-CN"/>
          </w:rPr>
          <w:t>the</w:t>
        </w:r>
      </w:ins>
      <w:ins w:id="342" w:author="野草" w:date="2024-01-30T20:28:22Z">
        <w:r>
          <w:rPr>
            <w:rFonts w:hint="eastAsia"/>
            <w:highlight w:val="cyan"/>
            <w:lang w:val="en-US" w:eastAsia="zh-CN"/>
          </w:rPr>
          <w:t xml:space="preserve"> </w:t>
        </w:r>
      </w:ins>
      <w:del w:id="343" w:author="野草" w:date="2024-01-30T20:21:50Z">
        <w:r>
          <w:rPr>
            <w:rFonts w:hint="default"/>
            <w:highlight w:val="green"/>
            <w:lang w:val="en-US" w:eastAsia="zh-CN"/>
          </w:rPr>
          <w:delText xml:space="preserve">the </w:delText>
        </w:r>
      </w:del>
      <w:r>
        <w:rPr>
          <w:rFonts w:hint="default"/>
          <w:highlight w:val="green"/>
          <w:lang w:val="en-US" w:eastAsia="zh-CN"/>
        </w:rPr>
        <w:t>decision tree</w:t>
      </w:r>
      <w:del w:id="344" w:author="野草" w:date="2024-01-30T20:21:46Z">
        <w:r>
          <w:rPr>
            <w:rFonts w:hint="default"/>
            <w:highlight w:val="green"/>
            <w:lang w:val="en-US" w:eastAsia="zh-CN"/>
          </w:rPr>
          <w:delText xml:space="preserve"> algorithm</w:delText>
        </w:r>
      </w:del>
      <w:r>
        <w:rPr>
          <w:rFonts w:hint="default"/>
          <w:highlight w:val="cyan"/>
          <w:lang w:val="en-US" w:eastAsia="zh-CN"/>
        </w:rPr>
        <w:t xml:space="preserve"> and </w:t>
      </w:r>
      <w:r>
        <w:rPr>
          <w:rFonts w:hint="default"/>
          <w:highlight w:val="green"/>
          <w:lang w:val="en-US" w:eastAsia="zh-CN"/>
        </w:rPr>
        <w:t xml:space="preserve">the boosting </w:t>
      </w:r>
      <w:ins w:id="345" w:author="野草" w:date="2024-01-30T20:22:01Z">
        <w:r>
          <w:rPr>
            <w:rFonts w:hint="default"/>
            <w:highlight w:val="green"/>
            <w:lang w:val="en-US" w:eastAsia="zh-CN"/>
          </w:rPr>
          <w:t>algorithm</w:t>
        </w:r>
      </w:ins>
      <w:del w:id="346" w:author="野草" w:date="2024-01-30T20:22:01Z">
        <w:r>
          <w:rPr>
            <w:rFonts w:hint="default"/>
            <w:highlight w:val="green"/>
            <w:lang w:val="en-US" w:eastAsia="zh-CN"/>
          </w:rPr>
          <w:delText>method</w:delText>
        </w:r>
      </w:del>
      <w:r>
        <w:rPr>
          <w:rFonts w:hint="default"/>
          <w:highlight w:val="cyan"/>
          <w:lang w:val="en-US" w:eastAsia="zh-CN"/>
        </w:rPr>
        <w:t xml:space="preserve">. Utilizing </w:t>
      </w:r>
      <w:r>
        <w:rPr>
          <w:rFonts w:hint="default"/>
          <w:highlight w:val="green"/>
          <w:lang w:val="en-US" w:eastAsia="zh-CN"/>
        </w:rPr>
        <w:t>the boosting algorithm</w:t>
      </w:r>
      <w:r>
        <w:rPr>
          <w:rFonts w:hint="default"/>
          <w:highlight w:val="cyan"/>
          <w:lang w:val="en-US" w:eastAsia="zh-CN"/>
        </w:rPr>
        <w:t xml:space="preserve">, </w:t>
      </w:r>
      <w:ins w:id="347" w:author="野草" w:date="2024-01-30T20:28:27Z">
        <w:r>
          <w:rPr>
            <w:rFonts w:hint="eastAsia"/>
            <w:highlight w:val="cyan"/>
            <w:lang w:val="en-US" w:eastAsia="zh-CN"/>
          </w:rPr>
          <w:t xml:space="preserve">the </w:t>
        </w:r>
      </w:ins>
      <w:r>
        <w:rPr>
          <w:rFonts w:hint="default"/>
          <w:highlight w:val="green"/>
          <w:lang w:val="en-US" w:eastAsia="zh-CN"/>
        </w:rPr>
        <w:t>decision tree</w:t>
      </w:r>
      <w:del w:id="348" w:author="野草" w:date="2024-01-30T20:28:26Z">
        <w:r>
          <w:rPr>
            <w:rFonts w:hint="default"/>
            <w:highlight w:val="green"/>
            <w:lang w:val="en-US" w:eastAsia="zh-CN"/>
          </w:rPr>
          <w:delText>s</w:delText>
        </w:r>
      </w:del>
      <w:r>
        <w:rPr>
          <w:rFonts w:hint="default"/>
          <w:highlight w:val="cyan"/>
          <w:lang w:val="en-US" w:eastAsia="zh-CN"/>
        </w:rPr>
        <w:t xml:space="preserve"> iteratively adapt</w:t>
      </w:r>
      <w:ins w:id="349" w:author="野草" w:date="2024-01-30T20:33:26Z">
        <w:r>
          <w:rPr>
            <w:rFonts w:hint="eastAsia"/>
            <w:highlight w:val="cyan"/>
            <w:lang w:val="en-US" w:eastAsia="zh-CN"/>
          </w:rPr>
          <w:t>s</w:t>
        </w:r>
      </w:ins>
      <w:r>
        <w:rPr>
          <w:rFonts w:hint="default"/>
          <w:highlight w:val="cyan"/>
          <w:lang w:val="en-US" w:eastAsia="zh-CN"/>
        </w:rPr>
        <w:t xml:space="preserve"> to </w:t>
      </w:r>
      <w:r>
        <w:rPr>
          <w:rFonts w:hint="default"/>
          <w:highlight w:val="green"/>
          <w:u w:val="thick"/>
          <w:lang w:val="en-US" w:eastAsia="zh-CN"/>
          <w:rPrChange w:id="350" w:author="野草" w:date="2024-01-30T20:27:38Z">
            <w:rPr>
              <w:rFonts w:hint="default"/>
              <w:highlight w:val="green"/>
              <w:lang w:val="en-US" w:eastAsia="zh-CN"/>
            </w:rPr>
          </w:rPrChange>
        </w:rPr>
        <w:t>randomly selected</w:t>
      </w:r>
      <w:r>
        <w:rPr>
          <w:rFonts w:hint="default"/>
          <w:highlight w:val="green"/>
          <w:lang w:val="en-US" w:eastAsia="zh-CN"/>
        </w:rPr>
        <w:t xml:space="preserve"> subsets</w:t>
      </w:r>
      <w:r>
        <w:rPr>
          <w:rFonts w:hint="default"/>
          <w:highlight w:val="cyan"/>
          <w:lang w:val="en-US" w:eastAsia="zh-CN"/>
        </w:rPr>
        <w:t xml:space="preserve"> of </w:t>
      </w:r>
      <w:r>
        <w:rPr>
          <w:rFonts w:hint="default"/>
          <w:highlight w:val="green"/>
          <w:lang w:val="en-US" w:eastAsia="zh-CN"/>
        </w:rPr>
        <w:t>the training data</w:t>
      </w:r>
      <w:r>
        <w:rPr>
          <w:rFonts w:hint="eastAsia"/>
          <w:highlight w:val="green"/>
          <w:lang w:val="en-US" w:eastAsia="zh-CN"/>
        </w:rPr>
        <w:t xml:space="preserve"> </w:t>
      </w:r>
      <w:r>
        <w:rPr>
          <w:rFonts w:hint="default"/>
          <w:highlight w:val="green"/>
          <w:lang w:val="en-US" w:eastAsia="zh-CN"/>
        </w:rPr>
        <w:t>set</w:t>
      </w:r>
      <w:r>
        <w:rPr>
          <w:rFonts w:hint="default"/>
          <w:highlight w:val="cyan"/>
          <w:lang w:val="en-US" w:eastAsia="zh-CN"/>
        </w:rPr>
        <w:t xml:space="preserve">, thereby </w:t>
      </w:r>
      <w:r>
        <w:rPr>
          <w:rFonts w:hint="default"/>
          <w:highlight w:val="green"/>
          <w:lang w:val="en-US" w:eastAsia="zh-CN"/>
        </w:rPr>
        <w:t xml:space="preserve">interactively </w:t>
      </w:r>
      <w:del w:id="351" w:author="野草" w:date="2024-01-30T20:38:00Z">
        <w:r>
          <w:rPr>
            <w:rFonts w:hint="default"/>
            <w:highlight w:val="green"/>
            <w:lang w:val="en-US" w:eastAsia="zh-CN"/>
          </w:rPr>
          <w:delText>optimizing</w:delText>
        </w:r>
      </w:del>
      <w:ins w:id="352" w:author="野草" w:date="2024-01-30T20:38:00Z">
        <w:r>
          <w:rPr>
            <w:rFonts w:hint="eastAsia"/>
            <w:highlight w:val="green"/>
            <w:lang w:val="en-US" w:eastAsia="zh-CN"/>
          </w:rPr>
          <w:t>imp</w:t>
        </w:r>
      </w:ins>
      <w:ins w:id="353" w:author="野草" w:date="2024-01-30T20:38:01Z">
        <w:r>
          <w:rPr>
            <w:rFonts w:hint="eastAsia"/>
            <w:highlight w:val="green"/>
            <w:lang w:val="en-US" w:eastAsia="zh-CN"/>
          </w:rPr>
          <w:t>roving</w:t>
        </w:r>
      </w:ins>
      <w:r>
        <w:rPr>
          <w:rFonts w:hint="default"/>
          <w:highlight w:val="cyan"/>
          <w:lang w:val="en-US" w:eastAsia="zh-CN"/>
        </w:rPr>
        <w:t xml:space="preserve"> predictive performance</w:t>
      </w:r>
      <w:r>
        <w:rPr>
          <w:rFonts w:hint="eastAsia"/>
          <w:highlight w:val="cyan"/>
          <w:lang w:val="en-US" w:eastAsia="zh-CN"/>
        </w:rPr>
        <w:t xml:space="preserve"> </w:t>
      </w:r>
      <w:del w:id="354" w:author="野草" w:date="2024-01-30T20:22:16Z">
        <w:r>
          <w:rPr>
            <w:rFonts w:hint="eastAsia"/>
            <w:highlight w:val="green"/>
            <w:lang w:val="en-US" w:eastAsia="zh-CN"/>
          </w:rPr>
          <w:delText xml:space="preserve"> </w:delText>
        </w:r>
      </w:del>
      <w:r>
        <w:rPr>
          <w:rFonts w:hint="eastAsia"/>
          <w:highlight w:val="cyan"/>
          <w:lang w:val="en-US" w:eastAsia="zh-CN"/>
        </w:rPr>
        <w:t>(</w:t>
      </w:r>
      <w:r>
        <w:rPr>
          <w:rFonts w:hint="default"/>
          <w:highlight w:val="cyan"/>
          <w:lang w:val="en-US" w:eastAsia="zh-CN"/>
        </w:rPr>
        <w:t>Elith</w:t>
      </w:r>
      <w:r>
        <w:rPr>
          <w:rFonts w:hint="eastAsia"/>
          <w:highlight w:val="cyan"/>
          <w:lang w:val="en-US" w:eastAsia="zh-CN"/>
        </w:rPr>
        <w:t xml:space="preserve"> et al., 2008)</w:t>
      </w:r>
      <w:r>
        <w:rPr>
          <w:rFonts w:hint="default"/>
          <w:highlight w:val="cyan"/>
          <w:lang w:val="en-US" w:eastAsia="zh-CN"/>
        </w:rPr>
        <w:t xml:space="preserve">. In contrast to </w:t>
      </w:r>
      <w:r>
        <w:rPr>
          <w:rFonts w:hint="default"/>
          <w:highlight w:val="green"/>
          <w:lang w:val="en-US" w:eastAsia="zh-CN"/>
        </w:rPr>
        <w:t>conventional regression methods</w:t>
      </w:r>
      <w:r>
        <w:rPr>
          <w:rFonts w:hint="default"/>
          <w:highlight w:val="cyan"/>
          <w:lang w:val="en-US" w:eastAsia="zh-CN"/>
        </w:rPr>
        <w:t xml:space="preserve">, the BRT model demonstrates </w:t>
      </w:r>
      <w:r>
        <w:rPr>
          <w:rFonts w:hint="eastAsia"/>
          <w:highlight w:val="green"/>
          <w:lang w:val="en-US" w:eastAsia="zh-CN"/>
        </w:rPr>
        <w:t>good</w:t>
      </w:r>
      <w:r>
        <w:rPr>
          <w:rFonts w:hint="default"/>
          <w:highlight w:val="green"/>
          <w:lang w:val="en-US" w:eastAsia="zh-CN"/>
        </w:rPr>
        <w:t xml:space="preserve"> learning capabilities</w:t>
      </w:r>
      <w:del w:id="355" w:author="野草" w:date="2024-01-30T20:34:35Z">
        <w:r>
          <w:rPr>
            <w:rFonts w:hint="default"/>
            <w:highlight w:val="cyan"/>
            <w:lang w:val="en-US" w:eastAsia="zh-CN"/>
          </w:rPr>
          <w:delText>,</w:delText>
        </w:r>
      </w:del>
      <w:ins w:id="356" w:author="野草" w:date="2024-01-30T20:34:35Z">
        <w:r>
          <w:rPr>
            <w:rFonts w:hint="eastAsia"/>
            <w:highlight w:val="cyan"/>
            <w:lang w:val="en-US" w:eastAsia="zh-CN"/>
          </w:rPr>
          <w:t>.</w:t>
        </w:r>
      </w:ins>
      <w:ins w:id="357" w:author="野草" w:date="2024-01-30T20:34:37Z">
        <w:r>
          <w:rPr>
            <w:rFonts w:hint="eastAsia"/>
            <w:highlight w:val="cyan"/>
            <w:lang w:val="en-US" w:eastAsia="zh-CN"/>
          </w:rPr>
          <w:t xml:space="preserve"> It</w:t>
        </w:r>
      </w:ins>
      <w:ins w:id="358" w:author="野草" w:date="2024-01-30T20:34:38Z">
        <w:r>
          <w:rPr>
            <w:rFonts w:hint="eastAsia"/>
            <w:highlight w:val="cyan"/>
            <w:lang w:val="en-US" w:eastAsia="zh-CN"/>
          </w:rPr>
          <w:t xml:space="preserve"> ca</w:t>
        </w:r>
      </w:ins>
      <w:ins w:id="359" w:author="野草" w:date="2024-01-30T20:34:40Z">
        <w:r>
          <w:rPr>
            <w:rFonts w:hint="eastAsia"/>
            <w:highlight w:val="cyan"/>
            <w:lang w:val="en-US" w:eastAsia="zh-CN"/>
          </w:rPr>
          <w:t>n</w:t>
        </w:r>
      </w:ins>
      <w:r>
        <w:rPr>
          <w:rFonts w:hint="default"/>
          <w:highlight w:val="cyan"/>
          <w:lang w:val="en-US" w:eastAsia="zh-CN"/>
        </w:rPr>
        <w:t xml:space="preserve"> effectively address</w:t>
      </w:r>
      <w:del w:id="360" w:author="野草" w:date="2024-01-30T20:34:49Z">
        <w:r>
          <w:rPr>
            <w:rFonts w:hint="default"/>
            <w:highlight w:val="cyan"/>
            <w:lang w:val="en-US" w:eastAsia="zh-CN"/>
          </w:rPr>
          <w:delText>ing</w:delText>
        </w:r>
      </w:del>
      <w:r>
        <w:rPr>
          <w:rFonts w:hint="default"/>
          <w:highlight w:val="cyan"/>
          <w:lang w:val="en-US" w:eastAsia="zh-CN"/>
        </w:rPr>
        <w:t xml:space="preserve"> </w:t>
      </w:r>
      <w:r>
        <w:rPr>
          <w:rFonts w:hint="default"/>
          <w:highlight w:val="green"/>
          <w:lang w:val="en-US" w:eastAsia="zh-CN"/>
        </w:rPr>
        <w:t>complex non-linear effects</w:t>
      </w:r>
      <w:r>
        <w:rPr>
          <w:rFonts w:hint="default"/>
          <w:highlight w:val="cyan"/>
          <w:lang w:val="en-US" w:eastAsia="zh-CN"/>
        </w:rPr>
        <w:t xml:space="preserve"> </w:t>
      </w:r>
      <w:del w:id="361" w:author="野草" w:date="2024-01-30T20:22:43Z">
        <w:r>
          <w:rPr>
            <w:rFonts w:hint="default"/>
            <w:highlight w:val="cyan"/>
            <w:lang w:val="en-US" w:eastAsia="zh-CN"/>
          </w:rPr>
          <w:delText>while</w:delText>
        </w:r>
      </w:del>
      <w:ins w:id="362" w:author="野草" w:date="2024-01-30T20:22:43Z">
        <w:r>
          <w:rPr>
            <w:rFonts w:hint="eastAsia"/>
            <w:highlight w:val="cyan"/>
            <w:lang w:val="en-US" w:eastAsia="zh-CN"/>
          </w:rPr>
          <w:t>and</w:t>
        </w:r>
      </w:ins>
      <w:r>
        <w:rPr>
          <w:rFonts w:hint="default"/>
          <w:highlight w:val="cyan"/>
          <w:lang w:val="en-US" w:eastAsia="zh-CN"/>
        </w:rPr>
        <w:t xml:space="preserve"> exhibit</w:t>
      </w:r>
      <w:del w:id="363" w:author="野草" w:date="2024-01-30T20:34:53Z">
        <w:r>
          <w:rPr>
            <w:rFonts w:hint="default"/>
            <w:highlight w:val="cyan"/>
            <w:lang w:val="en-US" w:eastAsia="zh-CN"/>
          </w:rPr>
          <w:delText>i</w:delText>
        </w:r>
      </w:del>
      <w:del w:id="364" w:author="野草" w:date="2024-01-30T20:34:52Z">
        <w:r>
          <w:rPr>
            <w:rFonts w:hint="default"/>
            <w:highlight w:val="cyan"/>
            <w:lang w:val="en-US" w:eastAsia="zh-CN"/>
          </w:rPr>
          <w:delText>ng</w:delText>
        </w:r>
      </w:del>
      <w:r>
        <w:rPr>
          <w:rFonts w:hint="default"/>
          <w:highlight w:val="cyan"/>
          <w:lang w:val="en-US" w:eastAsia="zh-CN"/>
        </w:rPr>
        <w:t xml:space="preserve"> </w:t>
      </w:r>
      <w:r>
        <w:rPr>
          <w:rFonts w:hint="default"/>
          <w:highlight w:val="green"/>
          <w:lang w:val="en-US" w:eastAsia="zh-CN"/>
        </w:rPr>
        <w:t>robustness</w:t>
      </w:r>
      <w:r>
        <w:rPr>
          <w:rFonts w:hint="default"/>
          <w:highlight w:val="cyan"/>
          <w:lang w:val="en-US" w:eastAsia="zh-CN"/>
        </w:rPr>
        <w:t xml:space="preserve"> to </w:t>
      </w:r>
      <w:r>
        <w:rPr>
          <w:rFonts w:hint="default"/>
          <w:highlight w:val="green"/>
          <w:lang w:val="en-US" w:eastAsia="zh-CN"/>
        </w:rPr>
        <w:t>missing values</w:t>
      </w:r>
      <w:r>
        <w:rPr>
          <w:rFonts w:hint="default"/>
          <w:highlight w:val="cyan"/>
          <w:lang w:val="en-US" w:eastAsia="zh-CN"/>
        </w:rPr>
        <w:t xml:space="preserve"> and </w:t>
      </w:r>
      <w:r>
        <w:rPr>
          <w:rFonts w:hint="default"/>
          <w:highlight w:val="green"/>
          <w:lang w:val="en-US" w:eastAsia="zh-CN"/>
        </w:rPr>
        <w:t>outliers</w:t>
      </w:r>
      <w:r>
        <w:rPr>
          <w:rFonts w:hint="default"/>
          <w:highlight w:val="cyan"/>
          <w:lang w:val="en-US" w:eastAsia="zh-CN"/>
        </w:rPr>
        <w:t xml:space="preserve">. Its </w:t>
      </w:r>
      <w:r>
        <w:rPr>
          <w:rFonts w:hint="default"/>
          <w:highlight w:val="green"/>
          <w:lang w:val="en-US" w:eastAsia="zh-CN"/>
        </w:rPr>
        <w:t>predictive performance</w:t>
      </w:r>
      <w:r>
        <w:rPr>
          <w:rFonts w:hint="default"/>
          <w:highlight w:val="cyan"/>
          <w:lang w:val="en-US" w:eastAsia="zh-CN"/>
        </w:rPr>
        <w:t xml:space="preserve"> outperforms that of </w:t>
      </w:r>
      <w:r>
        <w:rPr>
          <w:rFonts w:hint="default"/>
          <w:highlight w:val="green"/>
          <w:lang w:val="en-US" w:eastAsia="zh-CN"/>
        </w:rPr>
        <w:t>many traditional modeling methods</w:t>
      </w:r>
      <w:r>
        <w:rPr>
          <w:rFonts w:hint="default"/>
          <w:highlight w:val="cyan"/>
          <w:lang w:val="en-US" w:eastAsia="zh-CN"/>
        </w:rPr>
        <w:t xml:space="preserve">. </w:t>
      </w:r>
      <w:del w:id="365" w:author="野草" w:date="2024-01-30T20:33:05Z">
        <w:r>
          <w:rPr>
            <w:rFonts w:hint="default"/>
            <w:highlight w:val="cyan"/>
            <w:lang w:val="en-US" w:eastAsia="zh-CN"/>
          </w:rPr>
          <w:delText>Importantly</w:delText>
        </w:r>
      </w:del>
      <w:ins w:id="366" w:author="野草" w:date="2024-01-30T20:33:05Z">
        <w:r>
          <w:rPr>
            <w:rFonts w:hint="eastAsia"/>
            <w:highlight w:val="cyan"/>
            <w:lang w:val="en-US" w:eastAsia="zh-CN"/>
          </w:rPr>
          <w:t xml:space="preserve">In </w:t>
        </w:r>
      </w:ins>
      <w:ins w:id="367" w:author="野草" w:date="2024-01-30T20:33:06Z">
        <w:r>
          <w:rPr>
            <w:rFonts w:hint="eastAsia"/>
            <w:highlight w:val="cyan"/>
            <w:lang w:val="en-US" w:eastAsia="zh-CN"/>
          </w:rPr>
          <w:t>a</w:t>
        </w:r>
      </w:ins>
      <w:ins w:id="368" w:author="野草" w:date="2024-01-30T20:33:07Z">
        <w:r>
          <w:rPr>
            <w:rFonts w:hint="eastAsia"/>
            <w:highlight w:val="cyan"/>
            <w:lang w:val="en-US" w:eastAsia="zh-CN"/>
          </w:rPr>
          <w:t>ddi</w:t>
        </w:r>
      </w:ins>
      <w:ins w:id="369" w:author="野草" w:date="2024-01-30T20:33:08Z">
        <w:r>
          <w:rPr>
            <w:rFonts w:hint="eastAsia"/>
            <w:highlight w:val="cyan"/>
            <w:lang w:val="en-US" w:eastAsia="zh-CN"/>
          </w:rPr>
          <w:t>ti</w:t>
        </w:r>
      </w:ins>
      <w:ins w:id="370" w:author="野草" w:date="2024-01-30T20:33:09Z">
        <w:r>
          <w:rPr>
            <w:rFonts w:hint="eastAsia"/>
            <w:highlight w:val="cyan"/>
            <w:lang w:val="en-US" w:eastAsia="zh-CN"/>
          </w:rPr>
          <w:t>on</w:t>
        </w:r>
      </w:ins>
      <w:r>
        <w:rPr>
          <w:rFonts w:hint="default"/>
          <w:highlight w:val="cyan"/>
          <w:lang w:val="en-US" w:eastAsia="zh-CN"/>
        </w:rPr>
        <w:t xml:space="preserve">, the model does not </w:t>
      </w:r>
      <w:r>
        <w:rPr>
          <w:rFonts w:hint="default"/>
          <w:highlight w:val="green"/>
          <w:u w:val="thick"/>
          <w:lang w:val="en-US" w:eastAsia="zh-CN"/>
          <w:rPrChange w:id="371" w:author="野草" w:date="2024-01-30T20:23:08Z">
            <w:rPr>
              <w:rFonts w:hint="default"/>
              <w:highlight w:val="green"/>
              <w:lang w:val="en-US" w:eastAsia="zh-CN"/>
            </w:rPr>
          </w:rPrChange>
        </w:rPr>
        <w:t>necessitate consideration</w:t>
      </w:r>
      <w:r>
        <w:rPr>
          <w:rFonts w:hint="default"/>
          <w:highlight w:val="cyan"/>
          <w:lang w:val="en-US" w:eastAsia="zh-CN"/>
        </w:rPr>
        <w:t xml:space="preserve"> of </w:t>
      </w:r>
      <w:r>
        <w:rPr>
          <w:rFonts w:hint="default"/>
          <w:highlight w:val="green"/>
          <w:lang w:val="en-US" w:eastAsia="zh-CN"/>
        </w:rPr>
        <w:t>the interaction</w:t>
      </w:r>
      <w:ins w:id="372" w:author="野草" w:date="2024-01-30T20:36:49Z">
        <w:r>
          <w:rPr>
            <w:rFonts w:hint="eastAsia"/>
            <w:highlight w:val="green"/>
            <w:lang w:val="en-US" w:eastAsia="zh-CN"/>
          </w:rPr>
          <w:t>s</w:t>
        </w:r>
      </w:ins>
      <w:r>
        <w:rPr>
          <w:rFonts w:hint="eastAsia"/>
          <w:highlight w:val="green"/>
          <w:lang w:val="en-US" w:eastAsia="zh-CN"/>
        </w:rPr>
        <w:t xml:space="preserve"> </w:t>
      </w:r>
      <w:r>
        <w:rPr>
          <w:rFonts w:hint="default"/>
          <w:highlight w:val="cyan"/>
          <w:lang w:val="en-US" w:eastAsia="zh-CN"/>
        </w:rPr>
        <w:t xml:space="preserve">among </w:t>
      </w:r>
      <w:r>
        <w:rPr>
          <w:rFonts w:hint="default"/>
          <w:highlight w:val="green"/>
          <w:lang w:val="en-US" w:eastAsia="zh-CN"/>
        </w:rPr>
        <w:t>independent variables</w:t>
      </w:r>
      <w:r>
        <w:rPr>
          <w:rFonts w:hint="default"/>
          <w:highlight w:val="cyan"/>
          <w:lang w:val="en-US" w:eastAsia="zh-CN"/>
        </w:rPr>
        <w:t>.</w:t>
      </w:r>
    </w:p>
    <w:p>
      <w:pPr>
        <w:numPr>
          <w:ilvl w:val="0"/>
          <w:numId w:val="0"/>
        </w:numPr>
        <w:ind w:leftChars="0"/>
        <w:rPr>
          <w:ins w:id="373" w:author="野草" w:date="2024-01-30T20:32:03Z"/>
          <w:rFonts w:hint="default" w:ascii="Georgia" w:hAnsi="Georgia" w:eastAsia="Georgia" w:cs="Georgia"/>
          <w:i w:val="0"/>
          <w:iCs w:val="0"/>
          <w:caps w:val="0"/>
          <w:color w:val="1F1F1F"/>
          <w:spacing w:val="0"/>
        </w:rPr>
      </w:pPr>
    </w:p>
    <w:p>
      <w:pPr>
        <w:numPr>
          <w:ilvl w:val="0"/>
          <w:numId w:val="0"/>
        </w:numPr>
        <w:ind w:leftChars="0"/>
        <w:rPr>
          <w:rFonts w:hint="eastAsia" w:ascii="Georgia" w:hAnsi="Georgia" w:eastAsia="宋体" w:cs="Georgia"/>
          <w:i w:val="0"/>
          <w:iCs w:val="0"/>
          <w:caps w:val="0"/>
          <w:color w:val="1F1F1F"/>
          <w:spacing w:val="0"/>
          <w:highlight w:val="green"/>
          <w:lang w:val="en-US" w:eastAsia="zh-CN"/>
          <w:rPrChange w:id="374" w:author="野草" w:date="2024-01-30T20:47:11Z">
            <w:rPr>
              <w:rFonts w:hint="eastAsia" w:ascii="Georgia" w:hAnsi="Georgia" w:eastAsia="宋体" w:cs="Georgia"/>
              <w:i w:val="0"/>
              <w:iCs w:val="0"/>
              <w:caps w:val="0"/>
              <w:color w:val="1F1F1F"/>
              <w:spacing w:val="0"/>
              <w:lang w:val="en-US" w:eastAsia="zh-CN"/>
            </w:rPr>
          </w:rPrChange>
        </w:rPr>
      </w:pPr>
      <w:ins w:id="375" w:author="野草" w:date="2024-01-30T20:32:04Z">
        <w:r>
          <w:rPr>
            <w:rFonts w:hint="eastAsia" w:ascii="Georgia" w:hAnsi="Georgia" w:eastAsia="宋体" w:cs="Georgia"/>
            <w:i w:val="0"/>
            <w:iCs w:val="0"/>
            <w:caps w:val="0"/>
            <w:color w:val="1F1F1F"/>
            <w:spacing w:val="0"/>
            <w:highlight w:val="green"/>
            <w:lang w:val="en-US" w:eastAsia="zh-CN"/>
            <w:rPrChange w:id="376" w:author="野草" w:date="2024-01-30T20:47:11Z">
              <w:rPr>
                <w:rFonts w:hint="eastAsia" w:ascii="Georgia" w:hAnsi="Georgia" w:eastAsia="宋体" w:cs="Georgia"/>
                <w:i w:val="0"/>
                <w:iCs w:val="0"/>
                <w:caps w:val="0"/>
                <w:color w:val="1F1F1F"/>
                <w:spacing w:val="0"/>
                <w:lang w:val="en-US" w:eastAsia="zh-CN"/>
              </w:rPr>
            </w:rPrChange>
          </w:rPr>
          <w:t>【</w:t>
        </w:r>
      </w:ins>
      <w:ins w:id="377" w:author="野草" w:date="2024-01-30T20:49:35Z">
        <w:r>
          <w:rPr>
            <w:rFonts w:hint="eastAsia" w:ascii="Georgia" w:hAnsi="Georgia" w:eastAsia="宋体" w:cs="Georgia"/>
            <w:i w:val="0"/>
            <w:iCs w:val="0"/>
            <w:caps w:val="0"/>
            <w:color w:val="1F1F1F"/>
            <w:spacing w:val="0"/>
            <w:highlight w:val="green"/>
            <w:lang w:val="en-US" w:eastAsia="zh-CN"/>
          </w:rPr>
          <w:t>up</w:t>
        </w:r>
      </w:ins>
      <w:ins w:id="378" w:author="野草" w:date="2024-01-30T20:46:37Z">
        <w:r>
          <w:rPr>
            <w:rFonts w:hint="eastAsia" w:eastAsia="宋体" w:cs="Times New Roman"/>
            <w:i w:val="0"/>
            <w:iCs w:val="0"/>
            <w:caps w:val="0"/>
            <w:color w:val="2E2E2E"/>
            <w:spacing w:val="0"/>
            <w:highlight w:val="green"/>
            <w:lang w:val="en-US" w:eastAsia="zh-CN"/>
          </w:rPr>
          <w:t>2024 0130 20:</w:t>
        </w:r>
      </w:ins>
      <w:ins w:id="379" w:author="野草" w:date="2024-01-30T20:51:08Z">
        <w:r>
          <w:rPr>
            <w:rFonts w:hint="eastAsia" w:eastAsia="宋体" w:cs="Times New Roman"/>
            <w:i w:val="0"/>
            <w:iCs w:val="0"/>
            <w:caps w:val="0"/>
            <w:color w:val="2E2E2E"/>
            <w:spacing w:val="0"/>
            <w:highlight w:val="green"/>
            <w:lang w:val="en-US" w:eastAsia="zh-CN"/>
          </w:rPr>
          <w:t>5</w:t>
        </w:r>
      </w:ins>
      <w:ins w:id="380" w:author="野草" w:date="2024-01-30T20:55:33Z">
        <w:r>
          <w:rPr>
            <w:rFonts w:hint="eastAsia" w:eastAsia="宋体" w:cs="Times New Roman"/>
            <w:i w:val="0"/>
            <w:iCs w:val="0"/>
            <w:caps w:val="0"/>
            <w:color w:val="2E2E2E"/>
            <w:spacing w:val="0"/>
            <w:highlight w:val="green"/>
            <w:lang w:val="en-US" w:eastAsia="zh-CN"/>
          </w:rPr>
          <w:t>5</w:t>
        </w:r>
      </w:ins>
      <w:ins w:id="381" w:author="野草" w:date="2024-01-30T20:32:04Z">
        <w:r>
          <w:rPr>
            <w:rFonts w:hint="eastAsia" w:ascii="Georgia" w:hAnsi="Georgia" w:eastAsia="宋体" w:cs="Georgia"/>
            <w:i w:val="0"/>
            <w:iCs w:val="0"/>
            <w:caps w:val="0"/>
            <w:color w:val="1F1F1F"/>
            <w:spacing w:val="0"/>
            <w:highlight w:val="green"/>
            <w:lang w:val="en-US" w:eastAsia="zh-CN"/>
            <w:rPrChange w:id="382" w:author="野草" w:date="2024-01-30T20:47:11Z">
              <w:rPr>
                <w:rFonts w:hint="eastAsia" w:ascii="Georgia" w:hAnsi="Georgia" w:eastAsia="宋体" w:cs="Georgia"/>
                <w:i w:val="0"/>
                <w:iCs w:val="0"/>
                <w:caps w:val="0"/>
                <w:color w:val="1F1F1F"/>
                <w:spacing w:val="0"/>
                <w:lang w:val="en-US" w:eastAsia="zh-CN"/>
              </w:rPr>
            </w:rPrChange>
          </w:rPr>
          <w:t>】</w:t>
        </w:r>
      </w:ins>
    </w:p>
    <w:p>
      <w:pPr>
        <w:numPr>
          <w:ilvl w:val="0"/>
          <w:numId w:val="0"/>
        </w:numPr>
        <w:ind w:leftChars="0"/>
        <w:rPr>
          <w:ins w:id="383" w:author="野草" w:date="2024-01-30T20:51:15Z"/>
          <w:rFonts w:hint="eastAsia"/>
          <w:highlight w:val="cyan"/>
          <w:lang w:val="en-US" w:eastAsia="zh-CN"/>
        </w:rPr>
      </w:pPr>
      <w:r>
        <w:rPr>
          <w:rFonts w:hint="eastAsia"/>
          <w:highlight w:val="cyan"/>
          <w:lang w:val="en-US" w:eastAsia="zh-CN"/>
        </w:rPr>
        <w:t xml:space="preserve">In this study, </w:t>
      </w:r>
      <w:r>
        <w:rPr>
          <w:rFonts w:hint="eastAsia"/>
          <w:highlight w:val="green"/>
          <w:lang w:val="en-US" w:eastAsia="zh-CN"/>
        </w:rPr>
        <w:t>the BRT model</w:t>
      </w:r>
      <w:r>
        <w:rPr>
          <w:rFonts w:hint="eastAsia"/>
          <w:highlight w:val="cyan"/>
          <w:lang w:val="en-US" w:eastAsia="zh-CN"/>
        </w:rPr>
        <w:t xml:space="preserve"> was implemented </w:t>
      </w:r>
      <w:r>
        <w:rPr>
          <w:rFonts w:hint="eastAsia"/>
          <w:highlight w:val="green"/>
          <w:lang w:val="en-US" w:eastAsia="zh-CN"/>
        </w:rPr>
        <w:t>using the "gbm" package</w:t>
      </w:r>
      <w:r>
        <w:rPr>
          <w:rFonts w:hint="eastAsia"/>
          <w:highlight w:val="cyan"/>
          <w:lang w:val="en-US" w:eastAsia="zh-CN"/>
        </w:rPr>
        <w:t xml:space="preserve"> in R. </w:t>
      </w:r>
      <w:r>
        <w:rPr>
          <w:rFonts w:hint="eastAsia"/>
          <w:highlight w:val="green"/>
          <w:lang w:val="en-US" w:eastAsia="zh-CN"/>
        </w:rPr>
        <w:t>The data set</w:t>
      </w:r>
      <w:r>
        <w:rPr>
          <w:rFonts w:hint="eastAsia"/>
          <w:highlight w:val="cyan"/>
          <w:lang w:val="en-US" w:eastAsia="zh-CN"/>
        </w:rPr>
        <w:t xml:space="preserve"> was partitioned into </w:t>
      </w:r>
      <w:r>
        <w:rPr>
          <w:rFonts w:hint="eastAsia"/>
          <w:highlight w:val="green"/>
          <w:lang w:val="en-US" w:eastAsia="zh-CN"/>
        </w:rPr>
        <w:t>training (7</w:t>
      </w:r>
      <w:del w:id="384" w:author="野草" w:date="2024-01-30T20:49:28Z">
        <w:r>
          <w:rPr>
            <w:rFonts w:hint="default"/>
            <w:highlight w:val="green"/>
            <w:lang w:val="en-US" w:eastAsia="zh-CN"/>
          </w:rPr>
          <w:delText>0</w:delText>
        </w:r>
      </w:del>
      <w:ins w:id="385" w:author="野草" w:date="2024-01-30T20:49:28Z">
        <w:r>
          <w:rPr>
            <w:rFonts w:hint="eastAsia"/>
            <w:highlight w:val="green"/>
            <w:lang w:val="en-US" w:eastAsia="zh-CN"/>
          </w:rPr>
          <w:t>5</w:t>
        </w:r>
      </w:ins>
      <w:r>
        <w:rPr>
          <w:rFonts w:hint="eastAsia"/>
          <w:highlight w:val="green"/>
          <w:lang w:val="en-US" w:eastAsia="zh-CN"/>
        </w:rPr>
        <w:t>%) and testing (</w:t>
      </w:r>
      <w:del w:id="386" w:author="野草" w:date="2024-01-30T20:49:30Z">
        <w:r>
          <w:rPr>
            <w:rFonts w:hint="default"/>
            <w:highlight w:val="green"/>
            <w:lang w:val="en-US" w:eastAsia="zh-CN"/>
          </w:rPr>
          <w:delText>30</w:delText>
        </w:r>
      </w:del>
      <w:ins w:id="387" w:author="野草" w:date="2024-01-30T20:49:30Z">
        <w:r>
          <w:rPr>
            <w:rFonts w:hint="eastAsia"/>
            <w:highlight w:val="green"/>
            <w:lang w:val="en-US" w:eastAsia="zh-CN"/>
          </w:rPr>
          <w:t>25</w:t>
        </w:r>
      </w:ins>
      <w:r>
        <w:rPr>
          <w:rFonts w:hint="eastAsia"/>
          <w:highlight w:val="green"/>
          <w:lang w:val="en-US" w:eastAsia="zh-CN"/>
        </w:rPr>
        <w:t>%)</w:t>
      </w:r>
      <w:r>
        <w:rPr>
          <w:rFonts w:hint="eastAsia"/>
          <w:highlight w:val="cyan"/>
          <w:lang w:val="en-US" w:eastAsia="zh-CN"/>
        </w:rPr>
        <w:t xml:space="preserve"> subsets for </w:t>
      </w:r>
      <w:r>
        <w:rPr>
          <w:rFonts w:hint="eastAsia"/>
          <w:highlight w:val="green"/>
          <w:lang w:val="en-US" w:eastAsia="zh-CN"/>
        </w:rPr>
        <w:t>model development</w:t>
      </w:r>
      <w:r>
        <w:rPr>
          <w:rFonts w:hint="eastAsia"/>
          <w:highlight w:val="cyan"/>
          <w:lang w:val="en-US" w:eastAsia="zh-CN"/>
        </w:rPr>
        <w:t xml:space="preserve">. Initially, </w:t>
      </w:r>
      <w:ins w:id="388" w:author="野草" w:date="2024-01-30T20:50:46Z">
        <w:r>
          <w:rPr>
            <w:rFonts w:hint="eastAsia"/>
            <w:highlight w:val="cyan"/>
            <w:lang w:val="en-US" w:eastAsia="zh-CN"/>
          </w:rPr>
          <w:t>we</w:t>
        </w:r>
      </w:ins>
      <w:ins w:id="389" w:author="野草" w:date="2024-01-30T20:50:47Z">
        <w:r>
          <w:rPr>
            <w:rFonts w:hint="eastAsia"/>
            <w:highlight w:val="cyan"/>
            <w:lang w:val="en-US" w:eastAsia="zh-CN"/>
          </w:rPr>
          <w:t xml:space="preserve"> </w:t>
        </w:r>
      </w:ins>
      <w:ins w:id="390" w:author="野草" w:date="2024-01-30T20:50:52Z">
        <w:r>
          <w:rPr>
            <w:rFonts w:hint="eastAsia"/>
            <w:highlight w:val="cyan"/>
            <w:lang w:val="en-US" w:eastAsia="zh-CN"/>
          </w:rPr>
          <w:t>a</w:t>
        </w:r>
      </w:ins>
      <w:ins w:id="391" w:author="野草" w:date="2024-01-30T20:50:53Z">
        <w:r>
          <w:rPr>
            <w:rFonts w:hint="eastAsia"/>
            <w:highlight w:val="cyan"/>
            <w:lang w:val="en-US" w:eastAsia="zh-CN"/>
          </w:rPr>
          <w:t>naly</w:t>
        </w:r>
      </w:ins>
      <w:ins w:id="392" w:author="野草" w:date="2024-01-30T20:50:54Z">
        <w:r>
          <w:rPr>
            <w:rFonts w:hint="eastAsia"/>
            <w:highlight w:val="cyan"/>
            <w:lang w:val="en-US" w:eastAsia="zh-CN"/>
          </w:rPr>
          <w:t>z</w:t>
        </w:r>
      </w:ins>
      <w:ins w:id="393" w:author="野草" w:date="2024-01-30T20:50:56Z">
        <w:r>
          <w:rPr>
            <w:rFonts w:hint="eastAsia"/>
            <w:highlight w:val="cyan"/>
            <w:lang w:val="en-US" w:eastAsia="zh-CN"/>
          </w:rPr>
          <w:t xml:space="preserve">ed </w:t>
        </w:r>
      </w:ins>
      <w:r>
        <w:rPr>
          <w:rFonts w:hint="eastAsia"/>
          <w:highlight w:val="cyan"/>
          <w:lang w:val="en-US" w:eastAsia="zh-CN"/>
        </w:rPr>
        <w:t xml:space="preserve">the </w:t>
      </w:r>
      <w:r>
        <w:rPr>
          <w:rFonts w:hint="eastAsia"/>
          <w:highlight w:val="green"/>
          <w:lang w:val="en-US" w:eastAsia="zh-CN"/>
        </w:rPr>
        <w:t xml:space="preserve">relative importances </w:t>
      </w:r>
      <w:r>
        <w:rPr>
          <w:rFonts w:hint="eastAsia"/>
          <w:highlight w:val="cyan"/>
          <w:lang w:val="en-US" w:eastAsia="zh-CN"/>
        </w:rPr>
        <w:t xml:space="preserve">of </w:t>
      </w:r>
      <w:r>
        <w:rPr>
          <w:rFonts w:hint="eastAsia"/>
          <w:highlight w:val="green"/>
          <w:lang w:val="en-US" w:eastAsia="zh-CN"/>
        </w:rPr>
        <w:t>individual influencing factors</w:t>
      </w:r>
      <w:r>
        <w:rPr>
          <w:rFonts w:hint="eastAsia"/>
          <w:highlight w:val="cyan"/>
          <w:lang w:val="en-US" w:eastAsia="zh-CN"/>
        </w:rPr>
        <w:t xml:space="preserve"> to </w:t>
      </w:r>
      <w:r>
        <w:rPr>
          <w:rFonts w:hint="eastAsia"/>
          <w:highlight w:val="green"/>
          <w:lang w:val="en-US" w:eastAsia="zh-CN"/>
          <w:rPrChange w:id="394" w:author="野草" w:date="2024-01-30T20:51:46Z">
            <w:rPr>
              <w:rFonts w:hint="eastAsia"/>
              <w:highlight w:val="cyan"/>
              <w:lang w:val="en-US" w:eastAsia="zh-CN"/>
            </w:rPr>
          </w:rPrChange>
        </w:rPr>
        <w:t>RCI and CRCI</w:t>
      </w:r>
      <w:del w:id="395" w:author="野草" w:date="2024-01-30T20:51:02Z">
        <w:r>
          <w:rPr>
            <w:rFonts w:hint="eastAsia"/>
            <w:highlight w:val="cyan"/>
            <w:lang w:val="en-US" w:eastAsia="zh-CN"/>
          </w:rPr>
          <w:delText xml:space="preserve"> </w:delText>
        </w:r>
      </w:del>
      <w:del w:id="396" w:author="野草" w:date="2024-01-30T20:51:01Z">
        <w:r>
          <w:rPr>
            <w:rFonts w:hint="eastAsia"/>
            <w:highlight w:val="cyan"/>
            <w:lang w:val="en-US" w:eastAsia="zh-CN"/>
          </w:rPr>
          <w:delText>were analyzed</w:delText>
        </w:r>
      </w:del>
      <w:del w:id="397" w:author="野草" w:date="2024-01-30T20:50:11Z">
        <w:r>
          <w:rPr>
            <w:rFonts w:hint="default"/>
            <w:highlight w:val="cyan"/>
            <w:lang w:val="en-US" w:eastAsia="zh-CN"/>
          </w:rPr>
          <w:delText>, followed</w:delText>
        </w:r>
      </w:del>
      <w:ins w:id="398" w:author="野草" w:date="2024-01-30T20:50:11Z">
        <w:r>
          <w:rPr>
            <w:rFonts w:hint="eastAsia"/>
            <w:highlight w:val="cyan"/>
            <w:lang w:val="en-US" w:eastAsia="zh-CN"/>
          </w:rPr>
          <w:t xml:space="preserve">. </w:t>
        </w:r>
      </w:ins>
      <w:ins w:id="399" w:author="野草" w:date="2024-01-30T20:55:27Z">
        <w:r>
          <w:rPr>
            <w:rFonts w:hint="eastAsia"/>
            <w:highlight w:val="cyan"/>
            <w:lang w:val="en-US" w:eastAsia="zh-CN"/>
          </w:rPr>
          <w:t>S</w:t>
        </w:r>
      </w:ins>
      <w:ins w:id="400" w:author="野草" w:date="2024-01-30T20:55:25Z">
        <w:r>
          <w:rPr>
            <w:rFonts w:hint="eastAsia"/>
            <w:highlight w:val="cyan"/>
            <w:lang w:val="en-US" w:eastAsia="zh-CN"/>
          </w:rPr>
          <w:t>ubsequently</w:t>
        </w:r>
      </w:ins>
      <w:ins w:id="401" w:author="野草" w:date="2024-01-30T20:50:14Z">
        <w:r>
          <w:rPr>
            <w:rFonts w:hint="eastAsia"/>
            <w:highlight w:val="cyan"/>
            <w:lang w:val="en-US" w:eastAsia="zh-CN"/>
          </w:rPr>
          <w:t>,</w:t>
        </w:r>
      </w:ins>
      <w:r>
        <w:rPr>
          <w:rFonts w:hint="eastAsia"/>
          <w:highlight w:val="cyan"/>
          <w:lang w:val="en-US" w:eastAsia="zh-CN"/>
        </w:rPr>
        <w:t xml:space="preserve"> </w:t>
      </w:r>
      <w:del w:id="402" w:author="野草" w:date="2024-01-30T20:50:30Z">
        <w:r>
          <w:rPr>
            <w:rFonts w:hint="eastAsia"/>
            <w:highlight w:val="cyan"/>
            <w:lang w:val="en-US" w:eastAsia="zh-CN"/>
          </w:rPr>
          <w:delText xml:space="preserve">by </w:delText>
        </w:r>
      </w:del>
      <w:del w:id="403" w:author="野草" w:date="2024-01-30T20:50:30Z">
        <w:r>
          <w:rPr>
            <w:rFonts w:hint="eastAsia"/>
            <w:highlight w:val="green"/>
            <w:lang w:val="en-US" w:eastAsia="zh-CN"/>
          </w:rPr>
          <w:delText>an examination</w:delText>
        </w:r>
      </w:del>
      <w:del w:id="404" w:author="野草" w:date="2024-01-30T20:50:30Z">
        <w:r>
          <w:rPr>
            <w:rFonts w:hint="eastAsia"/>
            <w:highlight w:val="cyan"/>
            <w:lang w:val="en-US" w:eastAsia="zh-CN"/>
          </w:rPr>
          <w:delText xml:space="preserve"> of </w:delText>
        </w:r>
      </w:del>
      <w:r>
        <w:rPr>
          <w:rFonts w:hint="eastAsia"/>
          <w:highlight w:val="green"/>
          <w:lang w:val="en-US" w:eastAsia="zh-CN"/>
        </w:rPr>
        <w:t>the marginal effects</w:t>
      </w:r>
      <w:r>
        <w:rPr>
          <w:rFonts w:hint="eastAsia"/>
          <w:highlight w:val="cyan"/>
          <w:lang w:val="en-US" w:eastAsia="zh-CN"/>
        </w:rPr>
        <w:t xml:space="preserve"> of </w:t>
      </w:r>
      <w:r>
        <w:rPr>
          <w:rFonts w:hint="eastAsia"/>
          <w:highlight w:val="green"/>
          <w:lang w:val="en-US" w:eastAsia="zh-CN"/>
        </w:rPr>
        <w:t>the top 5 contributing factors</w:t>
      </w:r>
      <w:ins w:id="405" w:author="野草" w:date="2024-01-30T20:50:33Z">
        <w:r>
          <w:rPr>
            <w:rFonts w:hint="eastAsia"/>
            <w:highlight w:val="cyan"/>
            <w:lang w:val="en-US" w:eastAsia="zh-CN"/>
            <w:rPrChange w:id="406" w:author="野草" w:date="2024-01-30T20:50:43Z">
              <w:rPr>
                <w:rFonts w:hint="eastAsia"/>
                <w:highlight w:val="green"/>
                <w:lang w:val="en-US" w:eastAsia="zh-CN"/>
              </w:rPr>
            </w:rPrChange>
          </w:rPr>
          <w:t xml:space="preserve"> </w:t>
        </w:r>
      </w:ins>
      <w:ins w:id="407" w:author="野草" w:date="2024-01-30T20:52:10Z">
        <w:r>
          <w:rPr>
            <w:rFonts w:hint="eastAsia"/>
            <w:highlight w:val="cyan"/>
            <w:lang w:val="en-US" w:eastAsia="zh-CN"/>
          </w:rPr>
          <w:t>w</w:t>
        </w:r>
      </w:ins>
      <w:ins w:id="408" w:author="野草" w:date="2024-01-30T20:52:11Z">
        <w:r>
          <w:rPr>
            <w:rFonts w:hint="eastAsia"/>
            <w:highlight w:val="cyan"/>
            <w:lang w:val="en-US" w:eastAsia="zh-CN"/>
          </w:rPr>
          <w:t>e</w:t>
        </w:r>
      </w:ins>
      <w:ins w:id="409" w:author="野草" w:date="2024-01-30T20:50:33Z">
        <w:r>
          <w:rPr>
            <w:rFonts w:hint="eastAsia"/>
            <w:highlight w:val="cyan"/>
            <w:lang w:val="en-US" w:eastAsia="zh-CN"/>
            <w:rPrChange w:id="410" w:author="野草" w:date="2024-01-30T20:50:43Z">
              <w:rPr>
                <w:rFonts w:hint="eastAsia"/>
                <w:highlight w:val="green"/>
                <w:lang w:val="en-US" w:eastAsia="zh-CN"/>
              </w:rPr>
            </w:rPrChange>
          </w:rPr>
          <w:t xml:space="preserve">re </w:t>
        </w:r>
      </w:ins>
      <w:ins w:id="411" w:author="野草" w:date="2024-01-30T20:50:34Z">
        <w:r>
          <w:rPr>
            <w:rFonts w:hint="eastAsia"/>
            <w:highlight w:val="cyan"/>
            <w:lang w:val="en-US" w:eastAsia="zh-CN"/>
            <w:rPrChange w:id="412" w:author="野草" w:date="2024-01-30T20:50:43Z">
              <w:rPr>
                <w:rFonts w:hint="eastAsia"/>
                <w:highlight w:val="green"/>
                <w:lang w:val="en-US" w:eastAsia="zh-CN"/>
              </w:rPr>
            </w:rPrChange>
          </w:rPr>
          <w:t>ex</w:t>
        </w:r>
      </w:ins>
      <w:ins w:id="413" w:author="野草" w:date="2024-01-30T20:50:35Z">
        <w:r>
          <w:rPr>
            <w:rFonts w:hint="eastAsia"/>
            <w:highlight w:val="cyan"/>
            <w:lang w:val="en-US" w:eastAsia="zh-CN"/>
            <w:rPrChange w:id="414" w:author="野草" w:date="2024-01-30T20:50:43Z">
              <w:rPr>
                <w:rFonts w:hint="eastAsia"/>
                <w:highlight w:val="green"/>
                <w:lang w:val="en-US" w:eastAsia="zh-CN"/>
              </w:rPr>
            </w:rPrChange>
          </w:rPr>
          <w:t>amine</w:t>
        </w:r>
      </w:ins>
      <w:ins w:id="415" w:author="野草" w:date="2024-01-30T20:50:36Z">
        <w:r>
          <w:rPr>
            <w:rFonts w:hint="eastAsia"/>
            <w:highlight w:val="cyan"/>
            <w:lang w:val="en-US" w:eastAsia="zh-CN"/>
            <w:rPrChange w:id="416" w:author="野草" w:date="2024-01-30T20:50:43Z">
              <w:rPr>
                <w:rFonts w:hint="eastAsia"/>
                <w:highlight w:val="green"/>
                <w:lang w:val="en-US" w:eastAsia="zh-CN"/>
              </w:rPr>
            </w:rPrChange>
          </w:rPr>
          <w:t>d</w:t>
        </w:r>
      </w:ins>
      <w:r>
        <w:rPr>
          <w:rFonts w:hint="eastAsia"/>
          <w:highlight w:val="cyan"/>
          <w:lang w:val="en-US" w:eastAsia="zh-CN"/>
        </w:rPr>
        <w:t>.</w:t>
      </w:r>
    </w:p>
    <w:p>
      <w:pPr>
        <w:numPr>
          <w:ilvl w:val="0"/>
          <w:numId w:val="0"/>
        </w:numPr>
        <w:ind w:leftChars="0"/>
        <w:rPr>
          <w:ins w:id="417" w:author="野草" w:date="2024-01-30T20:51:20Z"/>
          <w:rFonts w:hint="eastAsia"/>
          <w:highlight w:val="cyan"/>
          <w:lang w:val="en-US" w:eastAsia="zh-CN"/>
        </w:rPr>
      </w:pPr>
    </w:p>
    <w:p>
      <w:pPr>
        <w:numPr>
          <w:ilvl w:val="0"/>
          <w:numId w:val="0"/>
        </w:numPr>
        <w:ind w:leftChars="0"/>
        <w:rPr>
          <w:del w:id="418" w:author="野草" w:date="2024-01-30T20:51:19Z"/>
          <w:rFonts w:hint="default"/>
          <w:highlight w:val="cyan"/>
          <w:lang w:val="en-US" w:eastAsia="zh-CN"/>
        </w:rPr>
      </w:pPr>
      <w:ins w:id="419" w:author="野草" w:date="2024-01-30T20:51:17Z">
        <w:r>
          <w:rPr>
            <w:rFonts w:hint="eastAsia"/>
            <w:highlight w:val="cyan"/>
            <w:lang w:val="en-US" w:eastAsia="zh-CN"/>
          </w:rPr>
          <w:t>【</w:t>
        </w:r>
      </w:ins>
      <w:ins w:id="420" w:author="野草" w:date="2024-01-30T20:57:25Z">
        <w:r>
          <w:rPr>
            <w:rFonts w:hint="eastAsia" w:ascii="Georgia" w:hAnsi="Georgia" w:eastAsia="宋体" w:cs="Georgia"/>
            <w:i w:val="0"/>
            <w:iCs w:val="0"/>
            <w:caps w:val="0"/>
            <w:color w:val="1F1F1F"/>
            <w:spacing w:val="0"/>
            <w:highlight w:val="green"/>
            <w:lang w:val="en-US" w:eastAsia="zh-CN"/>
          </w:rPr>
          <w:t>up</w:t>
        </w:r>
      </w:ins>
      <w:ins w:id="421" w:author="野草" w:date="2024-01-30T20:57:25Z">
        <w:r>
          <w:rPr>
            <w:rFonts w:hint="eastAsia" w:eastAsia="宋体" w:cs="Times New Roman"/>
            <w:i w:val="0"/>
            <w:iCs w:val="0"/>
            <w:caps w:val="0"/>
            <w:color w:val="2E2E2E"/>
            <w:spacing w:val="0"/>
            <w:highlight w:val="green"/>
            <w:lang w:val="en-US" w:eastAsia="zh-CN"/>
          </w:rPr>
          <w:t>2024 0130 2</w:t>
        </w:r>
      </w:ins>
      <w:ins w:id="422" w:author="野草" w:date="2024-01-30T21:00:54Z">
        <w:r>
          <w:rPr>
            <w:rFonts w:hint="eastAsia" w:eastAsia="宋体" w:cs="Times New Roman"/>
            <w:i w:val="0"/>
            <w:iCs w:val="0"/>
            <w:caps w:val="0"/>
            <w:color w:val="2E2E2E"/>
            <w:spacing w:val="0"/>
            <w:highlight w:val="green"/>
            <w:lang w:val="en-US" w:eastAsia="zh-CN"/>
          </w:rPr>
          <w:t>1</w:t>
        </w:r>
      </w:ins>
      <w:ins w:id="423" w:author="野草" w:date="2024-01-30T20:57:25Z">
        <w:r>
          <w:rPr>
            <w:rFonts w:hint="eastAsia" w:eastAsia="宋体" w:cs="Times New Roman"/>
            <w:i w:val="0"/>
            <w:iCs w:val="0"/>
            <w:caps w:val="0"/>
            <w:color w:val="2E2E2E"/>
            <w:spacing w:val="0"/>
            <w:highlight w:val="green"/>
            <w:lang w:val="en-US" w:eastAsia="zh-CN"/>
          </w:rPr>
          <w:t>:</w:t>
        </w:r>
      </w:ins>
      <w:ins w:id="424" w:author="野草" w:date="2024-01-30T21:00:52Z">
        <w:r>
          <w:rPr>
            <w:rFonts w:hint="eastAsia" w:eastAsia="宋体" w:cs="Times New Roman"/>
            <w:i w:val="0"/>
            <w:iCs w:val="0"/>
            <w:caps w:val="0"/>
            <w:color w:val="2E2E2E"/>
            <w:spacing w:val="0"/>
            <w:highlight w:val="green"/>
            <w:lang w:val="en-US" w:eastAsia="zh-CN"/>
          </w:rPr>
          <w:t>00</w:t>
        </w:r>
      </w:ins>
      <w:ins w:id="425" w:author="野草" w:date="2024-01-30T20:51:17Z">
        <w:r>
          <w:rPr>
            <w:rFonts w:hint="eastAsia"/>
            <w:highlight w:val="cyan"/>
            <w:lang w:val="en-US" w:eastAsia="zh-CN"/>
          </w:rPr>
          <w:t>】</w:t>
        </w:r>
      </w:ins>
    </w:p>
    <w:p>
      <w:pPr>
        <w:numPr>
          <w:ilvl w:val="0"/>
          <w:numId w:val="0"/>
        </w:numPr>
        <w:ind w:leftChars="0"/>
        <w:rPr>
          <w:rFonts w:hint="eastAsia"/>
          <w:highlight w:val="cyan"/>
          <w:lang w:val="en-US" w:eastAsia="zh-CN"/>
        </w:rPr>
      </w:pPr>
    </w:p>
    <w:p>
      <w:pPr>
        <w:numPr>
          <w:ilvl w:val="0"/>
          <w:numId w:val="0"/>
        </w:numPr>
        <w:ind w:leftChars="0"/>
        <w:rPr>
          <w:ins w:id="426" w:author="野草" w:date="2024-01-30T21:02:07Z"/>
          <w:rFonts w:hint="default"/>
          <w:highlight w:val="cyan"/>
          <w:lang w:val="en-US" w:eastAsia="zh-CN"/>
        </w:rPr>
      </w:pPr>
      <w:r>
        <w:rPr>
          <w:rFonts w:hint="default"/>
          <w:highlight w:val="green"/>
          <w:lang w:val="en-US" w:eastAsia="zh-CN"/>
        </w:rPr>
        <w:t>Marginal effect</w:t>
      </w:r>
      <w:del w:id="427" w:author="野草" w:date="2024-01-30T20:59:19Z">
        <w:r>
          <w:rPr>
            <w:rFonts w:hint="default"/>
            <w:highlight w:val="green"/>
            <w:lang w:val="en-US" w:eastAsia="zh-CN"/>
          </w:rPr>
          <w:delText>s</w:delText>
        </w:r>
      </w:del>
      <w:r>
        <w:rPr>
          <w:rFonts w:hint="default"/>
          <w:highlight w:val="cyan"/>
          <w:lang w:val="en-US" w:eastAsia="zh-CN"/>
        </w:rPr>
        <w:t xml:space="preserve"> reveal</w:t>
      </w:r>
      <w:ins w:id="428" w:author="野草" w:date="2024-01-30T20:59:43Z">
        <w:r>
          <w:rPr>
            <w:rFonts w:hint="eastAsia"/>
            <w:highlight w:val="cyan"/>
            <w:lang w:val="en-US" w:eastAsia="zh-CN"/>
          </w:rPr>
          <w:t>s</w:t>
        </w:r>
      </w:ins>
      <w:r>
        <w:rPr>
          <w:rFonts w:hint="default"/>
          <w:highlight w:val="cyan"/>
          <w:lang w:val="en-US" w:eastAsia="zh-CN"/>
        </w:rPr>
        <w:t xml:space="preserve"> </w:t>
      </w:r>
      <w:r>
        <w:rPr>
          <w:rFonts w:hint="default"/>
          <w:highlight w:val="green"/>
          <w:lang w:val="en-US" w:eastAsia="zh-CN"/>
        </w:rPr>
        <w:t>the influence</w:t>
      </w:r>
      <w:r>
        <w:rPr>
          <w:rFonts w:hint="default"/>
          <w:highlight w:val="cyan"/>
          <w:lang w:val="en-US" w:eastAsia="zh-CN"/>
        </w:rPr>
        <w:t xml:space="preserve"> of </w:t>
      </w:r>
      <w:r>
        <w:rPr>
          <w:rFonts w:hint="default"/>
          <w:highlight w:val="green"/>
          <w:lang w:val="en-US" w:eastAsia="zh-CN"/>
        </w:rPr>
        <w:t>each independent variable</w:t>
      </w:r>
      <w:r>
        <w:rPr>
          <w:rFonts w:hint="default"/>
          <w:highlight w:val="cyan"/>
          <w:lang w:val="en-US" w:eastAsia="zh-CN"/>
        </w:rPr>
        <w:t xml:space="preserve"> on </w:t>
      </w:r>
      <w:r>
        <w:rPr>
          <w:rFonts w:hint="default"/>
          <w:highlight w:val="green"/>
          <w:lang w:val="en-US" w:eastAsia="zh-CN"/>
        </w:rPr>
        <w:t>the dependent variable</w:t>
      </w:r>
      <w:r>
        <w:rPr>
          <w:rFonts w:hint="default"/>
          <w:highlight w:val="cyan"/>
          <w:lang w:val="en-US" w:eastAsia="zh-CN"/>
        </w:rPr>
        <w:t xml:space="preserve"> after accounting for </w:t>
      </w:r>
      <w:r>
        <w:rPr>
          <w:rFonts w:hint="default"/>
          <w:highlight w:val="green"/>
          <w:lang w:val="en-US" w:eastAsia="zh-CN"/>
        </w:rPr>
        <w:t>the average effect</w:t>
      </w:r>
      <w:del w:id="429" w:author="野草" w:date="2024-01-30T21:00:00Z">
        <w:r>
          <w:rPr>
            <w:rFonts w:hint="default"/>
            <w:highlight w:val="green"/>
            <w:lang w:val="en-US" w:eastAsia="zh-CN"/>
          </w:rPr>
          <w:delText>s</w:delText>
        </w:r>
      </w:del>
      <w:r>
        <w:rPr>
          <w:rFonts w:hint="default"/>
          <w:highlight w:val="cyan"/>
          <w:lang w:val="en-US" w:eastAsia="zh-CN"/>
        </w:rPr>
        <w:t xml:space="preserve"> of </w:t>
      </w:r>
      <w:r>
        <w:rPr>
          <w:rFonts w:hint="default"/>
          <w:highlight w:val="green"/>
          <w:lang w:val="en-US" w:eastAsia="zh-CN"/>
        </w:rPr>
        <w:t>other variables</w:t>
      </w:r>
      <w:r>
        <w:rPr>
          <w:rFonts w:hint="default"/>
          <w:highlight w:val="cyan"/>
          <w:lang w:val="en-US" w:eastAsia="zh-CN"/>
        </w:rPr>
        <w:t xml:space="preserve">. Positive </w:t>
      </w:r>
      <w:r>
        <w:rPr>
          <w:rFonts w:hint="default"/>
          <w:highlight w:val="green"/>
          <w:lang w:val="en-US" w:eastAsia="zh-CN"/>
        </w:rPr>
        <w:t>marginal effect</w:t>
      </w:r>
      <w:del w:id="430" w:author="野草" w:date="2024-01-30T21:00:04Z">
        <w:r>
          <w:rPr>
            <w:rFonts w:hint="default"/>
            <w:highlight w:val="green"/>
            <w:lang w:val="en-US" w:eastAsia="zh-CN"/>
          </w:rPr>
          <w:delText>s</w:delText>
        </w:r>
      </w:del>
      <w:r>
        <w:rPr>
          <w:rFonts w:hint="default"/>
          <w:highlight w:val="cyan"/>
          <w:lang w:val="en-US" w:eastAsia="zh-CN"/>
        </w:rPr>
        <w:t xml:space="preserve">, denoted by </w:t>
      </w:r>
      <w:ins w:id="431" w:author="野草" w:date="2024-01-30T21:00:16Z">
        <w:r>
          <w:rPr>
            <w:rFonts w:hint="eastAsia"/>
            <w:highlight w:val="cyan"/>
            <w:lang w:val="en-US" w:eastAsia="zh-CN"/>
          </w:rPr>
          <w:t>th</w:t>
        </w:r>
      </w:ins>
      <w:ins w:id="432" w:author="野草" w:date="2024-01-30T21:00:17Z">
        <w:r>
          <w:rPr>
            <w:rFonts w:hint="eastAsia"/>
            <w:highlight w:val="cyan"/>
            <w:lang w:val="en-US" w:eastAsia="zh-CN"/>
          </w:rPr>
          <w:t xml:space="preserve">e </w:t>
        </w:r>
      </w:ins>
      <w:r>
        <w:rPr>
          <w:rFonts w:hint="default"/>
          <w:highlight w:val="cyan"/>
          <w:lang w:val="en-US" w:eastAsia="zh-CN"/>
        </w:rPr>
        <w:t>value</w:t>
      </w:r>
      <w:del w:id="433" w:author="野草" w:date="2024-01-30T21:00:19Z">
        <w:r>
          <w:rPr>
            <w:rFonts w:hint="default"/>
            <w:highlight w:val="cyan"/>
            <w:lang w:val="en-US" w:eastAsia="zh-CN"/>
          </w:rPr>
          <w:delText>s</w:delText>
        </w:r>
      </w:del>
      <w:ins w:id="434" w:author="野草" w:date="2024-01-30T21:00:23Z">
        <w:r>
          <w:rPr>
            <w:rFonts w:hint="eastAsia"/>
            <w:highlight w:val="cyan"/>
            <w:lang w:val="en-US" w:eastAsia="zh-CN"/>
          </w:rPr>
          <w:t xml:space="preserve"> </w:t>
        </w:r>
      </w:ins>
      <w:ins w:id="435" w:author="野草" w:date="2024-01-30T21:00:25Z">
        <w:r>
          <w:rPr>
            <w:rFonts w:hint="eastAsia"/>
            <w:highlight w:val="green"/>
            <w:lang w:val="en-US" w:eastAsia="zh-CN"/>
            <w:rPrChange w:id="436" w:author="野草" w:date="2024-01-30T21:00:38Z">
              <w:rPr>
                <w:rFonts w:hint="eastAsia"/>
                <w:highlight w:val="cyan"/>
                <w:lang w:val="en-US" w:eastAsia="zh-CN"/>
              </w:rPr>
            </w:rPrChange>
          </w:rPr>
          <w:t>larg</w:t>
        </w:r>
      </w:ins>
      <w:del w:id="437" w:author="野草" w:date="2024-01-30T21:00:22Z">
        <w:r>
          <w:rPr>
            <w:rFonts w:hint="default"/>
            <w:highlight w:val="green"/>
            <w:lang w:val="en-US" w:eastAsia="zh-CN"/>
            <w:rPrChange w:id="438" w:author="野草" w:date="2024-01-30T21:00:38Z">
              <w:rPr>
                <w:rFonts w:hint="default"/>
                <w:highlight w:val="cyan"/>
                <w:lang w:val="en-US" w:eastAsia="zh-CN"/>
              </w:rPr>
            </w:rPrChange>
          </w:rPr>
          <w:delText xml:space="preserve"> </w:delText>
        </w:r>
      </w:del>
      <w:del w:id="439" w:author="野草" w:date="2024-01-30T21:00:20Z">
        <w:r>
          <w:rPr>
            <w:rFonts w:hint="default"/>
            <w:highlight w:val="green"/>
            <w:lang w:val="en-US" w:eastAsia="zh-CN"/>
          </w:rPr>
          <w:delText>great</w:delText>
        </w:r>
      </w:del>
      <w:r>
        <w:rPr>
          <w:rFonts w:hint="default"/>
          <w:highlight w:val="green"/>
          <w:lang w:val="en-US" w:eastAsia="zh-CN"/>
        </w:rPr>
        <w:t>er than 0</w:t>
      </w:r>
      <w:r>
        <w:rPr>
          <w:rFonts w:hint="default"/>
          <w:highlight w:val="cyan"/>
          <w:lang w:val="en-US" w:eastAsia="zh-CN"/>
        </w:rPr>
        <w:t>, indicate</w:t>
      </w:r>
      <w:ins w:id="440" w:author="野草" w:date="2024-01-30T21:00:29Z">
        <w:r>
          <w:rPr>
            <w:rFonts w:hint="eastAsia"/>
            <w:highlight w:val="cyan"/>
            <w:lang w:val="en-US" w:eastAsia="zh-CN"/>
          </w:rPr>
          <w:t>s</w:t>
        </w:r>
      </w:ins>
      <w:r>
        <w:rPr>
          <w:rFonts w:hint="default"/>
          <w:highlight w:val="cyan"/>
          <w:lang w:val="en-US" w:eastAsia="zh-CN"/>
        </w:rPr>
        <w:t xml:space="preserve"> </w:t>
      </w:r>
      <w:r>
        <w:rPr>
          <w:rFonts w:hint="default"/>
          <w:highlight w:val="green"/>
          <w:lang w:val="en-US" w:eastAsia="zh-CN"/>
        </w:rPr>
        <w:t xml:space="preserve">a positive </w:t>
      </w:r>
      <w:r>
        <w:rPr>
          <w:rFonts w:hint="eastAsia"/>
          <w:highlight w:val="green"/>
          <w:lang w:val="en-US" w:eastAsia="zh-CN"/>
        </w:rPr>
        <w:t>effec</w:t>
      </w:r>
      <w:r>
        <w:rPr>
          <w:rFonts w:hint="default"/>
          <w:highlight w:val="green"/>
          <w:lang w:val="en-US" w:eastAsia="zh-CN"/>
        </w:rPr>
        <w:t>t</w:t>
      </w:r>
      <w:r>
        <w:rPr>
          <w:rFonts w:hint="default"/>
          <w:highlight w:val="cyan"/>
          <w:lang w:val="en-US" w:eastAsia="zh-CN"/>
        </w:rPr>
        <w:t>. Additionally, R</w:t>
      </w:r>
      <w:r>
        <w:rPr>
          <w:rFonts w:hint="default"/>
          <w:highlight w:val="cyan"/>
          <w:vertAlign w:val="superscript"/>
          <w:lang w:val="en-US" w:eastAsia="zh-CN"/>
        </w:rPr>
        <w:t>2</w:t>
      </w:r>
      <w:r>
        <w:rPr>
          <w:rFonts w:hint="default"/>
          <w:highlight w:val="cyan"/>
          <w:lang w:val="en-US" w:eastAsia="zh-CN"/>
        </w:rPr>
        <w:t xml:space="preserve"> and </w:t>
      </w:r>
      <w:r>
        <w:rPr>
          <w:rFonts w:hint="default"/>
          <w:highlight w:val="green"/>
          <w:lang w:val="en-US" w:eastAsia="zh-CN"/>
        </w:rPr>
        <w:t>root</w:t>
      </w:r>
      <w:del w:id="441" w:author="野草" w:date="2024-01-30T20:53:11Z">
        <w:r>
          <w:rPr>
            <w:rFonts w:hint="default"/>
            <w:highlight w:val="green"/>
            <w:lang w:val="en-US" w:eastAsia="zh-CN"/>
          </w:rPr>
          <w:delText>-</w:delText>
        </w:r>
      </w:del>
      <w:ins w:id="442" w:author="野草" w:date="2024-01-30T20:53:11Z">
        <w:r>
          <w:rPr>
            <w:rFonts w:hint="eastAsia"/>
            <w:highlight w:val="green"/>
            <w:lang w:val="en-US" w:eastAsia="zh-CN"/>
          </w:rPr>
          <w:t xml:space="preserve"> </w:t>
        </w:r>
      </w:ins>
      <w:r>
        <w:rPr>
          <w:rFonts w:hint="default"/>
          <w:highlight w:val="green"/>
          <w:lang w:val="en-US" w:eastAsia="zh-CN"/>
        </w:rPr>
        <w:t>mean</w:t>
      </w:r>
      <w:del w:id="443" w:author="野草" w:date="2024-01-30T20:53:11Z">
        <w:r>
          <w:rPr>
            <w:rFonts w:hint="default"/>
            <w:highlight w:val="green"/>
            <w:lang w:val="en-US" w:eastAsia="zh-CN"/>
          </w:rPr>
          <w:delText>-</w:delText>
        </w:r>
      </w:del>
      <w:ins w:id="444" w:author="野草" w:date="2024-01-30T20:53:11Z">
        <w:r>
          <w:rPr>
            <w:rFonts w:hint="eastAsia"/>
            <w:highlight w:val="green"/>
            <w:lang w:val="en-US" w:eastAsia="zh-CN"/>
          </w:rPr>
          <w:t xml:space="preserve"> </w:t>
        </w:r>
      </w:ins>
      <w:r>
        <w:rPr>
          <w:rFonts w:hint="default"/>
          <w:highlight w:val="green"/>
          <w:lang w:val="en-US" w:eastAsia="zh-CN"/>
        </w:rPr>
        <w:t>square</w:t>
      </w:r>
      <w:del w:id="445" w:author="野草" w:date="2024-01-30T20:53:13Z">
        <w:r>
          <w:rPr>
            <w:rFonts w:hint="default"/>
            <w:highlight w:val="green"/>
            <w:lang w:val="en-US" w:eastAsia="zh-CN"/>
          </w:rPr>
          <w:delText xml:space="preserve"> </w:delText>
        </w:r>
      </w:del>
      <w:ins w:id="446" w:author="野草" w:date="2024-01-30T20:53:13Z">
        <w:r>
          <w:rPr>
            <w:rFonts w:hint="eastAsia"/>
            <w:highlight w:val="green"/>
            <w:lang w:val="en-US" w:eastAsia="zh-CN"/>
          </w:rPr>
          <w:t xml:space="preserve"> </w:t>
        </w:r>
      </w:ins>
      <w:r>
        <w:rPr>
          <w:rFonts w:hint="default"/>
          <w:highlight w:val="green"/>
          <w:lang w:val="en-US" w:eastAsia="zh-CN"/>
        </w:rPr>
        <w:t>error (RMSE)</w:t>
      </w:r>
      <w:r>
        <w:rPr>
          <w:rFonts w:hint="default"/>
          <w:highlight w:val="cyan"/>
          <w:lang w:val="en-US" w:eastAsia="zh-CN"/>
        </w:rPr>
        <w:t xml:space="preserve"> </w:t>
      </w:r>
      <w:r>
        <w:rPr>
          <w:rFonts w:hint="eastAsia"/>
          <w:highlight w:val="cyan"/>
          <w:lang w:val="en-US" w:eastAsia="zh-CN"/>
        </w:rPr>
        <w:t>we</w:t>
      </w:r>
      <w:r>
        <w:rPr>
          <w:rFonts w:hint="default"/>
          <w:highlight w:val="cyan"/>
          <w:lang w:val="en-US" w:eastAsia="zh-CN"/>
        </w:rPr>
        <w:t xml:space="preserve">re employed to </w:t>
      </w:r>
      <w:r>
        <w:rPr>
          <w:rFonts w:hint="default"/>
          <w:highlight w:val="green"/>
          <w:lang w:val="en-US" w:eastAsia="zh-CN"/>
        </w:rPr>
        <w:t>validate the predictions</w:t>
      </w:r>
      <w:r>
        <w:rPr>
          <w:rFonts w:hint="default"/>
          <w:highlight w:val="cyan"/>
          <w:lang w:val="en-US" w:eastAsia="zh-CN"/>
        </w:rPr>
        <w:t xml:space="preserve"> generated by </w:t>
      </w:r>
      <w:r>
        <w:rPr>
          <w:rFonts w:hint="default"/>
          <w:highlight w:val="green"/>
          <w:lang w:val="en-US" w:eastAsia="zh-CN"/>
        </w:rPr>
        <w:t xml:space="preserve">the </w:t>
      </w:r>
      <w:r>
        <w:rPr>
          <w:rFonts w:hint="eastAsia"/>
          <w:highlight w:val="green"/>
          <w:lang w:val="en-US" w:eastAsia="zh-CN"/>
        </w:rPr>
        <w:t>BRT</w:t>
      </w:r>
      <w:r>
        <w:rPr>
          <w:rFonts w:hint="default"/>
          <w:highlight w:val="green"/>
          <w:lang w:val="en-US" w:eastAsia="zh-CN"/>
        </w:rPr>
        <w:t xml:space="preserve"> model</w:t>
      </w:r>
      <w:r>
        <w:rPr>
          <w:rFonts w:hint="default"/>
          <w:highlight w:val="cyan"/>
          <w:lang w:val="en-US" w:eastAsia="zh-CN"/>
        </w:rPr>
        <w:t>.</w:t>
      </w:r>
    </w:p>
    <w:p>
      <w:pPr>
        <w:numPr>
          <w:ilvl w:val="0"/>
          <w:numId w:val="0"/>
        </w:numPr>
        <w:ind w:leftChars="0"/>
        <w:rPr>
          <w:rFonts w:hint="default"/>
          <w:highlight w:val="cyan"/>
          <w:lang w:val="en-US" w:eastAsia="zh-CN"/>
        </w:rPr>
      </w:pPr>
    </w:p>
    <w:p>
      <w:pPr>
        <w:numPr>
          <w:ilvl w:val="0"/>
          <w:numId w:val="0"/>
        </w:numPr>
        <w:ind w:leftChars="0"/>
        <w:rPr>
          <w:rFonts w:hint="default"/>
          <w:highlight w:val="none"/>
          <w:lang w:val="en-US" w:eastAsia="zh-CN"/>
        </w:rPr>
      </w:pPr>
    </w:p>
    <w:p>
      <w:pPr>
        <w:rPr>
          <w:rFonts w:hint="eastAsia" w:ascii="Georgia" w:hAnsi="Georgia" w:eastAsia="宋体" w:cs="Georgia"/>
          <w:i w:val="0"/>
          <w:iCs w:val="0"/>
          <w:caps w:val="0"/>
          <w:color w:val="1F1F1F"/>
          <w:spacing w:val="0"/>
          <w:highlight w:val="none"/>
          <w:lang w:eastAsia="zh-CN"/>
        </w:rPr>
      </w:pPr>
    </w:p>
    <w:p>
      <w:pPr>
        <w:pStyle w:val="3"/>
        <w:numPr>
          <w:ilvl w:val="0"/>
          <w:numId w:val="2"/>
        </w:numPr>
        <w:bidi w:val="0"/>
        <w:rPr>
          <w:rFonts w:hint="default"/>
          <w:highlight w:val="none"/>
          <w:lang w:val="en-US" w:eastAsia="zh-CN"/>
        </w:rPr>
      </w:pPr>
      <w:r>
        <w:rPr>
          <w:rFonts w:hint="eastAsia"/>
          <w:highlight w:val="none"/>
          <w:lang w:val="en-US" w:eastAsia="zh-CN"/>
        </w:rPr>
        <w:t>Results</w:t>
      </w:r>
    </w:p>
    <w:p>
      <w:pPr>
        <w:pStyle w:val="4"/>
        <w:bidi w:val="0"/>
        <w:rPr>
          <w:rFonts w:hint="eastAsia"/>
          <w:highlight w:val="none"/>
          <w:lang w:val="en-US" w:eastAsia="zh-CN"/>
        </w:rPr>
      </w:pPr>
      <w:r>
        <w:rPr>
          <w:rFonts w:hint="eastAsia"/>
          <w:highlight w:val="none"/>
          <w:lang w:val="en-US" w:eastAsia="zh-CN"/>
        </w:rPr>
        <w:t xml:space="preserve">3.1 River cooling effects </w:t>
      </w:r>
      <w:ins w:id="447" w:author="野草" w:date="2024-01-31T10:29:12Z">
        <w:r>
          <w:rPr>
            <w:rFonts w:hint="eastAsia"/>
            <w:highlight w:val="none"/>
            <w:lang w:val="en-US" w:eastAsia="zh-CN"/>
          </w:rPr>
          <w:t>o</w:t>
        </w:r>
      </w:ins>
      <w:del w:id="448" w:author="野草" w:date="2024-01-31T10:29:11Z">
        <w:r>
          <w:rPr>
            <w:rFonts w:hint="eastAsia"/>
            <w:highlight w:val="none"/>
            <w:lang w:val="en-US" w:eastAsia="zh-CN"/>
          </w:rPr>
          <w:delText>i</w:delText>
        </w:r>
      </w:del>
      <w:r>
        <w:rPr>
          <w:rFonts w:hint="eastAsia"/>
          <w:highlight w:val="none"/>
          <w:lang w:val="en-US" w:eastAsia="zh-CN"/>
        </w:rPr>
        <w:t xml:space="preserve">n the normal summer day and the extremely hot day </w:t>
      </w:r>
    </w:p>
    <w:p>
      <w:pPr>
        <w:numPr>
          <w:ilvl w:val="0"/>
          <w:numId w:val="0"/>
        </w:numPr>
        <w:ind w:leftChars="0"/>
        <w:jc w:val="center"/>
        <w:rPr>
          <w:highlight w:val="none"/>
        </w:rPr>
      </w:pPr>
      <w:ins w:id="449" w:author="野草" w:date="2024-01-31T10:12:58Z">
        <w:r>
          <w:rPr>
            <w:highlight w:val="none"/>
          </w:rPr>
          <w:drawing>
            <wp:inline distT="0" distB="0" distL="114300" distR="114300">
              <wp:extent cx="2574290" cy="3642360"/>
              <wp:effectExtent l="0" t="0" r="3810" b="2540"/>
              <wp:docPr id="9" name="图片 9" descr="FIG_RCE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RCE_A2"/>
                      <pic:cNvPicPr>
                        <a:picLocks noChangeAspect="1"/>
                      </pic:cNvPicPr>
                    </pic:nvPicPr>
                    <pic:blipFill>
                      <a:blip r:embed="rId7"/>
                      <a:stretch>
                        <a:fillRect/>
                      </a:stretch>
                    </pic:blipFill>
                    <pic:spPr>
                      <a:xfrm>
                        <a:off x="0" y="0"/>
                        <a:ext cx="2574290" cy="3642360"/>
                      </a:xfrm>
                      <a:prstGeom prst="rect">
                        <a:avLst/>
                      </a:prstGeom>
                    </pic:spPr>
                  </pic:pic>
                </a:graphicData>
              </a:graphic>
            </wp:inline>
          </w:drawing>
        </w:r>
      </w:ins>
      <w:ins w:id="451" w:author="野草" w:date="2024-01-31T10:13:10Z">
        <w:r>
          <w:rPr>
            <w:highlight w:val="none"/>
          </w:rPr>
          <w:drawing>
            <wp:inline distT="0" distB="0" distL="114300" distR="114300">
              <wp:extent cx="2569845" cy="3636645"/>
              <wp:effectExtent l="0" t="0" r="8255" b="8255"/>
              <wp:docPr id="10" name="图片 10" descr="FIG_RCE_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RCE_B2"/>
                      <pic:cNvPicPr>
                        <a:picLocks noChangeAspect="1"/>
                      </pic:cNvPicPr>
                    </pic:nvPicPr>
                    <pic:blipFill>
                      <a:blip r:embed="rId8"/>
                      <a:stretch>
                        <a:fillRect/>
                      </a:stretch>
                    </pic:blipFill>
                    <pic:spPr>
                      <a:xfrm>
                        <a:off x="0" y="0"/>
                        <a:ext cx="2569845" cy="3636645"/>
                      </a:xfrm>
                      <a:prstGeom prst="rect">
                        <a:avLst/>
                      </a:prstGeom>
                    </pic:spPr>
                  </pic:pic>
                </a:graphicData>
              </a:graphic>
            </wp:inline>
          </w:drawing>
        </w:r>
      </w:ins>
      <w:del w:id="453" w:author="野草" w:date="2024-01-31T10:12:57Z">
        <w:r>
          <w:rPr>
            <w:highlight w:val="none"/>
          </w:rPr>
          <w:drawing>
            <wp:inline distT="0" distB="0" distL="114300" distR="114300">
              <wp:extent cx="5271770" cy="3616325"/>
              <wp:effectExtent l="0" t="0" r="1143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1770" cy="3616325"/>
                      </a:xfrm>
                      <a:prstGeom prst="rect">
                        <a:avLst/>
                      </a:prstGeom>
                      <a:noFill/>
                      <a:ln>
                        <a:noFill/>
                      </a:ln>
                    </pic:spPr>
                  </pic:pic>
                </a:graphicData>
              </a:graphic>
            </wp:inline>
          </w:drawing>
        </w:r>
      </w:del>
    </w:p>
    <w:p>
      <w:pPr>
        <w:numPr>
          <w:ilvl w:val="0"/>
          <w:numId w:val="0"/>
        </w:numPr>
        <w:ind w:leftChars="0"/>
        <w:jc w:val="center"/>
        <w:rPr>
          <w:ins w:id="455" w:author="野草" w:date="2024-01-31T09:37:32Z"/>
          <w:rFonts w:hint="eastAsia"/>
          <w:highlight w:val="green"/>
          <w:lang w:val="en-US" w:eastAsia="zh-CN"/>
          <w:rPrChange w:id="456" w:author="野草" w:date="2024-01-31T09:37:40Z">
            <w:rPr>
              <w:ins w:id="457" w:author="野草" w:date="2024-01-31T09:37:32Z"/>
              <w:rFonts w:hint="eastAsia"/>
              <w:highlight w:val="cyan"/>
              <w:lang w:val="en-US" w:eastAsia="zh-CN"/>
            </w:rPr>
          </w:rPrChange>
        </w:rPr>
      </w:pPr>
      <w:ins w:id="458" w:author="野草" w:date="2024-01-31T09:37:34Z">
        <w:r>
          <w:rPr>
            <w:rFonts w:hint="eastAsia"/>
            <w:highlight w:val="green"/>
            <w:lang w:val="en-US" w:eastAsia="zh-CN"/>
            <w:rPrChange w:id="459" w:author="野草" w:date="2024-01-31T09:37:40Z">
              <w:rPr>
                <w:rFonts w:hint="eastAsia"/>
                <w:highlight w:val="cyan"/>
                <w:lang w:val="en-US" w:eastAsia="zh-CN"/>
              </w:rPr>
            </w:rPrChange>
          </w:rPr>
          <w:t>【</w:t>
        </w:r>
      </w:ins>
      <w:ins w:id="460" w:author="野草" w:date="2024-01-31T09:37:35Z">
        <w:r>
          <w:rPr>
            <w:rFonts w:hint="eastAsia" w:ascii="Times New Roman" w:hAnsi="Times New Roman" w:eastAsiaTheme="minorEastAsia" w:cstheme="minorBidi"/>
            <w:i w:val="0"/>
            <w:iCs w:val="0"/>
            <w:caps w:val="0"/>
            <w:color w:val="auto"/>
            <w:spacing w:val="0"/>
            <w:highlight w:val="green"/>
            <w:lang w:val="en-US" w:eastAsia="zh-CN"/>
            <w:rPrChange w:id="461" w:author="野草" w:date="2024-01-31T09:37:40Z">
              <w:rPr>
                <w:rFonts w:hint="eastAsia" w:ascii="Georgia" w:hAnsi="Georgia" w:eastAsia="宋体" w:cs="Georgia"/>
                <w:i w:val="0"/>
                <w:iCs w:val="0"/>
                <w:caps w:val="0"/>
                <w:color w:val="1F1F1F"/>
                <w:spacing w:val="0"/>
                <w:highlight w:val="green"/>
                <w:lang w:val="en-US" w:eastAsia="zh-CN"/>
              </w:rPr>
            </w:rPrChange>
          </w:rPr>
          <w:t>up</w:t>
        </w:r>
      </w:ins>
      <w:ins w:id="462" w:author="野草" w:date="2024-01-31T09:37:35Z">
        <w:r>
          <w:rPr>
            <w:rFonts w:hint="eastAsia" w:eastAsiaTheme="minorEastAsia" w:cstheme="minorBidi"/>
            <w:i w:val="0"/>
            <w:iCs w:val="0"/>
            <w:caps w:val="0"/>
            <w:color w:val="auto"/>
            <w:spacing w:val="0"/>
            <w:highlight w:val="green"/>
            <w:lang w:val="en-US" w:eastAsia="zh-CN"/>
            <w:rPrChange w:id="463" w:author="野草" w:date="2024-01-31T09:37:40Z">
              <w:rPr>
                <w:rFonts w:hint="eastAsia" w:eastAsia="宋体" w:cs="Times New Roman"/>
                <w:i w:val="0"/>
                <w:iCs w:val="0"/>
                <w:caps w:val="0"/>
                <w:color w:val="2E2E2E"/>
                <w:spacing w:val="0"/>
                <w:highlight w:val="green"/>
                <w:lang w:val="en-US" w:eastAsia="zh-CN"/>
              </w:rPr>
            </w:rPrChange>
          </w:rPr>
          <w:t>2024 013</w:t>
        </w:r>
      </w:ins>
      <w:ins w:id="464" w:author="野草" w:date="2024-01-31T09:37:42Z">
        <w:r>
          <w:rPr>
            <w:rFonts w:hint="eastAsia" w:cstheme="minorBidi"/>
            <w:i w:val="0"/>
            <w:iCs w:val="0"/>
            <w:caps w:val="0"/>
            <w:spacing w:val="0"/>
            <w:highlight w:val="green"/>
            <w:lang w:val="en-US" w:eastAsia="zh-CN"/>
          </w:rPr>
          <w:t>1</w:t>
        </w:r>
      </w:ins>
      <w:ins w:id="465" w:author="野草" w:date="2024-01-31T09:37:35Z">
        <w:r>
          <w:rPr>
            <w:rFonts w:hint="eastAsia" w:eastAsiaTheme="minorEastAsia" w:cstheme="minorBidi"/>
            <w:i w:val="0"/>
            <w:iCs w:val="0"/>
            <w:caps w:val="0"/>
            <w:color w:val="auto"/>
            <w:spacing w:val="0"/>
            <w:highlight w:val="green"/>
            <w:lang w:val="en-US" w:eastAsia="zh-CN"/>
            <w:rPrChange w:id="466" w:author="野草" w:date="2024-01-31T09:37:40Z">
              <w:rPr>
                <w:rFonts w:hint="eastAsia" w:eastAsia="宋体" w:cs="Times New Roman"/>
                <w:i w:val="0"/>
                <w:iCs w:val="0"/>
                <w:caps w:val="0"/>
                <w:color w:val="2E2E2E"/>
                <w:spacing w:val="0"/>
                <w:highlight w:val="green"/>
                <w:lang w:val="en-US" w:eastAsia="zh-CN"/>
              </w:rPr>
            </w:rPrChange>
          </w:rPr>
          <w:t xml:space="preserve"> </w:t>
        </w:r>
      </w:ins>
      <w:ins w:id="467" w:author="野草" w:date="2024-01-31T09:37:43Z">
        <w:r>
          <w:rPr>
            <w:rFonts w:hint="eastAsia" w:cstheme="minorBidi"/>
            <w:i w:val="0"/>
            <w:iCs w:val="0"/>
            <w:caps w:val="0"/>
            <w:spacing w:val="0"/>
            <w:highlight w:val="green"/>
            <w:lang w:val="en-US" w:eastAsia="zh-CN"/>
          </w:rPr>
          <w:t>09</w:t>
        </w:r>
      </w:ins>
      <w:ins w:id="468" w:author="野草" w:date="2024-01-31T09:37:35Z">
        <w:r>
          <w:rPr>
            <w:rFonts w:hint="eastAsia" w:eastAsiaTheme="minorEastAsia" w:cstheme="minorBidi"/>
            <w:i w:val="0"/>
            <w:iCs w:val="0"/>
            <w:caps w:val="0"/>
            <w:color w:val="auto"/>
            <w:spacing w:val="0"/>
            <w:highlight w:val="green"/>
            <w:lang w:val="en-US" w:eastAsia="zh-CN"/>
            <w:rPrChange w:id="469" w:author="野草" w:date="2024-01-31T09:37:40Z">
              <w:rPr>
                <w:rFonts w:hint="eastAsia" w:eastAsia="宋体" w:cs="Times New Roman"/>
                <w:i w:val="0"/>
                <w:iCs w:val="0"/>
                <w:caps w:val="0"/>
                <w:color w:val="2E2E2E"/>
                <w:spacing w:val="0"/>
                <w:highlight w:val="green"/>
                <w:lang w:val="en-US" w:eastAsia="zh-CN"/>
              </w:rPr>
            </w:rPrChange>
          </w:rPr>
          <w:t>:</w:t>
        </w:r>
      </w:ins>
      <w:ins w:id="470" w:author="野草" w:date="2024-01-31T09:51:58Z">
        <w:r>
          <w:rPr>
            <w:rFonts w:hint="eastAsia" w:cstheme="minorBidi"/>
            <w:i w:val="0"/>
            <w:iCs w:val="0"/>
            <w:caps w:val="0"/>
            <w:spacing w:val="0"/>
            <w:highlight w:val="green"/>
            <w:lang w:val="en-US" w:eastAsia="zh-CN"/>
          </w:rPr>
          <w:t>51</w:t>
        </w:r>
      </w:ins>
      <w:ins w:id="471" w:author="野草" w:date="2024-01-31T09:37:35Z">
        <w:r>
          <w:rPr>
            <w:rFonts w:hint="eastAsia"/>
            <w:highlight w:val="green"/>
            <w:lang w:val="en-US" w:eastAsia="zh-CN"/>
            <w:rPrChange w:id="472" w:author="野草" w:date="2024-01-31T09:37:40Z">
              <w:rPr>
                <w:rFonts w:hint="eastAsia"/>
                <w:highlight w:val="cyan"/>
                <w:lang w:val="en-US" w:eastAsia="zh-CN"/>
              </w:rPr>
            </w:rPrChange>
          </w:rPr>
          <w:t>】</w:t>
        </w:r>
      </w:ins>
    </w:p>
    <w:p>
      <w:pPr>
        <w:numPr>
          <w:ilvl w:val="0"/>
          <w:numId w:val="0"/>
        </w:numPr>
        <w:ind w:leftChars="0"/>
        <w:jc w:val="center"/>
        <w:rPr>
          <w:rFonts w:hint="eastAsia"/>
          <w:sz w:val="16"/>
          <w:szCs w:val="16"/>
          <w:highlight w:val="cyan"/>
          <w:lang w:val="en-US" w:eastAsia="zh-CN"/>
          <w:rPrChange w:id="473" w:author="野草" w:date="2024-01-31T09:51:53Z">
            <w:rPr>
              <w:rFonts w:hint="eastAsia"/>
              <w:highlight w:val="none"/>
              <w:lang w:val="en-US" w:eastAsia="zh-CN"/>
            </w:rPr>
          </w:rPrChange>
        </w:rPr>
      </w:pPr>
      <w:r>
        <w:rPr>
          <w:rFonts w:hint="eastAsia"/>
          <w:sz w:val="16"/>
          <w:szCs w:val="16"/>
          <w:highlight w:val="cyan"/>
          <w:lang w:val="en-US" w:eastAsia="zh-CN"/>
          <w:rPrChange w:id="474" w:author="野草" w:date="2024-01-31T09:51:53Z">
            <w:rPr>
              <w:rFonts w:hint="eastAsia"/>
              <w:highlight w:val="none"/>
              <w:lang w:val="en-US" w:eastAsia="zh-CN"/>
            </w:rPr>
          </w:rPrChange>
        </w:rPr>
        <w:t xml:space="preserve">Fig. 4 </w:t>
      </w:r>
      <w:ins w:id="475" w:author="野草" w:date="2024-01-31T09:27:26Z">
        <w:r>
          <w:rPr>
            <w:rFonts w:hint="eastAsia"/>
            <w:sz w:val="16"/>
            <w:szCs w:val="16"/>
            <w:highlight w:val="cyan"/>
            <w:lang w:val="en-US" w:eastAsia="zh-CN"/>
            <w:rPrChange w:id="476" w:author="野草" w:date="2024-01-31T09:51:53Z">
              <w:rPr>
                <w:rFonts w:hint="eastAsia"/>
                <w:highlight w:val="none"/>
                <w:lang w:val="en-US" w:eastAsia="zh-CN"/>
              </w:rPr>
            </w:rPrChange>
          </w:rPr>
          <w:t xml:space="preserve"> </w:t>
        </w:r>
      </w:ins>
      <w:r>
        <w:rPr>
          <w:rFonts w:hint="eastAsia"/>
          <w:sz w:val="16"/>
          <w:szCs w:val="16"/>
          <w:highlight w:val="green"/>
          <w:lang w:val="en-US" w:eastAsia="zh-CN"/>
          <w:rPrChange w:id="477" w:author="野草" w:date="2024-01-31T09:51:53Z">
            <w:rPr>
              <w:rFonts w:hint="eastAsia"/>
              <w:highlight w:val="none"/>
              <w:lang w:val="en-US" w:eastAsia="zh-CN"/>
            </w:rPr>
          </w:rPrChange>
        </w:rPr>
        <w:t>The spatial pattern</w:t>
      </w:r>
      <w:ins w:id="478" w:author="野草" w:date="2024-01-31T09:27:37Z">
        <w:r>
          <w:rPr>
            <w:rFonts w:hint="eastAsia"/>
            <w:sz w:val="16"/>
            <w:szCs w:val="16"/>
            <w:highlight w:val="green"/>
            <w:lang w:val="en-US" w:eastAsia="zh-CN"/>
            <w:rPrChange w:id="479" w:author="野草" w:date="2024-01-31T09:51:53Z">
              <w:rPr>
                <w:rFonts w:hint="eastAsia"/>
                <w:highlight w:val="none"/>
                <w:lang w:val="en-US" w:eastAsia="zh-CN"/>
              </w:rPr>
            </w:rPrChange>
          </w:rPr>
          <w:t>s</w:t>
        </w:r>
      </w:ins>
      <w:r>
        <w:rPr>
          <w:rFonts w:hint="eastAsia"/>
          <w:sz w:val="16"/>
          <w:szCs w:val="16"/>
          <w:highlight w:val="cyan"/>
          <w:lang w:val="en-US" w:eastAsia="zh-CN"/>
          <w:rPrChange w:id="480" w:author="野草" w:date="2024-01-31T09:51:53Z">
            <w:rPr>
              <w:rFonts w:hint="eastAsia"/>
              <w:highlight w:val="none"/>
              <w:lang w:val="en-US" w:eastAsia="zh-CN"/>
            </w:rPr>
          </w:rPrChange>
        </w:rPr>
        <w:t xml:space="preserve"> of </w:t>
      </w:r>
      <w:r>
        <w:rPr>
          <w:rFonts w:hint="eastAsia"/>
          <w:sz w:val="16"/>
          <w:szCs w:val="16"/>
          <w:highlight w:val="green"/>
          <w:lang w:val="en-US" w:eastAsia="zh-CN"/>
          <w:rPrChange w:id="481" w:author="野草" w:date="2024-01-31T09:51:53Z">
            <w:rPr>
              <w:rFonts w:hint="eastAsia"/>
              <w:highlight w:val="none"/>
              <w:lang w:val="en-US" w:eastAsia="zh-CN"/>
            </w:rPr>
          </w:rPrChange>
        </w:rPr>
        <w:t xml:space="preserve">average RCI </w:t>
      </w:r>
      <w:r>
        <w:rPr>
          <w:rFonts w:hint="eastAsia"/>
          <w:sz w:val="16"/>
          <w:szCs w:val="16"/>
          <w:highlight w:val="cyan"/>
          <w:lang w:val="en-US" w:eastAsia="zh-CN"/>
          <w:rPrChange w:id="482" w:author="野草" w:date="2024-01-31T09:51:53Z">
            <w:rPr>
              <w:rFonts w:hint="eastAsia"/>
              <w:highlight w:val="none"/>
              <w:lang w:val="en-US" w:eastAsia="zh-CN"/>
            </w:rPr>
          </w:rPrChange>
        </w:rPr>
        <w:t xml:space="preserve">of </w:t>
      </w:r>
      <w:r>
        <w:rPr>
          <w:rFonts w:hint="eastAsia"/>
          <w:sz w:val="16"/>
          <w:szCs w:val="16"/>
          <w:highlight w:val="green"/>
          <w:lang w:val="en-US" w:eastAsia="zh-CN"/>
          <w:rPrChange w:id="483" w:author="野草" w:date="2024-01-31T09:51:53Z">
            <w:rPr>
              <w:rFonts w:hint="eastAsia"/>
              <w:highlight w:val="none"/>
              <w:lang w:val="en-US" w:eastAsia="zh-CN"/>
            </w:rPr>
          </w:rPrChange>
        </w:rPr>
        <w:t xml:space="preserve">individual </w:t>
      </w:r>
      <w:ins w:id="484" w:author="野草" w:date="2024-01-31T09:26:39Z">
        <w:r>
          <w:rPr>
            <w:rFonts w:hint="eastAsia"/>
            <w:sz w:val="16"/>
            <w:szCs w:val="16"/>
            <w:highlight w:val="green"/>
            <w:u w:val="thick"/>
            <w:lang w:val="en-US" w:eastAsia="zh-CN"/>
            <w:rPrChange w:id="485" w:author="野草" w:date="2024-01-31T09:51:53Z">
              <w:rPr>
                <w:rFonts w:hint="eastAsia"/>
                <w:highlight w:val="none"/>
                <w:lang w:val="en-US" w:eastAsia="zh-CN"/>
              </w:rPr>
            </w:rPrChange>
          </w:rPr>
          <w:t>r</w:t>
        </w:r>
      </w:ins>
      <w:ins w:id="486" w:author="野草" w:date="2024-01-31T09:26:40Z">
        <w:r>
          <w:rPr>
            <w:rFonts w:hint="eastAsia"/>
            <w:sz w:val="16"/>
            <w:szCs w:val="16"/>
            <w:highlight w:val="green"/>
            <w:u w:val="thick"/>
            <w:lang w:val="en-US" w:eastAsia="zh-CN"/>
            <w:rPrChange w:id="487" w:author="野草" w:date="2024-01-31T09:51:53Z">
              <w:rPr>
                <w:rFonts w:hint="eastAsia"/>
                <w:highlight w:val="none"/>
                <w:lang w:val="en-US" w:eastAsia="zh-CN"/>
              </w:rPr>
            </w:rPrChange>
          </w:rPr>
          <w:t>iver</w:t>
        </w:r>
      </w:ins>
      <w:ins w:id="488" w:author="野草" w:date="2024-01-31T09:26:41Z">
        <w:r>
          <w:rPr>
            <w:rFonts w:hint="eastAsia"/>
            <w:sz w:val="16"/>
            <w:szCs w:val="16"/>
            <w:highlight w:val="green"/>
            <w:u w:val="thick"/>
            <w:lang w:val="en-US" w:eastAsia="zh-CN"/>
            <w:rPrChange w:id="489" w:author="野草" w:date="2024-01-31T09:51:53Z">
              <w:rPr>
                <w:rFonts w:hint="eastAsia"/>
                <w:highlight w:val="none"/>
                <w:lang w:val="en-US" w:eastAsia="zh-CN"/>
              </w:rPr>
            </w:rPrChange>
          </w:rPr>
          <w:t xml:space="preserve"> </w:t>
        </w:r>
      </w:ins>
      <w:r>
        <w:rPr>
          <w:rFonts w:hint="eastAsia"/>
          <w:sz w:val="16"/>
          <w:szCs w:val="16"/>
          <w:highlight w:val="green"/>
          <w:u w:val="thick"/>
          <w:lang w:val="en-US" w:eastAsia="zh-CN"/>
          <w:rPrChange w:id="490" w:author="野草" w:date="2024-01-31T09:51:53Z">
            <w:rPr>
              <w:rFonts w:hint="eastAsia"/>
              <w:highlight w:val="none"/>
              <w:lang w:val="en-US" w:eastAsia="zh-CN"/>
            </w:rPr>
          </w:rPrChange>
        </w:rPr>
        <w:t>segments</w:t>
      </w:r>
      <w:del w:id="491" w:author="野草" w:date="2024-01-31T09:26:47Z">
        <w:r>
          <w:rPr>
            <w:rFonts w:hint="eastAsia"/>
            <w:sz w:val="16"/>
            <w:szCs w:val="16"/>
            <w:highlight w:val="cyan"/>
            <w:lang w:val="en-US" w:eastAsia="zh-CN"/>
            <w:rPrChange w:id="492" w:author="野草" w:date="2024-01-31T09:51:53Z">
              <w:rPr>
                <w:rFonts w:hint="eastAsia"/>
                <w:highlight w:val="none"/>
                <w:lang w:val="en-US" w:eastAsia="zh-CN"/>
              </w:rPr>
            </w:rPrChange>
          </w:rPr>
          <w:delText xml:space="preserve"> of riverside areas</w:delText>
        </w:r>
      </w:del>
      <w:r>
        <w:rPr>
          <w:rFonts w:hint="eastAsia"/>
          <w:sz w:val="16"/>
          <w:szCs w:val="16"/>
          <w:highlight w:val="cyan"/>
          <w:lang w:val="en-US" w:eastAsia="zh-CN"/>
          <w:rPrChange w:id="493" w:author="野草" w:date="2024-01-31T09:51:53Z">
            <w:rPr>
              <w:rFonts w:hint="eastAsia"/>
              <w:highlight w:val="none"/>
              <w:lang w:val="en-US" w:eastAsia="zh-CN"/>
            </w:rPr>
          </w:rPrChange>
        </w:rPr>
        <w:t xml:space="preserve"> </w:t>
      </w:r>
      <w:ins w:id="494" w:author="野草" w:date="2024-01-31T10:29:06Z">
        <w:r>
          <w:rPr>
            <w:rFonts w:hint="eastAsia"/>
            <w:sz w:val="16"/>
            <w:szCs w:val="16"/>
            <w:highlight w:val="cyan"/>
            <w:lang w:val="en-US" w:eastAsia="zh-CN"/>
          </w:rPr>
          <w:t>o</w:t>
        </w:r>
      </w:ins>
      <w:del w:id="495" w:author="野草" w:date="2024-01-31T10:29:06Z">
        <w:r>
          <w:rPr>
            <w:rFonts w:hint="eastAsia"/>
            <w:sz w:val="16"/>
            <w:szCs w:val="16"/>
            <w:highlight w:val="cyan"/>
            <w:lang w:val="en-US" w:eastAsia="zh-CN"/>
            <w:rPrChange w:id="496" w:author="野草" w:date="2024-01-31T09:51:53Z">
              <w:rPr>
                <w:rFonts w:hint="eastAsia"/>
                <w:highlight w:val="none"/>
                <w:lang w:val="en-US" w:eastAsia="zh-CN"/>
              </w:rPr>
            </w:rPrChange>
          </w:rPr>
          <w:delText>i</w:delText>
        </w:r>
      </w:del>
      <w:r>
        <w:rPr>
          <w:rFonts w:hint="eastAsia"/>
          <w:sz w:val="16"/>
          <w:szCs w:val="16"/>
          <w:highlight w:val="cyan"/>
          <w:lang w:val="en-US" w:eastAsia="zh-CN"/>
          <w:rPrChange w:id="497" w:author="野草" w:date="2024-01-31T09:51:53Z">
            <w:rPr>
              <w:rFonts w:hint="eastAsia"/>
              <w:highlight w:val="none"/>
              <w:lang w:val="en-US" w:eastAsia="zh-CN"/>
            </w:rPr>
          </w:rPrChange>
        </w:rPr>
        <w:t xml:space="preserve">n </w:t>
      </w:r>
      <w:r>
        <w:rPr>
          <w:rFonts w:hint="eastAsia"/>
          <w:sz w:val="16"/>
          <w:szCs w:val="16"/>
          <w:highlight w:val="green"/>
          <w:lang w:val="en-US" w:eastAsia="zh-CN"/>
          <w:rPrChange w:id="498" w:author="野草" w:date="2024-01-31T09:51:53Z">
            <w:rPr>
              <w:rFonts w:hint="eastAsia"/>
              <w:highlight w:val="none"/>
              <w:lang w:val="en-US" w:eastAsia="zh-CN"/>
            </w:rPr>
          </w:rPrChange>
        </w:rPr>
        <w:t xml:space="preserve">the normal summer day </w:t>
      </w:r>
      <w:ins w:id="499" w:author="野草" w:date="2024-01-31T09:27:13Z">
        <w:r>
          <w:rPr>
            <w:rFonts w:hint="eastAsia"/>
            <w:sz w:val="16"/>
            <w:szCs w:val="16"/>
            <w:highlight w:val="green"/>
            <w:lang w:val="en-US" w:eastAsia="zh-CN"/>
            <w:rPrChange w:id="500" w:author="野草" w:date="2024-01-31T09:51:53Z">
              <w:rPr>
                <w:rFonts w:hint="eastAsia"/>
                <w:highlight w:val="none"/>
                <w:lang w:val="en-US" w:eastAsia="zh-CN"/>
              </w:rPr>
            </w:rPrChange>
          </w:rPr>
          <w:t>(</w:t>
        </w:r>
      </w:ins>
      <w:ins w:id="501" w:author="野草" w:date="2024-01-31T09:27:14Z">
        <w:r>
          <w:rPr>
            <w:rFonts w:hint="eastAsia"/>
            <w:sz w:val="16"/>
            <w:szCs w:val="16"/>
            <w:highlight w:val="green"/>
            <w:lang w:val="en-US" w:eastAsia="zh-CN"/>
            <w:rPrChange w:id="502" w:author="野草" w:date="2024-01-31T09:51:53Z">
              <w:rPr>
                <w:rFonts w:hint="eastAsia"/>
                <w:highlight w:val="none"/>
                <w:lang w:val="en-US" w:eastAsia="zh-CN"/>
              </w:rPr>
            </w:rPrChange>
          </w:rPr>
          <w:t>a</w:t>
        </w:r>
      </w:ins>
      <w:ins w:id="503" w:author="野草" w:date="2024-01-31T09:27:13Z">
        <w:r>
          <w:rPr>
            <w:rFonts w:hint="eastAsia"/>
            <w:sz w:val="16"/>
            <w:szCs w:val="16"/>
            <w:highlight w:val="green"/>
            <w:lang w:val="en-US" w:eastAsia="zh-CN"/>
            <w:rPrChange w:id="504" w:author="野草" w:date="2024-01-31T09:51:53Z">
              <w:rPr>
                <w:rFonts w:hint="eastAsia"/>
                <w:highlight w:val="none"/>
                <w:lang w:val="en-US" w:eastAsia="zh-CN"/>
              </w:rPr>
            </w:rPrChange>
          </w:rPr>
          <w:t>)</w:t>
        </w:r>
      </w:ins>
      <w:ins w:id="505" w:author="野草" w:date="2024-01-31T09:27:15Z">
        <w:r>
          <w:rPr>
            <w:rFonts w:hint="eastAsia"/>
            <w:sz w:val="16"/>
            <w:szCs w:val="16"/>
            <w:highlight w:val="cyan"/>
            <w:lang w:val="en-US" w:eastAsia="zh-CN"/>
            <w:rPrChange w:id="506" w:author="野草" w:date="2024-01-31T09:51:53Z">
              <w:rPr>
                <w:rFonts w:hint="eastAsia"/>
                <w:highlight w:val="none"/>
                <w:lang w:val="en-US" w:eastAsia="zh-CN"/>
              </w:rPr>
            </w:rPrChange>
          </w:rPr>
          <w:t xml:space="preserve"> </w:t>
        </w:r>
      </w:ins>
      <w:r>
        <w:rPr>
          <w:rFonts w:hint="eastAsia"/>
          <w:sz w:val="16"/>
          <w:szCs w:val="16"/>
          <w:highlight w:val="cyan"/>
          <w:lang w:val="en-US" w:eastAsia="zh-CN"/>
          <w:rPrChange w:id="507" w:author="野草" w:date="2024-01-31T09:51:53Z">
            <w:rPr>
              <w:rFonts w:hint="eastAsia"/>
              <w:highlight w:val="none"/>
              <w:lang w:val="en-US" w:eastAsia="zh-CN"/>
            </w:rPr>
          </w:rPrChange>
        </w:rPr>
        <w:t xml:space="preserve">and </w:t>
      </w:r>
      <w:r>
        <w:rPr>
          <w:rFonts w:hint="eastAsia"/>
          <w:sz w:val="16"/>
          <w:szCs w:val="16"/>
          <w:highlight w:val="green"/>
          <w:lang w:val="en-US" w:eastAsia="zh-CN"/>
          <w:rPrChange w:id="508" w:author="野草" w:date="2024-01-31T09:51:53Z">
            <w:rPr>
              <w:rFonts w:hint="eastAsia"/>
              <w:highlight w:val="none"/>
              <w:lang w:val="en-US" w:eastAsia="zh-CN"/>
            </w:rPr>
          </w:rPrChange>
        </w:rPr>
        <w:t>the extremely hot day</w:t>
      </w:r>
      <w:ins w:id="509" w:author="野草" w:date="2024-01-31T09:27:20Z">
        <w:r>
          <w:rPr>
            <w:rFonts w:hint="eastAsia"/>
            <w:sz w:val="16"/>
            <w:szCs w:val="16"/>
            <w:highlight w:val="green"/>
            <w:lang w:val="en-US" w:eastAsia="zh-CN"/>
            <w:rPrChange w:id="510" w:author="野草" w:date="2024-01-31T09:51:53Z">
              <w:rPr>
                <w:rFonts w:hint="eastAsia"/>
                <w:highlight w:val="none"/>
                <w:lang w:val="en-US" w:eastAsia="zh-CN"/>
              </w:rPr>
            </w:rPrChange>
          </w:rPr>
          <w:t xml:space="preserve"> (</w:t>
        </w:r>
      </w:ins>
      <w:ins w:id="511" w:author="野草" w:date="2024-01-31T09:27:21Z">
        <w:r>
          <w:rPr>
            <w:rFonts w:hint="eastAsia"/>
            <w:sz w:val="16"/>
            <w:szCs w:val="16"/>
            <w:highlight w:val="green"/>
            <w:lang w:val="en-US" w:eastAsia="zh-CN"/>
            <w:rPrChange w:id="512" w:author="野草" w:date="2024-01-31T09:51:53Z">
              <w:rPr>
                <w:rFonts w:hint="eastAsia"/>
                <w:highlight w:val="none"/>
                <w:lang w:val="en-US" w:eastAsia="zh-CN"/>
              </w:rPr>
            </w:rPrChange>
          </w:rPr>
          <w:t>b</w:t>
        </w:r>
      </w:ins>
      <w:ins w:id="513" w:author="野草" w:date="2024-01-31T09:27:20Z">
        <w:r>
          <w:rPr>
            <w:rFonts w:hint="eastAsia"/>
            <w:sz w:val="16"/>
            <w:szCs w:val="16"/>
            <w:highlight w:val="green"/>
            <w:lang w:val="en-US" w:eastAsia="zh-CN"/>
            <w:rPrChange w:id="514" w:author="野草" w:date="2024-01-31T09:51:53Z">
              <w:rPr>
                <w:rFonts w:hint="eastAsia"/>
                <w:highlight w:val="none"/>
                <w:lang w:val="en-US" w:eastAsia="zh-CN"/>
              </w:rPr>
            </w:rPrChange>
          </w:rPr>
          <w:t>)</w:t>
        </w:r>
      </w:ins>
      <w:r>
        <w:rPr>
          <w:rFonts w:hint="eastAsia"/>
          <w:sz w:val="16"/>
          <w:szCs w:val="16"/>
          <w:highlight w:val="cyan"/>
          <w:lang w:val="en-US" w:eastAsia="zh-CN"/>
          <w:rPrChange w:id="515" w:author="野草" w:date="2024-01-31T09:51:53Z">
            <w:rPr>
              <w:rFonts w:hint="eastAsia"/>
              <w:highlight w:val="none"/>
              <w:lang w:val="en-US" w:eastAsia="zh-CN"/>
            </w:rPr>
          </w:rPrChange>
        </w:rPr>
        <w:t xml:space="preserve">, respectively. </w:t>
      </w:r>
      <w:r>
        <w:rPr>
          <w:rFonts w:hint="eastAsia"/>
          <w:sz w:val="16"/>
          <w:szCs w:val="16"/>
          <w:highlight w:val="green"/>
          <w:lang w:val="en-US" w:eastAsia="zh-CN"/>
          <w:rPrChange w:id="516" w:author="野草" w:date="2024-01-31T09:51:53Z">
            <w:rPr>
              <w:rFonts w:hint="eastAsia"/>
              <w:highlight w:val="none"/>
              <w:lang w:val="en-US" w:eastAsia="zh-CN"/>
            </w:rPr>
          </w:rPrChange>
        </w:rPr>
        <w:t xml:space="preserve">The widths </w:t>
      </w:r>
      <w:r>
        <w:rPr>
          <w:rFonts w:hint="eastAsia"/>
          <w:sz w:val="16"/>
          <w:szCs w:val="16"/>
          <w:highlight w:val="cyan"/>
          <w:lang w:val="en-US" w:eastAsia="zh-CN"/>
          <w:rPrChange w:id="517" w:author="野草" w:date="2024-01-31T09:51:53Z">
            <w:rPr>
              <w:rFonts w:hint="eastAsia"/>
              <w:highlight w:val="none"/>
              <w:lang w:val="en-US" w:eastAsia="zh-CN"/>
            </w:rPr>
          </w:rPrChange>
        </w:rPr>
        <w:t>of</w:t>
      </w:r>
      <w:r>
        <w:rPr>
          <w:rFonts w:hint="eastAsia"/>
          <w:sz w:val="16"/>
          <w:szCs w:val="16"/>
          <w:highlight w:val="green"/>
          <w:lang w:val="en-US" w:eastAsia="zh-CN"/>
          <w:rPrChange w:id="518" w:author="野草" w:date="2024-01-31T09:51:53Z">
            <w:rPr>
              <w:rFonts w:hint="eastAsia"/>
              <w:highlight w:val="none"/>
              <w:lang w:val="en-US" w:eastAsia="zh-CN"/>
            </w:rPr>
          </w:rPrChange>
        </w:rPr>
        <w:t xml:space="preserve"> </w:t>
      </w:r>
      <w:ins w:id="519" w:author="野草" w:date="2024-01-31T09:28:41Z">
        <w:r>
          <w:rPr>
            <w:rFonts w:hint="eastAsia"/>
            <w:sz w:val="16"/>
            <w:szCs w:val="16"/>
            <w:highlight w:val="green"/>
            <w:lang w:val="en-US" w:eastAsia="zh-CN"/>
            <w:rPrChange w:id="520" w:author="野草" w:date="2024-01-31T09:51:53Z">
              <w:rPr>
                <w:rFonts w:hint="eastAsia"/>
                <w:highlight w:val="cyan"/>
                <w:lang w:val="en-US" w:eastAsia="zh-CN"/>
              </w:rPr>
            </w:rPrChange>
          </w:rPr>
          <w:t>r</w:t>
        </w:r>
      </w:ins>
      <w:ins w:id="521" w:author="野草" w:date="2024-01-31T09:28:42Z">
        <w:r>
          <w:rPr>
            <w:rFonts w:hint="eastAsia"/>
            <w:sz w:val="16"/>
            <w:szCs w:val="16"/>
            <w:highlight w:val="green"/>
            <w:lang w:val="en-US" w:eastAsia="zh-CN"/>
            <w:rPrChange w:id="522" w:author="野草" w:date="2024-01-31T09:51:53Z">
              <w:rPr>
                <w:rFonts w:hint="eastAsia"/>
                <w:highlight w:val="cyan"/>
                <w:lang w:val="en-US" w:eastAsia="zh-CN"/>
              </w:rPr>
            </w:rPrChange>
          </w:rPr>
          <w:t xml:space="preserve">iver </w:t>
        </w:r>
      </w:ins>
      <w:r>
        <w:rPr>
          <w:rFonts w:hint="eastAsia"/>
          <w:sz w:val="16"/>
          <w:szCs w:val="16"/>
          <w:highlight w:val="green"/>
          <w:lang w:val="en-US" w:eastAsia="zh-CN"/>
          <w:rPrChange w:id="523" w:author="野草" w:date="2024-01-31T09:51:53Z">
            <w:rPr>
              <w:rFonts w:hint="eastAsia"/>
              <w:highlight w:val="none"/>
              <w:lang w:val="en-US" w:eastAsia="zh-CN"/>
            </w:rPr>
          </w:rPrChange>
        </w:rPr>
        <w:t>segments</w:t>
      </w:r>
      <w:r>
        <w:rPr>
          <w:rFonts w:hint="eastAsia"/>
          <w:sz w:val="16"/>
          <w:szCs w:val="16"/>
          <w:highlight w:val="cyan"/>
          <w:lang w:val="en-US" w:eastAsia="zh-CN"/>
          <w:rPrChange w:id="524" w:author="野草" w:date="2024-01-31T09:51:53Z">
            <w:rPr>
              <w:rFonts w:hint="eastAsia"/>
              <w:highlight w:val="none"/>
              <w:lang w:val="en-US" w:eastAsia="zh-CN"/>
            </w:rPr>
          </w:rPrChange>
        </w:rPr>
        <w:t xml:space="preserve"> represent </w:t>
      </w:r>
      <w:ins w:id="525" w:author="野草" w:date="2024-01-31T09:27:53Z">
        <w:r>
          <w:rPr>
            <w:rFonts w:hint="eastAsia"/>
            <w:sz w:val="16"/>
            <w:szCs w:val="16"/>
            <w:highlight w:val="cyan"/>
            <w:lang w:val="en-US" w:eastAsia="zh-CN"/>
            <w:rPrChange w:id="526" w:author="野草" w:date="2024-01-31T09:51:53Z">
              <w:rPr>
                <w:rFonts w:hint="eastAsia"/>
                <w:highlight w:val="none"/>
                <w:lang w:val="en-US" w:eastAsia="zh-CN"/>
              </w:rPr>
            </w:rPrChange>
          </w:rPr>
          <w:t xml:space="preserve">the </w:t>
        </w:r>
      </w:ins>
      <w:ins w:id="527" w:author="野草" w:date="2024-01-31T09:27:54Z">
        <w:r>
          <w:rPr>
            <w:rFonts w:hint="eastAsia"/>
            <w:sz w:val="16"/>
            <w:szCs w:val="16"/>
            <w:highlight w:val="green"/>
            <w:lang w:val="en-US" w:eastAsia="zh-CN"/>
            <w:rPrChange w:id="528" w:author="野草" w:date="2024-01-31T09:51:53Z">
              <w:rPr>
                <w:rFonts w:hint="eastAsia"/>
                <w:highlight w:val="none"/>
                <w:lang w:val="en-US" w:eastAsia="zh-CN"/>
              </w:rPr>
            </w:rPrChange>
          </w:rPr>
          <w:t>cor</w:t>
        </w:r>
      </w:ins>
      <w:ins w:id="529" w:author="野草" w:date="2024-01-31T09:27:55Z">
        <w:r>
          <w:rPr>
            <w:rFonts w:hint="eastAsia"/>
            <w:sz w:val="16"/>
            <w:szCs w:val="16"/>
            <w:highlight w:val="green"/>
            <w:lang w:val="en-US" w:eastAsia="zh-CN"/>
            <w:rPrChange w:id="530" w:author="野草" w:date="2024-01-31T09:51:53Z">
              <w:rPr>
                <w:rFonts w:hint="eastAsia"/>
                <w:highlight w:val="none"/>
                <w:lang w:val="en-US" w:eastAsia="zh-CN"/>
              </w:rPr>
            </w:rPrChange>
          </w:rPr>
          <w:t>respo</w:t>
        </w:r>
      </w:ins>
      <w:ins w:id="531" w:author="野草" w:date="2024-01-31T09:27:56Z">
        <w:r>
          <w:rPr>
            <w:rFonts w:hint="eastAsia"/>
            <w:sz w:val="16"/>
            <w:szCs w:val="16"/>
            <w:highlight w:val="green"/>
            <w:lang w:val="en-US" w:eastAsia="zh-CN"/>
            <w:rPrChange w:id="532" w:author="野草" w:date="2024-01-31T09:51:53Z">
              <w:rPr>
                <w:rFonts w:hint="eastAsia"/>
                <w:highlight w:val="none"/>
                <w:lang w:val="en-US" w:eastAsia="zh-CN"/>
              </w:rPr>
            </w:rPrChange>
          </w:rPr>
          <w:t xml:space="preserve">nding </w:t>
        </w:r>
      </w:ins>
      <w:del w:id="533" w:author="野草" w:date="2024-01-31T09:27:00Z">
        <w:r>
          <w:rPr>
            <w:rFonts w:hint="default"/>
            <w:sz w:val="16"/>
            <w:szCs w:val="16"/>
            <w:highlight w:val="green"/>
            <w:lang w:val="en-US" w:eastAsia="zh-CN"/>
            <w:rPrChange w:id="534" w:author="野草" w:date="2024-01-31T09:51:53Z">
              <w:rPr>
                <w:rFonts w:hint="default"/>
                <w:highlight w:val="none"/>
                <w:lang w:val="en-US" w:eastAsia="zh-CN"/>
              </w:rPr>
            </w:rPrChange>
          </w:rPr>
          <w:delText>river cooling distances</w:delText>
        </w:r>
      </w:del>
      <w:ins w:id="535" w:author="野草" w:date="2024-01-31T09:27:00Z">
        <w:r>
          <w:rPr>
            <w:rFonts w:hint="eastAsia"/>
            <w:sz w:val="16"/>
            <w:szCs w:val="16"/>
            <w:highlight w:val="green"/>
            <w:lang w:val="en-US" w:eastAsia="zh-CN"/>
            <w:rPrChange w:id="536" w:author="野草" w:date="2024-01-31T09:51:53Z">
              <w:rPr>
                <w:rFonts w:hint="eastAsia"/>
                <w:highlight w:val="none"/>
                <w:lang w:val="en-US" w:eastAsia="zh-CN"/>
              </w:rPr>
            </w:rPrChange>
          </w:rPr>
          <w:t>RCD</w:t>
        </w:r>
      </w:ins>
      <w:r>
        <w:rPr>
          <w:rFonts w:hint="eastAsia"/>
          <w:sz w:val="16"/>
          <w:szCs w:val="16"/>
          <w:highlight w:val="cyan"/>
          <w:lang w:val="en-US" w:eastAsia="zh-CN"/>
          <w:rPrChange w:id="537" w:author="野草" w:date="2024-01-31T09:51:53Z">
            <w:rPr>
              <w:rFonts w:hint="eastAsia"/>
              <w:highlight w:val="none"/>
              <w:lang w:val="en-US" w:eastAsia="zh-CN"/>
            </w:rPr>
          </w:rPrChange>
        </w:rPr>
        <w:t>.</w:t>
      </w:r>
    </w:p>
    <w:p>
      <w:pPr>
        <w:numPr>
          <w:ilvl w:val="0"/>
          <w:numId w:val="0"/>
        </w:numPr>
        <w:ind w:leftChars="0"/>
        <w:jc w:val="center"/>
        <w:rPr>
          <w:highlight w:val="none"/>
        </w:rPr>
      </w:pPr>
      <w:ins w:id="538" w:author="野草" w:date="2024-01-31T10:13:26Z">
        <w:r>
          <w:rPr>
            <w:highlight w:val="none"/>
          </w:rPr>
          <w:drawing>
            <wp:inline distT="0" distB="0" distL="114300" distR="114300">
              <wp:extent cx="2395855" cy="3389630"/>
              <wp:effectExtent l="0" t="0" r="4445" b="1270"/>
              <wp:docPr id="11" name="图片 11" descr="FIG_RCE_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RCE_C2"/>
                      <pic:cNvPicPr>
                        <a:picLocks noChangeAspect="1"/>
                      </pic:cNvPicPr>
                    </pic:nvPicPr>
                    <pic:blipFill>
                      <a:blip r:embed="rId10"/>
                      <a:stretch>
                        <a:fillRect/>
                      </a:stretch>
                    </pic:blipFill>
                    <pic:spPr>
                      <a:xfrm>
                        <a:off x="0" y="0"/>
                        <a:ext cx="2395855" cy="3389630"/>
                      </a:xfrm>
                      <a:prstGeom prst="rect">
                        <a:avLst/>
                      </a:prstGeom>
                    </pic:spPr>
                  </pic:pic>
                </a:graphicData>
              </a:graphic>
            </wp:inline>
          </w:drawing>
        </w:r>
      </w:ins>
      <w:ins w:id="540" w:author="野草" w:date="2024-01-31T10:13:34Z">
        <w:r>
          <w:rPr>
            <w:highlight w:val="none"/>
          </w:rPr>
          <w:drawing>
            <wp:inline distT="0" distB="0" distL="114300" distR="114300">
              <wp:extent cx="2402205" cy="3397885"/>
              <wp:effectExtent l="0" t="0" r="10795" b="5715"/>
              <wp:docPr id="12" name="图片 12" descr="FIG_RCE_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RCE_D2"/>
                      <pic:cNvPicPr>
                        <a:picLocks noChangeAspect="1"/>
                      </pic:cNvPicPr>
                    </pic:nvPicPr>
                    <pic:blipFill>
                      <a:blip r:embed="rId11"/>
                      <a:stretch>
                        <a:fillRect/>
                      </a:stretch>
                    </pic:blipFill>
                    <pic:spPr>
                      <a:xfrm>
                        <a:off x="0" y="0"/>
                        <a:ext cx="2402205" cy="3397885"/>
                      </a:xfrm>
                      <a:prstGeom prst="rect">
                        <a:avLst/>
                      </a:prstGeom>
                    </pic:spPr>
                  </pic:pic>
                </a:graphicData>
              </a:graphic>
            </wp:inline>
          </w:drawing>
        </w:r>
      </w:ins>
      <w:del w:id="542" w:author="野草" w:date="2024-01-31T10:13:25Z">
        <w:r>
          <w:rPr>
            <w:highlight w:val="none"/>
          </w:rPr>
          <w:drawing>
            <wp:inline distT="0" distB="0" distL="114300" distR="114300">
              <wp:extent cx="5271770" cy="3783965"/>
              <wp:effectExtent l="0" t="0" r="1143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1770" cy="3783965"/>
                      </a:xfrm>
                      <a:prstGeom prst="rect">
                        <a:avLst/>
                      </a:prstGeom>
                      <a:noFill/>
                      <a:ln>
                        <a:noFill/>
                      </a:ln>
                    </pic:spPr>
                  </pic:pic>
                </a:graphicData>
              </a:graphic>
            </wp:inline>
          </w:drawing>
        </w:r>
      </w:del>
    </w:p>
    <w:p>
      <w:pPr>
        <w:numPr>
          <w:ilvl w:val="0"/>
          <w:numId w:val="0"/>
        </w:numPr>
        <w:ind w:leftChars="0"/>
        <w:jc w:val="center"/>
        <w:rPr>
          <w:ins w:id="544" w:author="野草" w:date="2024-01-31T09:53:43Z"/>
          <w:rFonts w:hint="eastAsia"/>
          <w:highlight w:val="green"/>
          <w:lang w:val="en-US" w:eastAsia="zh-CN"/>
        </w:rPr>
      </w:pPr>
      <w:ins w:id="545" w:author="野草" w:date="2024-01-31T09:53:43Z">
        <w:r>
          <w:rPr>
            <w:rFonts w:hint="eastAsia"/>
            <w:highlight w:val="green"/>
            <w:lang w:val="en-US" w:eastAsia="zh-CN"/>
          </w:rPr>
          <w:t>【</w:t>
        </w:r>
      </w:ins>
      <w:ins w:id="546" w:author="野草" w:date="2024-01-31T09:53:43Z">
        <w:r>
          <w:rPr>
            <w:rFonts w:hint="eastAsia" w:ascii="Times New Roman" w:hAnsi="Times New Roman" w:eastAsiaTheme="minorEastAsia" w:cstheme="minorBidi"/>
            <w:i w:val="0"/>
            <w:iCs w:val="0"/>
            <w:caps w:val="0"/>
            <w:spacing w:val="0"/>
            <w:highlight w:val="green"/>
            <w:lang w:val="en-US" w:eastAsia="zh-CN"/>
          </w:rPr>
          <w:t>up</w:t>
        </w:r>
      </w:ins>
      <w:ins w:id="547" w:author="野草" w:date="2024-01-31T09:53:43Z">
        <w:r>
          <w:rPr>
            <w:rFonts w:hint="eastAsia" w:eastAsiaTheme="minorEastAsia" w:cstheme="minorBidi"/>
            <w:i w:val="0"/>
            <w:iCs w:val="0"/>
            <w:caps w:val="0"/>
            <w:spacing w:val="0"/>
            <w:highlight w:val="green"/>
            <w:lang w:val="en-US" w:eastAsia="zh-CN"/>
          </w:rPr>
          <w:t>2024 013</w:t>
        </w:r>
      </w:ins>
      <w:ins w:id="548" w:author="野草" w:date="2024-01-31T09:53:43Z">
        <w:r>
          <w:rPr>
            <w:rFonts w:hint="eastAsia" w:cstheme="minorBidi"/>
            <w:i w:val="0"/>
            <w:iCs w:val="0"/>
            <w:caps w:val="0"/>
            <w:spacing w:val="0"/>
            <w:highlight w:val="green"/>
            <w:lang w:val="en-US" w:eastAsia="zh-CN"/>
          </w:rPr>
          <w:t>1</w:t>
        </w:r>
      </w:ins>
      <w:ins w:id="549" w:author="野草" w:date="2024-01-31T09:53:43Z">
        <w:r>
          <w:rPr>
            <w:rFonts w:hint="eastAsia" w:eastAsiaTheme="minorEastAsia" w:cstheme="minorBidi"/>
            <w:i w:val="0"/>
            <w:iCs w:val="0"/>
            <w:caps w:val="0"/>
            <w:spacing w:val="0"/>
            <w:highlight w:val="green"/>
            <w:lang w:val="en-US" w:eastAsia="zh-CN"/>
          </w:rPr>
          <w:t xml:space="preserve"> </w:t>
        </w:r>
      </w:ins>
      <w:ins w:id="550" w:author="野草" w:date="2024-01-31T09:53:43Z">
        <w:r>
          <w:rPr>
            <w:rFonts w:hint="eastAsia" w:cstheme="minorBidi"/>
            <w:i w:val="0"/>
            <w:iCs w:val="0"/>
            <w:caps w:val="0"/>
            <w:spacing w:val="0"/>
            <w:highlight w:val="green"/>
            <w:lang w:val="en-US" w:eastAsia="zh-CN"/>
          </w:rPr>
          <w:t>09</w:t>
        </w:r>
      </w:ins>
      <w:ins w:id="551" w:author="野草" w:date="2024-01-31T09:53:43Z">
        <w:r>
          <w:rPr>
            <w:rFonts w:hint="eastAsia" w:eastAsiaTheme="minorEastAsia" w:cstheme="minorBidi"/>
            <w:i w:val="0"/>
            <w:iCs w:val="0"/>
            <w:caps w:val="0"/>
            <w:spacing w:val="0"/>
            <w:highlight w:val="green"/>
            <w:lang w:val="en-US" w:eastAsia="zh-CN"/>
          </w:rPr>
          <w:t>:</w:t>
        </w:r>
      </w:ins>
      <w:ins w:id="552" w:author="野草" w:date="2024-01-31T09:53:43Z">
        <w:r>
          <w:rPr>
            <w:rFonts w:hint="eastAsia" w:cstheme="minorBidi"/>
            <w:i w:val="0"/>
            <w:iCs w:val="0"/>
            <w:caps w:val="0"/>
            <w:spacing w:val="0"/>
            <w:highlight w:val="green"/>
            <w:lang w:val="en-US" w:eastAsia="zh-CN"/>
          </w:rPr>
          <w:t>51</w:t>
        </w:r>
      </w:ins>
      <w:ins w:id="553" w:author="野草" w:date="2024-01-31T09:53:43Z">
        <w:r>
          <w:rPr>
            <w:rFonts w:hint="eastAsia"/>
            <w:highlight w:val="green"/>
            <w:lang w:val="en-US" w:eastAsia="zh-CN"/>
          </w:rPr>
          <w:t>】</w:t>
        </w:r>
      </w:ins>
    </w:p>
    <w:p>
      <w:pPr>
        <w:numPr>
          <w:ilvl w:val="0"/>
          <w:numId w:val="0"/>
        </w:numPr>
        <w:ind w:leftChars="0"/>
        <w:jc w:val="center"/>
        <w:rPr>
          <w:ins w:id="554" w:author="野草" w:date="2024-01-31T09:53:43Z"/>
          <w:rFonts w:hint="eastAsia"/>
          <w:sz w:val="16"/>
          <w:szCs w:val="16"/>
          <w:highlight w:val="cyan"/>
          <w:lang w:val="en-US" w:eastAsia="zh-CN"/>
        </w:rPr>
      </w:pPr>
      <w:ins w:id="555" w:author="野草" w:date="2024-01-31T09:53:43Z">
        <w:r>
          <w:rPr>
            <w:rFonts w:hint="eastAsia"/>
            <w:sz w:val="16"/>
            <w:szCs w:val="16"/>
            <w:highlight w:val="cyan"/>
            <w:lang w:val="en-US" w:eastAsia="zh-CN"/>
          </w:rPr>
          <w:t xml:space="preserve">Fig. </w:t>
        </w:r>
      </w:ins>
      <w:ins w:id="556" w:author="野草" w:date="2024-01-31T09:53:46Z">
        <w:r>
          <w:rPr>
            <w:rFonts w:hint="eastAsia"/>
            <w:sz w:val="16"/>
            <w:szCs w:val="16"/>
            <w:highlight w:val="cyan"/>
            <w:lang w:val="en-US" w:eastAsia="zh-CN"/>
          </w:rPr>
          <w:t>5</w:t>
        </w:r>
      </w:ins>
      <w:ins w:id="557" w:author="野草" w:date="2024-01-31T09:53:43Z">
        <w:r>
          <w:rPr>
            <w:rFonts w:hint="eastAsia"/>
            <w:sz w:val="16"/>
            <w:szCs w:val="16"/>
            <w:highlight w:val="cyan"/>
            <w:lang w:val="en-US" w:eastAsia="zh-CN"/>
          </w:rPr>
          <w:t xml:space="preserve">  </w:t>
        </w:r>
      </w:ins>
      <w:ins w:id="558" w:author="野草" w:date="2024-01-31T09:53:43Z">
        <w:r>
          <w:rPr>
            <w:rFonts w:hint="eastAsia"/>
            <w:sz w:val="16"/>
            <w:szCs w:val="16"/>
            <w:highlight w:val="green"/>
            <w:lang w:val="en-US" w:eastAsia="zh-CN"/>
          </w:rPr>
          <w:t>The spatial patterns</w:t>
        </w:r>
      </w:ins>
      <w:ins w:id="559" w:author="野草" w:date="2024-01-31T09:53:43Z">
        <w:r>
          <w:rPr>
            <w:rFonts w:hint="eastAsia"/>
            <w:sz w:val="16"/>
            <w:szCs w:val="16"/>
            <w:highlight w:val="cyan"/>
            <w:lang w:val="en-US" w:eastAsia="zh-CN"/>
          </w:rPr>
          <w:t xml:space="preserve"> of </w:t>
        </w:r>
      </w:ins>
      <w:ins w:id="560" w:author="野草" w:date="2024-01-31T09:53:43Z">
        <w:r>
          <w:rPr>
            <w:rFonts w:hint="eastAsia"/>
            <w:sz w:val="16"/>
            <w:szCs w:val="16"/>
            <w:highlight w:val="green"/>
            <w:lang w:val="en-US" w:eastAsia="zh-CN"/>
          </w:rPr>
          <w:t xml:space="preserve">average </w:t>
        </w:r>
      </w:ins>
      <w:ins w:id="561" w:author="野草" w:date="2024-01-31T09:53:48Z">
        <w:r>
          <w:rPr>
            <w:rFonts w:hint="eastAsia"/>
            <w:sz w:val="16"/>
            <w:szCs w:val="16"/>
            <w:highlight w:val="green"/>
            <w:lang w:val="en-US" w:eastAsia="zh-CN"/>
          </w:rPr>
          <w:t>C</w:t>
        </w:r>
      </w:ins>
      <w:ins w:id="562" w:author="野草" w:date="2024-01-31T09:53:43Z">
        <w:r>
          <w:rPr>
            <w:rFonts w:hint="eastAsia"/>
            <w:sz w:val="16"/>
            <w:szCs w:val="16"/>
            <w:highlight w:val="green"/>
            <w:lang w:val="en-US" w:eastAsia="zh-CN"/>
          </w:rPr>
          <w:t xml:space="preserve">RCI </w:t>
        </w:r>
      </w:ins>
      <w:ins w:id="563" w:author="野草" w:date="2024-01-31T09:53:43Z">
        <w:r>
          <w:rPr>
            <w:rFonts w:hint="eastAsia"/>
            <w:sz w:val="16"/>
            <w:szCs w:val="16"/>
            <w:highlight w:val="cyan"/>
            <w:lang w:val="en-US" w:eastAsia="zh-CN"/>
          </w:rPr>
          <w:t xml:space="preserve">of </w:t>
        </w:r>
      </w:ins>
      <w:ins w:id="564" w:author="野草" w:date="2024-01-31T09:53:43Z">
        <w:r>
          <w:rPr>
            <w:rFonts w:hint="eastAsia"/>
            <w:sz w:val="16"/>
            <w:szCs w:val="16"/>
            <w:highlight w:val="green"/>
            <w:lang w:val="en-US" w:eastAsia="zh-CN"/>
          </w:rPr>
          <w:t xml:space="preserve">individual </w:t>
        </w:r>
      </w:ins>
      <w:ins w:id="565" w:author="野草" w:date="2024-01-31T09:53:43Z">
        <w:r>
          <w:rPr>
            <w:rFonts w:hint="eastAsia"/>
            <w:sz w:val="16"/>
            <w:szCs w:val="16"/>
            <w:highlight w:val="green"/>
            <w:u w:val="thick"/>
            <w:lang w:val="en-US" w:eastAsia="zh-CN"/>
          </w:rPr>
          <w:t>river segments</w:t>
        </w:r>
      </w:ins>
      <w:ins w:id="566" w:author="野草" w:date="2024-01-31T09:53:43Z">
        <w:r>
          <w:rPr>
            <w:rFonts w:hint="eastAsia"/>
            <w:sz w:val="16"/>
            <w:szCs w:val="16"/>
            <w:highlight w:val="cyan"/>
            <w:lang w:val="en-US" w:eastAsia="zh-CN"/>
          </w:rPr>
          <w:t xml:space="preserve"> </w:t>
        </w:r>
      </w:ins>
      <w:ins w:id="567" w:author="野草" w:date="2024-01-31T10:29:02Z">
        <w:r>
          <w:rPr>
            <w:rFonts w:hint="eastAsia"/>
            <w:sz w:val="16"/>
            <w:szCs w:val="16"/>
            <w:highlight w:val="cyan"/>
            <w:lang w:val="en-US" w:eastAsia="zh-CN"/>
          </w:rPr>
          <w:t>o</w:t>
        </w:r>
      </w:ins>
      <w:ins w:id="568" w:author="野草" w:date="2024-01-31T09:53:43Z">
        <w:r>
          <w:rPr>
            <w:rFonts w:hint="eastAsia"/>
            <w:sz w:val="16"/>
            <w:szCs w:val="16"/>
            <w:highlight w:val="cyan"/>
            <w:lang w:val="en-US" w:eastAsia="zh-CN"/>
          </w:rPr>
          <w:t xml:space="preserve">n </w:t>
        </w:r>
      </w:ins>
      <w:ins w:id="569" w:author="野草" w:date="2024-01-31T09:53:43Z">
        <w:r>
          <w:rPr>
            <w:rFonts w:hint="eastAsia"/>
            <w:sz w:val="16"/>
            <w:szCs w:val="16"/>
            <w:highlight w:val="green"/>
            <w:lang w:val="en-US" w:eastAsia="zh-CN"/>
          </w:rPr>
          <w:t>the normal summer day (a)</w:t>
        </w:r>
      </w:ins>
      <w:ins w:id="570" w:author="野草" w:date="2024-01-31T09:53:43Z">
        <w:r>
          <w:rPr>
            <w:rFonts w:hint="eastAsia"/>
            <w:sz w:val="16"/>
            <w:szCs w:val="16"/>
            <w:highlight w:val="cyan"/>
            <w:lang w:val="en-US" w:eastAsia="zh-CN"/>
          </w:rPr>
          <w:t xml:space="preserve"> and </w:t>
        </w:r>
      </w:ins>
      <w:ins w:id="571" w:author="野草" w:date="2024-01-31T09:53:43Z">
        <w:r>
          <w:rPr>
            <w:rFonts w:hint="eastAsia"/>
            <w:sz w:val="16"/>
            <w:szCs w:val="16"/>
            <w:highlight w:val="green"/>
            <w:lang w:val="en-US" w:eastAsia="zh-CN"/>
          </w:rPr>
          <w:t>the extremely hot day (b)</w:t>
        </w:r>
      </w:ins>
      <w:ins w:id="572" w:author="野草" w:date="2024-01-31T09:53:43Z">
        <w:r>
          <w:rPr>
            <w:rFonts w:hint="eastAsia"/>
            <w:sz w:val="16"/>
            <w:szCs w:val="16"/>
            <w:highlight w:val="cyan"/>
            <w:lang w:val="en-US" w:eastAsia="zh-CN"/>
          </w:rPr>
          <w:t xml:space="preserve">, respectively. </w:t>
        </w:r>
      </w:ins>
      <w:ins w:id="573" w:author="野草" w:date="2024-01-31T09:53:43Z">
        <w:r>
          <w:rPr>
            <w:rFonts w:hint="eastAsia"/>
            <w:sz w:val="16"/>
            <w:szCs w:val="16"/>
            <w:highlight w:val="green"/>
            <w:lang w:val="en-US" w:eastAsia="zh-CN"/>
          </w:rPr>
          <w:t xml:space="preserve">The widths </w:t>
        </w:r>
      </w:ins>
      <w:ins w:id="574" w:author="野草" w:date="2024-01-31T09:53:43Z">
        <w:r>
          <w:rPr>
            <w:rFonts w:hint="eastAsia"/>
            <w:sz w:val="16"/>
            <w:szCs w:val="16"/>
            <w:highlight w:val="cyan"/>
            <w:lang w:val="en-US" w:eastAsia="zh-CN"/>
          </w:rPr>
          <w:t>of</w:t>
        </w:r>
      </w:ins>
      <w:ins w:id="575" w:author="野草" w:date="2024-01-31T09:53:43Z">
        <w:r>
          <w:rPr>
            <w:rFonts w:hint="eastAsia"/>
            <w:sz w:val="16"/>
            <w:szCs w:val="16"/>
            <w:highlight w:val="green"/>
            <w:lang w:val="en-US" w:eastAsia="zh-CN"/>
          </w:rPr>
          <w:t xml:space="preserve"> river segments</w:t>
        </w:r>
      </w:ins>
      <w:ins w:id="576" w:author="野草" w:date="2024-01-31T09:53:43Z">
        <w:r>
          <w:rPr>
            <w:rFonts w:hint="eastAsia"/>
            <w:sz w:val="16"/>
            <w:szCs w:val="16"/>
            <w:highlight w:val="cyan"/>
            <w:lang w:val="en-US" w:eastAsia="zh-CN"/>
          </w:rPr>
          <w:t xml:space="preserve"> represent the </w:t>
        </w:r>
      </w:ins>
      <w:ins w:id="577" w:author="野草" w:date="2024-01-31T09:53:43Z">
        <w:r>
          <w:rPr>
            <w:rFonts w:hint="eastAsia"/>
            <w:sz w:val="16"/>
            <w:szCs w:val="16"/>
            <w:highlight w:val="green"/>
            <w:lang w:val="en-US" w:eastAsia="zh-CN"/>
          </w:rPr>
          <w:t>corresponding RCD</w:t>
        </w:r>
      </w:ins>
      <w:ins w:id="578" w:author="野草" w:date="2024-01-31T09:53:43Z">
        <w:r>
          <w:rPr>
            <w:rFonts w:hint="eastAsia"/>
            <w:sz w:val="16"/>
            <w:szCs w:val="16"/>
            <w:highlight w:val="cyan"/>
            <w:lang w:val="en-US" w:eastAsia="zh-CN"/>
          </w:rPr>
          <w:t>.</w:t>
        </w:r>
      </w:ins>
    </w:p>
    <w:p>
      <w:pPr>
        <w:numPr>
          <w:ilvl w:val="0"/>
          <w:numId w:val="0"/>
        </w:numPr>
        <w:ind w:leftChars="0"/>
        <w:jc w:val="center"/>
        <w:rPr>
          <w:del w:id="579" w:author="野草" w:date="2024-01-31T09:40:44Z"/>
          <w:rFonts w:hint="eastAsia"/>
          <w:highlight w:val="none"/>
          <w:lang w:val="en-US" w:eastAsia="zh-CN"/>
        </w:rPr>
      </w:pPr>
      <w:del w:id="580" w:author="野草" w:date="2024-01-31T09:40:44Z">
        <w:r>
          <w:rPr>
            <w:rFonts w:hint="eastAsia"/>
            <w:highlight w:val="none"/>
            <w:lang w:val="en-US" w:eastAsia="zh-CN"/>
          </w:rPr>
          <w:delText>Fig. 5 The spatial pattern of average CRCI of individual segments of riverside areas in the normal summer day and the extremely hot day, respectively. The widths of segments represent river cooling distances.</w:delText>
        </w:r>
      </w:del>
    </w:p>
    <w:p>
      <w:pPr>
        <w:numPr>
          <w:ilvl w:val="0"/>
          <w:numId w:val="0"/>
        </w:numPr>
        <w:ind w:leftChars="0"/>
        <w:jc w:val="center"/>
        <w:rPr>
          <w:rFonts w:hint="default"/>
          <w:highlight w:val="none"/>
          <w:lang w:val="en-US" w:eastAsia="zh-CN"/>
        </w:rPr>
      </w:pPr>
    </w:p>
    <w:p>
      <w:pPr>
        <w:widowControl w:val="0"/>
        <w:numPr>
          <w:ilvl w:val="0"/>
          <w:numId w:val="0"/>
        </w:numPr>
        <w:jc w:val="both"/>
        <w:rPr>
          <w:rFonts w:hint="eastAsia"/>
          <w:highlight w:val="none"/>
          <w:lang w:val="en-US" w:eastAsia="zh-CN"/>
        </w:rPr>
      </w:pPr>
    </w:p>
    <w:p>
      <w:pPr>
        <w:numPr>
          <w:ilvl w:val="-1"/>
          <w:numId w:val="0"/>
        </w:numPr>
        <w:ind w:left="0" w:leftChars="0" w:firstLine="0" w:firstLineChars="0"/>
        <w:rPr>
          <w:ins w:id="582" w:author="野草" w:date="2024-01-30T21:08:23Z"/>
          <w:rFonts w:hint="eastAsia"/>
          <w:highlight w:val="green"/>
          <w:lang w:val="en-US" w:eastAsia="zh-CN"/>
          <w:rPrChange w:id="583" w:author="野草" w:date="2024-01-31T10:49:29Z">
            <w:rPr>
              <w:ins w:id="584" w:author="野草" w:date="2024-01-30T21:08:23Z"/>
              <w:rFonts w:hint="eastAsia"/>
              <w:highlight w:val="none"/>
              <w:lang w:val="en-US" w:eastAsia="zh-CN"/>
            </w:rPr>
          </w:rPrChange>
        </w:rPr>
        <w:pPrChange w:id="581" w:author="野草" w:date="2024-01-30T21:02:00Z">
          <w:pPr>
            <w:numPr>
              <w:ilvl w:val="0"/>
              <w:numId w:val="3"/>
            </w:numPr>
            <w:ind w:left="420" w:leftChars="0" w:hanging="420" w:firstLineChars="0"/>
          </w:pPr>
        </w:pPrChange>
      </w:pPr>
      <w:ins w:id="585" w:author="野草" w:date="2024-01-30T21:08:14Z">
        <w:r>
          <w:rPr>
            <w:rFonts w:hint="eastAsia"/>
            <w:highlight w:val="green"/>
            <w:lang w:val="en-US" w:eastAsia="zh-CN"/>
            <w:rPrChange w:id="586" w:author="野草" w:date="2024-01-31T10:49:29Z">
              <w:rPr>
                <w:rFonts w:hint="eastAsia"/>
                <w:highlight w:val="none"/>
                <w:lang w:val="en-US" w:eastAsia="zh-CN"/>
              </w:rPr>
            </w:rPrChange>
          </w:rPr>
          <w:t>【</w:t>
        </w:r>
      </w:ins>
      <w:ins w:id="587" w:author="野草" w:date="2024-01-31T10:33:54Z">
        <w:r>
          <w:rPr>
            <w:rFonts w:hint="eastAsia"/>
            <w:highlight w:val="green"/>
            <w:lang w:val="en-US" w:eastAsia="zh-CN"/>
            <w:rPrChange w:id="588" w:author="野草" w:date="2024-01-31T10:49:29Z">
              <w:rPr>
                <w:rFonts w:hint="eastAsia"/>
                <w:highlight w:val="cyan"/>
                <w:lang w:val="en-US" w:eastAsia="zh-CN"/>
              </w:rPr>
            </w:rPrChange>
          </w:rPr>
          <w:t>up</w:t>
        </w:r>
      </w:ins>
      <w:ins w:id="589" w:author="野草" w:date="2024-01-30T21:08:17Z">
        <w:r>
          <w:rPr>
            <w:rFonts w:hint="eastAsia"/>
            <w:highlight w:val="green"/>
            <w:lang w:val="en-US" w:eastAsia="zh-CN"/>
            <w:rPrChange w:id="590" w:author="野草" w:date="2024-01-31T10:49:29Z">
              <w:rPr>
                <w:rFonts w:hint="eastAsia"/>
                <w:highlight w:val="none"/>
                <w:lang w:val="en-US" w:eastAsia="zh-CN"/>
              </w:rPr>
            </w:rPrChange>
          </w:rPr>
          <w:t>202</w:t>
        </w:r>
      </w:ins>
      <w:ins w:id="591" w:author="野草" w:date="2024-01-30T21:08:18Z">
        <w:r>
          <w:rPr>
            <w:rFonts w:hint="eastAsia"/>
            <w:highlight w:val="green"/>
            <w:lang w:val="en-US" w:eastAsia="zh-CN"/>
            <w:rPrChange w:id="592" w:author="野草" w:date="2024-01-31T10:49:29Z">
              <w:rPr>
                <w:rFonts w:hint="eastAsia"/>
                <w:highlight w:val="none"/>
                <w:lang w:val="en-US" w:eastAsia="zh-CN"/>
              </w:rPr>
            </w:rPrChange>
          </w:rPr>
          <w:t>4 01</w:t>
        </w:r>
      </w:ins>
      <w:ins w:id="593" w:author="野草" w:date="2024-01-30T21:08:19Z">
        <w:r>
          <w:rPr>
            <w:rFonts w:hint="eastAsia"/>
            <w:highlight w:val="green"/>
            <w:lang w:val="en-US" w:eastAsia="zh-CN"/>
            <w:rPrChange w:id="594" w:author="野草" w:date="2024-01-31T10:49:29Z">
              <w:rPr>
                <w:rFonts w:hint="eastAsia"/>
                <w:highlight w:val="none"/>
                <w:lang w:val="en-US" w:eastAsia="zh-CN"/>
              </w:rPr>
            </w:rPrChange>
          </w:rPr>
          <w:t>3</w:t>
        </w:r>
      </w:ins>
      <w:ins w:id="595" w:author="野草" w:date="2024-01-31T09:41:06Z">
        <w:r>
          <w:rPr>
            <w:rFonts w:hint="eastAsia"/>
            <w:highlight w:val="green"/>
            <w:lang w:val="en-US" w:eastAsia="zh-CN"/>
            <w:rPrChange w:id="596" w:author="野草" w:date="2024-01-31T10:49:29Z">
              <w:rPr>
                <w:rFonts w:hint="eastAsia"/>
                <w:highlight w:val="cyan"/>
                <w:lang w:val="en-US" w:eastAsia="zh-CN"/>
              </w:rPr>
            </w:rPrChange>
          </w:rPr>
          <w:t>1</w:t>
        </w:r>
      </w:ins>
      <w:ins w:id="597" w:author="野草" w:date="2024-01-30T21:08:19Z">
        <w:r>
          <w:rPr>
            <w:rFonts w:hint="eastAsia"/>
            <w:highlight w:val="green"/>
            <w:lang w:val="en-US" w:eastAsia="zh-CN"/>
            <w:rPrChange w:id="598" w:author="野草" w:date="2024-01-31T10:49:29Z">
              <w:rPr>
                <w:rFonts w:hint="eastAsia"/>
                <w:highlight w:val="none"/>
                <w:lang w:val="en-US" w:eastAsia="zh-CN"/>
              </w:rPr>
            </w:rPrChange>
          </w:rPr>
          <w:t xml:space="preserve"> </w:t>
        </w:r>
      </w:ins>
      <w:ins w:id="599" w:author="野草" w:date="2024-01-31T10:33:50Z">
        <w:r>
          <w:rPr>
            <w:rFonts w:hint="eastAsia"/>
            <w:highlight w:val="green"/>
            <w:lang w:val="en-US" w:eastAsia="zh-CN"/>
            <w:rPrChange w:id="600" w:author="野草" w:date="2024-01-31T10:49:29Z">
              <w:rPr>
                <w:rFonts w:hint="eastAsia"/>
                <w:highlight w:val="cyan"/>
                <w:lang w:val="en-US" w:eastAsia="zh-CN"/>
              </w:rPr>
            </w:rPrChange>
          </w:rPr>
          <w:t>1</w:t>
        </w:r>
      </w:ins>
      <w:ins w:id="601" w:author="野草" w:date="2024-01-31T10:33:51Z">
        <w:r>
          <w:rPr>
            <w:rFonts w:hint="eastAsia"/>
            <w:highlight w:val="green"/>
            <w:lang w:val="en-US" w:eastAsia="zh-CN"/>
            <w:rPrChange w:id="602" w:author="野草" w:date="2024-01-31T10:49:29Z">
              <w:rPr>
                <w:rFonts w:hint="eastAsia"/>
                <w:highlight w:val="cyan"/>
                <w:lang w:val="en-US" w:eastAsia="zh-CN"/>
              </w:rPr>
            </w:rPrChange>
          </w:rPr>
          <w:t>0</w:t>
        </w:r>
      </w:ins>
      <w:ins w:id="603" w:author="野草" w:date="2024-01-30T21:08:22Z">
        <w:r>
          <w:rPr>
            <w:rFonts w:hint="eastAsia"/>
            <w:highlight w:val="green"/>
            <w:lang w:val="en-US" w:eastAsia="zh-CN"/>
            <w:rPrChange w:id="604" w:author="野草" w:date="2024-01-31T10:49:29Z">
              <w:rPr>
                <w:rFonts w:hint="eastAsia"/>
                <w:highlight w:val="none"/>
                <w:lang w:val="en-US" w:eastAsia="zh-CN"/>
              </w:rPr>
            </w:rPrChange>
          </w:rPr>
          <w:t>:</w:t>
        </w:r>
      </w:ins>
      <w:ins w:id="605" w:author="野草" w:date="2024-01-31T10:33:49Z">
        <w:r>
          <w:rPr>
            <w:rFonts w:hint="eastAsia"/>
            <w:highlight w:val="green"/>
            <w:lang w:val="en-US" w:eastAsia="zh-CN"/>
            <w:rPrChange w:id="606" w:author="野草" w:date="2024-01-31T10:49:29Z">
              <w:rPr>
                <w:rFonts w:hint="eastAsia"/>
                <w:highlight w:val="cyan"/>
                <w:lang w:val="en-US" w:eastAsia="zh-CN"/>
              </w:rPr>
            </w:rPrChange>
          </w:rPr>
          <w:t>33</w:t>
        </w:r>
      </w:ins>
      <w:ins w:id="607" w:author="野草" w:date="2024-01-30T21:08:14Z">
        <w:r>
          <w:rPr>
            <w:rFonts w:hint="eastAsia"/>
            <w:highlight w:val="green"/>
            <w:lang w:val="en-US" w:eastAsia="zh-CN"/>
            <w:rPrChange w:id="608" w:author="野草" w:date="2024-01-31T10:49:29Z">
              <w:rPr>
                <w:rFonts w:hint="eastAsia"/>
                <w:highlight w:val="none"/>
                <w:lang w:val="en-US" w:eastAsia="zh-CN"/>
              </w:rPr>
            </w:rPrChange>
          </w:rPr>
          <w:t>】</w:t>
        </w:r>
      </w:ins>
    </w:p>
    <w:p>
      <w:pPr>
        <w:numPr>
          <w:ilvl w:val="-1"/>
          <w:numId w:val="0"/>
        </w:numPr>
        <w:ind w:left="0" w:leftChars="0" w:firstLine="0" w:firstLineChars="0"/>
        <w:rPr>
          <w:ins w:id="610" w:author="野草" w:date="2024-01-31T10:27:34Z"/>
          <w:rFonts w:hint="eastAsia"/>
          <w:highlight w:val="cyan"/>
          <w:lang w:val="en-US" w:eastAsia="zh-CN"/>
          <w:rPrChange w:id="611" w:author="野草" w:date="2024-01-31T10:28:15Z">
            <w:rPr>
              <w:ins w:id="612" w:author="野草" w:date="2024-01-31T10:27:34Z"/>
              <w:rFonts w:hint="eastAsia"/>
              <w:highlight w:val="none"/>
              <w:lang w:val="en-US" w:eastAsia="zh-CN"/>
            </w:rPr>
          </w:rPrChange>
        </w:rPr>
        <w:pPrChange w:id="609" w:author="野草" w:date="2024-01-30T21:02:00Z">
          <w:pPr>
            <w:numPr>
              <w:ilvl w:val="0"/>
              <w:numId w:val="3"/>
            </w:numPr>
            <w:ind w:left="420" w:leftChars="0" w:hanging="420" w:firstLineChars="0"/>
          </w:pPr>
        </w:pPrChange>
      </w:pPr>
      <w:ins w:id="613" w:author="野草" w:date="2024-01-31T10:27:34Z">
        <w:r>
          <w:rPr>
            <w:rFonts w:hint="eastAsia"/>
            <w:highlight w:val="green"/>
            <w:lang w:val="en-US" w:eastAsia="zh-CN"/>
            <w:rPrChange w:id="614" w:author="野草" w:date="2024-01-31T10:28:20Z">
              <w:rPr>
                <w:rFonts w:hint="eastAsia"/>
                <w:highlight w:val="none"/>
                <w:lang w:val="en-US" w:eastAsia="zh-CN"/>
              </w:rPr>
            </w:rPrChange>
          </w:rPr>
          <w:t xml:space="preserve">The spatial </w:t>
        </w:r>
      </w:ins>
      <w:ins w:id="615" w:author="野草" w:date="2024-01-31T10:39:56Z">
        <w:r>
          <w:rPr>
            <w:rFonts w:hint="eastAsia"/>
            <w:sz w:val="21"/>
            <w:szCs w:val="24"/>
            <w:highlight w:val="green"/>
            <w:lang w:val="en-US" w:eastAsia="zh-CN"/>
            <w:rPrChange w:id="616" w:author="野草" w:date="2024-01-31T10:40:01Z">
              <w:rPr>
                <w:rFonts w:hint="eastAsia"/>
                <w:sz w:val="16"/>
                <w:szCs w:val="16"/>
                <w:highlight w:val="green"/>
                <w:lang w:val="en-US" w:eastAsia="zh-CN"/>
              </w:rPr>
            </w:rPrChange>
          </w:rPr>
          <w:t>pattern</w:t>
        </w:r>
      </w:ins>
      <w:ins w:id="617" w:author="野草" w:date="2024-01-31T10:28:00Z">
        <w:r>
          <w:rPr>
            <w:rFonts w:hint="eastAsia"/>
            <w:highlight w:val="green"/>
            <w:lang w:val="en-US" w:eastAsia="zh-CN"/>
            <w:rPrChange w:id="618" w:author="野草" w:date="2024-01-31T10:28:20Z">
              <w:rPr>
                <w:rFonts w:hint="eastAsia"/>
                <w:highlight w:val="none"/>
                <w:lang w:val="en-US" w:eastAsia="zh-CN"/>
              </w:rPr>
            </w:rPrChange>
          </w:rPr>
          <w:t>s</w:t>
        </w:r>
      </w:ins>
      <w:ins w:id="619" w:author="野草" w:date="2024-01-31T10:27:34Z">
        <w:r>
          <w:rPr>
            <w:rFonts w:hint="eastAsia"/>
            <w:highlight w:val="cyan"/>
            <w:lang w:val="en-US" w:eastAsia="zh-CN"/>
            <w:rPrChange w:id="620" w:author="野草" w:date="2024-01-31T10:28:15Z">
              <w:rPr>
                <w:rFonts w:hint="eastAsia"/>
                <w:highlight w:val="none"/>
                <w:lang w:val="en-US" w:eastAsia="zh-CN"/>
              </w:rPr>
            </w:rPrChange>
          </w:rPr>
          <w:t xml:space="preserve"> of </w:t>
        </w:r>
      </w:ins>
      <w:ins w:id="621" w:author="野草" w:date="2024-01-31T10:27:34Z">
        <w:r>
          <w:rPr>
            <w:rFonts w:hint="eastAsia"/>
            <w:highlight w:val="green"/>
            <w:lang w:val="en-US" w:eastAsia="zh-CN"/>
            <w:rPrChange w:id="622" w:author="野草" w:date="2024-01-31T10:28:23Z">
              <w:rPr>
                <w:rFonts w:hint="eastAsia"/>
                <w:highlight w:val="none"/>
                <w:lang w:val="en-US" w:eastAsia="zh-CN"/>
              </w:rPr>
            </w:rPrChange>
          </w:rPr>
          <w:t>RCI</w:t>
        </w:r>
      </w:ins>
      <w:ins w:id="623" w:author="野草" w:date="2024-01-31T10:27:34Z">
        <w:r>
          <w:rPr>
            <w:rFonts w:hint="eastAsia"/>
            <w:highlight w:val="cyan"/>
            <w:lang w:val="en-US" w:eastAsia="zh-CN"/>
            <w:rPrChange w:id="624" w:author="野草" w:date="2024-01-31T10:28:15Z">
              <w:rPr>
                <w:rFonts w:hint="eastAsia"/>
                <w:highlight w:val="none"/>
                <w:lang w:val="en-US" w:eastAsia="zh-CN"/>
              </w:rPr>
            </w:rPrChange>
          </w:rPr>
          <w:t xml:space="preserve"> during </w:t>
        </w:r>
      </w:ins>
      <w:ins w:id="625" w:author="野草" w:date="2024-01-31T10:27:34Z">
        <w:r>
          <w:rPr>
            <w:rFonts w:hint="eastAsia"/>
            <w:highlight w:val="green"/>
            <w:lang w:val="en-US" w:eastAsia="zh-CN"/>
            <w:rPrChange w:id="626" w:author="野草" w:date="2024-01-31T10:28:26Z">
              <w:rPr>
                <w:rFonts w:hint="eastAsia"/>
                <w:highlight w:val="none"/>
                <w:lang w:val="en-US" w:eastAsia="zh-CN"/>
              </w:rPr>
            </w:rPrChange>
          </w:rPr>
          <w:t>the selected</w:t>
        </w:r>
      </w:ins>
      <w:ins w:id="627" w:author="野草" w:date="2024-01-31T10:27:34Z">
        <w:r>
          <w:rPr>
            <w:rFonts w:hint="eastAsia"/>
            <w:highlight w:val="cyan"/>
            <w:lang w:val="en-US" w:eastAsia="zh-CN"/>
            <w:rPrChange w:id="628" w:author="野草" w:date="2024-01-31T10:28:31Z">
              <w:rPr>
                <w:rFonts w:hint="eastAsia"/>
                <w:highlight w:val="none"/>
                <w:lang w:val="en-US" w:eastAsia="zh-CN"/>
              </w:rPr>
            </w:rPrChange>
          </w:rPr>
          <w:t xml:space="preserve"> </w:t>
        </w:r>
      </w:ins>
      <w:ins w:id="629" w:author="野草" w:date="2024-01-31T10:27:34Z">
        <w:r>
          <w:rPr>
            <w:rFonts w:hint="eastAsia"/>
            <w:highlight w:val="green"/>
            <w:lang w:val="en-US" w:eastAsia="zh-CN"/>
            <w:rPrChange w:id="630" w:author="野草" w:date="2024-01-31T10:28:26Z">
              <w:rPr>
                <w:rFonts w:hint="eastAsia"/>
                <w:highlight w:val="none"/>
                <w:lang w:val="en-US" w:eastAsia="zh-CN"/>
              </w:rPr>
            </w:rPrChange>
          </w:rPr>
          <w:t>normal summer day</w:t>
        </w:r>
      </w:ins>
      <w:ins w:id="631" w:author="野草" w:date="2024-01-31T10:27:34Z">
        <w:r>
          <w:rPr>
            <w:rFonts w:hint="eastAsia"/>
            <w:highlight w:val="cyan"/>
            <w:lang w:val="en-US" w:eastAsia="zh-CN"/>
            <w:rPrChange w:id="632" w:author="野草" w:date="2024-01-31T10:28:15Z">
              <w:rPr>
                <w:rFonts w:hint="eastAsia"/>
                <w:highlight w:val="none"/>
                <w:lang w:val="en-US" w:eastAsia="zh-CN"/>
              </w:rPr>
            </w:rPrChange>
          </w:rPr>
          <w:t xml:space="preserve"> and </w:t>
        </w:r>
      </w:ins>
      <w:ins w:id="633" w:author="野草" w:date="2024-01-31T10:27:34Z">
        <w:r>
          <w:rPr>
            <w:rFonts w:hint="eastAsia"/>
            <w:highlight w:val="green"/>
            <w:lang w:val="en-US" w:eastAsia="zh-CN"/>
            <w:rPrChange w:id="634" w:author="野草" w:date="2024-01-31T10:28:36Z">
              <w:rPr>
                <w:rFonts w:hint="eastAsia"/>
                <w:highlight w:val="none"/>
                <w:lang w:val="en-US" w:eastAsia="zh-CN"/>
              </w:rPr>
            </w:rPrChange>
          </w:rPr>
          <w:t>the chosen</w:t>
        </w:r>
      </w:ins>
      <w:ins w:id="635" w:author="野草" w:date="2024-01-31T10:27:34Z">
        <w:r>
          <w:rPr>
            <w:rFonts w:hint="eastAsia"/>
            <w:highlight w:val="cyan"/>
            <w:lang w:val="en-US" w:eastAsia="zh-CN"/>
            <w:rPrChange w:id="636" w:author="野草" w:date="2024-01-31T10:28:15Z">
              <w:rPr>
                <w:rFonts w:hint="eastAsia"/>
                <w:highlight w:val="none"/>
                <w:lang w:val="en-US" w:eastAsia="zh-CN"/>
              </w:rPr>
            </w:rPrChange>
          </w:rPr>
          <w:t xml:space="preserve"> </w:t>
        </w:r>
      </w:ins>
      <w:ins w:id="637" w:author="野草" w:date="2024-01-31T10:27:34Z">
        <w:r>
          <w:rPr>
            <w:rFonts w:hint="eastAsia"/>
            <w:highlight w:val="green"/>
            <w:lang w:val="en-US" w:eastAsia="zh-CN"/>
            <w:rPrChange w:id="638" w:author="野草" w:date="2024-01-31T10:28:39Z">
              <w:rPr>
                <w:rFonts w:hint="eastAsia"/>
                <w:highlight w:val="none"/>
                <w:lang w:val="en-US" w:eastAsia="zh-CN"/>
              </w:rPr>
            </w:rPrChange>
          </w:rPr>
          <w:t>extremely hot day</w:t>
        </w:r>
      </w:ins>
      <w:ins w:id="639" w:author="野草" w:date="2024-01-31T10:27:34Z">
        <w:r>
          <w:rPr>
            <w:rFonts w:hint="eastAsia"/>
            <w:highlight w:val="cyan"/>
            <w:lang w:val="en-US" w:eastAsia="zh-CN"/>
            <w:rPrChange w:id="640" w:author="野草" w:date="2024-01-31T10:28:15Z">
              <w:rPr>
                <w:rFonts w:hint="eastAsia"/>
                <w:highlight w:val="none"/>
                <w:lang w:val="en-US" w:eastAsia="zh-CN"/>
              </w:rPr>
            </w:rPrChange>
          </w:rPr>
          <w:t xml:space="preserve"> </w:t>
        </w:r>
      </w:ins>
      <w:ins w:id="641" w:author="野草" w:date="2024-01-31T10:28:02Z">
        <w:r>
          <w:rPr>
            <w:rFonts w:hint="eastAsia"/>
            <w:highlight w:val="cyan"/>
            <w:lang w:val="en-US" w:eastAsia="zh-CN"/>
            <w:rPrChange w:id="642" w:author="野草" w:date="2024-01-31T10:28:15Z">
              <w:rPr>
                <w:rFonts w:hint="eastAsia"/>
                <w:highlight w:val="none"/>
                <w:lang w:val="en-US" w:eastAsia="zh-CN"/>
              </w:rPr>
            </w:rPrChange>
          </w:rPr>
          <w:t>are</w:t>
        </w:r>
      </w:ins>
      <w:ins w:id="643" w:author="野草" w:date="2024-01-31T10:27:34Z">
        <w:r>
          <w:rPr>
            <w:rFonts w:hint="eastAsia"/>
            <w:highlight w:val="cyan"/>
            <w:lang w:val="en-US" w:eastAsia="zh-CN"/>
            <w:rPrChange w:id="644" w:author="野草" w:date="2024-01-31T10:28:15Z">
              <w:rPr>
                <w:rFonts w:hint="eastAsia"/>
                <w:highlight w:val="none"/>
                <w:lang w:val="en-US" w:eastAsia="zh-CN"/>
              </w:rPr>
            </w:rPrChange>
          </w:rPr>
          <w:t xml:space="preserve"> illustrated in </w:t>
        </w:r>
      </w:ins>
      <w:ins w:id="645" w:author="野草" w:date="2024-01-31T10:27:34Z">
        <w:r>
          <w:rPr>
            <w:rFonts w:hint="eastAsia"/>
            <w:highlight w:val="green"/>
            <w:lang w:val="en-US" w:eastAsia="zh-CN"/>
            <w:rPrChange w:id="646" w:author="野草" w:date="2024-01-31T10:28:43Z">
              <w:rPr>
                <w:rFonts w:hint="eastAsia"/>
                <w:highlight w:val="none"/>
                <w:lang w:val="en-US" w:eastAsia="zh-CN"/>
              </w:rPr>
            </w:rPrChange>
          </w:rPr>
          <w:t>Fig. 4</w:t>
        </w:r>
      </w:ins>
      <w:ins w:id="647" w:author="野草" w:date="2024-01-31T10:27:34Z">
        <w:r>
          <w:rPr>
            <w:rFonts w:hint="eastAsia"/>
            <w:highlight w:val="cyan"/>
            <w:lang w:val="en-US" w:eastAsia="zh-CN"/>
            <w:rPrChange w:id="648" w:author="野草" w:date="2024-01-31T10:28:15Z">
              <w:rPr>
                <w:rFonts w:hint="eastAsia"/>
                <w:highlight w:val="none"/>
                <w:lang w:val="en-US" w:eastAsia="zh-CN"/>
              </w:rPr>
            </w:rPrChange>
          </w:rPr>
          <w:t xml:space="preserve">. On </w:t>
        </w:r>
      </w:ins>
      <w:ins w:id="649" w:author="野草" w:date="2024-01-31T10:27:34Z">
        <w:r>
          <w:rPr>
            <w:rFonts w:hint="eastAsia"/>
            <w:highlight w:val="green"/>
            <w:lang w:val="en-US" w:eastAsia="zh-CN"/>
            <w:rPrChange w:id="650" w:author="野草" w:date="2024-01-31T10:30:22Z">
              <w:rPr>
                <w:rFonts w:hint="eastAsia"/>
                <w:highlight w:val="none"/>
                <w:lang w:val="en-US" w:eastAsia="zh-CN"/>
              </w:rPr>
            </w:rPrChange>
          </w:rPr>
          <w:t>the normal summer day</w:t>
        </w:r>
      </w:ins>
      <w:ins w:id="651" w:author="野草" w:date="2024-01-31T10:27:34Z">
        <w:r>
          <w:rPr>
            <w:rFonts w:hint="eastAsia"/>
            <w:highlight w:val="cyan"/>
            <w:lang w:val="en-US" w:eastAsia="zh-CN"/>
            <w:rPrChange w:id="652" w:author="野草" w:date="2024-01-31T10:28:15Z">
              <w:rPr>
                <w:rFonts w:hint="eastAsia"/>
                <w:highlight w:val="none"/>
                <w:lang w:val="en-US" w:eastAsia="zh-CN"/>
              </w:rPr>
            </w:rPrChange>
          </w:rPr>
          <w:t>, RCI exhibit</w:t>
        </w:r>
      </w:ins>
      <w:ins w:id="653" w:author="野草" w:date="2024-01-31T10:30:25Z">
        <w:r>
          <w:rPr>
            <w:rFonts w:hint="eastAsia"/>
            <w:highlight w:val="cyan"/>
            <w:lang w:val="en-US" w:eastAsia="zh-CN"/>
          </w:rPr>
          <w:t>ed</w:t>
        </w:r>
      </w:ins>
      <w:ins w:id="654" w:author="野草" w:date="2024-01-31T10:27:34Z">
        <w:r>
          <w:rPr>
            <w:rFonts w:hint="eastAsia"/>
            <w:highlight w:val="cyan"/>
            <w:lang w:val="en-US" w:eastAsia="zh-CN"/>
            <w:rPrChange w:id="655" w:author="野草" w:date="2024-01-31T10:28:15Z">
              <w:rPr>
                <w:rFonts w:hint="eastAsia"/>
                <w:highlight w:val="none"/>
                <w:lang w:val="en-US" w:eastAsia="zh-CN"/>
              </w:rPr>
            </w:rPrChange>
          </w:rPr>
          <w:t xml:space="preserve"> </w:t>
        </w:r>
      </w:ins>
      <w:ins w:id="656" w:author="野草" w:date="2024-01-31T10:27:34Z">
        <w:r>
          <w:rPr>
            <w:rFonts w:hint="eastAsia"/>
            <w:highlight w:val="green"/>
            <w:lang w:val="en-US" w:eastAsia="zh-CN"/>
            <w:rPrChange w:id="657" w:author="野草" w:date="2024-01-31T10:30:30Z">
              <w:rPr>
                <w:rFonts w:hint="eastAsia"/>
                <w:highlight w:val="none"/>
                <w:lang w:val="en-US" w:eastAsia="zh-CN"/>
              </w:rPr>
            </w:rPrChange>
          </w:rPr>
          <w:t>maximum and average</w:t>
        </w:r>
      </w:ins>
      <w:ins w:id="658" w:author="野草" w:date="2024-01-31T10:27:34Z">
        <w:r>
          <w:rPr>
            <w:rFonts w:hint="eastAsia"/>
            <w:highlight w:val="cyan"/>
            <w:lang w:val="en-US" w:eastAsia="zh-CN"/>
            <w:rPrChange w:id="659" w:author="野草" w:date="2024-01-31T10:28:15Z">
              <w:rPr>
                <w:rFonts w:hint="eastAsia"/>
                <w:highlight w:val="none"/>
                <w:lang w:val="en-US" w:eastAsia="zh-CN"/>
              </w:rPr>
            </w:rPrChange>
          </w:rPr>
          <w:t xml:space="preserve"> values of </w:t>
        </w:r>
      </w:ins>
      <w:ins w:id="660" w:author="野草" w:date="2024-01-31T10:27:34Z">
        <w:r>
          <w:rPr>
            <w:rFonts w:hint="eastAsia"/>
            <w:highlight w:val="green"/>
            <w:u w:val="thick"/>
            <w:lang w:val="en-US" w:eastAsia="zh-CN"/>
            <w:rPrChange w:id="661" w:author="野草" w:date="2024-01-31T10:30:35Z">
              <w:rPr>
                <w:rFonts w:hint="eastAsia"/>
                <w:highlight w:val="none"/>
                <w:lang w:val="en-US" w:eastAsia="zh-CN"/>
              </w:rPr>
            </w:rPrChange>
          </w:rPr>
          <w:t>12.2 °C and 5.5 °C</w:t>
        </w:r>
      </w:ins>
      <w:ins w:id="662" w:author="野草" w:date="2024-01-31T10:27:34Z">
        <w:r>
          <w:rPr>
            <w:rFonts w:hint="eastAsia"/>
            <w:highlight w:val="cyan"/>
            <w:lang w:val="en-US" w:eastAsia="zh-CN"/>
            <w:rPrChange w:id="663" w:author="野草" w:date="2024-01-31T10:28:15Z">
              <w:rPr>
                <w:rFonts w:hint="eastAsia"/>
                <w:highlight w:val="none"/>
                <w:lang w:val="en-US" w:eastAsia="zh-CN"/>
              </w:rPr>
            </w:rPrChange>
          </w:rPr>
          <w:t xml:space="preserve"> across </w:t>
        </w:r>
      </w:ins>
      <w:ins w:id="664" w:author="野草" w:date="2024-01-31T10:27:34Z">
        <w:r>
          <w:rPr>
            <w:rFonts w:hint="eastAsia"/>
            <w:highlight w:val="green"/>
            <w:lang w:val="en-US" w:eastAsia="zh-CN"/>
            <w:rPrChange w:id="665" w:author="野草" w:date="2024-01-31T10:30:52Z">
              <w:rPr>
                <w:rFonts w:hint="eastAsia"/>
                <w:highlight w:val="none"/>
                <w:lang w:val="en-US" w:eastAsia="zh-CN"/>
              </w:rPr>
            </w:rPrChange>
          </w:rPr>
          <w:t>all river segments</w:t>
        </w:r>
      </w:ins>
      <w:ins w:id="666" w:author="野草" w:date="2024-01-31T10:27:34Z">
        <w:r>
          <w:rPr>
            <w:rFonts w:hint="eastAsia"/>
            <w:highlight w:val="cyan"/>
            <w:lang w:val="en-US" w:eastAsia="zh-CN"/>
            <w:rPrChange w:id="667" w:author="野草" w:date="2024-01-31T10:28:15Z">
              <w:rPr>
                <w:rFonts w:hint="eastAsia"/>
                <w:highlight w:val="none"/>
                <w:lang w:val="en-US" w:eastAsia="zh-CN"/>
              </w:rPr>
            </w:rPrChange>
          </w:rPr>
          <w:t xml:space="preserve">. </w:t>
        </w:r>
      </w:ins>
      <w:ins w:id="668" w:author="野草" w:date="2024-01-31T10:31:13Z">
        <w:r>
          <w:rPr>
            <w:rFonts w:hint="eastAsia"/>
            <w:highlight w:val="cyan"/>
            <w:lang w:val="en-US" w:eastAsia="zh-CN"/>
          </w:rPr>
          <w:t>O</w:t>
        </w:r>
      </w:ins>
      <w:ins w:id="669" w:author="野草" w:date="2024-01-31T10:27:34Z">
        <w:r>
          <w:rPr>
            <w:rFonts w:hint="eastAsia"/>
            <w:highlight w:val="cyan"/>
            <w:lang w:val="en-US" w:eastAsia="zh-CN"/>
            <w:rPrChange w:id="670" w:author="野草" w:date="2024-01-31T10:28:15Z">
              <w:rPr>
                <w:rFonts w:hint="eastAsia"/>
                <w:highlight w:val="none"/>
                <w:lang w:val="en-US" w:eastAsia="zh-CN"/>
              </w:rPr>
            </w:rPrChange>
          </w:rPr>
          <w:t xml:space="preserve">n </w:t>
        </w:r>
      </w:ins>
      <w:ins w:id="671" w:author="野草" w:date="2024-01-31T10:27:34Z">
        <w:r>
          <w:rPr>
            <w:rFonts w:hint="eastAsia"/>
            <w:highlight w:val="green"/>
            <w:lang w:val="en-US" w:eastAsia="zh-CN"/>
            <w:rPrChange w:id="672" w:author="野草" w:date="2024-01-31T10:31:17Z">
              <w:rPr>
                <w:rFonts w:hint="eastAsia"/>
                <w:highlight w:val="none"/>
                <w:lang w:val="en-US" w:eastAsia="zh-CN"/>
              </w:rPr>
            </w:rPrChange>
          </w:rPr>
          <w:t>the extremely hot day</w:t>
        </w:r>
      </w:ins>
      <w:ins w:id="673" w:author="野草" w:date="2024-01-31T10:27:34Z">
        <w:r>
          <w:rPr>
            <w:rFonts w:hint="eastAsia"/>
            <w:highlight w:val="cyan"/>
            <w:lang w:val="en-US" w:eastAsia="zh-CN"/>
            <w:rPrChange w:id="674" w:author="野草" w:date="2024-01-31T10:28:15Z">
              <w:rPr>
                <w:rFonts w:hint="eastAsia"/>
                <w:highlight w:val="none"/>
                <w:lang w:val="en-US" w:eastAsia="zh-CN"/>
              </w:rPr>
            </w:rPrChange>
          </w:rPr>
          <w:t xml:space="preserve">, RCI </w:t>
        </w:r>
      </w:ins>
      <w:ins w:id="675" w:author="野草" w:date="2024-01-31T10:31:19Z">
        <w:r>
          <w:rPr>
            <w:rFonts w:hint="eastAsia"/>
            <w:highlight w:val="cyan"/>
            <w:lang w:val="en-US" w:eastAsia="zh-CN"/>
          </w:rPr>
          <w:t>we</w:t>
        </w:r>
      </w:ins>
      <w:ins w:id="676" w:author="野草" w:date="2024-01-31T10:27:34Z">
        <w:r>
          <w:rPr>
            <w:rFonts w:hint="eastAsia"/>
            <w:highlight w:val="cyan"/>
            <w:lang w:val="en-US" w:eastAsia="zh-CN"/>
            <w:rPrChange w:id="677" w:author="野草" w:date="2024-01-31T10:28:15Z">
              <w:rPr>
                <w:rFonts w:hint="eastAsia"/>
                <w:highlight w:val="none"/>
                <w:lang w:val="en-US" w:eastAsia="zh-CN"/>
              </w:rPr>
            </w:rPrChange>
          </w:rPr>
          <w:t xml:space="preserve">re </w:t>
        </w:r>
      </w:ins>
      <w:ins w:id="678" w:author="野草" w:date="2024-01-31T10:27:34Z">
        <w:r>
          <w:rPr>
            <w:rFonts w:hint="eastAsia"/>
            <w:highlight w:val="green"/>
            <w:lang w:val="en-US" w:eastAsia="zh-CN"/>
            <w:rPrChange w:id="679" w:author="野草" w:date="2024-01-31T10:32:39Z">
              <w:rPr>
                <w:rFonts w:hint="eastAsia"/>
                <w:highlight w:val="none"/>
                <w:lang w:val="en-US" w:eastAsia="zh-CN"/>
              </w:rPr>
            </w:rPrChange>
          </w:rPr>
          <w:t>notably higher</w:t>
        </w:r>
      </w:ins>
      <w:ins w:id="680" w:author="野草" w:date="2024-01-31T10:27:34Z">
        <w:r>
          <w:rPr>
            <w:rFonts w:hint="eastAsia"/>
            <w:highlight w:val="cyan"/>
            <w:lang w:val="en-US" w:eastAsia="zh-CN"/>
            <w:rPrChange w:id="681" w:author="野草" w:date="2024-01-31T10:28:15Z">
              <w:rPr>
                <w:rFonts w:hint="eastAsia"/>
                <w:highlight w:val="none"/>
                <w:lang w:val="en-US" w:eastAsia="zh-CN"/>
              </w:rPr>
            </w:rPrChange>
          </w:rPr>
          <w:t xml:space="preserve">, with </w:t>
        </w:r>
      </w:ins>
      <w:ins w:id="682" w:author="野草" w:date="2024-01-31T10:27:34Z">
        <w:r>
          <w:rPr>
            <w:rFonts w:hint="eastAsia"/>
            <w:highlight w:val="green"/>
            <w:lang w:val="en-US" w:eastAsia="zh-CN"/>
            <w:rPrChange w:id="683" w:author="野草" w:date="2024-01-31T10:32:42Z">
              <w:rPr>
                <w:rFonts w:hint="eastAsia"/>
                <w:highlight w:val="none"/>
                <w:lang w:val="en-US" w:eastAsia="zh-CN"/>
              </w:rPr>
            </w:rPrChange>
          </w:rPr>
          <w:t>maximum and average</w:t>
        </w:r>
      </w:ins>
      <w:ins w:id="684" w:author="野草" w:date="2024-01-31T10:27:34Z">
        <w:r>
          <w:rPr>
            <w:rFonts w:hint="eastAsia"/>
            <w:highlight w:val="cyan"/>
            <w:lang w:val="en-US" w:eastAsia="zh-CN"/>
            <w:rPrChange w:id="685" w:author="野草" w:date="2024-01-31T10:28:15Z">
              <w:rPr>
                <w:rFonts w:hint="eastAsia"/>
                <w:highlight w:val="none"/>
                <w:lang w:val="en-US" w:eastAsia="zh-CN"/>
              </w:rPr>
            </w:rPrChange>
          </w:rPr>
          <w:t xml:space="preserve"> values </w:t>
        </w:r>
      </w:ins>
      <w:ins w:id="686" w:author="野草" w:date="2024-01-31T10:27:34Z">
        <w:r>
          <w:rPr>
            <w:rFonts w:hint="eastAsia"/>
            <w:highlight w:val="green"/>
            <w:u w:val="thick"/>
            <w:lang w:val="en-US" w:eastAsia="zh-CN"/>
            <w:rPrChange w:id="687" w:author="野草" w:date="2024-01-31T10:32:48Z">
              <w:rPr>
                <w:rFonts w:hint="eastAsia"/>
                <w:highlight w:val="none"/>
                <w:lang w:val="en-US" w:eastAsia="zh-CN"/>
              </w:rPr>
            </w:rPrChange>
          </w:rPr>
          <w:t>reaching 15.5 °C and 6.4 °C</w:t>
        </w:r>
      </w:ins>
      <w:ins w:id="688" w:author="野草" w:date="2024-01-31T10:27:34Z">
        <w:r>
          <w:rPr>
            <w:rFonts w:hint="eastAsia"/>
            <w:highlight w:val="cyan"/>
            <w:lang w:val="en-US" w:eastAsia="zh-CN"/>
            <w:rPrChange w:id="689" w:author="野草" w:date="2024-01-31T10:28:15Z">
              <w:rPr>
                <w:rFonts w:hint="eastAsia"/>
                <w:highlight w:val="none"/>
                <w:lang w:val="en-US" w:eastAsia="zh-CN"/>
              </w:rPr>
            </w:rPrChange>
          </w:rPr>
          <w:t xml:space="preserve">, respectively. Notably, there </w:t>
        </w:r>
      </w:ins>
      <w:ins w:id="690" w:author="野草" w:date="2024-01-31T10:32:55Z">
        <w:r>
          <w:rPr>
            <w:rFonts w:hint="eastAsia"/>
            <w:highlight w:val="cyan"/>
            <w:lang w:val="en-US" w:eastAsia="zh-CN"/>
          </w:rPr>
          <w:t>we</w:t>
        </w:r>
      </w:ins>
      <w:ins w:id="691" w:author="野草" w:date="2024-01-31T10:27:34Z">
        <w:r>
          <w:rPr>
            <w:rFonts w:hint="eastAsia"/>
            <w:highlight w:val="cyan"/>
            <w:lang w:val="en-US" w:eastAsia="zh-CN"/>
            <w:rPrChange w:id="692" w:author="野草" w:date="2024-01-31T10:28:15Z">
              <w:rPr>
                <w:rFonts w:hint="eastAsia"/>
                <w:highlight w:val="none"/>
                <w:lang w:val="en-US" w:eastAsia="zh-CN"/>
              </w:rPr>
            </w:rPrChange>
          </w:rPr>
          <w:t xml:space="preserve">re </w:t>
        </w:r>
      </w:ins>
      <w:ins w:id="693" w:author="野草" w:date="2024-01-31T10:27:34Z">
        <w:r>
          <w:rPr>
            <w:rFonts w:hint="eastAsia"/>
            <w:highlight w:val="green"/>
            <w:lang w:val="en-US" w:eastAsia="zh-CN"/>
            <w:rPrChange w:id="694" w:author="野草" w:date="2024-01-31T10:32:53Z">
              <w:rPr>
                <w:rFonts w:hint="eastAsia"/>
                <w:highlight w:val="none"/>
                <w:lang w:val="en-US" w:eastAsia="zh-CN"/>
              </w:rPr>
            </w:rPrChange>
          </w:rPr>
          <w:t>considerable variations</w:t>
        </w:r>
      </w:ins>
      <w:ins w:id="695" w:author="野草" w:date="2024-01-31T10:27:34Z">
        <w:r>
          <w:rPr>
            <w:rFonts w:hint="eastAsia"/>
            <w:highlight w:val="cyan"/>
            <w:lang w:val="en-US" w:eastAsia="zh-CN"/>
            <w:rPrChange w:id="696" w:author="野草" w:date="2024-01-31T10:28:15Z">
              <w:rPr>
                <w:rFonts w:hint="eastAsia"/>
                <w:highlight w:val="none"/>
                <w:lang w:val="en-US" w:eastAsia="zh-CN"/>
              </w:rPr>
            </w:rPrChange>
          </w:rPr>
          <w:t xml:space="preserve"> in </w:t>
        </w:r>
      </w:ins>
      <w:ins w:id="697" w:author="野草" w:date="2024-01-31T10:27:34Z">
        <w:r>
          <w:rPr>
            <w:rFonts w:hint="eastAsia"/>
            <w:highlight w:val="green"/>
            <w:lang w:val="en-US" w:eastAsia="zh-CN"/>
            <w:rPrChange w:id="698" w:author="野草" w:date="2024-01-31T10:33:01Z">
              <w:rPr>
                <w:rFonts w:hint="eastAsia"/>
                <w:highlight w:val="none"/>
                <w:lang w:val="en-US" w:eastAsia="zh-CN"/>
              </w:rPr>
            </w:rPrChange>
          </w:rPr>
          <w:t xml:space="preserve">RCI </w:t>
        </w:r>
      </w:ins>
      <w:ins w:id="699" w:author="野草" w:date="2024-01-31T10:37:08Z">
        <w:r>
          <w:rPr>
            <w:rFonts w:hint="eastAsia"/>
            <w:highlight w:val="green"/>
            <w:lang w:val="en-US" w:eastAsia="zh-CN"/>
          </w:rPr>
          <w:t>valu</w:t>
        </w:r>
      </w:ins>
      <w:ins w:id="700" w:author="野草" w:date="2024-01-31T10:37:09Z">
        <w:r>
          <w:rPr>
            <w:rFonts w:hint="eastAsia"/>
            <w:highlight w:val="green"/>
            <w:lang w:val="en-US" w:eastAsia="zh-CN"/>
          </w:rPr>
          <w:t>es</w:t>
        </w:r>
      </w:ins>
      <w:ins w:id="701" w:author="野草" w:date="2024-01-31T10:27:34Z">
        <w:r>
          <w:rPr>
            <w:rFonts w:hint="eastAsia"/>
            <w:highlight w:val="cyan"/>
            <w:lang w:val="en-US" w:eastAsia="zh-CN"/>
            <w:rPrChange w:id="702" w:author="野草" w:date="2024-01-31T10:28:15Z">
              <w:rPr>
                <w:rFonts w:hint="eastAsia"/>
                <w:highlight w:val="none"/>
                <w:lang w:val="en-US" w:eastAsia="zh-CN"/>
              </w:rPr>
            </w:rPrChange>
          </w:rPr>
          <w:t xml:space="preserve"> among </w:t>
        </w:r>
      </w:ins>
      <w:ins w:id="703" w:author="野草" w:date="2024-01-31T10:27:34Z">
        <w:r>
          <w:rPr>
            <w:rFonts w:hint="eastAsia"/>
            <w:highlight w:val="green"/>
            <w:lang w:val="en-US" w:eastAsia="zh-CN"/>
            <w:rPrChange w:id="704" w:author="野草" w:date="2024-01-31T10:33:06Z">
              <w:rPr>
                <w:rFonts w:hint="eastAsia"/>
                <w:highlight w:val="none"/>
                <w:lang w:val="en-US" w:eastAsia="zh-CN"/>
              </w:rPr>
            </w:rPrChange>
          </w:rPr>
          <w:t>individual segments</w:t>
        </w:r>
      </w:ins>
      <w:ins w:id="705" w:author="野草" w:date="2024-01-31T10:27:34Z">
        <w:r>
          <w:rPr>
            <w:rFonts w:hint="eastAsia"/>
            <w:highlight w:val="cyan"/>
            <w:lang w:val="en-US" w:eastAsia="zh-CN"/>
            <w:rPrChange w:id="706" w:author="野草" w:date="2024-01-31T10:28:15Z">
              <w:rPr>
                <w:rFonts w:hint="eastAsia"/>
                <w:highlight w:val="none"/>
                <w:lang w:val="en-US" w:eastAsia="zh-CN"/>
              </w:rPr>
            </w:rPrChange>
          </w:rPr>
          <w:t xml:space="preserve"> on </w:t>
        </w:r>
      </w:ins>
      <w:ins w:id="707" w:author="野草" w:date="2024-01-31T10:27:34Z">
        <w:r>
          <w:rPr>
            <w:rFonts w:hint="eastAsia"/>
            <w:highlight w:val="green"/>
            <w:lang w:val="en-US" w:eastAsia="zh-CN"/>
            <w:rPrChange w:id="708" w:author="野草" w:date="2024-01-31T10:33:12Z">
              <w:rPr>
                <w:rFonts w:hint="eastAsia"/>
                <w:highlight w:val="none"/>
                <w:lang w:val="en-US" w:eastAsia="zh-CN"/>
              </w:rPr>
            </w:rPrChange>
          </w:rPr>
          <w:t>both case days</w:t>
        </w:r>
      </w:ins>
      <w:ins w:id="709" w:author="野草" w:date="2024-01-31T10:27:34Z">
        <w:r>
          <w:rPr>
            <w:rFonts w:hint="eastAsia"/>
            <w:highlight w:val="cyan"/>
            <w:lang w:val="en-US" w:eastAsia="zh-CN"/>
            <w:rPrChange w:id="710" w:author="野草" w:date="2024-01-31T10:28:15Z">
              <w:rPr>
                <w:rFonts w:hint="eastAsia"/>
                <w:highlight w:val="none"/>
                <w:lang w:val="en-US" w:eastAsia="zh-CN"/>
              </w:rPr>
            </w:rPrChange>
          </w:rPr>
          <w:t xml:space="preserve">. Specifically, the </w:t>
        </w:r>
      </w:ins>
      <w:ins w:id="711" w:author="野草" w:date="2024-01-31T10:27:34Z">
        <w:r>
          <w:rPr>
            <w:rFonts w:hint="eastAsia"/>
            <w:highlight w:val="green"/>
            <w:lang w:val="en-US" w:eastAsia="zh-CN"/>
            <w:rPrChange w:id="712" w:author="野草" w:date="2024-01-31T10:33:17Z">
              <w:rPr>
                <w:rFonts w:hint="eastAsia"/>
                <w:highlight w:val="none"/>
                <w:lang w:val="en-US" w:eastAsia="zh-CN"/>
              </w:rPr>
            </w:rPrChange>
          </w:rPr>
          <w:t>standard deviation</w:t>
        </w:r>
      </w:ins>
      <w:ins w:id="713" w:author="野草" w:date="2024-01-31T10:27:34Z">
        <w:r>
          <w:rPr>
            <w:rFonts w:hint="eastAsia"/>
            <w:highlight w:val="cyan"/>
            <w:lang w:val="en-US" w:eastAsia="zh-CN"/>
            <w:rPrChange w:id="714" w:author="野草" w:date="2024-01-31T10:28:15Z">
              <w:rPr>
                <w:rFonts w:hint="eastAsia"/>
                <w:highlight w:val="none"/>
                <w:lang w:val="en-US" w:eastAsia="zh-CN"/>
              </w:rPr>
            </w:rPrChange>
          </w:rPr>
          <w:t xml:space="preserve"> </w:t>
        </w:r>
      </w:ins>
      <w:ins w:id="715" w:author="野草" w:date="2024-01-31T10:33:19Z">
        <w:r>
          <w:rPr>
            <w:rFonts w:hint="eastAsia"/>
            <w:highlight w:val="cyan"/>
            <w:lang w:val="en-US" w:eastAsia="zh-CN"/>
          </w:rPr>
          <w:t>w</w:t>
        </w:r>
      </w:ins>
      <w:ins w:id="716" w:author="野草" w:date="2024-01-31T10:33:20Z">
        <w:r>
          <w:rPr>
            <w:rFonts w:hint="eastAsia"/>
            <w:highlight w:val="cyan"/>
            <w:lang w:val="en-US" w:eastAsia="zh-CN"/>
          </w:rPr>
          <w:t>a</w:t>
        </w:r>
      </w:ins>
      <w:ins w:id="717" w:author="野草" w:date="2024-01-31T10:27:34Z">
        <w:r>
          <w:rPr>
            <w:rFonts w:hint="eastAsia"/>
            <w:highlight w:val="cyan"/>
            <w:lang w:val="en-US" w:eastAsia="zh-CN"/>
            <w:rPrChange w:id="718" w:author="野草" w:date="2024-01-31T10:28:15Z">
              <w:rPr>
                <w:rFonts w:hint="eastAsia"/>
                <w:highlight w:val="none"/>
                <w:lang w:val="en-US" w:eastAsia="zh-CN"/>
              </w:rPr>
            </w:rPrChange>
          </w:rPr>
          <w:t xml:space="preserve">s </w:t>
        </w:r>
      </w:ins>
      <w:ins w:id="719" w:author="野草" w:date="2024-01-31T10:27:34Z">
        <w:r>
          <w:rPr>
            <w:rFonts w:hint="eastAsia"/>
            <w:highlight w:val="green"/>
            <w:u w:val="thick"/>
            <w:lang w:val="en-US" w:eastAsia="zh-CN"/>
            <w:rPrChange w:id="720" w:author="野草" w:date="2024-01-31T10:34:15Z">
              <w:rPr>
                <w:rFonts w:hint="eastAsia"/>
                <w:highlight w:val="none"/>
                <w:lang w:val="en-US" w:eastAsia="zh-CN"/>
              </w:rPr>
            </w:rPrChange>
          </w:rPr>
          <w:t>2.4 °C</w:t>
        </w:r>
      </w:ins>
      <w:ins w:id="721" w:author="野草" w:date="2024-01-31T10:27:34Z">
        <w:r>
          <w:rPr>
            <w:rFonts w:hint="eastAsia"/>
            <w:highlight w:val="cyan"/>
            <w:lang w:val="en-US" w:eastAsia="zh-CN"/>
            <w:rPrChange w:id="722" w:author="野草" w:date="2024-01-31T10:28:15Z">
              <w:rPr>
                <w:rFonts w:hint="eastAsia"/>
                <w:highlight w:val="none"/>
                <w:lang w:val="en-US" w:eastAsia="zh-CN"/>
              </w:rPr>
            </w:rPrChange>
          </w:rPr>
          <w:t xml:space="preserve"> on </w:t>
        </w:r>
      </w:ins>
      <w:ins w:id="723" w:author="野草" w:date="2024-01-31T10:27:34Z">
        <w:r>
          <w:rPr>
            <w:rFonts w:hint="eastAsia"/>
            <w:highlight w:val="green"/>
            <w:u w:val="none"/>
            <w:lang w:val="en-US" w:eastAsia="zh-CN"/>
            <w:rPrChange w:id="724" w:author="野草" w:date="2024-01-31T10:35:35Z">
              <w:rPr>
                <w:rFonts w:hint="eastAsia"/>
                <w:highlight w:val="none"/>
                <w:lang w:val="en-US" w:eastAsia="zh-CN"/>
              </w:rPr>
            </w:rPrChange>
          </w:rPr>
          <w:t>the normal summer day</w:t>
        </w:r>
      </w:ins>
      <w:ins w:id="725" w:author="野草" w:date="2024-01-31T10:27:34Z">
        <w:r>
          <w:rPr>
            <w:rFonts w:hint="eastAsia"/>
            <w:highlight w:val="cyan"/>
            <w:lang w:val="en-US" w:eastAsia="zh-CN"/>
            <w:rPrChange w:id="726" w:author="野草" w:date="2024-01-31T10:28:15Z">
              <w:rPr>
                <w:rFonts w:hint="eastAsia"/>
                <w:highlight w:val="none"/>
                <w:lang w:val="en-US" w:eastAsia="zh-CN"/>
              </w:rPr>
            </w:rPrChange>
          </w:rPr>
          <w:t xml:space="preserve"> and </w:t>
        </w:r>
      </w:ins>
      <w:ins w:id="727" w:author="野草" w:date="2024-01-31T10:27:34Z">
        <w:r>
          <w:rPr>
            <w:rFonts w:hint="eastAsia"/>
            <w:highlight w:val="green"/>
            <w:u w:val="thick"/>
            <w:lang w:val="en-US" w:eastAsia="zh-CN"/>
            <w:rPrChange w:id="728" w:author="野草" w:date="2024-01-31T10:33:43Z">
              <w:rPr>
                <w:rFonts w:hint="eastAsia"/>
                <w:highlight w:val="none"/>
                <w:lang w:val="en-US" w:eastAsia="zh-CN"/>
              </w:rPr>
            </w:rPrChange>
          </w:rPr>
          <w:t>increase</w:t>
        </w:r>
      </w:ins>
      <w:ins w:id="729" w:author="野草" w:date="2024-01-31T10:33:35Z">
        <w:r>
          <w:rPr>
            <w:rFonts w:hint="eastAsia"/>
            <w:highlight w:val="green"/>
            <w:u w:val="thick"/>
            <w:lang w:val="en-US" w:eastAsia="zh-CN"/>
            <w:rPrChange w:id="730" w:author="野草" w:date="2024-01-31T10:33:43Z">
              <w:rPr>
                <w:rFonts w:hint="eastAsia"/>
                <w:highlight w:val="cyan"/>
                <w:lang w:val="en-US" w:eastAsia="zh-CN"/>
              </w:rPr>
            </w:rPrChange>
          </w:rPr>
          <w:t>d</w:t>
        </w:r>
      </w:ins>
      <w:ins w:id="731" w:author="野草" w:date="2024-01-31T10:27:34Z">
        <w:r>
          <w:rPr>
            <w:rFonts w:hint="eastAsia"/>
            <w:highlight w:val="green"/>
            <w:u w:val="thick"/>
            <w:lang w:val="en-US" w:eastAsia="zh-CN"/>
            <w:rPrChange w:id="732" w:author="野草" w:date="2024-01-31T10:33:43Z">
              <w:rPr>
                <w:rFonts w:hint="eastAsia"/>
                <w:highlight w:val="none"/>
                <w:lang w:val="en-US" w:eastAsia="zh-CN"/>
              </w:rPr>
            </w:rPrChange>
          </w:rPr>
          <w:t xml:space="preserve"> to 3.1 °C</w:t>
        </w:r>
      </w:ins>
      <w:ins w:id="733" w:author="野草" w:date="2024-01-31T10:27:34Z">
        <w:r>
          <w:rPr>
            <w:rFonts w:hint="eastAsia"/>
            <w:highlight w:val="cyan"/>
            <w:lang w:val="en-US" w:eastAsia="zh-CN"/>
            <w:rPrChange w:id="734" w:author="野草" w:date="2024-01-31T10:28:15Z">
              <w:rPr>
                <w:rFonts w:hint="eastAsia"/>
                <w:highlight w:val="none"/>
                <w:lang w:val="en-US" w:eastAsia="zh-CN"/>
              </w:rPr>
            </w:rPrChange>
          </w:rPr>
          <w:t xml:space="preserve"> on </w:t>
        </w:r>
      </w:ins>
      <w:ins w:id="735" w:author="野草" w:date="2024-01-31T10:27:34Z">
        <w:r>
          <w:rPr>
            <w:rFonts w:hint="eastAsia"/>
            <w:highlight w:val="green"/>
            <w:lang w:val="en-US" w:eastAsia="zh-CN"/>
            <w:rPrChange w:id="736" w:author="野草" w:date="2024-01-31T10:33:46Z">
              <w:rPr>
                <w:rFonts w:hint="eastAsia"/>
                <w:highlight w:val="none"/>
                <w:lang w:val="en-US" w:eastAsia="zh-CN"/>
              </w:rPr>
            </w:rPrChange>
          </w:rPr>
          <w:t>the extremely hot day</w:t>
        </w:r>
      </w:ins>
      <w:ins w:id="737" w:author="野草" w:date="2024-01-31T10:27:34Z">
        <w:r>
          <w:rPr>
            <w:rFonts w:hint="eastAsia"/>
            <w:highlight w:val="cyan"/>
            <w:lang w:val="en-US" w:eastAsia="zh-CN"/>
            <w:rPrChange w:id="738" w:author="野草" w:date="2024-01-31T10:28:15Z">
              <w:rPr>
                <w:rFonts w:hint="eastAsia"/>
                <w:highlight w:val="none"/>
                <w:lang w:val="en-US" w:eastAsia="zh-CN"/>
              </w:rPr>
            </w:rPrChange>
          </w:rPr>
          <w:t>.</w:t>
        </w:r>
      </w:ins>
    </w:p>
    <w:p>
      <w:pPr>
        <w:numPr>
          <w:ilvl w:val="-1"/>
          <w:numId w:val="0"/>
        </w:numPr>
        <w:ind w:left="0" w:leftChars="0" w:firstLine="0" w:firstLineChars="0"/>
        <w:rPr>
          <w:ins w:id="740" w:author="野草" w:date="2024-01-31T10:35:41Z"/>
          <w:rFonts w:hint="eastAsia"/>
          <w:highlight w:val="cyan"/>
          <w:lang w:val="en-US" w:eastAsia="zh-CN"/>
        </w:rPr>
        <w:pPrChange w:id="739" w:author="野草" w:date="2024-01-30T21:02:00Z">
          <w:pPr>
            <w:numPr>
              <w:ilvl w:val="0"/>
              <w:numId w:val="3"/>
            </w:numPr>
            <w:ind w:left="420" w:leftChars="0" w:hanging="420" w:firstLineChars="0"/>
          </w:pPr>
        </w:pPrChange>
      </w:pPr>
    </w:p>
    <w:p>
      <w:pPr>
        <w:numPr>
          <w:ilvl w:val="-1"/>
          <w:numId w:val="0"/>
        </w:numPr>
        <w:ind w:left="0" w:leftChars="0" w:firstLine="0" w:firstLineChars="0"/>
        <w:rPr>
          <w:ins w:id="742" w:author="野草" w:date="2024-01-31T10:27:34Z"/>
          <w:rFonts w:hint="eastAsia"/>
          <w:highlight w:val="green"/>
          <w:lang w:val="en-US" w:eastAsia="zh-CN"/>
          <w:rPrChange w:id="743" w:author="野草" w:date="2024-01-31T11:09:56Z">
            <w:rPr>
              <w:ins w:id="744" w:author="野草" w:date="2024-01-31T10:27:34Z"/>
              <w:rFonts w:hint="eastAsia"/>
              <w:highlight w:val="none"/>
              <w:lang w:val="en-US" w:eastAsia="zh-CN"/>
            </w:rPr>
          </w:rPrChange>
        </w:rPr>
        <w:pPrChange w:id="741" w:author="野草" w:date="2024-01-30T21:02:00Z">
          <w:pPr>
            <w:numPr>
              <w:ilvl w:val="0"/>
              <w:numId w:val="3"/>
            </w:numPr>
            <w:ind w:left="420" w:leftChars="0" w:hanging="420" w:firstLineChars="0"/>
          </w:pPr>
        </w:pPrChange>
      </w:pPr>
      <w:ins w:id="745" w:author="野草" w:date="2024-01-31T10:35:41Z">
        <w:r>
          <w:rPr>
            <w:rFonts w:hint="eastAsia"/>
            <w:highlight w:val="green"/>
            <w:lang w:val="en-US" w:eastAsia="zh-CN"/>
            <w:rPrChange w:id="746" w:author="野草" w:date="2024-01-31T11:09:56Z">
              <w:rPr>
                <w:rFonts w:hint="eastAsia"/>
                <w:highlight w:val="cyan"/>
                <w:lang w:val="en-US" w:eastAsia="zh-CN"/>
              </w:rPr>
            </w:rPrChange>
          </w:rPr>
          <w:t>【</w:t>
        </w:r>
      </w:ins>
      <w:ins w:id="747" w:author="野草" w:date="2024-01-31T11:09:51Z">
        <w:r>
          <w:rPr>
            <w:rFonts w:hint="eastAsia"/>
            <w:highlight w:val="green"/>
            <w:lang w:val="en-US" w:eastAsia="zh-CN"/>
            <w:rPrChange w:id="748" w:author="野草" w:date="2024-01-31T11:09:56Z">
              <w:rPr>
                <w:rFonts w:hint="eastAsia"/>
                <w:highlight w:val="cyan"/>
                <w:lang w:val="en-US" w:eastAsia="zh-CN"/>
              </w:rPr>
            </w:rPrChange>
          </w:rPr>
          <w:t>up</w:t>
        </w:r>
      </w:ins>
      <w:ins w:id="749" w:author="野草" w:date="2024-01-31T10:55:48Z">
        <w:r>
          <w:rPr>
            <w:rFonts w:hint="eastAsia"/>
            <w:highlight w:val="green"/>
            <w:lang w:val="en-US" w:eastAsia="zh-CN"/>
          </w:rPr>
          <w:t>2024 0131 1</w:t>
        </w:r>
      </w:ins>
      <w:ins w:id="750" w:author="野草" w:date="2024-01-31T11:09:58Z">
        <w:r>
          <w:rPr>
            <w:rFonts w:hint="eastAsia"/>
            <w:highlight w:val="green"/>
            <w:lang w:val="en-US" w:eastAsia="zh-CN"/>
          </w:rPr>
          <w:t>1</w:t>
        </w:r>
      </w:ins>
      <w:ins w:id="751" w:author="野草" w:date="2024-01-31T10:55:48Z">
        <w:r>
          <w:rPr>
            <w:rFonts w:hint="eastAsia"/>
            <w:highlight w:val="green"/>
            <w:lang w:val="en-US" w:eastAsia="zh-CN"/>
          </w:rPr>
          <w:t>:</w:t>
        </w:r>
      </w:ins>
      <w:ins w:id="752" w:author="野草" w:date="2024-01-31T11:11:54Z">
        <w:r>
          <w:rPr>
            <w:rFonts w:hint="eastAsia"/>
            <w:highlight w:val="green"/>
            <w:lang w:val="en-US" w:eastAsia="zh-CN"/>
          </w:rPr>
          <w:t>1</w:t>
        </w:r>
      </w:ins>
      <w:ins w:id="753" w:author="野草" w:date="2024-01-31T11:18:08Z">
        <w:r>
          <w:rPr>
            <w:rFonts w:hint="eastAsia"/>
            <w:highlight w:val="green"/>
            <w:lang w:val="en-US" w:eastAsia="zh-CN"/>
          </w:rPr>
          <w:t>8</w:t>
        </w:r>
      </w:ins>
      <w:ins w:id="754" w:author="野草" w:date="2024-01-31T10:35:41Z">
        <w:r>
          <w:rPr>
            <w:rFonts w:hint="eastAsia"/>
            <w:highlight w:val="green"/>
            <w:lang w:val="en-US" w:eastAsia="zh-CN"/>
            <w:rPrChange w:id="755" w:author="野草" w:date="2024-01-31T11:09:56Z">
              <w:rPr>
                <w:rFonts w:hint="eastAsia"/>
                <w:highlight w:val="cyan"/>
                <w:lang w:val="en-US" w:eastAsia="zh-CN"/>
              </w:rPr>
            </w:rPrChange>
          </w:rPr>
          <w:t>】</w:t>
        </w:r>
      </w:ins>
    </w:p>
    <w:p>
      <w:pPr>
        <w:numPr>
          <w:ilvl w:val="-1"/>
          <w:numId w:val="0"/>
        </w:numPr>
        <w:ind w:left="0" w:leftChars="0" w:firstLine="0" w:firstLineChars="0"/>
        <w:rPr>
          <w:ins w:id="757" w:author="野草" w:date="2024-01-31T10:27:34Z"/>
          <w:rFonts w:hint="eastAsia"/>
          <w:highlight w:val="cyan"/>
          <w:lang w:val="en-US" w:eastAsia="zh-CN"/>
          <w:rPrChange w:id="758" w:author="野草" w:date="2024-01-31T10:28:15Z">
            <w:rPr>
              <w:ins w:id="759" w:author="野草" w:date="2024-01-31T10:27:34Z"/>
              <w:rFonts w:hint="eastAsia"/>
              <w:highlight w:val="none"/>
              <w:lang w:val="en-US" w:eastAsia="zh-CN"/>
            </w:rPr>
          </w:rPrChange>
        </w:rPr>
        <w:pPrChange w:id="756" w:author="野草" w:date="2024-01-30T21:02:00Z">
          <w:pPr>
            <w:numPr>
              <w:ilvl w:val="0"/>
              <w:numId w:val="3"/>
            </w:numPr>
            <w:ind w:left="420" w:leftChars="0" w:hanging="420" w:firstLineChars="0"/>
          </w:pPr>
        </w:pPrChange>
      </w:pPr>
      <w:ins w:id="760" w:author="野草" w:date="2024-01-31T10:27:34Z">
        <w:r>
          <w:rPr>
            <w:rFonts w:hint="eastAsia"/>
            <w:highlight w:val="green"/>
            <w:lang w:val="en-US" w:eastAsia="zh-CN"/>
            <w:rPrChange w:id="761" w:author="野草" w:date="2024-01-31T10:58:39Z">
              <w:rPr>
                <w:rFonts w:hint="eastAsia"/>
                <w:highlight w:val="none"/>
                <w:lang w:val="en-US" w:eastAsia="zh-CN"/>
              </w:rPr>
            </w:rPrChange>
          </w:rPr>
          <w:t>Additionally</w:t>
        </w:r>
      </w:ins>
      <w:ins w:id="762" w:author="野草" w:date="2024-01-31T10:27:34Z">
        <w:r>
          <w:rPr>
            <w:rFonts w:hint="eastAsia"/>
            <w:highlight w:val="cyan"/>
            <w:lang w:val="en-US" w:eastAsia="zh-CN"/>
            <w:rPrChange w:id="763" w:author="野草" w:date="2024-01-31T10:28:15Z">
              <w:rPr>
                <w:rFonts w:hint="eastAsia"/>
                <w:highlight w:val="none"/>
                <w:lang w:val="en-US" w:eastAsia="zh-CN"/>
              </w:rPr>
            </w:rPrChange>
          </w:rPr>
          <w:t xml:space="preserve">, it </w:t>
        </w:r>
      </w:ins>
      <w:ins w:id="764" w:author="野草" w:date="2024-01-31T10:58:17Z">
        <w:r>
          <w:rPr>
            <w:rFonts w:hint="eastAsia"/>
            <w:highlight w:val="cyan"/>
            <w:lang w:val="en-US" w:eastAsia="zh-CN"/>
          </w:rPr>
          <w:t>wa</w:t>
        </w:r>
      </w:ins>
      <w:ins w:id="765" w:author="野草" w:date="2024-01-31T10:27:34Z">
        <w:r>
          <w:rPr>
            <w:rFonts w:hint="eastAsia"/>
            <w:highlight w:val="cyan"/>
            <w:lang w:val="en-US" w:eastAsia="zh-CN"/>
            <w:rPrChange w:id="766" w:author="野草" w:date="2024-01-31T10:28:15Z">
              <w:rPr>
                <w:rFonts w:hint="eastAsia"/>
                <w:highlight w:val="none"/>
                <w:lang w:val="en-US" w:eastAsia="zh-CN"/>
              </w:rPr>
            </w:rPrChange>
          </w:rPr>
          <w:t xml:space="preserve">s observed that </w:t>
        </w:r>
      </w:ins>
      <w:ins w:id="767" w:author="野草" w:date="2024-01-31T10:27:34Z">
        <w:r>
          <w:rPr>
            <w:rFonts w:hint="eastAsia"/>
            <w:highlight w:val="green"/>
            <w:lang w:val="en-US" w:eastAsia="zh-CN"/>
            <w:rPrChange w:id="768" w:author="野草" w:date="2024-01-31T10:58:22Z">
              <w:rPr>
                <w:rFonts w:hint="eastAsia"/>
                <w:highlight w:val="none"/>
                <w:lang w:val="en-US" w:eastAsia="zh-CN"/>
              </w:rPr>
            </w:rPrChange>
          </w:rPr>
          <w:t>the spatial patterns</w:t>
        </w:r>
      </w:ins>
      <w:ins w:id="769" w:author="野草" w:date="2024-01-31T10:27:34Z">
        <w:r>
          <w:rPr>
            <w:rFonts w:hint="eastAsia"/>
            <w:highlight w:val="cyan"/>
            <w:lang w:val="en-US" w:eastAsia="zh-CN"/>
            <w:rPrChange w:id="770" w:author="野草" w:date="2024-01-31T10:28:15Z">
              <w:rPr>
                <w:rFonts w:hint="eastAsia"/>
                <w:highlight w:val="none"/>
                <w:lang w:val="en-US" w:eastAsia="zh-CN"/>
              </w:rPr>
            </w:rPrChange>
          </w:rPr>
          <w:t xml:space="preserve"> of </w:t>
        </w:r>
      </w:ins>
      <w:ins w:id="771" w:author="野草" w:date="2024-01-31T10:27:34Z">
        <w:r>
          <w:rPr>
            <w:rFonts w:hint="eastAsia"/>
            <w:highlight w:val="green"/>
            <w:lang w:val="en-US" w:eastAsia="zh-CN"/>
            <w:rPrChange w:id="772" w:author="野草" w:date="2024-01-31T10:58:25Z">
              <w:rPr>
                <w:rFonts w:hint="eastAsia"/>
                <w:highlight w:val="none"/>
                <w:lang w:val="en-US" w:eastAsia="zh-CN"/>
              </w:rPr>
            </w:rPrChange>
          </w:rPr>
          <w:t>RC</w:t>
        </w:r>
      </w:ins>
      <w:ins w:id="773" w:author="野草" w:date="2024-01-31T11:10:15Z">
        <w:r>
          <w:rPr>
            <w:rFonts w:hint="eastAsia"/>
            <w:highlight w:val="green"/>
            <w:lang w:val="en-US" w:eastAsia="zh-CN"/>
          </w:rPr>
          <w:t>I</w:t>
        </w:r>
      </w:ins>
      <w:ins w:id="774" w:author="野草" w:date="2024-01-31T10:27:34Z">
        <w:r>
          <w:rPr>
            <w:rFonts w:hint="eastAsia"/>
            <w:highlight w:val="cyan"/>
            <w:lang w:val="en-US" w:eastAsia="zh-CN"/>
            <w:rPrChange w:id="775" w:author="野草" w:date="2024-01-31T10:28:15Z">
              <w:rPr>
                <w:rFonts w:hint="eastAsia"/>
                <w:highlight w:val="none"/>
                <w:lang w:val="en-US" w:eastAsia="zh-CN"/>
              </w:rPr>
            </w:rPrChange>
          </w:rPr>
          <w:t xml:space="preserve"> remain</w:t>
        </w:r>
      </w:ins>
      <w:ins w:id="776" w:author="野草" w:date="2024-01-31T10:58:27Z">
        <w:r>
          <w:rPr>
            <w:rFonts w:hint="eastAsia"/>
            <w:highlight w:val="cyan"/>
            <w:lang w:val="en-US" w:eastAsia="zh-CN"/>
          </w:rPr>
          <w:t>ed</w:t>
        </w:r>
      </w:ins>
      <w:ins w:id="777" w:author="野草" w:date="2024-01-31T10:27:34Z">
        <w:r>
          <w:rPr>
            <w:rFonts w:hint="eastAsia"/>
            <w:highlight w:val="cyan"/>
            <w:lang w:val="en-US" w:eastAsia="zh-CN"/>
            <w:rPrChange w:id="778" w:author="野草" w:date="2024-01-31T10:28:15Z">
              <w:rPr>
                <w:rFonts w:hint="eastAsia"/>
                <w:highlight w:val="none"/>
                <w:lang w:val="en-US" w:eastAsia="zh-CN"/>
              </w:rPr>
            </w:rPrChange>
          </w:rPr>
          <w:t xml:space="preserve"> </w:t>
        </w:r>
      </w:ins>
      <w:ins w:id="779" w:author="野草" w:date="2024-01-31T10:27:34Z">
        <w:r>
          <w:rPr>
            <w:rFonts w:hint="eastAsia"/>
            <w:highlight w:val="green"/>
            <w:lang w:val="en-US" w:eastAsia="zh-CN"/>
            <w:rPrChange w:id="780" w:author="野草" w:date="2024-01-31T10:58:35Z">
              <w:rPr>
                <w:rFonts w:hint="eastAsia"/>
                <w:highlight w:val="none"/>
                <w:lang w:val="en-US" w:eastAsia="zh-CN"/>
              </w:rPr>
            </w:rPrChange>
          </w:rPr>
          <w:t>similar</w:t>
        </w:r>
      </w:ins>
      <w:ins w:id="781" w:author="野草" w:date="2024-01-31T10:27:34Z">
        <w:r>
          <w:rPr>
            <w:rFonts w:hint="eastAsia"/>
            <w:highlight w:val="cyan"/>
            <w:lang w:val="en-US" w:eastAsia="zh-CN"/>
            <w:rPrChange w:id="782" w:author="野草" w:date="2024-01-31T10:28:15Z">
              <w:rPr>
                <w:rFonts w:hint="eastAsia"/>
                <w:highlight w:val="none"/>
                <w:lang w:val="en-US" w:eastAsia="zh-CN"/>
              </w:rPr>
            </w:rPrChange>
          </w:rPr>
          <w:t xml:space="preserve"> on </w:t>
        </w:r>
      </w:ins>
      <w:ins w:id="783" w:author="野草" w:date="2024-01-31T10:27:34Z">
        <w:r>
          <w:rPr>
            <w:rFonts w:hint="eastAsia"/>
            <w:highlight w:val="green"/>
            <w:lang w:val="en-US" w:eastAsia="zh-CN"/>
            <w:rPrChange w:id="784" w:author="野草" w:date="2024-01-31T10:58:47Z">
              <w:rPr>
                <w:rFonts w:hint="eastAsia"/>
                <w:highlight w:val="none"/>
                <w:lang w:val="en-US" w:eastAsia="zh-CN"/>
              </w:rPr>
            </w:rPrChange>
          </w:rPr>
          <w:t>both case days</w:t>
        </w:r>
      </w:ins>
      <w:ins w:id="785" w:author="野草" w:date="2024-01-31T10:27:34Z">
        <w:r>
          <w:rPr>
            <w:rFonts w:hint="eastAsia"/>
            <w:highlight w:val="cyan"/>
            <w:lang w:val="en-US" w:eastAsia="zh-CN"/>
            <w:rPrChange w:id="786" w:author="野草" w:date="2024-01-31T10:28:15Z">
              <w:rPr>
                <w:rFonts w:hint="eastAsia"/>
                <w:highlight w:val="none"/>
                <w:lang w:val="en-US" w:eastAsia="zh-CN"/>
              </w:rPr>
            </w:rPrChange>
          </w:rPr>
          <w:t xml:space="preserve">. Along </w:t>
        </w:r>
      </w:ins>
      <w:ins w:id="787" w:author="野草" w:date="2024-01-31T10:27:34Z">
        <w:r>
          <w:rPr>
            <w:rFonts w:hint="eastAsia"/>
            <w:highlight w:val="green"/>
            <w:lang w:val="en-US" w:eastAsia="zh-CN"/>
            <w:rPrChange w:id="788" w:author="野草" w:date="2024-01-31T10:58:52Z">
              <w:rPr>
                <w:rFonts w:hint="eastAsia"/>
                <w:highlight w:val="none"/>
                <w:lang w:val="en-US" w:eastAsia="zh-CN"/>
              </w:rPr>
            </w:rPrChange>
          </w:rPr>
          <w:t>the Jialing River</w:t>
        </w:r>
      </w:ins>
      <w:ins w:id="789" w:author="野草" w:date="2024-01-31T10:27:34Z">
        <w:r>
          <w:rPr>
            <w:rFonts w:hint="eastAsia"/>
            <w:highlight w:val="cyan"/>
            <w:lang w:val="en-US" w:eastAsia="zh-CN"/>
            <w:rPrChange w:id="790" w:author="野草" w:date="2024-01-31T10:28:15Z">
              <w:rPr>
                <w:rFonts w:hint="eastAsia"/>
                <w:highlight w:val="none"/>
                <w:lang w:val="en-US" w:eastAsia="zh-CN"/>
              </w:rPr>
            </w:rPrChange>
          </w:rPr>
          <w:t xml:space="preserve">, </w:t>
        </w:r>
      </w:ins>
      <w:ins w:id="791" w:author="野草" w:date="2024-01-31T10:27:34Z">
        <w:r>
          <w:rPr>
            <w:rFonts w:hint="eastAsia"/>
            <w:highlight w:val="green"/>
            <w:lang w:val="en-US" w:eastAsia="zh-CN"/>
            <w:rPrChange w:id="792" w:author="野草" w:date="2024-01-31T10:59:00Z">
              <w:rPr>
                <w:rFonts w:hint="eastAsia"/>
                <w:highlight w:val="none"/>
                <w:lang w:val="en-US" w:eastAsia="zh-CN"/>
              </w:rPr>
            </w:rPrChange>
          </w:rPr>
          <w:t xml:space="preserve">RCI </w:t>
        </w:r>
      </w:ins>
      <w:ins w:id="793" w:author="野草" w:date="2024-01-31T10:58:55Z">
        <w:r>
          <w:rPr>
            <w:rFonts w:hint="eastAsia"/>
            <w:highlight w:val="green"/>
            <w:lang w:val="en-US" w:eastAsia="zh-CN"/>
            <w:rPrChange w:id="794" w:author="野草" w:date="2024-01-31T10:59:00Z">
              <w:rPr>
                <w:rFonts w:hint="eastAsia"/>
                <w:highlight w:val="cyan"/>
                <w:lang w:val="en-US" w:eastAsia="zh-CN"/>
              </w:rPr>
            </w:rPrChange>
          </w:rPr>
          <w:t>v</w:t>
        </w:r>
      </w:ins>
      <w:ins w:id="795" w:author="野草" w:date="2024-01-31T10:58:56Z">
        <w:r>
          <w:rPr>
            <w:rFonts w:hint="eastAsia"/>
            <w:highlight w:val="green"/>
            <w:lang w:val="en-US" w:eastAsia="zh-CN"/>
            <w:rPrChange w:id="796" w:author="野草" w:date="2024-01-31T10:59:00Z">
              <w:rPr>
                <w:rFonts w:hint="eastAsia"/>
                <w:highlight w:val="cyan"/>
                <w:lang w:val="en-US" w:eastAsia="zh-CN"/>
              </w:rPr>
            </w:rPrChange>
          </w:rPr>
          <w:t>alues</w:t>
        </w:r>
      </w:ins>
      <w:ins w:id="797" w:author="野草" w:date="2024-01-31T10:27:34Z">
        <w:r>
          <w:rPr>
            <w:rFonts w:hint="eastAsia"/>
            <w:highlight w:val="cyan"/>
            <w:lang w:val="en-US" w:eastAsia="zh-CN"/>
            <w:rPrChange w:id="798" w:author="野草" w:date="2024-01-31T10:28:15Z">
              <w:rPr>
                <w:rFonts w:hint="eastAsia"/>
                <w:highlight w:val="none"/>
                <w:lang w:val="en-US" w:eastAsia="zh-CN"/>
              </w:rPr>
            </w:rPrChange>
          </w:rPr>
          <w:t xml:space="preserve"> </w:t>
        </w:r>
      </w:ins>
      <w:ins w:id="799" w:author="野草" w:date="2024-01-31T10:59:01Z">
        <w:r>
          <w:rPr>
            <w:rFonts w:hint="eastAsia"/>
            <w:highlight w:val="cyan"/>
            <w:lang w:val="en-US" w:eastAsia="zh-CN"/>
          </w:rPr>
          <w:t>we</w:t>
        </w:r>
      </w:ins>
      <w:ins w:id="800" w:author="野草" w:date="2024-01-31T10:27:34Z">
        <w:r>
          <w:rPr>
            <w:rFonts w:hint="eastAsia"/>
            <w:highlight w:val="cyan"/>
            <w:lang w:val="en-US" w:eastAsia="zh-CN"/>
            <w:rPrChange w:id="801" w:author="野草" w:date="2024-01-31T10:28:15Z">
              <w:rPr>
                <w:rFonts w:hint="eastAsia"/>
                <w:highlight w:val="none"/>
                <w:lang w:val="en-US" w:eastAsia="zh-CN"/>
              </w:rPr>
            </w:rPrChange>
          </w:rPr>
          <w:t xml:space="preserve">re </w:t>
        </w:r>
      </w:ins>
      <w:ins w:id="802" w:author="野草" w:date="2024-01-31T10:27:34Z">
        <w:r>
          <w:rPr>
            <w:rFonts w:hint="eastAsia"/>
            <w:highlight w:val="green"/>
            <w:lang w:val="en-US" w:eastAsia="zh-CN"/>
            <w:rPrChange w:id="803" w:author="野草" w:date="2024-01-31T10:59:09Z">
              <w:rPr>
                <w:rFonts w:hint="eastAsia"/>
                <w:highlight w:val="none"/>
                <w:lang w:val="en-US" w:eastAsia="zh-CN"/>
              </w:rPr>
            </w:rPrChange>
          </w:rPr>
          <w:t>comparatively lower</w:t>
        </w:r>
      </w:ins>
      <w:ins w:id="804" w:author="野草" w:date="2024-01-31T10:27:34Z">
        <w:r>
          <w:rPr>
            <w:rFonts w:hint="eastAsia"/>
            <w:highlight w:val="cyan"/>
            <w:lang w:val="en-US" w:eastAsia="zh-CN"/>
            <w:rPrChange w:id="805" w:author="野草" w:date="2024-01-31T10:28:15Z">
              <w:rPr>
                <w:rFonts w:hint="eastAsia"/>
                <w:highlight w:val="none"/>
                <w:lang w:val="en-US" w:eastAsia="zh-CN"/>
              </w:rPr>
            </w:rPrChange>
          </w:rPr>
          <w:t xml:space="preserve"> than those along </w:t>
        </w:r>
      </w:ins>
      <w:ins w:id="806" w:author="野草" w:date="2024-01-31T10:27:34Z">
        <w:r>
          <w:rPr>
            <w:rFonts w:hint="eastAsia"/>
            <w:highlight w:val="green"/>
            <w:lang w:val="en-US" w:eastAsia="zh-CN"/>
            <w:rPrChange w:id="807" w:author="野草" w:date="2024-01-31T10:59:20Z">
              <w:rPr>
                <w:rFonts w:hint="eastAsia"/>
                <w:highlight w:val="none"/>
                <w:lang w:val="en-US" w:eastAsia="zh-CN"/>
              </w:rPr>
            </w:rPrChange>
          </w:rPr>
          <w:t>the Yangtze River</w:t>
        </w:r>
      </w:ins>
      <w:ins w:id="808" w:author="野草" w:date="2024-01-31T10:27:34Z">
        <w:r>
          <w:rPr>
            <w:rFonts w:hint="eastAsia"/>
            <w:highlight w:val="cyan"/>
            <w:lang w:val="en-US" w:eastAsia="zh-CN"/>
            <w:rPrChange w:id="809" w:author="野草" w:date="2024-01-31T10:28:15Z">
              <w:rPr>
                <w:rFonts w:hint="eastAsia"/>
                <w:highlight w:val="none"/>
                <w:lang w:val="en-US" w:eastAsia="zh-CN"/>
              </w:rPr>
            </w:rPrChange>
          </w:rPr>
          <w:t xml:space="preserve">. </w:t>
        </w:r>
      </w:ins>
      <w:ins w:id="810" w:author="野草" w:date="2024-01-31T11:18:01Z">
        <w:r>
          <w:rPr>
            <w:rFonts w:hint="eastAsia"/>
            <w:highlight w:val="cyan"/>
            <w:lang w:val="en-US" w:eastAsia="zh-CN"/>
          </w:rPr>
          <w:t>S</w:t>
        </w:r>
      </w:ins>
      <w:ins w:id="811" w:author="野草" w:date="2024-01-31T11:18:02Z">
        <w:r>
          <w:rPr>
            <w:rFonts w:hint="eastAsia"/>
            <w:highlight w:val="cyan"/>
            <w:lang w:val="en-US" w:eastAsia="zh-CN"/>
          </w:rPr>
          <w:t>peci</w:t>
        </w:r>
      </w:ins>
      <w:ins w:id="812" w:author="野草" w:date="2024-01-31T11:18:03Z">
        <w:r>
          <w:rPr>
            <w:rFonts w:hint="eastAsia"/>
            <w:highlight w:val="cyan"/>
            <w:lang w:val="en-US" w:eastAsia="zh-CN"/>
          </w:rPr>
          <w:t>ficall</w:t>
        </w:r>
      </w:ins>
      <w:ins w:id="813" w:author="野草" w:date="2024-01-31T11:18:04Z">
        <w:r>
          <w:rPr>
            <w:rFonts w:hint="eastAsia"/>
            <w:highlight w:val="cyan"/>
            <w:lang w:val="en-US" w:eastAsia="zh-CN"/>
          </w:rPr>
          <w:t xml:space="preserve">y, </w:t>
        </w:r>
      </w:ins>
      <w:ins w:id="814" w:author="野草" w:date="2024-01-31T11:18:06Z">
        <w:r>
          <w:rPr>
            <w:rFonts w:hint="eastAsia"/>
            <w:highlight w:val="cyan"/>
            <w:lang w:val="en-US" w:eastAsia="zh-CN"/>
          </w:rPr>
          <w:t>t</w:t>
        </w:r>
      </w:ins>
      <w:ins w:id="815" w:author="野草" w:date="2024-01-31T10:27:34Z">
        <w:r>
          <w:rPr>
            <w:rFonts w:hint="eastAsia"/>
            <w:highlight w:val="cyan"/>
            <w:lang w:val="en-US" w:eastAsia="zh-CN"/>
            <w:rPrChange w:id="816" w:author="野草" w:date="2024-01-31T10:28:15Z">
              <w:rPr>
                <w:rFonts w:hint="eastAsia"/>
                <w:highlight w:val="none"/>
                <w:lang w:val="en-US" w:eastAsia="zh-CN"/>
              </w:rPr>
            </w:rPrChange>
          </w:rPr>
          <w:t xml:space="preserve">he </w:t>
        </w:r>
      </w:ins>
      <w:ins w:id="817" w:author="野草" w:date="2024-01-31T10:27:34Z">
        <w:r>
          <w:rPr>
            <w:rFonts w:hint="eastAsia"/>
            <w:highlight w:val="green"/>
            <w:lang w:val="en-US" w:eastAsia="zh-CN"/>
            <w:rPrChange w:id="818" w:author="野草" w:date="2024-01-31T10:59:36Z">
              <w:rPr>
                <w:rFonts w:hint="eastAsia"/>
                <w:highlight w:val="none"/>
                <w:lang w:val="en-US" w:eastAsia="zh-CN"/>
              </w:rPr>
            </w:rPrChange>
          </w:rPr>
          <w:t xml:space="preserve">mean RCI </w:t>
        </w:r>
      </w:ins>
      <w:ins w:id="819" w:author="野草" w:date="2024-01-31T10:59:30Z">
        <w:r>
          <w:rPr>
            <w:rFonts w:hint="eastAsia"/>
            <w:highlight w:val="green"/>
            <w:lang w:val="en-US" w:eastAsia="zh-CN"/>
            <w:rPrChange w:id="820" w:author="野草" w:date="2024-01-31T10:59:36Z">
              <w:rPr>
                <w:rFonts w:hint="eastAsia"/>
                <w:highlight w:val="cyan"/>
                <w:lang w:val="en-US" w:eastAsia="zh-CN"/>
              </w:rPr>
            </w:rPrChange>
          </w:rPr>
          <w:t>va</w:t>
        </w:r>
      </w:ins>
      <w:ins w:id="821" w:author="野草" w:date="2024-01-31T10:59:31Z">
        <w:r>
          <w:rPr>
            <w:rFonts w:hint="eastAsia"/>
            <w:highlight w:val="green"/>
            <w:lang w:val="en-US" w:eastAsia="zh-CN"/>
            <w:rPrChange w:id="822" w:author="野草" w:date="2024-01-31T10:59:36Z">
              <w:rPr>
                <w:rFonts w:hint="eastAsia"/>
                <w:highlight w:val="cyan"/>
                <w:lang w:val="en-US" w:eastAsia="zh-CN"/>
              </w:rPr>
            </w:rPrChange>
          </w:rPr>
          <w:t>lu</w:t>
        </w:r>
      </w:ins>
      <w:ins w:id="823" w:author="野草" w:date="2024-01-31T10:59:32Z">
        <w:r>
          <w:rPr>
            <w:rFonts w:hint="eastAsia"/>
            <w:highlight w:val="green"/>
            <w:lang w:val="en-US" w:eastAsia="zh-CN"/>
            <w:rPrChange w:id="824" w:author="野草" w:date="2024-01-31T10:59:36Z">
              <w:rPr>
                <w:rFonts w:hint="eastAsia"/>
                <w:highlight w:val="cyan"/>
                <w:lang w:val="en-US" w:eastAsia="zh-CN"/>
              </w:rPr>
            </w:rPrChange>
          </w:rPr>
          <w:t>e</w:t>
        </w:r>
      </w:ins>
      <w:ins w:id="825" w:author="野草" w:date="2024-01-31T10:59:33Z">
        <w:r>
          <w:rPr>
            <w:rFonts w:hint="eastAsia"/>
            <w:highlight w:val="green"/>
            <w:lang w:val="en-US" w:eastAsia="zh-CN"/>
            <w:rPrChange w:id="826" w:author="野草" w:date="2024-01-31T10:59:36Z">
              <w:rPr>
                <w:rFonts w:hint="eastAsia"/>
                <w:highlight w:val="cyan"/>
                <w:lang w:val="en-US" w:eastAsia="zh-CN"/>
              </w:rPr>
            </w:rPrChange>
          </w:rPr>
          <w:t>s</w:t>
        </w:r>
      </w:ins>
      <w:ins w:id="827" w:author="野草" w:date="2024-01-31T10:27:34Z">
        <w:r>
          <w:rPr>
            <w:rFonts w:hint="eastAsia"/>
            <w:highlight w:val="cyan"/>
            <w:lang w:val="en-US" w:eastAsia="zh-CN"/>
            <w:rPrChange w:id="828" w:author="野草" w:date="2024-01-31T10:28:15Z">
              <w:rPr>
                <w:rFonts w:hint="eastAsia"/>
                <w:highlight w:val="none"/>
                <w:lang w:val="en-US" w:eastAsia="zh-CN"/>
              </w:rPr>
            </w:rPrChange>
          </w:rPr>
          <w:t xml:space="preserve"> for</w:t>
        </w:r>
      </w:ins>
      <w:ins w:id="829" w:author="野草" w:date="2024-01-31T10:27:34Z">
        <w:r>
          <w:rPr>
            <w:rFonts w:hint="eastAsia"/>
            <w:highlight w:val="cyan"/>
            <w:lang w:val="en-US" w:eastAsia="zh-CN"/>
            <w:rPrChange w:id="830" w:author="野草" w:date="2024-01-31T10:59:50Z">
              <w:rPr>
                <w:rFonts w:hint="eastAsia"/>
                <w:highlight w:val="none"/>
                <w:lang w:val="en-US" w:eastAsia="zh-CN"/>
              </w:rPr>
            </w:rPrChange>
          </w:rPr>
          <w:t xml:space="preserve"> </w:t>
        </w:r>
      </w:ins>
      <w:ins w:id="831" w:author="野草" w:date="2024-01-31T10:27:34Z">
        <w:r>
          <w:rPr>
            <w:rFonts w:hint="eastAsia"/>
            <w:highlight w:val="green"/>
            <w:lang w:val="en-US" w:eastAsia="zh-CN"/>
            <w:rPrChange w:id="832" w:author="野草" w:date="2024-01-31T10:59:42Z">
              <w:rPr>
                <w:rFonts w:hint="eastAsia"/>
                <w:highlight w:val="none"/>
                <w:lang w:val="en-US" w:eastAsia="zh-CN"/>
              </w:rPr>
            </w:rPrChange>
          </w:rPr>
          <w:t>river segments</w:t>
        </w:r>
      </w:ins>
      <w:ins w:id="833" w:author="野草" w:date="2024-01-31T10:27:34Z">
        <w:r>
          <w:rPr>
            <w:rFonts w:hint="eastAsia"/>
            <w:highlight w:val="cyan"/>
            <w:lang w:val="en-US" w:eastAsia="zh-CN"/>
            <w:rPrChange w:id="834" w:author="野草" w:date="2024-01-31T10:28:15Z">
              <w:rPr>
                <w:rFonts w:hint="eastAsia"/>
                <w:highlight w:val="none"/>
                <w:lang w:val="en-US" w:eastAsia="zh-CN"/>
              </w:rPr>
            </w:rPrChange>
          </w:rPr>
          <w:t xml:space="preserve"> along </w:t>
        </w:r>
      </w:ins>
      <w:ins w:id="835" w:author="野草" w:date="2024-01-31T10:27:34Z">
        <w:r>
          <w:rPr>
            <w:rFonts w:hint="eastAsia"/>
            <w:highlight w:val="green"/>
            <w:lang w:val="en-US" w:eastAsia="zh-CN"/>
            <w:rPrChange w:id="836" w:author="野草" w:date="2024-01-31T10:59:54Z">
              <w:rPr>
                <w:rFonts w:hint="eastAsia"/>
                <w:highlight w:val="none"/>
                <w:lang w:val="en-US" w:eastAsia="zh-CN"/>
              </w:rPr>
            </w:rPrChange>
          </w:rPr>
          <w:t>the Jialing River</w:t>
        </w:r>
      </w:ins>
      <w:ins w:id="837" w:author="野草" w:date="2024-01-31T10:27:34Z">
        <w:r>
          <w:rPr>
            <w:rFonts w:hint="eastAsia"/>
            <w:highlight w:val="cyan"/>
            <w:lang w:val="en-US" w:eastAsia="zh-CN"/>
            <w:rPrChange w:id="838" w:author="野草" w:date="2024-01-31T10:28:15Z">
              <w:rPr>
                <w:rFonts w:hint="eastAsia"/>
                <w:highlight w:val="none"/>
                <w:lang w:val="en-US" w:eastAsia="zh-CN"/>
              </w:rPr>
            </w:rPrChange>
          </w:rPr>
          <w:t xml:space="preserve"> </w:t>
        </w:r>
      </w:ins>
      <w:ins w:id="839" w:author="野草" w:date="2024-01-31T10:59:57Z">
        <w:r>
          <w:rPr>
            <w:rFonts w:hint="eastAsia"/>
            <w:highlight w:val="cyan"/>
            <w:lang w:val="en-US" w:eastAsia="zh-CN"/>
          </w:rPr>
          <w:t>we</w:t>
        </w:r>
      </w:ins>
      <w:ins w:id="840" w:author="野草" w:date="2024-01-31T10:27:34Z">
        <w:r>
          <w:rPr>
            <w:rFonts w:hint="eastAsia"/>
            <w:highlight w:val="cyan"/>
            <w:lang w:val="en-US" w:eastAsia="zh-CN"/>
            <w:rPrChange w:id="841" w:author="野草" w:date="2024-01-31T10:28:15Z">
              <w:rPr>
                <w:rFonts w:hint="eastAsia"/>
                <w:highlight w:val="none"/>
                <w:lang w:val="en-US" w:eastAsia="zh-CN"/>
              </w:rPr>
            </w:rPrChange>
          </w:rPr>
          <w:t xml:space="preserve">re </w:t>
        </w:r>
      </w:ins>
      <w:ins w:id="842" w:author="野草" w:date="2024-01-31T10:27:34Z">
        <w:r>
          <w:rPr>
            <w:rFonts w:hint="eastAsia"/>
            <w:highlight w:val="green"/>
            <w:u w:val="thick"/>
            <w:lang w:val="en-US" w:eastAsia="zh-CN"/>
            <w:rPrChange w:id="843" w:author="野草" w:date="2024-01-31T11:00:04Z">
              <w:rPr>
                <w:rFonts w:hint="eastAsia"/>
                <w:highlight w:val="none"/>
                <w:lang w:val="en-US" w:eastAsia="zh-CN"/>
              </w:rPr>
            </w:rPrChange>
          </w:rPr>
          <w:t>4.8 °C and 5.9 °C</w:t>
        </w:r>
      </w:ins>
      <w:ins w:id="844" w:author="野草" w:date="2024-01-31T10:27:34Z">
        <w:r>
          <w:rPr>
            <w:rFonts w:hint="eastAsia"/>
            <w:highlight w:val="cyan"/>
            <w:lang w:val="en-US" w:eastAsia="zh-CN"/>
            <w:rPrChange w:id="845" w:author="野草" w:date="2024-01-31T10:28:15Z">
              <w:rPr>
                <w:rFonts w:hint="eastAsia"/>
                <w:highlight w:val="none"/>
                <w:lang w:val="en-US" w:eastAsia="zh-CN"/>
              </w:rPr>
            </w:rPrChange>
          </w:rPr>
          <w:t xml:space="preserve"> on the </w:t>
        </w:r>
      </w:ins>
      <w:ins w:id="846" w:author="野草" w:date="2024-01-31T10:27:34Z">
        <w:r>
          <w:rPr>
            <w:rFonts w:hint="eastAsia"/>
            <w:highlight w:val="green"/>
            <w:lang w:val="en-US" w:eastAsia="zh-CN"/>
            <w:rPrChange w:id="847" w:author="野草" w:date="2024-01-31T11:00:10Z">
              <w:rPr>
                <w:rFonts w:hint="eastAsia"/>
                <w:highlight w:val="none"/>
                <w:lang w:val="en-US" w:eastAsia="zh-CN"/>
              </w:rPr>
            </w:rPrChange>
          </w:rPr>
          <w:t>normal summer day</w:t>
        </w:r>
      </w:ins>
      <w:ins w:id="848" w:author="野草" w:date="2024-01-31T10:27:34Z">
        <w:r>
          <w:rPr>
            <w:rFonts w:hint="eastAsia"/>
            <w:highlight w:val="cyan"/>
            <w:lang w:val="en-US" w:eastAsia="zh-CN"/>
            <w:rPrChange w:id="849" w:author="野草" w:date="2024-01-31T10:28:15Z">
              <w:rPr>
                <w:rFonts w:hint="eastAsia"/>
                <w:highlight w:val="none"/>
                <w:lang w:val="en-US" w:eastAsia="zh-CN"/>
              </w:rPr>
            </w:rPrChange>
          </w:rPr>
          <w:t xml:space="preserve"> and the </w:t>
        </w:r>
      </w:ins>
      <w:ins w:id="850" w:author="野草" w:date="2024-01-31T10:27:34Z">
        <w:r>
          <w:rPr>
            <w:rFonts w:hint="eastAsia"/>
            <w:highlight w:val="green"/>
            <w:lang w:val="en-US" w:eastAsia="zh-CN"/>
            <w:rPrChange w:id="851" w:author="野草" w:date="2024-01-31T11:00:13Z">
              <w:rPr>
                <w:rFonts w:hint="eastAsia"/>
                <w:highlight w:val="none"/>
                <w:lang w:val="en-US" w:eastAsia="zh-CN"/>
              </w:rPr>
            </w:rPrChange>
          </w:rPr>
          <w:t>extremely hot day</w:t>
        </w:r>
      </w:ins>
      <w:ins w:id="852" w:author="野草" w:date="2024-01-31T10:27:34Z">
        <w:r>
          <w:rPr>
            <w:rFonts w:hint="eastAsia"/>
            <w:highlight w:val="cyan"/>
            <w:lang w:val="en-US" w:eastAsia="zh-CN"/>
            <w:rPrChange w:id="853" w:author="野草" w:date="2024-01-31T10:28:15Z">
              <w:rPr>
                <w:rFonts w:hint="eastAsia"/>
                <w:highlight w:val="none"/>
                <w:lang w:val="en-US" w:eastAsia="zh-CN"/>
              </w:rPr>
            </w:rPrChange>
          </w:rPr>
          <w:t xml:space="preserve">, respectively. </w:t>
        </w:r>
      </w:ins>
      <w:ins w:id="854" w:author="野草" w:date="2024-01-31T10:27:34Z">
        <w:r>
          <w:rPr>
            <w:rFonts w:hint="eastAsia"/>
            <w:highlight w:val="green"/>
            <w:lang w:val="en-US" w:eastAsia="zh-CN"/>
            <w:rPrChange w:id="855" w:author="野草" w:date="2024-01-31T11:00:42Z">
              <w:rPr>
                <w:rFonts w:hint="eastAsia"/>
                <w:highlight w:val="none"/>
                <w:lang w:val="en-US" w:eastAsia="zh-CN"/>
              </w:rPr>
            </w:rPrChange>
          </w:rPr>
          <w:t>In contrast</w:t>
        </w:r>
      </w:ins>
      <w:ins w:id="856" w:author="野草" w:date="2024-01-31T10:27:34Z">
        <w:r>
          <w:rPr>
            <w:rFonts w:hint="eastAsia"/>
            <w:highlight w:val="cyan"/>
            <w:lang w:val="en-US" w:eastAsia="zh-CN"/>
            <w:rPrChange w:id="857" w:author="野草" w:date="2024-01-31T10:28:15Z">
              <w:rPr>
                <w:rFonts w:hint="eastAsia"/>
                <w:highlight w:val="none"/>
                <w:lang w:val="en-US" w:eastAsia="zh-CN"/>
              </w:rPr>
            </w:rPrChange>
          </w:rPr>
          <w:t xml:space="preserve">, for </w:t>
        </w:r>
      </w:ins>
      <w:ins w:id="858" w:author="野草" w:date="2024-01-31T10:27:34Z">
        <w:r>
          <w:rPr>
            <w:rFonts w:hint="eastAsia"/>
            <w:highlight w:val="green"/>
            <w:lang w:val="en-US" w:eastAsia="zh-CN"/>
            <w:rPrChange w:id="859" w:author="野草" w:date="2024-01-31T11:00:47Z">
              <w:rPr>
                <w:rFonts w:hint="eastAsia"/>
                <w:highlight w:val="none"/>
                <w:lang w:val="en-US" w:eastAsia="zh-CN"/>
              </w:rPr>
            </w:rPrChange>
          </w:rPr>
          <w:t>the Yangtze River</w:t>
        </w:r>
      </w:ins>
      <w:ins w:id="860" w:author="野草" w:date="2024-01-31T10:27:34Z">
        <w:r>
          <w:rPr>
            <w:rFonts w:hint="eastAsia"/>
            <w:highlight w:val="cyan"/>
            <w:lang w:val="en-US" w:eastAsia="zh-CN"/>
            <w:rPrChange w:id="861" w:author="野草" w:date="2024-01-31T10:28:15Z">
              <w:rPr>
                <w:rFonts w:hint="eastAsia"/>
                <w:highlight w:val="none"/>
                <w:lang w:val="en-US" w:eastAsia="zh-CN"/>
              </w:rPr>
            </w:rPrChange>
          </w:rPr>
          <w:t xml:space="preserve">, the </w:t>
        </w:r>
      </w:ins>
      <w:ins w:id="862" w:author="野草" w:date="2024-01-31T10:27:34Z">
        <w:r>
          <w:rPr>
            <w:rFonts w:hint="eastAsia"/>
            <w:highlight w:val="green"/>
            <w:lang w:val="en-US" w:eastAsia="zh-CN"/>
            <w:rPrChange w:id="863" w:author="野草" w:date="2024-01-31T11:00:50Z">
              <w:rPr>
                <w:rFonts w:hint="eastAsia"/>
                <w:highlight w:val="none"/>
                <w:lang w:val="en-US" w:eastAsia="zh-CN"/>
              </w:rPr>
            </w:rPrChange>
          </w:rPr>
          <w:t>corresponding</w:t>
        </w:r>
      </w:ins>
      <w:ins w:id="864" w:author="野草" w:date="2024-01-31T11:00:56Z">
        <w:r>
          <w:rPr>
            <w:rFonts w:hint="eastAsia"/>
            <w:highlight w:val="green"/>
            <w:lang w:val="en-US" w:eastAsia="zh-CN"/>
          </w:rPr>
          <w:t xml:space="preserve"> </w:t>
        </w:r>
      </w:ins>
      <w:ins w:id="865" w:author="野草" w:date="2024-01-31T11:00:54Z">
        <w:r>
          <w:rPr>
            <w:rFonts w:hint="eastAsia"/>
            <w:highlight w:val="green"/>
            <w:lang w:val="en-US" w:eastAsia="zh-CN"/>
          </w:rPr>
          <w:t>val</w:t>
        </w:r>
      </w:ins>
      <w:ins w:id="866" w:author="野草" w:date="2024-01-31T11:00:55Z">
        <w:r>
          <w:rPr>
            <w:rFonts w:hint="eastAsia"/>
            <w:highlight w:val="green"/>
            <w:lang w:val="en-US" w:eastAsia="zh-CN"/>
          </w:rPr>
          <w:t>ue</w:t>
        </w:r>
      </w:ins>
      <w:ins w:id="867" w:author="野草" w:date="2024-01-31T10:27:34Z">
        <w:r>
          <w:rPr>
            <w:rFonts w:hint="eastAsia"/>
            <w:highlight w:val="green"/>
            <w:lang w:val="en-US" w:eastAsia="zh-CN"/>
            <w:rPrChange w:id="868" w:author="野草" w:date="2024-01-31T11:00:50Z">
              <w:rPr>
                <w:rFonts w:hint="eastAsia"/>
                <w:highlight w:val="none"/>
                <w:lang w:val="en-US" w:eastAsia="zh-CN"/>
              </w:rPr>
            </w:rPrChange>
          </w:rPr>
          <w:t>s</w:t>
        </w:r>
      </w:ins>
      <w:ins w:id="869" w:author="野草" w:date="2024-01-31T10:27:34Z">
        <w:r>
          <w:rPr>
            <w:rFonts w:hint="eastAsia"/>
            <w:highlight w:val="cyan"/>
            <w:lang w:val="en-US" w:eastAsia="zh-CN"/>
            <w:rPrChange w:id="870" w:author="野草" w:date="2024-01-31T10:28:15Z">
              <w:rPr>
                <w:rFonts w:hint="eastAsia"/>
                <w:highlight w:val="none"/>
                <w:lang w:val="en-US" w:eastAsia="zh-CN"/>
              </w:rPr>
            </w:rPrChange>
          </w:rPr>
          <w:t xml:space="preserve"> </w:t>
        </w:r>
      </w:ins>
      <w:ins w:id="871" w:author="野草" w:date="2024-01-31T11:01:00Z">
        <w:r>
          <w:rPr>
            <w:rFonts w:hint="eastAsia"/>
            <w:highlight w:val="cyan"/>
            <w:lang w:val="en-US" w:eastAsia="zh-CN"/>
          </w:rPr>
          <w:t>we</w:t>
        </w:r>
      </w:ins>
      <w:ins w:id="872" w:author="野草" w:date="2024-01-31T10:27:34Z">
        <w:r>
          <w:rPr>
            <w:rFonts w:hint="eastAsia"/>
            <w:highlight w:val="cyan"/>
            <w:lang w:val="en-US" w:eastAsia="zh-CN"/>
            <w:rPrChange w:id="873" w:author="野草" w:date="2024-01-31T10:28:15Z">
              <w:rPr>
                <w:rFonts w:hint="eastAsia"/>
                <w:highlight w:val="none"/>
                <w:lang w:val="en-US" w:eastAsia="zh-CN"/>
              </w:rPr>
            </w:rPrChange>
          </w:rPr>
          <w:t xml:space="preserve">re </w:t>
        </w:r>
      </w:ins>
      <w:ins w:id="874" w:author="野草" w:date="2024-01-31T10:27:34Z">
        <w:r>
          <w:rPr>
            <w:rFonts w:hint="eastAsia"/>
            <w:highlight w:val="green"/>
            <w:u w:val="thick"/>
            <w:lang w:val="en-US" w:eastAsia="zh-CN"/>
            <w:rPrChange w:id="875" w:author="野草" w:date="2024-01-31T11:01:04Z">
              <w:rPr>
                <w:rFonts w:hint="eastAsia"/>
                <w:highlight w:val="none"/>
                <w:lang w:val="en-US" w:eastAsia="zh-CN"/>
              </w:rPr>
            </w:rPrChange>
          </w:rPr>
          <w:t>6.1 °C and 6.8 °C</w:t>
        </w:r>
      </w:ins>
      <w:ins w:id="876" w:author="野草" w:date="2024-01-31T10:27:34Z">
        <w:r>
          <w:rPr>
            <w:rFonts w:hint="eastAsia"/>
            <w:highlight w:val="cyan"/>
            <w:lang w:val="en-US" w:eastAsia="zh-CN"/>
            <w:rPrChange w:id="877" w:author="野草" w:date="2024-01-31T10:28:15Z">
              <w:rPr>
                <w:rFonts w:hint="eastAsia"/>
                <w:highlight w:val="none"/>
                <w:lang w:val="en-US" w:eastAsia="zh-CN"/>
              </w:rPr>
            </w:rPrChange>
          </w:rPr>
          <w:t xml:space="preserve">, </w:t>
        </w:r>
      </w:ins>
      <w:ins w:id="878" w:author="野草" w:date="2024-01-31T11:11:40Z">
        <w:r>
          <w:rPr>
            <w:rFonts w:hint="eastAsia"/>
            <w:highlight w:val="cyan"/>
            <w:lang w:val="en-US" w:eastAsia="zh-CN"/>
            <w:rPrChange w:id="879" w:author="野草" w:date="2024-01-31T11:16:23Z">
              <w:rPr>
                <w:rFonts w:hint="eastAsia"/>
                <w:highlight w:val="green"/>
                <w:lang w:val="en-US" w:eastAsia="zh-CN"/>
              </w:rPr>
            </w:rPrChange>
          </w:rPr>
          <w:t>approximate</w:t>
        </w:r>
      </w:ins>
      <w:ins w:id="880" w:author="野草" w:date="2024-01-31T11:15:51Z">
        <w:r>
          <w:rPr>
            <w:rFonts w:hint="eastAsia"/>
            <w:highlight w:val="cyan"/>
            <w:lang w:val="en-US" w:eastAsia="zh-CN"/>
            <w:rPrChange w:id="881" w:author="野草" w:date="2024-01-31T11:16:23Z">
              <w:rPr>
                <w:rFonts w:hint="eastAsia"/>
                <w:highlight w:val="green"/>
                <w:lang w:val="en-US" w:eastAsia="zh-CN"/>
              </w:rPr>
            </w:rPrChange>
          </w:rPr>
          <w:t>l</w:t>
        </w:r>
      </w:ins>
      <w:ins w:id="882" w:author="野草" w:date="2024-01-31T11:15:52Z">
        <w:r>
          <w:rPr>
            <w:rFonts w:hint="eastAsia"/>
            <w:highlight w:val="cyan"/>
            <w:lang w:val="en-US" w:eastAsia="zh-CN"/>
            <w:rPrChange w:id="883" w:author="野草" w:date="2024-01-31T11:16:23Z">
              <w:rPr>
                <w:rFonts w:hint="eastAsia"/>
                <w:highlight w:val="green"/>
                <w:lang w:val="en-US" w:eastAsia="zh-CN"/>
              </w:rPr>
            </w:rPrChange>
          </w:rPr>
          <w:t>y</w:t>
        </w:r>
      </w:ins>
      <w:ins w:id="884" w:author="野草" w:date="2024-01-31T11:11:40Z">
        <w:r>
          <w:rPr>
            <w:rFonts w:hint="eastAsia"/>
            <w:highlight w:val="cyan"/>
            <w:lang w:val="en-US" w:eastAsia="zh-CN"/>
            <w:rPrChange w:id="885" w:author="野草" w:date="2024-01-31T11:16:23Z">
              <w:rPr>
                <w:rFonts w:hint="eastAsia"/>
                <w:highlight w:val="green"/>
                <w:lang w:val="en-US" w:eastAsia="zh-CN"/>
              </w:rPr>
            </w:rPrChange>
          </w:rPr>
          <w:t xml:space="preserve"> </w:t>
        </w:r>
      </w:ins>
      <w:ins w:id="886" w:author="野草" w:date="2024-01-31T11:11:40Z">
        <w:r>
          <w:rPr>
            <w:rFonts w:hint="eastAsia"/>
            <w:highlight w:val="green"/>
            <w:lang w:val="en-US" w:eastAsia="zh-CN"/>
          </w:rPr>
          <w:t>1 °C</w:t>
        </w:r>
      </w:ins>
      <w:ins w:id="887" w:author="野草" w:date="2024-01-31T11:11:40Z">
        <w:r>
          <w:rPr>
            <w:rFonts w:hint="eastAsia"/>
            <w:highlight w:val="green"/>
            <w:lang w:val="en-US" w:eastAsia="zh-CN"/>
            <w:rPrChange w:id="888" w:author="野草" w:date="2024-01-31T11:16:19Z">
              <w:rPr>
                <w:rFonts w:hint="eastAsia"/>
                <w:highlight w:val="cyan"/>
                <w:lang w:val="en-US" w:eastAsia="zh-CN"/>
              </w:rPr>
            </w:rPrChange>
          </w:rPr>
          <w:t xml:space="preserve"> </w:t>
        </w:r>
      </w:ins>
      <w:ins w:id="889" w:author="野草" w:date="2024-01-31T11:15:55Z">
        <w:r>
          <w:rPr>
            <w:rFonts w:hint="eastAsia"/>
            <w:highlight w:val="green"/>
            <w:lang w:val="en-US" w:eastAsia="zh-CN"/>
            <w:rPrChange w:id="890" w:author="野草" w:date="2024-01-31T11:16:19Z">
              <w:rPr>
                <w:rFonts w:hint="eastAsia"/>
                <w:highlight w:val="cyan"/>
                <w:lang w:val="en-US" w:eastAsia="zh-CN"/>
              </w:rPr>
            </w:rPrChange>
          </w:rPr>
          <w:t>higher</w:t>
        </w:r>
      </w:ins>
      <w:ins w:id="891" w:author="野草" w:date="2024-01-31T11:15:55Z">
        <w:r>
          <w:rPr>
            <w:rFonts w:hint="eastAsia"/>
            <w:highlight w:val="cyan"/>
            <w:lang w:val="en-US" w:eastAsia="zh-CN"/>
          </w:rPr>
          <w:t xml:space="preserve"> </w:t>
        </w:r>
      </w:ins>
      <w:ins w:id="892" w:author="野草" w:date="2024-01-31T10:27:34Z">
        <w:r>
          <w:rPr>
            <w:rFonts w:hint="eastAsia"/>
            <w:highlight w:val="cyan"/>
            <w:lang w:val="en-US" w:eastAsia="zh-CN"/>
            <w:rPrChange w:id="893" w:author="野草" w:date="2024-01-31T10:28:15Z">
              <w:rPr>
                <w:rFonts w:hint="eastAsia"/>
                <w:highlight w:val="none"/>
                <w:lang w:val="en-US" w:eastAsia="zh-CN"/>
              </w:rPr>
            </w:rPrChange>
          </w:rPr>
          <w:t xml:space="preserve">than </w:t>
        </w:r>
      </w:ins>
      <w:ins w:id="894" w:author="野草" w:date="2024-01-31T11:15:59Z">
        <w:r>
          <w:rPr>
            <w:rFonts w:hint="eastAsia"/>
            <w:highlight w:val="cyan"/>
            <w:lang w:val="en-US" w:eastAsia="zh-CN"/>
          </w:rPr>
          <w:t xml:space="preserve">those </w:t>
        </w:r>
      </w:ins>
      <w:ins w:id="895" w:author="野草" w:date="2024-01-31T11:16:01Z">
        <w:r>
          <w:rPr>
            <w:rFonts w:hint="eastAsia"/>
            <w:highlight w:val="cyan"/>
            <w:lang w:val="en-US" w:eastAsia="zh-CN"/>
          </w:rPr>
          <w:t>al</w:t>
        </w:r>
      </w:ins>
      <w:ins w:id="896" w:author="野草" w:date="2024-01-31T11:16:02Z">
        <w:r>
          <w:rPr>
            <w:rFonts w:hint="eastAsia"/>
            <w:highlight w:val="cyan"/>
            <w:lang w:val="en-US" w:eastAsia="zh-CN"/>
          </w:rPr>
          <w:t xml:space="preserve">ong </w:t>
        </w:r>
      </w:ins>
      <w:ins w:id="897" w:author="野草" w:date="2024-01-31T10:27:34Z">
        <w:r>
          <w:rPr>
            <w:rFonts w:hint="eastAsia"/>
            <w:highlight w:val="green"/>
            <w:lang w:val="en-US" w:eastAsia="zh-CN"/>
            <w:rPrChange w:id="898" w:author="野草" w:date="2024-01-31T11:01:23Z">
              <w:rPr>
                <w:rFonts w:hint="eastAsia"/>
                <w:highlight w:val="none"/>
                <w:lang w:val="en-US" w:eastAsia="zh-CN"/>
              </w:rPr>
            </w:rPrChange>
          </w:rPr>
          <w:t>the Jialing River</w:t>
        </w:r>
      </w:ins>
      <w:ins w:id="899" w:author="野草" w:date="2024-01-31T10:27:34Z">
        <w:r>
          <w:rPr>
            <w:rFonts w:hint="eastAsia"/>
            <w:highlight w:val="cyan"/>
            <w:lang w:val="en-US" w:eastAsia="zh-CN"/>
            <w:rPrChange w:id="900" w:author="野草" w:date="2024-01-31T10:28:15Z">
              <w:rPr>
                <w:rFonts w:hint="eastAsia"/>
                <w:highlight w:val="none"/>
                <w:lang w:val="en-US" w:eastAsia="zh-CN"/>
              </w:rPr>
            </w:rPrChange>
          </w:rPr>
          <w:t xml:space="preserve">. This difference </w:t>
        </w:r>
      </w:ins>
      <w:ins w:id="901" w:author="野草" w:date="2024-01-31T11:01:27Z">
        <w:r>
          <w:rPr>
            <w:rFonts w:hint="eastAsia"/>
            <w:highlight w:val="green"/>
            <w:lang w:val="en-US" w:eastAsia="zh-CN"/>
            <w:rPrChange w:id="902" w:author="野草" w:date="2024-01-31T11:01:49Z">
              <w:rPr>
                <w:rFonts w:hint="eastAsia"/>
                <w:highlight w:val="cyan"/>
                <w:lang w:val="en-US" w:eastAsia="zh-CN"/>
              </w:rPr>
            </w:rPrChange>
          </w:rPr>
          <w:t>wa</w:t>
        </w:r>
      </w:ins>
      <w:ins w:id="903" w:author="野草" w:date="2024-01-31T10:27:34Z">
        <w:r>
          <w:rPr>
            <w:rFonts w:hint="eastAsia"/>
            <w:highlight w:val="green"/>
            <w:lang w:val="en-US" w:eastAsia="zh-CN"/>
            <w:rPrChange w:id="904" w:author="野草" w:date="2024-01-31T11:01:49Z">
              <w:rPr>
                <w:rFonts w:hint="eastAsia"/>
                <w:highlight w:val="none"/>
                <w:lang w:val="en-US" w:eastAsia="zh-CN"/>
              </w:rPr>
            </w:rPrChange>
          </w:rPr>
          <w:t xml:space="preserve">s </w:t>
        </w:r>
      </w:ins>
      <w:ins w:id="905" w:author="野草" w:date="2024-01-31T11:01:43Z">
        <w:r>
          <w:rPr>
            <w:rFonts w:hint="eastAsia"/>
            <w:highlight w:val="green"/>
            <w:lang w:val="en-US" w:eastAsia="zh-CN"/>
            <w:rPrChange w:id="906" w:author="野草" w:date="2024-01-31T11:01:49Z">
              <w:rPr>
                <w:rFonts w:hint="eastAsia"/>
                <w:highlight w:val="cyan"/>
                <w:lang w:val="en-US" w:eastAsia="zh-CN"/>
              </w:rPr>
            </w:rPrChange>
          </w:rPr>
          <w:t>s</w:t>
        </w:r>
      </w:ins>
      <w:ins w:id="907" w:author="野草" w:date="2024-01-31T11:01:44Z">
        <w:r>
          <w:rPr>
            <w:rFonts w:hint="eastAsia"/>
            <w:highlight w:val="green"/>
            <w:lang w:val="en-US" w:eastAsia="zh-CN"/>
            <w:rPrChange w:id="908" w:author="野草" w:date="2024-01-31T11:01:49Z">
              <w:rPr>
                <w:rFonts w:hint="eastAsia"/>
                <w:highlight w:val="cyan"/>
                <w:lang w:val="en-US" w:eastAsia="zh-CN"/>
              </w:rPr>
            </w:rPrChange>
          </w:rPr>
          <w:t>pecu</w:t>
        </w:r>
      </w:ins>
      <w:ins w:id="909" w:author="野草" w:date="2024-01-31T11:01:45Z">
        <w:r>
          <w:rPr>
            <w:rFonts w:hint="eastAsia"/>
            <w:highlight w:val="green"/>
            <w:lang w:val="en-US" w:eastAsia="zh-CN"/>
            <w:rPrChange w:id="910" w:author="野草" w:date="2024-01-31T11:01:49Z">
              <w:rPr>
                <w:rFonts w:hint="eastAsia"/>
                <w:highlight w:val="cyan"/>
                <w:lang w:val="en-US" w:eastAsia="zh-CN"/>
              </w:rPr>
            </w:rPrChange>
          </w:rPr>
          <w:t>lated</w:t>
        </w:r>
      </w:ins>
      <w:ins w:id="911" w:author="野草" w:date="2024-01-31T10:27:34Z">
        <w:r>
          <w:rPr>
            <w:rFonts w:hint="eastAsia"/>
            <w:highlight w:val="green"/>
            <w:lang w:val="en-US" w:eastAsia="zh-CN"/>
            <w:rPrChange w:id="912" w:author="野草" w:date="2024-01-31T11:01:49Z">
              <w:rPr>
                <w:rFonts w:hint="eastAsia"/>
                <w:highlight w:val="none"/>
                <w:lang w:val="en-US" w:eastAsia="zh-CN"/>
              </w:rPr>
            </w:rPrChange>
          </w:rPr>
          <w:t xml:space="preserve"> to be</w:t>
        </w:r>
      </w:ins>
      <w:ins w:id="913" w:author="野草" w:date="2024-01-31T10:27:34Z">
        <w:r>
          <w:rPr>
            <w:rFonts w:hint="eastAsia"/>
            <w:highlight w:val="cyan"/>
            <w:lang w:val="en-US" w:eastAsia="zh-CN"/>
            <w:rPrChange w:id="914" w:author="野草" w:date="2024-01-31T10:28:15Z">
              <w:rPr>
                <w:rFonts w:hint="eastAsia"/>
                <w:highlight w:val="none"/>
                <w:lang w:val="en-US" w:eastAsia="zh-CN"/>
              </w:rPr>
            </w:rPrChange>
          </w:rPr>
          <w:t xml:space="preserve"> </w:t>
        </w:r>
      </w:ins>
      <w:ins w:id="915" w:author="野草" w:date="2024-01-31T11:12:51Z">
        <w:r>
          <w:rPr>
            <w:rFonts w:hint="eastAsia"/>
            <w:highlight w:val="cyan"/>
            <w:lang w:val="en-US" w:eastAsia="zh-CN"/>
          </w:rPr>
          <w:t>resu</w:t>
        </w:r>
      </w:ins>
      <w:ins w:id="916" w:author="野草" w:date="2024-01-31T11:12:52Z">
        <w:r>
          <w:rPr>
            <w:rFonts w:hint="eastAsia"/>
            <w:highlight w:val="cyan"/>
            <w:lang w:val="en-US" w:eastAsia="zh-CN"/>
          </w:rPr>
          <w:t>lted</w:t>
        </w:r>
      </w:ins>
      <w:ins w:id="917" w:author="野草" w:date="2024-01-31T11:12:53Z">
        <w:r>
          <w:rPr>
            <w:rFonts w:hint="eastAsia"/>
            <w:highlight w:val="cyan"/>
            <w:lang w:val="en-US" w:eastAsia="zh-CN"/>
          </w:rPr>
          <w:t xml:space="preserve"> from</w:t>
        </w:r>
      </w:ins>
      <w:ins w:id="918" w:author="野草" w:date="2024-01-31T10:27:34Z">
        <w:r>
          <w:rPr>
            <w:rFonts w:hint="eastAsia"/>
            <w:highlight w:val="cyan"/>
            <w:lang w:val="en-US" w:eastAsia="zh-CN"/>
            <w:rPrChange w:id="919" w:author="野草" w:date="2024-01-31T10:28:15Z">
              <w:rPr>
                <w:rFonts w:hint="eastAsia"/>
                <w:highlight w:val="none"/>
                <w:lang w:val="en-US" w:eastAsia="zh-CN"/>
              </w:rPr>
            </w:rPrChange>
          </w:rPr>
          <w:t xml:space="preserve"> </w:t>
        </w:r>
      </w:ins>
      <w:ins w:id="920" w:author="野草" w:date="2024-01-31T10:27:34Z">
        <w:r>
          <w:rPr>
            <w:rFonts w:hint="eastAsia"/>
            <w:highlight w:val="green"/>
            <w:lang w:val="en-US" w:eastAsia="zh-CN"/>
            <w:rPrChange w:id="921" w:author="野草" w:date="2024-01-31T11:02:01Z">
              <w:rPr>
                <w:rFonts w:hint="eastAsia"/>
                <w:highlight w:val="none"/>
                <w:lang w:val="en-US" w:eastAsia="zh-CN"/>
              </w:rPr>
            </w:rPrChange>
          </w:rPr>
          <w:t>the wider</w:t>
        </w:r>
      </w:ins>
      <w:ins w:id="922" w:author="野草" w:date="2024-01-31T10:27:34Z">
        <w:r>
          <w:rPr>
            <w:rFonts w:hint="eastAsia"/>
            <w:highlight w:val="cyan"/>
            <w:lang w:val="en-US" w:eastAsia="zh-CN"/>
            <w:rPrChange w:id="923" w:author="野草" w:date="2024-01-31T10:28:15Z">
              <w:rPr>
                <w:rFonts w:hint="eastAsia"/>
                <w:highlight w:val="none"/>
                <w:lang w:val="en-US" w:eastAsia="zh-CN"/>
              </w:rPr>
            </w:rPrChange>
          </w:rPr>
          <w:t xml:space="preserve"> </w:t>
        </w:r>
      </w:ins>
      <w:ins w:id="924" w:author="野草" w:date="2024-01-31T10:27:34Z">
        <w:r>
          <w:rPr>
            <w:rFonts w:hint="eastAsia"/>
            <w:highlight w:val="green"/>
            <w:lang w:val="en-US" w:eastAsia="zh-CN"/>
            <w:rPrChange w:id="925" w:author="野草" w:date="2024-01-31T11:02:03Z">
              <w:rPr>
                <w:rFonts w:hint="eastAsia"/>
                <w:highlight w:val="none"/>
                <w:lang w:val="en-US" w:eastAsia="zh-CN"/>
              </w:rPr>
            </w:rPrChange>
          </w:rPr>
          <w:t>river width</w:t>
        </w:r>
      </w:ins>
      <w:ins w:id="926" w:author="野草" w:date="2024-01-31T10:27:34Z">
        <w:r>
          <w:rPr>
            <w:rFonts w:hint="eastAsia"/>
            <w:highlight w:val="cyan"/>
            <w:lang w:val="en-US" w:eastAsia="zh-CN"/>
            <w:rPrChange w:id="927" w:author="野草" w:date="2024-01-31T10:28:15Z">
              <w:rPr>
                <w:rFonts w:hint="eastAsia"/>
                <w:highlight w:val="none"/>
                <w:lang w:val="en-US" w:eastAsia="zh-CN"/>
              </w:rPr>
            </w:rPrChange>
          </w:rPr>
          <w:t xml:space="preserve"> of </w:t>
        </w:r>
      </w:ins>
      <w:ins w:id="928" w:author="野草" w:date="2024-01-31T10:27:34Z">
        <w:r>
          <w:rPr>
            <w:rFonts w:hint="eastAsia"/>
            <w:highlight w:val="green"/>
            <w:lang w:val="en-US" w:eastAsia="zh-CN"/>
            <w:rPrChange w:id="929" w:author="野草" w:date="2024-01-31T11:02:06Z">
              <w:rPr>
                <w:rFonts w:hint="eastAsia"/>
                <w:highlight w:val="none"/>
                <w:lang w:val="en-US" w:eastAsia="zh-CN"/>
              </w:rPr>
            </w:rPrChange>
          </w:rPr>
          <w:t>the Yangtze River</w:t>
        </w:r>
      </w:ins>
      <w:ins w:id="930" w:author="野草" w:date="2024-01-31T10:27:34Z">
        <w:r>
          <w:rPr>
            <w:rFonts w:hint="eastAsia"/>
            <w:highlight w:val="cyan"/>
            <w:lang w:val="en-US" w:eastAsia="zh-CN"/>
            <w:rPrChange w:id="931" w:author="野草" w:date="2024-01-31T10:28:15Z">
              <w:rPr>
                <w:rFonts w:hint="eastAsia"/>
                <w:highlight w:val="none"/>
                <w:lang w:val="en-US" w:eastAsia="zh-CN"/>
              </w:rPr>
            </w:rPrChange>
          </w:rPr>
          <w:t>.</w:t>
        </w:r>
      </w:ins>
    </w:p>
    <w:p>
      <w:pPr>
        <w:numPr>
          <w:ilvl w:val="-1"/>
          <w:numId w:val="0"/>
        </w:numPr>
        <w:ind w:left="0" w:leftChars="0" w:firstLine="0" w:firstLineChars="0"/>
        <w:rPr>
          <w:ins w:id="933" w:author="野草" w:date="2024-01-31T11:20:42Z"/>
          <w:rFonts w:hint="eastAsia"/>
          <w:highlight w:val="cyan"/>
          <w:lang w:val="en-US" w:eastAsia="zh-CN"/>
        </w:rPr>
        <w:pPrChange w:id="932" w:author="野草" w:date="2024-01-30T21:02:00Z">
          <w:pPr>
            <w:numPr>
              <w:ilvl w:val="0"/>
              <w:numId w:val="3"/>
            </w:numPr>
            <w:ind w:left="420" w:leftChars="0" w:hanging="420" w:firstLineChars="0"/>
          </w:pPr>
        </w:pPrChange>
      </w:pPr>
    </w:p>
    <w:p>
      <w:pPr>
        <w:numPr>
          <w:ilvl w:val="-1"/>
          <w:numId w:val="0"/>
        </w:numPr>
        <w:ind w:left="0" w:leftChars="0" w:firstLine="0" w:firstLineChars="0"/>
        <w:rPr>
          <w:ins w:id="935" w:author="野草" w:date="2024-01-31T10:27:34Z"/>
          <w:rFonts w:hint="eastAsia"/>
          <w:highlight w:val="green"/>
          <w:lang w:val="en-US" w:eastAsia="zh-CN"/>
          <w:rPrChange w:id="936" w:author="野草" w:date="2024-01-31T11:30:27Z">
            <w:rPr>
              <w:ins w:id="937" w:author="野草" w:date="2024-01-31T10:27:34Z"/>
              <w:rFonts w:hint="eastAsia"/>
              <w:highlight w:val="none"/>
              <w:lang w:val="en-US" w:eastAsia="zh-CN"/>
            </w:rPr>
          </w:rPrChange>
        </w:rPr>
        <w:pPrChange w:id="934" w:author="野草" w:date="2024-01-30T21:02:00Z">
          <w:pPr>
            <w:numPr>
              <w:ilvl w:val="0"/>
              <w:numId w:val="3"/>
            </w:numPr>
            <w:ind w:left="420" w:leftChars="0" w:hanging="420" w:firstLineChars="0"/>
          </w:pPr>
        </w:pPrChange>
      </w:pPr>
      <w:ins w:id="938" w:author="野草" w:date="2024-01-31T11:20:43Z">
        <w:r>
          <w:rPr>
            <w:rFonts w:hint="eastAsia"/>
            <w:highlight w:val="green"/>
            <w:lang w:val="en-US" w:eastAsia="zh-CN"/>
            <w:rPrChange w:id="939" w:author="野草" w:date="2024-01-31T11:30:27Z">
              <w:rPr>
                <w:rFonts w:hint="eastAsia"/>
                <w:highlight w:val="cyan"/>
                <w:lang w:val="en-US" w:eastAsia="zh-CN"/>
              </w:rPr>
            </w:rPrChange>
          </w:rPr>
          <w:t>【</w:t>
        </w:r>
      </w:ins>
      <w:ins w:id="940" w:author="野草" w:date="2024-01-31T11:30:20Z">
        <w:r>
          <w:rPr>
            <w:rFonts w:hint="eastAsia"/>
            <w:highlight w:val="green"/>
            <w:lang w:val="en-US" w:eastAsia="zh-CN"/>
          </w:rPr>
          <w:t>up2024 0131 11:</w:t>
        </w:r>
      </w:ins>
      <w:ins w:id="941" w:author="野草" w:date="2024-01-31T11:42:21Z">
        <w:r>
          <w:rPr>
            <w:rFonts w:hint="eastAsia"/>
            <w:highlight w:val="green"/>
            <w:lang w:val="en-US" w:eastAsia="zh-CN"/>
          </w:rPr>
          <w:t>4</w:t>
        </w:r>
      </w:ins>
      <w:ins w:id="942" w:author="野草" w:date="2024-01-31T11:50:01Z">
        <w:r>
          <w:rPr>
            <w:rFonts w:hint="eastAsia"/>
            <w:highlight w:val="green"/>
            <w:lang w:val="en-US" w:eastAsia="zh-CN"/>
          </w:rPr>
          <w:t>9</w:t>
        </w:r>
      </w:ins>
      <w:ins w:id="943" w:author="野草" w:date="2024-01-31T11:20:43Z">
        <w:r>
          <w:rPr>
            <w:rFonts w:hint="eastAsia"/>
            <w:highlight w:val="green"/>
            <w:lang w:val="en-US" w:eastAsia="zh-CN"/>
            <w:rPrChange w:id="944" w:author="野草" w:date="2024-01-31T11:30:27Z">
              <w:rPr>
                <w:rFonts w:hint="eastAsia"/>
                <w:highlight w:val="cyan"/>
                <w:lang w:val="en-US" w:eastAsia="zh-CN"/>
              </w:rPr>
            </w:rPrChange>
          </w:rPr>
          <w:t>】</w:t>
        </w:r>
      </w:ins>
    </w:p>
    <w:p>
      <w:pPr>
        <w:numPr>
          <w:ilvl w:val="-1"/>
          <w:numId w:val="0"/>
        </w:numPr>
        <w:ind w:left="0" w:leftChars="0" w:firstLine="0" w:firstLineChars="0"/>
        <w:rPr>
          <w:del w:id="946" w:author="野草" w:date="2024-01-31T10:27:33Z"/>
          <w:rFonts w:hint="default"/>
          <w:highlight w:val="none"/>
          <w:lang w:val="en-US" w:eastAsia="zh-CN"/>
        </w:rPr>
        <w:pPrChange w:id="945" w:author="野草" w:date="2024-01-30T21:02:00Z">
          <w:pPr>
            <w:numPr>
              <w:ilvl w:val="0"/>
              <w:numId w:val="3"/>
            </w:numPr>
            <w:ind w:left="420" w:leftChars="0" w:hanging="420" w:firstLineChars="0"/>
          </w:pPr>
        </w:pPrChange>
      </w:pPr>
      <w:ins w:id="947" w:author="野草" w:date="2024-01-31T10:27:34Z">
        <w:r>
          <w:rPr>
            <w:rFonts w:hint="eastAsia"/>
            <w:highlight w:val="cyan"/>
            <w:lang w:val="en-US" w:eastAsia="zh-CN"/>
            <w:rPrChange w:id="948" w:author="野草" w:date="2024-01-31T10:28:15Z">
              <w:rPr>
                <w:rFonts w:hint="eastAsia"/>
                <w:highlight w:val="none"/>
                <w:lang w:val="en-US" w:eastAsia="zh-CN"/>
              </w:rPr>
            </w:rPrChange>
          </w:rPr>
          <w:t xml:space="preserve">Furthermore, </w:t>
        </w:r>
      </w:ins>
      <w:ins w:id="949" w:author="野草" w:date="2024-01-31T10:27:34Z">
        <w:r>
          <w:rPr>
            <w:rFonts w:hint="eastAsia"/>
            <w:highlight w:val="green"/>
            <w:lang w:val="en-US" w:eastAsia="zh-CN"/>
            <w:rPrChange w:id="950" w:author="野草" w:date="2024-01-31T11:42:41Z">
              <w:rPr>
                <w:rFonts w:hint="eastAsia"/>
                <w:highlight w:val="none"/>
                <w:lang w:val="en-US" w:eastAsia="zh-CN"/>
              </w:rPr>
            </w:rPrChange>
          </w:rPr>
          <w:t xml:space="preserve">RCI </w:t>
        </w:r>
      </w:ins>
      <w:ins w:id="951" w:author="野草" w:date="2024-01-31T11:42:28Z">
        <w:r>
          <w:rPr>
            <w:rFonts w:hint="eastAsia"/>
            <w:highlight w:val="green"/>
            <w:lang w:val="en-US" w:eastAsia="zh-CN"/>
            <w:rPrChange w:id="952" w:author="野草" w:date="2024-01-31T11:42:41Z">
              <w:rPr>
                <w:rFonts w:hint="eastAsia"/>
                <w:highlight w:val="cyan"/>
                <w:lang w:val="en-US" w:eastAsia="zh-CN"/>
              </w:rPr>
            </w:rPrChange>
          </w:rPr>
          <w:t>va</w:t>
        </w:r>
      </w:ins>
      <w:ins w:id="953" w:author="野草" w:date="2024-01-31T11:42:37Z">
        <w:r>
          <w:rPr>
            <w:rFonts w:hint="eastAsia"/>
            <w:highlight w:val="green"/>
            <w:lang w:val="en-US" w:eastAsia="zh-CN"/>
            <w:rPrChange w:id="954" w:author="野草" w:date="2024-01-31T11:42:41Z">
              <w:rPr>
                <w:rFonts w:hint="eastAsia"/>
                <w:highlight w:val="cyan"/>
                <w:lang w:val="en-US" w:eastAsia="zh-CN"/>
              </w:rPr>
            </w:rPrChange>
          </w:rPr>
          <w:t>l</w:t>
        </w:r>
      </w:ins>
      <w:ins w:id="955" w:author="野草" w:date="2024-01-31T11:42:38Z">
        <w:r>
          <w:rPr>
            <w:rFonts w:hint="eastAsia"/>
            <w:highlight w:val="green"/>
            <w:lang w:val="en-US" w:eastAsia="zh-CN"/>
            <w:rPrChange w:id="956" w:author="野草" w:date="2024-01-31T11:42:41Z">
              <w:rPr>
                <w:rFonts w:hint="eastAsia"/>
                <w:highlight w:val="cyan"/>
                <w:lang w:val="en-US" w:eastAsia="zh-CN"/>
              </w:rPr>
            </w:rPrChange>
          </w:rPr>
          <w:t>ue</w:t>
        </w:r>
      </w:ins>
      <w:ins w:id="957" w:author="野草" w:date="2024-01-31T10:27:34Z">
        <w:r>
          <w:rPr>
            <w:rFonts w:hint="eastAsia"/>
            <w:highlight w:val="green"/>
            <w:lang w:val="en-US" w:eastAsia="zh-CN"/>
            <w:rPrChange w:id="958" w:author="野草" w:date="2024-01-31T11:42:41Z">
              <w:rPr>
                <w:rFonts w:hint="eastAsia"/>
                <w:highlight w:val="none"/>
                <w:lang w:val="en-US" w:eastAsia="zh-CN"/>
              </w:rPr>
            </w:rPrChange>
          </w:rPr>
          <w:t>s</w:t>
        </w:r>
      </w:ins>
      <w:ins w:id="959" w:author="野草" w:date="2024-01-31T10:27:34Z">
        <w:r>
          <w:rPr>
            <w:rFonts w:hint="eastAsia"/>
            <w:highlight w:val="cyan"/>
            <w:lang w:val="en-US" w:eastAsia="zh-CN"/>
            <w:rPrChange w:id="960" w:author="野草" w:date="2024-01-31T10:28:15Z">
              <w:rPr>
                <w:rFonts w:hint="eastAsia"/>
                <w:highlight w:val="none"/>
                <w:lang w:val="en-US" w:eastAsia="zh-CN"/>
              </w:rPr>
            </w:rPrChange>
          </w:rPr>
          <w:t xml:space="preserve"> </w:t>
        </w:r>
      </w:ins>
      <w:ins w:id="961" w:author="野草" w:date="2024-01-31T11:42:43Z">
        <w:r>
          <w:rPr>
            <w:rFonts w:hint="eastAsia"/>
            <w:highlight w:val="cyan"/>
            <w:lang w:val="en-US" w:eastAsia="zh-CN"/>
          </w:rPr>
          <w:t>we</w:t>
        </w:r>
      </w:ins>
      <w:ins w:id="962" w:author="野草" w:date="2024-01-31T10:27:34Z">
        <w:r>
          <w:rPr>
            <w:rFonts w:hint="eastAsia"/>
            <w:highlight w:val="cyan"/>
            <w:lang w:val="en-US" w:eastAsia="zh-CN"/>
            <w:rPrChange w:id="963" w:author="野草" w:date="2024-01-31T10:28:15Z">
              <w:rPr>
                <w:rFonts w:hint="eastAsia"/>
                <w:highlight w:val="none"/>
                <w:lang w:val="en-US" w:eastAsia="zh-CN"/>
              </w:rPr>
            </w:rPrChange>
          </w:rPr>
          <w:t xml:space="preserve">re notably lower </w:t>
        </w:r>
      </w:ins>
      <w:ins w:id="964" w:author="野草" w:date="2024-01-31T10:27:34Z">
        <w:r>
          <w:rPr>
            <w:rFonts w:hint="eastAsia"/>
            <w:highlight w:val="green"/>
            <w:lang w:val="en-US" w:eastAsia="zh-CN"/>
            <w:rPrChange w:id="965" w:author="野草" w:date="2024-01-31T11:45:22Z">
              <w:rPr>
                <w:rFonts w:hint="eastAsia"/>
                <w:highlight w:val="none"/>
                <w:lang w:val="en-US" w:eastAsia="zh-CN"/>
              </w:rPr>
            </w:rPrChange>
          </w:rPr>
          <w:t xml:space="preserve">for </w:t>
        </w:r>
      </w:ins>
      <w:ins w:id="966" w:author="野草" w:date="2024-01-31T10:27:34Z">
        <w:r>
          <w:rPr>
            <w:rFonts w:hint="eastAsia"/>
            <w:highlight w:val="green"/>
            <w:lang w:val="en-US" w:eastAsia="zh-CN"/>
            <w:rPrChange w:id="967" w:author="野草" w:date="2024-01-31T11:42:52Z">
              <w:rPr>
                <w:rFonts w:hint="eastAsia"/>
                <w:highlight w:val="none"/>
                <w:lang w:val="en-US" w:eastAsia="zh-CN"/>
              </w:rPr>
            </w:rPrChange>
          </w:rPr>
          <w:t>river segments</w:t>
        </w:r>
      </w:ins>
      <w:ins w:id="968" w:author="野草" w:date="2024-01-31T10:27:34Z">
        <w:r>
          <w:rPr>
            <w:rFonts w:hint="eastAsia"/>
            <w:highlight w:val="cyan"/>
            <w:lang w:val="en-US" w:eastAsia="zh-CN"/>
            <w:rPrChange w:id="969" w:author="野草" w:date="2024-01-31T10:28:15Z">
              <w:rPr>
                <w:rFonts w:hint="eastAsia"/>
                <w:highlight w:val="none"/>
                <w:lang w:val="en-US" w:eastAsia="zh-CN"/>
              </w:rPr>
            </w:rPrChange>
          </w:rPr>
          <w:t xml:space="preserve"> near </w:t>
        </w:r>
      </w:ins>
      <w:ins w:id="970" w:author="野草" w:date="2024-01-31T11:46:12Z">
        <w:r>
          <w:rPr>
            <w:rFonts w:hint="eastAsia"/>
            <w:highlight w:val="cyan"/>
            <w:lang w:val="en-US" w:eastAsia="zh-CN"/>
          </w:rPr>
          <w:t>th</w:t>
        </w:r>
      </w:ins>
      <w:ins w:id="971" w:author="野草" w:date="2024-01-31T11:46:15Z">
        <w:r>
          <w:rPr>
            <w:rFonts w:hint="eastAsia"/>
            <w:highlight w:val="cyan"/>
            <w:lang w:val="en-US" w:eastAsia="zh-CN"/>
          </w:rPr>
          <w:t>e</w:t>
        </w:r>
      </w:ins>
      <w:ins w:id="972" w:author="野草" w:date="2024-01-31T11:46:13Z">
        <w:r>
          <w:rPr>
            <w:rFonts w:hint="eastAsia"/>
            <w:highlight w:val="cyan"/>
            <w:lang w:val="en-US" w:eastAsia="zh-CN"/>
          </w:rPr>
          <w:t xml:space="preserve"> </w:t>
        </w:r>
      </w:ins>
      <w:ins w:id="973" w:author="野草" w:date="2024-01-31T10:27:34Z">
        <w:r>
          <w:rPr>
            <w:rFonts w:hint="eastAsia"/>
            <w:highlight w:val="green"/>
            <w:lang w:val="en-US" w:eastAsia="zh-CN"/>
            <w:rPrChange w:id="974" w:author="野草" w:date="2024-01-31T11:42:55Z">
              <w:rPr>
                <w:rFonts w:hint="eastAsia"/>
                <w:highlight w:val="none"/>
                <w:lang w:val="en-US" w:eastAsia="zh-CN"/>
              </w:rPr>
            </w:rPrChange>
          </w:rPr>
          <w:t>Tongluo Mountain</w:t>
        </w:r>
      </w:ins>
      <w:ins w:id="975" w:author="野草" w:date="2024-01-31T10:27:34Z">
        <w:r>
          <w:rPr>
            <w:rFonts w:hint="eastAsia"/>
            <w:highlight w:val="cyan"/>
            <w:lang w:val="en-US" w:eastAsia="zh-CN"/>
            <w:rPrChange w:id="976" w:author="野草" w:date="2024-01-31T10:28:15Z">
              <w:rPr>
                <w:rFonts w:hint="eastAsia"/>
                <w:highlight w:val="none"/>
                <w:lang w:val="en-US" w:eastAsia="zh-CN"/>
              </w:rPr>
            </w:rPrChange>
          </w:rPr>
          <w:t xml:space="preserve"> in </w:t>
        </w:r>
      </w:ins>
      <w:ins w:id="977" w:author="野草" w:date="2024-01-31T10:27:34Z">
        <w:r>
          <w:rPr>
            <w:rFonts w:hint="eastAsia"/>
            <w:highlight w:val="green"/>
            <w:lang w:val="en-US" w:eastAsia="zh-CN"/>
            <w:rPrChange w:id="978" w:author="野草" w:date="2024-01-31T11:43:01Z">
              <w:rPr>
                <w:rFonts w:hint="eastAsia"/>
                <w:highlight w:val="none"/>
                <w:lang w:val="en-US" w:eastAsia="zh-CN"/>
              </w:rPr>
            </w:rPrChange>
          </w:rPr>
          <w:t>the eastern suburb</w:t>
        </w:r>
      </w:ins>
      <w:ins w:id="979" w:author="野草" w:date="2024-01-31T10:27:34Z">
        <w:r>
          <w:rPr>
            <w:rFonts w:hint="eastAsia"/>
            <w:highlight w:val="cyan"/>
            <w:lang w:val="en-US" w:eastAsia="zh-CN"/>
            <w:rPrChange w:id="980" w:author="野草" w:date="2024-01-31T10:28:15Z">
              <w:rPr>
                <w:rFonts w:hint="eastAsia"/>
                <w:highlight w:val="none"/>
                <w:lang w:val="en-US" w:eastAsia="zh-CN"/>
              </w:rPr>
            </w:rPrChange>
          </w:rPr>
          <w:t xml:space="preserve"> of </w:t>
        </w:r>
      </w:ins>
      <w:ins w:id="981" w:author="野草" w:date="2024-01-31T10:27:34Z">
        <w:r>
          <w:rPr>
            <w:rFonts w:hint="eastAsia"/>
            <w:highlight w:val="green"/>
            <w:lang w:val="en-US" w:eastAsia="zh-CN"/>
            <w:rPrChange w:id="982" w:author="野草" w:date="2024-01-31T11:43:06Z">
              <w:rPr>
                <w:rFonts w:hint="eastAsia"/>
                <w:highlight w:val="none"/>
                <w:lang w:val="en-US" w:eastAsia="zh-CN"/>
              </w:rPr>
            </w:rPrChange>
          </w:rPr>
          <w:t>Chongqing</w:t>
        </w:r>
      </w:ins>
      <w:ins w:id="983" w:author="野草" w:date="2024-01-31T10:27:34Z">
        <w:r>
          <w:rPr>
            <w:rFonts w:hint="eastAsia"/>
            <w:highlight w:val="cyan"/>
            <w:lang w:val="en-US" w:eastAsia="zh-CN"/>
            <w:rPrChange w:id="984" w:author="野草" w:date="2024-01-31T10:28:15Z">
              <w:rPr>
                <w:rFonts w:hint="eastAsia"/>
                <w:highlight w:val="none"/>
                <w:lang w:val="en-US" w:eastAsia="zh-CN"/>
              </w:rPr>
            </w:rPrChange>
          </w:rPr>
          <w:t xml:space="preserve"> compared to</w:t>
        </w:r>
      </w:ins>
      <w:ins w:id="985" w:author="野草" w:date="2024-01-31T10:27:34Z">
        <w:r>
          <w:rPr>
            <w:rFonts w:hint="eastAsia"/>
            <w:highlight w:val="green"/>
            <w:lang w:val="en-US" w:eastAsia="zh-CN"/>
            <w:rPrChange w:id="986" w:author="野草" w:date="2024-01-31T11:43:09Z">
              <w:rPr>
                <w:rFonts w:hint="eastAsia"/>
                <w:highlight w:val="none"/>
                <w:lang w:val="en-US" w:eastAsia="zh-CN"/>
              </w:rPr>
            </w:rPrChange>
          </w:rPr>
          <w:t xml:space="preserve"> the surrounding areas</w:t>
        </w:r>
      </w:ins>
      <w:ins w:id="987" w:author="野草" w:date="2024-01-31T10:27:34Z">
        <w:r>
          <w:rPr>
            <w:rFonts w:hint="eastAsia"/>
            <w:highlight w:val="cyan"/>
            <w:lang w:val="en-US" w:eastAsia="zh-CN"/>
            <w:rPrChange w:id="988" w:author="野草" w:date="2024-01-31T10:28:15Z">
              <w:rPr>
                <w:rFonts w:hint="eastAsia"/>
                <w:highlight w:val="none"/>
                <w:lang w:val="en-US" w:eastAsia="zh-CN"/>
              </w:rPr>
            </w:rPrChange>
          </w:rPr>
          <w:t xml:space="preserve">. The </w:t>
        </w:r>
      </w:ins>
      <w:ins w:id="989" w:author="野草" w:date="2024-01-31T10:27:34Z">
        <w:r>
          <w:rPr>
            <w:rFonts w:hint="eastAsia"/>
            <w:highlight w:val="green"/>
            <w:lang w:val="en-US" w:eastAsia="zh-CN"/>
            <w:rPrChange w:id="990" w:author="野草" w:date="2024-01-31T11:43:14Z">
              <w:rPr>
                <w:rFonts w:hint="eastAsia"/>
                <w:highlight w:val="none"/>
                <w:lang w:val="en-US" w:eastAsia="zh-CN"/>
              </w:rPr>
            </w:rPrChange>
          </w:rPr>
          <w:t>higher mountainous terrain</w:t>
        </w:r>
      </w:ins>
      <w:ins w:id="991" w:author="野草" w:date="2024-01-31T10:27:34Z">
        <w:r>
          <w:rPr>
            <w:rFonts w:hint="eastAsia"/>
            <w:highlight w:val="cyan"/>
            <w:lang w:val="en-US" w:eastAsia="zh-CN"/>
            <w:rPrChange w:id="992" w:author="野草" w:date="2024-01-31T10:28:15Z">
              <w:rPr>
                <w:rFonts w:hint="eastAsia"/>
                <w:highlight w:val="none"/>
                <w:lang w:val="en-US" w:eastAsia="zh-CN"/>
              </w:rPr>
            </w:rPrChange>
          </w:rPr>
          <w:t xml:space="preserve"> near </w:t>
        </w:r>
      </w:ins>
      <w:ins w:id="993" w:author="野草" w:date="2024-01-31T10:27:34Z">
        <w:r>
          <w:rPr>
            <w:rFonts w:hint="eastAsia"/>
            <w:highlight w:val="green"/>
            <w:lang w:val="en-US" w:eastAsia="zh-CN"/>
            <w:rPrChange w:id="994" w:author="野草" w:date="2024-01-31T11:43:20Z">
              <w:rPr>
                <w:rFonts w:hint="eastAsia"/>
                <w:highlight w:val="none"/>
                <w:lang w:val="en-US" w:eastAsia="zh-CN"/>
              </w:rPr>
            </w:rPrChange>
          </w:rPr>
          <w:t>the riverbanks</w:t>
        </w:r>
      </w:ins>
      <w:ins w:id="995" w:author="野草" w:date="2024-01-31T10:27:34Z">
        <w:r>
          <w:rPr>
            <w:rFonts w:hint="eastAsia"/>
            <w:highlight w:val="cyan"/>
            <w:lang w:val="en-US" w:eastAsia="zh-CN"/>
            <w:rPrChange w:id="996" w:author="野草" w:date="2024-01-31T10:28:15Z">
              <w:rPr>
                <w:rFonts w:hint="eastAsia"/>
                <w:highlight w:val="none"/>
                <w:lang w:val="en-US" w:eastAsia="zh-CN"/>
              </w:rPr>
            </w:rPrChange>
          </w:rPr>
          <w:t xml:space="preserve"> </w:t>
        </w:r>
      </w:ins>
      <w:ins w:id="997" w:author="野草" w:date="2024-01-31T11:43:27Z">
        <w:r>
          <w:rPr>
            <w:rFonts w:hint="eastAsia"/>
            <w:highlight w:val="cyan"/>
            <w:lang w:val="en-US" w:eastAsia="zh-CN"/>
          </w:rPr>
          <w:t>w</w:t>
        </w:r>
      </w:ins>
      <w:ins w:id="998" w:author="野草" w:date="2024-01-31T11:43:28Z">
        <w:r>
          <w:rPr>
            <w:rFonts w:hint="eastAsia"/>
            <w:highlight w:val="cyan"/>
            <w:lang w:val="en-US" w:eastAsia="zh-CN"/>
          </w:rPr>
          <w:t>a</w:t>
        </w:r>
      </w:ins>
      <w:ins w:id="999" w:author="野草" w:date="2024-01-31T10:27:34Z">
        <w:r>
          <w:rPr>
            <w:rFonts w:hint="eastAsia"/>
            <w:highlight w:val="cyan"/>
            <w:lang w:val="en-US" w:eastAsia="zh-CN"/>
            <w:rPrChange w:id="1000" w:author="野草" w:date="2024-01-31T10:28:15Z">
              <w:rPr>
                <w:rFonts w:hint="eastAsia"/>
                <w:highlight w:val="none"/>
                <w:lang w:val="en-US" w:eastAsia="zh-CN"/>
              </w:rPr>
            </w:rPrChange>
          </w:rPr>
          <w:t xml:space="preserve">s inferred to </w:t>
        </w:r>
      </w:ins>
      <w:ins w:id="1001" w:author="野草" w:date="2024-01-31T10:27:34Z">
        <w:r>
          <w:rPr>
            <w:rFonts w:hint="eastAsia"/>
            <w:highlight w:val="green"/>
            <w:lang w:val="en-US" w:eastAsia="zh-CN"/>
            <w:rPrChange w:id="1002" w:author="野草" w:date="2024-01-31T11:43:34Z">
              <w:rPr>
                <w:rFonts w:hint="eastAsia"/>
                <w:highlight w:val="none"/>
                <w:lang w:val="en-US" w:eastAsia="zh-CN"/>
              </w:rPr>
            </w:rPrChange>
          </w:rPr>
          <w:t>obstruct the inland penetration</w:t>
        </w:r>
      </w:ins>
      <w:ins w:id="1003" w:author="野草" w:date="2024-01-31T10:27:34Z">
        <w:r>
          <w:rPr>
            <w:rFonts w:hint="eastAsia"/>
            <w:highlight w:val="cyan"/>
            <w:lang w:val="en-US" w:eastAsia="zh-CN"/>
            <w:rPrChange w:id="1004" w:author="野草" w:date="2024-01-31T10:28:15Z">
              <w:rPr>
                <w:rFonts w:hint="eastAsia"/>
                <w:highlight w:val="none"/>
                <w:lang w:val="en-US" w:eastAsia="zh-CN"/>
              </w:rPr>
            </w:rPrChange>
          </w:rPr>
          <w:t xml:space="preserve"> of </w:t>
        </w:r>
      </w:ins>
      <w:ins w:id="1005" w:author="野草" w:date="2024-01-31T10:27:34Z">
        <w:r>
          <w:rPr>
            <w:rFonts w:hint="eastAsia"/>
            <w:highlight w:val="green"/>
            <w:lang w:val="en-US" w:eastAsia="zh-CN"/>
            <w:rPrChange w:id="1006" w:author="野草" w:date="2024-01-31T11:43:38Z">
              <w:rPr>
                <w:rFonts w:hint="eastAsia"/>
                <w:highlight w:val="none"/>
                <w:lang w:val="en-US" w:eastAsia="zh-CN"/>
              </w:rPr>
            </w:rPrChange>
          </w:rPr>
          <w:t>river cooling</w:t>
        </w:r>
      </w:ins>
      <w:ins w:id="1007" w:author="野草" w:date="2024-01-31T10:27:34Z">
        <w:r>
          <w:rPr>
            <w:rFonts w:hint="eastAsia"/>
            <w:highlight w:val="cyan"/>
            <w:lang w:val="en-US" w:eastAsia="zh-CN"/>
            <w:rPrChange w:id="1008" w:author="野草" w:date="2024-01-31T10:28:15Z">
              <w:rPr>
                <w:rFonts w:hint="eastAsia"/>
                <w:highlight w:val="none"/>
                <w:lang w:val="en-US" w:eastAsia="zh-CN"/>
              </w:rPr>
            </w:rPrChange>
          </w:rPr>
          <w:t xml:space="preserve">. </w:t>
        </w:r>
      </w:ins>
      <w:ins w:id="1009" w:author="野草" w:date="2024-01-31T11:43:48Z">
        <w:r>
          <w:rPr>
            <w:rFonts w:hint="eastAsia"/>
            <w:highlight w:val="cyan"/>
            <w:lang w:val="en-US" w:eastAsia="zh-CN"/>
          </w:rPr>
          <w:t>I</w:t>
        </w:r>
      </w:ins>
      <w:ins w:id="1010" w:author="野草" w:date="2024-01-31T10:27:34Z">
        <w:r>
          <w:rPr>
            <w:rFonts w:hint="eastAsia"/>
            <w:highlight w:val="cyan"/>
            <w:lang w:val="en-US" w:eastAsia="zh-CN"/>
            <w:rPrChange w:id="1011" w:author="野草" w:date="2024-01-31T10:28:15Z">
              <w:rPr>
                <w:rFonts w:hint="eastAsia"/>
                <w:highlight w:val="none"/>
                <w:lang w:val="en-US" w:eastAsia="zh-CN"/>
              </w:rPr>
            </w:rPrChange>
          </w:rPr>
          <w:t xml:space="preserve">n </w:t>
        </w:r>
      </w:ins>
      <w:ins w:id="1012" w:author="野草" w:date="2024-01-31T10:27:34Z">
        <w:r>
          <w:rPr>
            <w:rFonts w:hint="eastAsia"/>
            <w:highlight w:val="green"/>
            <w:lang w:val="en-US" w:eastAsia="zh-CN"/>
            <w:rPrChange w:id="1013" w:author="野草" w:date="2024-01-31T11:43:54Z">
              <w:rPr>
                <w:rFonts w:hint="eastAsia"/>
                <w:highlight w:val="none"/>
                <w:lang w:val="en-US" w:eastAsia="zh-CN"/>
              </w:rPr>
            </w:rPrChange>
          </w:rPr>
          <w:t>the city center</w:t>
        </w:r>
      </w:ins>
      <w:ins w:id="1014" w:author="野草" w:date="2024-01-31T10:27:34Z">
        <w:r>
          <w:rPr>
            <w:rFonts w:hint="eastAsia"/>
            <w:highlight w:val="cyan"/>
            <w:lang w:val="en-US" w:eastAsia="zh-CN"/>
            <w:rPrChange w:id="1015" w:author="野草" w:date="2024-01-31T10:28:15Z">
              <w:rPr>
                <w:rFonts w:hint="eastAsia"/>
                <w:highlight w:val="none"/>
                <w:lang w:val="en-US" w:eastAsia="zh-CN"/>
              </w:rPr>
            </w:rPrChange>
          </w:rPr>
          <w:t xml:space="preserve"> where </w:t>
        </w:r>
      </w:ins>
      <w:ins w:id="1016" w:author="野草" w:date="2024-01-31T10:27:34Z">
        <w:r>
          <w:rPr>
            <w:rFonts w:hint="eastAsia"/>
            <w:highlight w:val="green"/>
            <w:lang w:val="en-US" w:eastAsia="zh-CN"/>
            <w:rPrChange w:id="1017" w:author="野草" w:date="2024-01-31T11:43:57Z">
              <w:rPr>
                <w:rFonts w:hint="eastAsia"/>
                <w:highlight w:val="none"/>
                <w:lang w:val="en-US" w:eastAsia="zh-CN"/>
              </w:rPr>
            </w:rPrChange>
          </w:rPr>
          <w:t>numerous high-rise buildings</w:t>
        </w:r>
      </w:ins>
      <w:ins w:id="1018" w:author="野草" w:date="2024-01-31T10:27:34Z">
        <w:r>
          <w:rPr>
            <w:rFonts w:hint="eastAsia"/>
            <w:highlight w:val="cyan"/>
            <w:lang w:val="en-US" w:eastAsia="zh-CN"/>
            <w:rPrChange w:id="1019" w:author="野草" w:date="2024-01-31T10:28:15Z">
              <w:rPr>
                <w:rFonts w:hint="eastAsia"/>
                <w:highlight w:val="none"/>
                <w:lang w:val="en-US" w:eastAsia="zh-CN"/>
              </w:rPr>
            </w:rPrChange>
          </w:rPr>
          <w:t xml:space="preserve"> </w:t>
        </w:r>
      </w:ins>
      <w:ins w:id="1020" w:author="野草" w:date="2024-01-31T11:44:10Z">
        <w:r>
          <w:rPr>
            <w:rFonts w:hint="eastAsia"/>
            <w:highlight w:val="cyan"/>
            <w:lang w:val="en-US" w:eastAsia="zh-CN"/>
          </w:rPr>
          <w:t>we</w:t>
        </w:r>
      </w:ins>
      <w:ins w:id="1021" w:author="野草" w:date="2024-01-31T10:27:34Z">
        <w:r>
          <w:rPr>
            <w:rFonts w:hint="eastAsia"/>
            <w:highlight w:val="cyan"/>
            <w:lang w:val="en-US" w:eastAsia="zh-CN"/>
            <w:rPrChange w:id="1022" w:author="野草" w:date="2024-01-31T10:28:15Z">
              <w:rPr>
                <w:rFonts w:hint="eastAsia"/>
                <w:highlight w:val="none"/>
                <w:lang w:val="en-US" w:eastAsia="zh-CN"/>
              </w:rPr>
            </w:rPrChange>
          </w:rPr>
          <w:t xml:space="preserve">re concentrated, </w:t>
        </w:r>
      </w:ins>
      <w:ins w:id="1023" w:author="野草" w:date="2024-01-31T10:27:34Z">
        <w:r>
          <w:rPr>
            <w:rFonts w:hint="eastAsia"/>
            <w:highlight w:val="green"/>
            <w:lang w:val="en-US" w:eastAsia="zh-CN"/>
            <w:rPrChange w:id="1024" w:author="野草" w:date="2024-01-31T11:44:33Z">
              <w:rPr>
                <w:rFonts w:hint="eastAsia"/>
                <w:highlight w:val="none"/>
                <w:lang w:val="en-US" w:eastAsia="zh-CN"/>
              </w:rPr>
            </w:rPrChange>
          </w:rPr>
          <w:t xml:space="preserve">RCI </w:t>
        </w:r>
      </w:ins>
      <w:ins w:id="1025" w:author="野草" w:date="2024-01-31T11:44:28Z">
        <w:r>
          <w:rPr>
            <w:rFonts w:hint="eastAsia"/>
            <w:highlight w:val="green"/>
            <w:lang w:val="en-US" w:eastAsia="zh-CN"/>
            <w:rPrChange w:id="1026" w:author="野草" w:date="2024-01-31T11:44:33Z">
              <w:rPr>
                <w:rFonts w:hint="eastAsia"/>
                <w:highlight w:val="cyan"/>
                <w:lang w:val="en-US" w:eastAsia="zh-CN"/>
              </w:rPr>
            </w:rPrChange>
          </w:rPr>
          <w:t>val</w:t>
        </w:r>
      </w:ins>
      <w:ins w:id="1027" w:author="野草" w:date="2024-01-31T11:44:29Z">
        <w:r>
          <w:rPr>
            <w:rFonts w:hint="eastAsia"/>
            <w:highlight w:val="green"/>
            <w:lang w:val="en-US" w:eastAsia="zh-CN"/>
            <w:rPrChange w:id="1028" w:author="野草" w:date="2024-01-31T11:44:33Z">
              <w:rPr>
                <w:rFonts w:hint="eastAsia"/>
                <w:highlight w:val="cyan"/>
                <w:lang w:val="en-US" w:eastAsia="zh-CN"/>
              </w:rPr>
            </w:rPrChange>
          </w:rPr>
          <w:t>ues</w:t>
        </w:r>
      </w:ins>
      <w:ins w:id="1029" w:author="野草" w:date="2024-01-31T10:27:34Z">
        <w:r>
          <w:rPr>
            <w:rFonts w:hint="eastAsia"/>
            <w:highlight w:val="cyan"/>
            <w:lang w:val="en-US" w:eastAsia="zh-CN"/>
            <w:rPrChange w:id="1030" w:author="野草" w:date="2024-01-31T10:28:15Z">
              <w:rPr>
                <w:rFonts w:hint="eastAsia"/>
                <w:highlight w:val="none"/>
                <w:lang w:val="en-US" w:eastAsia="zh-CN"/>
              </w:rPr>
            </w:rPrChange>
          </w:rPr>
          <w:t xml:space="preserve"> </w:t>
        </w:r>
      </w:ins>
      <w:ins w:id="1031" w:author="野草" w:date="2024-01-31T11:44:08Z">
        <w:r>
          <w:rPr>
            <w:rFonts w:hint="eastAsia"/>
            <w:highlight w:val="cyan"/>
            <w:lang w:val="en-US" w:eastAsia="zh-CN"/>
          </w:rPr>
          <w:t>we</w:t>
        </w:r>
      </w:ins>
      <w:ins w:id="1032" w:author="野草" w:date="2024-01-31T10:27:34Z">
        <w:r>
          <w:rPr>
            <w:rFonts w:hint="eastAsia"/>
            <w:highlight w:val="cyan"/>
            <w:lang w:val="en-US" w:eastAsia="zh-CN"/>
            <w:rPrChange w:id="1033" w:author="野草" w:date="2024-01-31T10:28:15Z">
              <w:rPr>
                <w:rFonts w:hint="eastAsia"/>
                <w:highlight w:val="none"/>
                <w:lang w:val="en-US" w:eastAsia="zh-CN"/>
              </w:rPr>
            </w:rPrChange>
          </w:rPr>
          <w:t xml:space="preserve">re relatively lower than </w:t>
        </w:r>
      </w:ins>
      <w:ins w:id="1034" w:author="野草" w:date="2024-01-31T11:44:21Z">
        <w:r>
          <w:rPr>
            <w:rFonts w:hint="eastAsia"/>
            <w:highlight w:val="cyan"/>
            <w:lang w:val="en-US" w:eastAsia="zh-CN"/>
          </w:rPr>
          <w:t>t</w:t>
        </w:r>
      </w:ins>
      <w:ins w:id="1035" w:author="野草" w:date="2024-01-31T11:44:22Z">
        <w:r>
          <w:rPr>
            <w:rFonts w:hint="eastAsia"/>
            <w:highlight w:val="cyan"/>
            <w:lang w:val="en-US" w:eastAsia="zh-CN"/>
          </w:rPr>
          <w:t>hose</w:t>
        </w:r>
      </w:ins>
      <w:ins w:id="1036" w:author="野草" w:date="2024-01-31T11:44:23Z">
        <w:r>
          <w:rPr>
            <w:rFonts w:hint="eastAsia"/>
            <w:highlight w:val="cyan"/>
            <w:lang w:val="en-US" w:eastAsia="zh-CN"/>
          </w:rPr>
          <w:t xml:space="preserve"> </w:t>
        </w:r>
      </w:ins>
      <w:ins w:id="1037" w:author="野草" w:date="2024-01-31T11:44:24Z">
        <w:r>
          <w:rPr>
            <w:rFonts w:hint="eastAsia"/>
            <w:highlight w:val="cyan"/>
            <w:lang w:val="en-US" w:eastAsia="zh-CN"/>
          </w:rPr>
          <w:t xml:space="preserve">in </w:t>
        </w:r>
      </w:ins>
      <w:ins w:id="1038" w:author="野草" w:date="2024-01-31T10:27:34Z">
        <w:r>
          <w:rPr>
            <w:rFonts w:hint="eastAsia"/>
            <w:highlight w:val="green"/>
            <w:lang w:val="en-US" w:eastAsia="zh-CN"/>
            <w:rPrChange w:id="1039" w:author="野草" w:date="2024-01-31T11:44:43Z">
              <w:rPr>
                <w:rFonts w:hint="eastAsia"/>
                <w:highlight w:val="none"/>
                <w:lang w:val="en-US" w:eastAsia="zh-CN"/>
              </w:rPr>
            </w:rPrChange>
          </w:rPr>
          <w:t>the surrounding suburban areas</w:t>
        </w:r>
      </w:ins>
      <w:ins w:id="1040" w:author="野草" w:date="2024-01-31T10:27:34Z">
        <w:r>
          <w:rPr>
            <w:rFonts w:hint="eastAsia"/>
            <w:highlight w:val="cyan"/>
            <w:lang w:val="en-US" w:eastAsia="zh-CN"/>
            <w:rPrChange w:id="1041" w:author="野草" w:date="2024-01-31T10:28:15Z">
              <w:rPr>
                <w:rFonts w:hint="eastAsia"/>
                <w:highlight w:val="none"/>
                <w:lang w:val="en-US" w:eastAsia="zh-CN"/>
              </w:rPr>
            </w:rPrChange>
          </w:rPr>
          <w:t xml:space="preserve">. This observation </w:t>
        </w:r>
      </w:ins>
      <w:ins w:id="1042" w:author="野草" w:date="2024-01-31T11:44:53Z">
        <w:r>
          <w:rPr>
            <w:rFonts w:hint="eastAsia"/>
            <w:highlight w:val="cyan"/>
            <w:lang w:val="en-US" w:eastAsia="zh-CN"/>
          </w:rPr>
          <w:t>can</w:t>
        </w:r>
      </w:ins>
      <w:ins w:id="1043" w:author="野草" w:date="2024-01-31T11:44:55Z">
        <w:r>
          <w:rPr>
            <w:rFonts w:hint="eastAsia"/>
            <w:highlight w:val="cyan"/>
            <w:lang w:val="en-US" w:eastAsia="zh-CN"/>
          </w:rPr>
          <w:t xml:space="preserve"> be</w:t>
        </w:r>
      </w:ins>
      <w:ins w:id="1044" w:author="野草" w:date="2024-01-31T10:27:34Z">
        <w:r>
          <w:rPr>
            <w:rFonts w:hint="eastAsia"/>
            <w:highlight w:val="green"/>
            <w:lang w:val="en-US" w:eastAsia="zh-CN"/>
            <w:rPrChange w:id="1045" w:author="野草" w:date="2024-01-31T11:44:50Z">
              <w:rPr>
                <w:rFonts w:hint="eastAsia"/>
                <w:highlight w:val="none"/>
                <w:lang w:val="en-US" w:eastAsia="zh-CN"/>
              </w:rPr>
            </w:rPrChange>
          </w:rPr>
          <w:t xml:space="preserve"> attributed to</w:t>
        </w:r>
      </w:ins>
      <w:ins w:id="1046" w:author="野草" w:date="2024-01-31T10:27:34Z">
        <w:r>
          <w:rPr>
            <w:rFonts w:hint="eastAsia"/>
            <w:highlight w:val="cyan"/>
            <w:lang w:val="en-US" w:eastAsia="zh-CN"/>
            <w:rPrChange w:id="1047" w:author="野草" w:date="2024-01-31T10:28:15Z">
              <w:rPr>
                <w:rFonts w:hint="eastAsia"/>
                <w:highlight w:val="none"/>
                <w:lang w:val="en-US" w:eastAsia="zh-CN"/>
              </w:rPr>
            </w:rPrChange>
          </w:rPr>
          <w:t xml:space="preserve"> the </w:t>
        </w:r>
      </w:ins>
      <w:ins w:id="1048" w:author="野草" w:date="2024-01-31T10:27:34Z">
        <w:r>
          <w:rPr>
            <w:rFonts w:hint="eastAsia"/>
            <w:highlight w:val="green"/>
            <w:lang w:val="en-US" w:eastAsia="zh-CN"/>
            <w:rPrChange w:id="1049" w:author="野草" w:date="2024-01-31T11:45:03Z">
              <w:rPr>
                <w:rFonts w:hint="eastAsia"/>
                <w:highlight w:val="none"/>
                <w:lang w:val="en-US" w:eastAsia="zh-CN"/>
              </w:rPr>
            </w:rPrChange>
          </w:rPr>
          <w:t>obstructive effect</w:t>
        </w:r>
      </w:ins>
      <w:ins w:id="1050" w:author="野草" w:date="2024-01-31T10:27:34Z">
        <w:r>
          <w:rPr>
            <w:rFonts w:hint="eastAsia"/>
            <w:highlight w:val="cyan"/>
            <w:lang w:val="en-US" w:eastAsia="zh-CN"/>
            <w:rPrChange w:id="1051" w:author="野草" w:date="2024-01-31T10:28:15Z">
              <w:rPr>
                <w:rFonts w:hint="eastAsia"/>
                <w:highlight w:val="none"/>
                <w:lang w:val="en-US" w:eastAsia="zh-CN"/>
              </w:rPr>
            </w:rPrChange>
          </w:rPr>
          <w:t xml:space="preserve"> of </w:t>
        </w:r>
      </w:ins>
      <w:ins w:id="1052" w:author="野草" w:date="2024-01-31T10:27:34Z">
        <w:r>
          <w:rPr>
            <w:rFonts w:hint="eastAsia"/>
            <w:highlight w:val="green"/>
            <w:lang w:val="en-US" w:eastAsia="zh-CN"/>
            <w:rPrChange w:id="1053" w:author="野草" w:date="2024-01-31T11:45:06Z">
              <w:rPr>
                <w:rFonts w:hint="eastAsia"/>
                <w:highlight w:val="none"/>
                <w:lang w:val="en-US" w:eastAsia="zh-CN"/>
              </w:rPr>
            </w:rPrChange>
          </w:rPr>
          <w:t>dense buildings</w:t>
        </w:r>
      </w:ins>
      <w:ins w:id="1054" w:author="野草" w:date="2024-01-31T10:27:34Z">
        <w:r>
          <w:rPr>
            <w:rFonts w:hint="eastAsia"/>
            <w:highlight w:val="cyan"/>
            <w:lang w:val="en-US" w:eastAsia="zh-CN"/>
            <w:rPrChange w:id="1055" w:author="野草" w:date="2024-01-31T10:28:15Z">
              <w:rPr>
                <w:rFonts w:hint="eastAsia"/>
                <w:highlight w:val="none"/>
                <w:lang w:val="en-US" w:eastAsia="zh-CN"/>
              </w:rPr>
            </w:rPrChange>
          </w:rPr>
          <w:t xml:space="preserve"> on </w:t>
        </w:r>
      </w:ins>
      <w:ins w:id="1056" w:author="野草" w:date="2024-01-31T10:27:34Z">
        <w:r>
          <w:rPr>
            <w:rFonts w:hint="eastAsia"/>
            <w:highlight w:val="green"/>
            <w:lang w:val="en-US" w:eastAsia="zh-CN"/>
            <w:rPrChange w:id="1057" w:author="野草" w:date="2024-01-31T11:45:09Z">
              <w:rPr>
                <w:rFonts w:hint="eastAsia"/>
                <w:highlight w:val="none"/>
                <w:lang w:val="en-US" w:eastAsia="zh-CN"/>
              </w:rPr>
            </w:rPrChange>
          </w:rPr>
          <w:t>river cooling</w:t>
        </w:r>
      </w:ins>
      <w:ins w:id="1058" w:author="野草" w:date="2024-01-31T10:27:34Z">
        <w:r>
          <w:rPr>
            <w:rFonts w:hint="eastAsia"/>
            <w:highlight w:val="cyan"/>
            <w:lang w:val="en-US" w:eastAsia="zh-CN"/>
            <w:rPrChange w:id="1059" w:author="野草" w:date="2024-01-31T10:28:15Z">
              <w:rPr>
                <w:rFonts w:hint="eastAsia"/>
                <w:highlight w:val="none"/>
                <w:lang w:val="en-US" w:eastAsia="zh-CN"/>
              </w:rPr>
            </w:rPrChange>
          </w:rPr>
          <w:t>.</w:t>
        </w:r>
      </w:ins>
      <w:del w:id="1060" w:author="野草" w:date="2024-01-31T10:27:33Z">
        <w:r>
          <w:rPr>
            <w:rFonts w:hint="eastAsia"/>
            <w:highlight w:val="none"/>
            <w:lang w:val="en-US" w:eastAsia="zh-CN"/>
          </w:rPr>
          <w:delText xml:space="preserve">The spatial patterns of </w:delText>
        </w:r>
      </w:del>
      <w:del w:id="1061" w:author="野草" w:date="2024-01-31T10:27:33Z">
        <w:r>
          <w:rPr>
            <w:rFonts w:hint="default"/>
            <w:highlight w:val="none"/>
            <w:lang w:val="en-US" w:eastAsia="zh-CN"/>
          </w:rPr>
          <w:delText>river cooling intensities</w:delText>
        </w:r>
      </w:del>
      <w:del w:id="1062" w:author="野草" w:date="2024-01-31T10:27:33Z">
        <w:r>
          <w:rPr>
            <w:rFonts w:hint="eastAsia"/>
            <w:highlight w:val="none"/>
            <w:lang w:val="en-US" w:eastAsia="zh-CN"/>
          </w:rPr>
          <w:delText xml:space="preserve"> </w:delText>
        </w:r>
      </w:del>
      <w:del w:id="1063" w:author="野草" w:date="2024-01-31T10:27:33Z">
        <w:r>
          <w:rPr>
            <w:rFonts w:hint="default"/>
            <w:highlight w:val="none"/>
            <w:lang w:val="en-US" w:eastAsia="zh-CN"/>
          </w:rPr>
          <w:delText>o</w:delText>
        </w:r>
      </w:del>
      <w:del w:id="1064" w:author="野草" w:date="2024-01-31T10:27:33Z">
        <w:r>
          <w:rPr>
            <w:rFonts w:hint="eastAsia"/>
            <w:highlight w:val="none"/>
            <w:lang w:val="en-US" w:eastAsia="zh-CN"/>
          </w:rPr>
          <w:delText xml:space="preserve">n the </w:delText>
        </w:r>
      </w:del>
      <w:del w:id="1065" w:author="野草" w:date="2024-01-31T10:27:33Z">
        <w:r>
          <w:rPr>
            <w:rFonts w:hint="default"/>
            <w:highlight w:val="none"/>
            <w:lang w:val="en-US" w:eastAsia="zh-CN"/>
          </w:rPr>
          <w:delText>typica</w:delText>
        </w:r>
      </w:del>
      <w:del w:id="1066" w:author="野草" w:date="2024-01-31T10:27:33Z">
        <w:r>
          <w:rPr>
            <w:rFonts w:hint="eastAsia"/>
            <w:highlight w:val="none"/>
            <w:lang w:val="en-US" w:eastAsia="zh-CN"/>
          </w:rPr>
          <w:delText>l normal summer day (8</w:delText>
        </w:r>
      </w:del>
      <w:del w:id="1067" w:author="野草" w:date="2024-01-31T10:27:33Z">
        <w:r>
          <w:rPr>
            <w:rFonts w:hint="eastAsia"/>
            <w:highlight w:val="none"/>
            <w:vertAlign w:val="superscript"/>
            <w:lang w:val="en-US" w:eastAsia="zh-CN"/>
          </w:rPr>
          <w:delText>th</w:delText>
        </w:r>
      </w:del>
      <w:del w:id="1068" w:author="野草" w:date="2024-01-31T10:27:33Z">
        <w:r>
          <w:rPr>
            <w:rFonts w:hint="eastAsia"/>
            <w:highlight w:val="none"/>
            <w:lang w:val="en-US" w:eastAsia="zh-CN"/>
          </w:rPr>
          <w:delText>, May, 2022) and the extremely hot day (12</w:delText>
        </w:r>
      </w:del>
      <w:del w:id="1069" w:author="野草" w:date="2024-01-31T10:27:33Z">
        <w:r>
          <w:rPr>
            <w:rFonts w:hint="eastAsia"/>
            <w:highlight w:val="none"/>
            <w:vertAlign w:val="superscript"/>
            <w:lang w:val="en-US" w:eastAsia="zh-CN"/>
          </w:rPr>
          <w:delText>th</w:delText>
        </w:r>
      </w:del>
      <w:del w:id="1070" w:author="野草" w:date="2024-01-31T10:27:33Z">
        <w:r>
          <w:rPr>
            <w:rFonts w:hint="eastAsia"/>
            <w:highlight w:val="none"/>
            <w:lang w:val="en-US" w:eastAsia="zh-CN"/>
          </w:rPr>
          <w:delText>,Aug, 2022) are demonstrated</w:delText>
        </w:r>
      </w:del>
      <w:del w:id="1071" w:author="野草" w:date="2024-01-31T10:27:33Z">
        <w:r>
          <w:rPr>
            <w:rFonts w:hint="eastAsia"/>
            <w:color w:val="auto"/>
            <w:highlight w:val="none"/>
            <w:u w:val="single"/>
            <w:lang w:val="en-US" w:eastAsia="zh-CN"/>
          </w:rPr>
          <w:delText xml:space="preserve"> in Fig. 4</w:delText>
        </w:r>
      </w:del>
      <w:del w:id="1072" w:author="野草" w:date="2024-01-31T10:27:33Z">
        <w:r>
          <w:rPr>
            <w:rFonts w:hint="eastAsia"/>
            <w:color w:val="auto"/>
            <w:highlight w:val="none"/>
            <w:lang w:val="en-US" w:eastAsia="zh-CN"/>
          </w:rPr>
          <w:delText>.</w:delText>
        </w:r>
      </w:del>
    </w:p>
    <w:p>
      <w:pPr>
        <w:numPr>
          <w:ilvl w:val="-1"/>
          <w:numId w:val="0"/>
        </w:numPr>
        <w:ind w:left="0" w:leftChars="0" w:firstLine="0" w:firstLineChars="0"/>
        <w:rPr>
          <w:del w:id="1074" w:author="野草" w:date="2024-01-31T10:27:33Z"/>
          <w:rFonts w:hint="default"/>
          <w:highlight w:val="none"/>
          <w:lang w:val="en-US" w:eastAsia="zh-CN"/>
        </w:rPr>
        <w:pPrChange w:id="1073" w:author="野草" w:date="2024-01-31T09:41:16Z">
          <w:pPr>
            <w:numPr>
              <w:ilvl w:val="0"/>
              <w:numId w:val="3"/>
            </w:numPr>
            <w:ind w:left="420" w:leftChars="0" w:hanging="420" w:firstLineChars="0"/>
          </w:pPr>
        </w:pPrChange>
      </w:pPr>
      <w:del w:id="1075" w:author="野草" w:date="2024-01-31T10:27:33Z">
        <w:r>
          <w:rPr>
            <w:rFonts w:hint="default"/>
            <w:highlight w:val="none"/>
            <w:lang w:val="en-US" w:eastAsia="zh-CN"/>
          </w:rPr>
          <w:delText>O</w:delText>
        </w:r>
      </w:del>
      <w:del w:id="1076" w:author="野草" w:date="2024-01-31T10:27:33Z">
        <w:r>
          <w:rPr>
            <w:rFonts w:hint="eastAsia"/>
            <w:highlight w:val="none"/>
            <w:lang w:val="en-US" w:eastAsia="zh-CN"/>
          </w:rPr>
          <w:delText xml:space="preserve">n the normal summer day, the maximum and average values of RCI over all segments of riverside areas are </w:delText>
        </w:r>
      </w:del>
      <w:del w:id="1077" w:author="野草" w:date="2024-01-31T10:27:33Z">
        <w:r>
          <w:rPr>
            <w:rFonts w:hint="eastAsia"/>
            <w:highlight w:val="none"/>
            <w:u w:val="single"/>
            <w:lang w:val="en-US" w:eastAsia="zh-CN"/>
          </w:rPr>
          <w:delText>12.2 °C</w:delText>
        </w:r>
      </w:del>
      <w:del w:id="1078" w:author="野草" w:date="2024-01-31T10:27:33Z">
        <w:r>
          <w:rPr>
            <w:rFonts w:hint="eastAsia"/>
            <w:highlight w:val="none"/>
            <w:lang w:val="en-US" w:eastAsia="zh-CN"/>
          </w:rPr>
          <w:delText xml:space="preserve"> and </w:delText>
        </w:r>
      </w:del>
      <w:del w:id="1079" w:author="野草" w:date="2024-01-31T10:27:33Z">
        <w:r>
          <w:rPr>
            <w:rFonts w:hint="eastAsia"/>
            <w:highlight w:val="none"/>
            <w:u w:val="single"/>
            <w:lang w:val="en-US" w:eastAsia="zh-CN"/>
          </w:rPr>
          <w:delText>5.5 °C</w:delText>
        </w:r>
      </w:del>
      <w:del w:id="1080" w:author="野草" w:date="2024-01-31T10:27:33Z">
        <w:r>
          <w:rPr>
            <w:rFonts w:hint="eastAsia"/>
            <w:highlight w:val="none"/>
            <w:lang w:val="en-US" w:eastAsia="zh-CN"/>
          </w:rPr>
          <w:delText>, respectively.</w:delText>
        </w:r>
      </w:del>
    </w:p>
    <w:p>
      <w:pPr>
        <w:numPr>
          <w:ilvl w:val="-1"/>
          <w:numId w:val="0"/>
        </w:numPr>
        <w:ind w:left="0" w:leftChars="0" w:firstLine="0" w:firstLineChars="0"/>
        <w:rPr>
          <w:del w:id="1082" w:author="野草" w:date="2024-01-31T10:27:33Z"/>
          <w:rFonts w:hint="default"/>
          <w:highlight w:val="none"/>
          <w:lang w:val="en-US" w:eastAsia="zh-CN"/>
        </w:rPr>
        <w:pPrChange w:id="1081" w:author="野草" w:date="2024-01-31T09:41:17Z">
          <w:pPr>
            <w:numPr>
              <w:ilvl w:val="0"/>
              <w:numId w:val="3"/>
            </w:numPr>
            <w:ind w:left="420" w:leftChars="0" w:hanging="420" w:firstLineChars="0"/>
          </w:pPr>
        </w:pPrChange>
      </w:pPr>
      <w:del w:id="1083" w:author="野草" w:date="2024-01-31T10:27:33Z">
        <w:r>
          <w:rPr>
            <w:rFonts w:hint="eastAsia"/>
            <w:highlight w:val="none"/>
            <w:lang w:val="en-US" w:eastAsia="zh-CN"/>
          </w:rPr>
          <w:delText xml:space="preserve">On the extremely hot day, the RCI magnitudes are evidently higher, with the maximum and average values being </w:delText>
        </w:r>
      </w:del>
      <w:del w:id="1084" w:author="野草" w:date="2024-01-31T10:27:33Z">
        <w:r>
          <w:rPr>
            <w:rFonts w:hint="eastAsia"/>
            <w:highlight w:val="none"/>
            <w:u w:val="single"/>
            <w:lang w:val="en-US" w:eastAsia="zh-CN"/>
          </w:rPr>
          <w:delText>15.5 °C</w:delText>
        </w:r>
      </w:del>
      <w:del w:id="1085" w:author="野草" w:date="2024-01-31T10:27:33Z">
        <w:r>
          <w:rPr>
            <w:rFonts w:hint="eastAsia"/>
            <w:highlight w:val="none"/>
            <w:lang w:val="en-US" w:eastAsia="zh-CN"/>
          </w:rPr>
          <w:delText xml:space="preserve"> and </w:delText>
        </w:r>
      </w:del>
      <w:del w:id="1086" w:author="野草" w:date="2024-01-31T10:27:33Z">
        <w:r>
          <w:rPr>
            <w:rFonts w:hint="eastAsia"/>
            <w:highlight w:val="none"/>
            <w:u w:val="single"/>
            <w:lang w:val="en-US" w:eastAsia="zh-CN"/>
          </w:rPr>
          <w:delText>6.</w:delText>
        </w:r>
      </w:del>
      <w:del w:id="1087" w:author="野草" w:date="2024-01-31T10:27:33Z">
        <w:r>
          <w:rPr>
            <w:rFonts w:hint="default"/>
            <w:highlight w:val="none"/>
            <w:u w:val="single"/>
            <w:lang w:val="en-US" w:eastAsia="zh-CN"/>
          </w:rPr>
          <w:delText>3</w:delText>
        </w:r>
      </w:del>
      <w:del w:id="1088" w:author="野草" w:date="2024-01-31T10:27:33Z">
        <w:r>
          <w:rPr>
            <w:rFonts w:hint="eastAsia"/>
            <w:highlight w:val="none"/>
            <w:u w:val="single"/>
            <w:lang w:val="en-US" w:eastAsia="zh-CN"/>
          </w:rPr>
          <w:delText xml:space="preserve"> °C</w:delText>
        </w:r>
      </w:del>
      <w:del w:id="1089" w:author="野草" w:date="2024-01-31T10:27:33Z">
        <w:r>
          <w:rPr>
            <w:rFonts w:hint="eastAsia"/>
            <w:highlight w:val="none"/>
            <w:lang w:val="en-US" w:eastAsia="zh-CN"/>
          </w:rPr>
          <w:delText>, respectively.</w:delText>
        </w:r>
      </w:del>
    </w:p>
    <w:p>
      <w:pPr>
        <w:numPr>
          <w:ilvl w:val="-1"/>
          <w:numId w:val="0"/>
        </w:numPr>
        <w:ind w:left="0" w:leftChars="0" w:firstLine="0" w:firstLineChars="0"/>
        <w:rPr>
          <w:del w:id="1091" w:author="野草" w:date="2024-01-31T10:27:33Z"/>
          <w:rFonts w:hint="default"/>
          <w:highlight w:val="none"/>
          <w:lang w:val="en-US" w:eastAsia="zh-CN"/>
        </w:rPr>
        <w:pPrChange w:id="1090" w:author="野草" w:date="2024-01-31T09:41:18Z">
          <w:pPr>
            <w:numPr>
              <w:ilvl w:val="0"/>
              <w:numId w:val="3"/>
            </w:numPr>
            <w:ind w:left="420" w:leftChars="0" w:hanging="420" w:firstLineChars="0"/>
          </w:pPr>
        </w:pPrChange>
      </w:pPr>
      <w:del w:id="1092" w:author="野草" w:date="2024-01-31T10:27:33Z">
        <w:r>
          <w:rPr>
            <w:rFonts w:hint="eastAsia"/>
            <w:highlight w:val="none"/>
            <w:lang w:val="en-US" w:eastAsia="zh-CN"/>
          </w:rPr>
          <w:delText>It should be noted that there are also larger diversities of RCI magnitudes among individual segments in the 2 case days.</w:delText>
        </w:r>
      </w:del>
    </w:p>
    <w:p>
      <w:pPr>
        <w:numPr>
          <w:ilvl w:val="-1"/>
          <w:numId w:val="0"/>
        </w:numPr>
        <w:ind w:left="0" w:leftChars="0" w:firstLine="0" w:firstLineChars="0"/>
        <w:jc w:val="left"/>
        <w:rPr>
          <w:del w:id="1094" w:author="野草" w:date="2024-01-31T10:27:33Z"/>
          <w:rFonts w:hint="default"/>
          <w:highlight w:val="none"/>
          <w:lang w:val="en-US" w:eastAsia="zh-CN"/>
        </w:rPr>
        <w:pPrChange w:id="1093" w:author="野草" w:date="2024-01-31T10:24:28Z">
          <w:pPr>
            <w:numPr>
              <w:ilvl w:val="0"/>
              <w:numId w:val="3"/>
            </w:numPr>
            <w:ind w:left="420" w:leftChars="0" w:hanging="420" w:firstLineChars="0"/>
            <w:jc w:val="left"/>
          </w:pPr>
        </w:pPrChange>
      </w:pPr>
      <w:del w:id="1095" w:author="野草" w:date="2024-01-31T10:27:33Z">
        <w:r>
          <w:rPr>
            <w:rFonts w:hint="eastAsia"/>
            <w:highlight w:val="none"/>
            <w:lang w:val="en-US" w:eastAsia="zh-CN"/>
          </w:rPr>
          <w:delText xml:space="preserve">Specifically, the standard deviation is </w:delText>
        </w:r>
      </w:del>
      <w:del w:id="1096" w:author="野草" w:date="2024-01-31T10:27:33Z">
        <w:r>
          <w:rPr>
            <w:rFonts w:hint="eastAsia"/>
            <w:highlight w:val="none"/>
            <w:u w:val="single"/>
            <w:lang w:val="en-US" w:eastAsia="zh-CN"/>
          </w:rPr>
          <w:delText>2.4°C</w:delText>
        </w:r>
      </w:del>
      <w:del w:id="1097" w:author="野草" w:date="2024-01-31T10:27:33Z">
        <w:r>
          <w:rPr>
            <w:rFonts w:hint="eastAsia"/>
            <w:highlight w:val="none"/>
            <w:lang w:val="en-US" w:eastAsia="zh-CN"/>
          </w:rPr>
          <w:delText xml:space="preserve"> on the normal summer day, while the corresponding value is </w:delText>
        </w:r>
      </w:del>
      <w:del w:id="1098" w:author="野草" w:date="2024-01-31T10:27:33Z">
        <w:r>
          <w:rPr>
            <w:rFonts w:hint="eastAsia"/>
            <w:highlight w:val="none"/>
            <w:u w:val="single"/>
            <w:lang w:val="en-US" w:eastAsia="zh-CN"/>
          </w:rPr>
          <w:delText>3.1°C</w:delText>
        </w:r>
      </w:del>
      <w:del w:id="1099" w:author="野草" w:date="2024-01-31T10:27:33Z">
        <w:r>
          <w:rPr>
            <w:rFonts w:hint="eastAsia"/>
            <w:highlight w:val="none"/>
            <w:lang w:val="en-US" w:eastAsia="zh-CN"/>
          </w:rPr>
          <w:delText xml:space="preserve"> on the extremely hot day.</w:delText>
        </w:r>
      </w:del>
    </w:p>
    <w:p>
      <w:pPr>
        <w:numPr>
          <w:ilvl w:val="-1"/>
          <w:numId w:val="0"/>
        </w:numPr>
        <w:ind w:left="0" w:leftChars="0" w:firstLine="0" w:firstLineChars="0"/>
        <w:jc w:val="left"/>
        <w:rPr>
          <w:del w:id="1101" w:author="野草" w:date="2024-01-31T10:27:33Z"/>
          <w:rFonts w:hint="default"/>
          <w:highlight w:val="none"/>
          <w:lang w:val="en-US" w:eastAsia="zh-CN"/>
        </w:rPr>
        <w:pPrChange w:id="1100" w:author="野草" w:date="2024-01-31T10:24:32Z">
          <w:pPr>
            <w:numPr>
              <w:ilvl w:val="0"/>
              <w:numId w:val="3"/>
            </w:numPr>
            <w:ind w:left="420" w:leftChars="0" w:hanging="420" w:firstLineChars="0"/>
          </w:pPr>
        </w:pPrChange>
      </w:pPr>
      <w:del w:id="1102" w:author="野草" w:date="2024-01-31T10:27:33Z">
        <w:r>
          <w:rPr>
            <w:rFonts w:hint="eastAsia"/>
            <w:highlight w:val="none"/>
            <w:lang w:val="en-US" w:eastAsia="zh-CN"/>
          </w:rPr>
          <w:delText>It can also be observed that the spatial patterns of RCI magnitudes are similar on both case days.</w:delText>
        </w:r>
      </w:del>
    </w:p>
    <w:p>
      <w:pPr>
        <w:numPr>
          <w:ilvl w:val="-1"/>
          <w:numId w:val="0"/>
        </w:numPr>
        <w:ind w:left="0" w:leftChars="0" w:firstLine="0" w:firstLineChars="0"/>
        <w:jc w:val="left"/>
        <w:rPr>
          <w:del w:id="1104" w:author="野草" w:date="2024-01-31T10:27:33Z"/>
          <w:rFonts w:hint="default"/>
          <w:highlight w:val="none"/>
          <w:lang w:val="en-US" w:eastAsia="zh-CN"/>
        </w:rPr>
        <w:pPrChange w:id="1103" w:author="野草" w:date="2024-01-31T10:24:34Z">
          <w:pPr>
            <w:numPr>
              <w:ilvl w:val="0"/>
              <w:numId w:val="3"/>
            </w:numPr>
            <w:ind w:left="420" w:leftChars="0" w:hanging="420" w:firstLineChars="0"/>
          </w:pPr>
        </w:pPrChange>
      </w:pPr>
      <w:del w:id="1105" w:author="野草" w:date="2024-01-31T10:27:33Z">
        <w:r>
          <w:rPr>
            <w:rFonts w:hint="eastAsia"/>
            <w:highlight w:val="none"/>
            <w:lang w:val="en-US" w:eastAsia="zh-CN"/>
          </w:rPr>
          <w:delText>For riverbanks along the Jialing River, the RCI magnitudes are relatively lower compared to the Yangtze River.</w:delText>
        </w:r>
      </w:del>
    </w:p>
    <w:p>
      <w:pPr>
        <w:numPr>
          <w:ilvl w:val="-1"/>
          <w:numId w:val="0"/>
        </w:numPr>
        <w:ind w:left="0" w:leftChars="0" w:firstLine="0" w:firstLineChars="0"/>
        <w:jc w:val="left"/>
        <w:rPr>
          <w:del w:id="1107" w:author="野草" w:date="2024-01-31T10:27:33Z"/>
          <w:rFonts w:hint="default"/>
          <w:highlight w:val="none"/>
          <w:lang w:val="en-US" w:eastAsia="zh-CN"/>
        </w:rPr>
        <w:pPrChange w:id="1106" w:author="野草" w:date="2024-01-31T10:24:37Z">
          <w:pPr>
            <w:numPr>
              <w:ilvl w:val="0"/>
              <w:numId w:val="3"/>
            </w:numPr>
            <w:ind w:left="420" w:leftChars="0" w:hanging="420" w:firstLineChars="0"/>
          </w:pPr>
        </w:pPrChange>
      </w:pPr>
      <w:del w:id="1108" w:author="野草" w:date="2024-01-31T10:27:33Z">
        <w:r>
          <w:rPr>
            <w:rFonts w:hint="eastAsia"/>
            <w:highlight w:val="none"/>
            <w:lang w:val="en-US" w:eastAsia="zh-CN"/>
          </w:rPr>
          <w:delText xml:space="preserve">Specifically, the mean RCI magnitude of riverside segments along the Jialing River are </w:delText>
        </w:r>
      </w:del>
      <w:del w:id="1109" w:author="野草" w:date="2024-01-31T10:27:33Z">
        <w:r>
          <w:rPr>
            <w:rFonts w:hint="eastAsia"/>
            <w:highlight w:val="none"/>
            <w:u w:val="single"/>
            <w:lang w:val="en-US" w:eastAsia="zh-CN"/>
          </w:rPr>
          <w:delText>4.8°C</w:delText>
        </w:r>
      </w:del>
      <w:del w:id="1110" w:author="野草" w:date="2024-01-31T10:27:33Z">
        <w:r>
          <w:rPr>
            <w:rFonts w:hint="eastAsia"/>
            <w:highlight w:val="none"/>
            <w:lang w:val="en-US" w:eastAsia="zh-CN"/>
          </w:rPr>
          <w:delText xml:space="preserve"> and </w:delText>
        </w:r>
      </w:del>
      <w:del w:id="1111" w:author="野草" w:date="2024-01-31T10:27:33Z">
        <w:r>
          <w:rPr>
            <w:rFonts w:hint="eastAsia"/>
            <w:highlight w:val="none"/>
            <w:u w:val="single"/>
            <w:lang w:val="en-US" w:eastAsia="zh-CN"/>
          </w:rPr>
          <w:delText xml:space="preserve">5.9°C </w:delText>
        </w:r>
      </w:del>
      <w:del w:id="1112" w:author="野草" w:date="2024-01-31T10:27:33Z">
        <w:r>
          <w:rPr>
            <w:rFonts w:hint="eastAsia"/>
            <w:highlight w:val="none"/>
            <w:lang w:val="en-US" w:eastAsia="zh-CN"/>
          </w:rPr>
          <w:delText>on the normal summer day and the extremely hot day, respectively.</w:delText>
        </w:r>
      </w:del>
    </w:p>
    <w:p>
      <w:pPr>
        <w:numPr>
          <w:ilvl w:val="-1"/>
          <w:numId w:val="0"/>
        </w:numPr>
        <w:ind w:left="0" w:leftChars="0" w:firstLine="0" w:firstLineChars="0"/>
        <w:jc w:val="left"/>
        <w:rPr>
          <w:del w:id="1114" w:author="野草" w:date="2024-01-31T10:27:33Z"/>
          <w:rFonts w:hint="default"/>
          <w:highlight w:val="none"/>
          <w:lang w:val="en-US" w:eastAsia="zh-CN"/>
        </w:rPr>
        <w:pPrChange w:id="1113" w:author="野草" w:date="2024-01-31T10:24:39Z">
          <w:pPr>
            <w:numPr>
              <w:ilvl w:val="0"/>
              <w:numId w:val="3"/>
            </w:numPr>
            <w:ind w:left="420" w:leftChars="0" w:hanging="420" w:firstLineChars="0"/>
          </w:pPr>
        </w:pPrChange>
      </w:pPr>
      <w:del w:id="1115" w:author="野草" w:date="2024-01-31T10:27:33Z">
        <w:r>
          <w:rPr>
            <w:rFonts w:hint="eastAsia"/>
            <w:highlight w:val="none"/>
            <w:lang w:val="en-US" w:eastAsia="zh-CN"/>
          </w:rPr>
          <w:delText xml:space="preserve">For the Yangtze River, the corresponding magnitudes are </w:delText>
        </w:r>
      </w:del>
      <w:del w:id="1116" w:author="野草" w:date="2024-01-31T10:27:33Z">
        <w:r>
          <w:rPr>
            <w:rFonts w:hint="eastAsia"/>
            <w:highlight w:val="none"/>
            <w:u w:val="single"/>
            <w:lang w:val="en-US" w:eastAsia="zh-CN"/>
          </w:rPr>
          <w:delText>6.1°C</w:delText>
        </w:r>
      </w:del>
      <w:del w:id="1117" w:author="野草" w:date="2024-01-31T10:27:33Z">
        <w:r>
          <w:rPr>
            <w:rFonts w:hint="eastAsia"/>
            <w:highlight w:val="none"/>
            <w:lang w:val="en-US" w:eastAsia="zh-CN"/>
          </w:rPr>
          <w:delText xml:space="preserve"> and </w:delText>
        </w:r>
      </w:del>
      <w:del w:id="1118" w:author="野草" w:date="2024-01-31T10:27:33Z">
        <w:r>
          <w:rPr>
            <w:rFonts w:hint="eastAsia"/>
            <w:highlight w:val="none"/>
            <w:u w:val="single"/>
            <w:lang w:val="en-US" w:eastAsia="zh-CN"/>
          </w:rPr>
          <w:delText>6.</w:delText>
        </w:r>
      </w:del>
      <w:del w:id="1119" w:author="野草" w:date="2024-01-31T10:27:33Z">
        <w:r>
          <w:rPr>
            <w:rFonts w:hint="default"/>
            <w:highlight w:val="none"/>
            <w:u w:val="single"/>
            <w:lang w:val="en-US" w:eastAsia="zh-CN"/>
          </w:rPr>
          <w:delText>7</w:delText>
        </w:r>
      </w:del>
      <w:del w:id="1120" w:author="野草" w:date="2024-01-31T10:27:33Z">
        <w:r>
          <w:rPr>
            <w:rFonts w:hint="eastAsia"/>
            <w:highlight w:val="none"/>
            <w:u w:val="single"/>
            <w:lang w:val="en-US" w:eastAsia="zh-CN"/>
          </w:rPr>
          <w:delText>°C</w:delText>
        </w:r>
      </w:del>
      <w:del w:id="1121" w:author="野草" w:date="2024-01-31T10:27:33Z">
        <w:r>
          <w:rPr>
            <w:rFonts w:hint="eastAsia"/>
            <w:highlight w:val="none"/>
            <w:lang w:val="en-US" w:eastAsia="zh-CN"/>
          </w:rPr>
          <w:delText xml:space="preserve">, both being </w:delText>
        </w:r>
      </w:del>
      <w:del w:id="1122" w:author="野草" w:date="2024-01-31T10:27:33Z">
        <w:r>
          <w:rPr>
            <w:rFonts w:hint="eastAsia"/>
            <w:highlight w:val="none"/>
            <w:u w:val="single"/>
            <w:lang w:val="en-US" w:eastAsia="zh-CN"/>
          </w:rPr>
          <w:delText xml:space="preserve">about 1°C </w:delText>
        </w:r>
      </w:del>
      <w:del w:id="1123" w:author="野草" w:date="2024-01-31T10:27:33Z">
        <w:r>
          <w:rPr>
            <w:rFonts w:hint="eastAsia"/>
            <w:highlight w:val="none"/>
            <w:lang w:val="en-US" w:eastAsia="zh-CN"/>
          </w:rPr>
          <w:delText>higher than the Jialing River.</w:delText>
        </w:r>
      </w:del>
    </w:p>
    <w:p>
      <w:pPr>
        <w:numPr>
          <w:ilvl w:val="-1"/>
          <w:numId w:val="0"/>
        </w:numPr>
        <w:ind w:left="0" w:leftChars="0" w:firstLine="0" w:firstLineChars="0"/>
        <w:jc w:val="left"/>
        <w:rPr>
          <w:del w:id="1125" w:author="野草" w:date="2024-01-31T10:27:33Z"/>
          <w:rFonts w:hint="default"/>
          <w:highlight w:val="none"/>
          <w:lang w:val="en-US" w:eastAsia="zh-CN"/>
        </w:rPr>
        <w:pPrChange w:id="1124" w:author="野草" w:date="2024-01-31T10:24:41Z">
          <w:pPr>
            <w:numPr>
              <w:ilvl w:val="0"/>
              <w:numId w:val="3"/>
            </w:numPr>
            <w:ind w:left="420" w:leftChars="0" w:hanging="420" w:firstLineChars="0"/>
          </w:pPr>
        </w:pPrChange>
      </w:pPr>
      <w:del w:id="1126" w:author="野草" w:date="2024-01-31T10:27:33Z">
        <w:r>
          <w:rPr>
            <w:rFonts w:hint="eastAsia"/>
            <w:highlight w:val="none"/>
            <w:lang w:val="en-US" w:eastAsia="zh-CN"/>
          </w:rPr>
          <w:delText>The wider river width of the Yangtze River is speculated to cause this difference.</w:delText>
        </w:r>
      </w:del>
    </w:p>
    <w:p>
      <w:pPr>
        <w:numPr>
          <w:ilvl w:val="-1"/>
          <w:numId w:val="0"/>
        </w:numPr>
        <w:ind w:left="0" w:leftChars="0" w:firstLine="0" w:firstLineChars="0"/>
        <w:rPr>
          <w:del w:id="1128" w:author="野草" w:date="2024-01-31T10:27:33Z"/>
          <w:rFonts w:hint="default"/>
          <w:highlight w:val="none"/>
          <w:lang w:val="en-US" w:eastAsia="zh-CN"/>
        </w:rPr>
        <w:pPrChange w:id="1127" w:author="野草" w:date="2024-01-31T09:41:25Z">
          <w:pPr>
            <w:numPr>
              <w:ilvl w:val="0"/>
              <w:numId w:val="3"/>
            </w:numPr>
            <w:ind w:left="420" w:leftChars="0" w:hanging="420" w:firstLineChars="0"/>
          </w:pPr>
        </w:pPrChange>
      </w:pPr>
      <w:del w:id="1129" w:author="野草" w:date="2024-01-31T10:27:33Z">
        <w:r>
          <w:rPr>
            <w:rFonts w:hint="eastAsia"/>
            <w:highlight w:val="none"/>
            <w:lang w:val="en-US" w:eastAsia="zh-CN"/>
          </w:rPr>
          <w:delText>We can also observe that the RCI magnitudes are significantly lower for riverside segments near the Tongluo Mountain in the eastern suburb of Chongqing compared to the surrounding areas.</w:delText>
        </w:r>
      </w:del>
    </w:p>
    <w:p>
      <w:pPr>
        <w:numPr>
          <w:ilvl w:val="-1"/>
          <w:numId w:val="0"/>
        </w:numPr>
        <w:ind w:left="0" w:leftChars="0" w:firstLine="0" w:firstLineChars="0"/>
        <w:rPr>
          <w:del w:id="1131" w:author="野草" w:date="2024-01-31T10:27:33Z"/>
          <w:rFonts w:hint="default"/>
          <w:highlight w:val="none"/>
          <w:lang w:val="en-US" w:eastAsia="zh-CN"/>
        </w:rPr>
        <w:pPrChange w:id="1130" w:author="野草" w:date="2024-01-31T09:41:26Z">
          <w:pPr>
            <w:numPr>
              <w:ilvl w:val="0"/>
              <w:numId w:val="3"/>
            </w:numPr>
            <w:ind w:left="420" w:leftChars="0" w:hanging="420" w:firstLineChars="0"/>
          </w:pPr>
        </w:pPrChange>
      </w:pPr>
      <w:del w:id="1132" w:author="野草" w:date="2024-01-31T10:27:33Z">
        <w:r>
          <w:rPr>
            <w:rFonts w:hint="eastAsia"/>
            <w:highlight w:val="none"/>
            <w:lang w:val="en-US" w:eastAsia="zh-CN"/>
          </w:rPr>
          <w:delText>It can be easily inferred that the higher mountainous terrain near the riverbanks plays an obstructive role in the inland penetration of river cooling effects.</w:delText>
        </w:r>
      </w:del>
    </w:p>
    <w:p>
      <w:pPr>
        <w:numPr>
          <w:ilvl w:val="-1"/>
          <w:numId w:val="0"/>
        </w:numPr>
        <w:ind w:left="0" w:leftChars="0" w:firstLine="0" w:firstLineChars="0"/>
        <w:rPr>
          <w:del w:id="1134" w:author="野草" w:date="2024-01-31T10:27:33Z"/>
          <w:rFonts w:hint="default"/>
          <w:highlight w:val="none"/>
          <w:lang w:val="en-US" w:eastAsia="zh-CN"/>
        </w:rPr>
        <w:pPrChange w:id="1133" w:author="野草" w:date="2024-01-31T09:41:27Z">
          <w:pPr>
            <w:numPr>
              <w:ilvl w:val="0"/>
              <w:numId w:val="3"/>
            </w:numPr>
            <w:ind w:left="420" w:leftChars="0" w:hanging="420" w:firstLineChars="0"/>
          </w:pPr>
        </w:pPrChange>
      </w:pPr>
      <w:del w:id="1135" w:author="野草" w:date="2024-01-31T10:27:33Z">
        <w:r>
          <w:rPr>
            <w:rFonts w:hint="default"/>
            <w:highlight w:val="none"/>
            <w:lang w:val="en-US" w:eastAsia="zh-CN"/>
          </w:rPr>
          <w:delText xml:space="preserve">Furthermore, </w:delText>
        </w:r>
      </w:del>
      <w:del w:id="1136" w:author="野草" w:date="2024-01-31T10:27:33Z">
        <w:r>
          <w:rPr>
            <w:rFonts w:hint="eastAsia"/>
            <w:highlight w:val="none"/>
            <w:lang w:val="en-US" w:eastAsia="zh-CN"/>
          </w:rPr>
          <w:delText>in the city center where most high-rise buildings are located, the RCI magnitudes</w:delText>
        </w:r>
      </w:del>
      <w:del w:id="1137" w:author="野草" w:date="2024-01-31T10:27:33Z">
        <w:r>
          <w:rPr>
            <w:rFonts w:hint="default"/>
            <w:highlight w:val="none"/>
            <w:lang w:val="en-US" w:eastAsia="zh-CN"/>
          </w:rPr>
          <w:delText xml:space="preserve"> </w:delText>
        </w:r>
      </w:del>
      <w:del w:id="1138" w:author="野草" w:date="2024-01-31T10:27:33Z">
        <w:r>
          <w:rPr>
            <w:rFonts w:hint="eastAsia"/>
            <w:highlight w:val="none"/>
            <w:lang w:val="en-US" w:eastAsia="zh-CN"/>
          </w:rPr>
          <w:delText>are relatively lower than the surrounding suburban areas.</w:delText>
        </w:r>
      </w:del>
    </w:p>
    <w:p>
      <w:pPr>
        <w:numPr>
          <w:ilvl w:val="-1"/>
          <w:numId w:val="0"/>
        </w:numPr>
        <w:ind w:left="0" w:leftChars="0" w:firstLine="0" w:firstLineChars="0"/>
        <w:rPr>
          <w:del w:id="1140" w:author="野草" w:date="2024-01-31T10:27:33Z"/>
          <w:rFonts w:hint="default"/>
          <w:highlight w:val="none"/>
          <w:lang w:val="en-US" w:eastAsia="zh-CN"/>
        </w:rPr>
        <w:pPrChange w:id="1139" w:author="野草" w:date="2024-01-31T09:41:28Z">
          <w:pPr>
            <w:numPr>
              <w:ilvl w:val="0"/>
              <w:numId w:val="3"/>
            </w:numPr>
            <w:ind w:left="420" w:leftChars="0" w:hanging="420" w:firstLineChars="0"/>
          </w:pPr>
        </w:pPrChange>
      </w:pPr>
      <w:del w:id="1141" w:author="野草" w:date="2024-01-31T10:27:33Z">
        <w:r>
          <w:rPr>
            <w:rFonts w:hint="default"/>
            <w:highlight w:val="none"/>
            <w:lang w:val="en-US" w:eastAsia="zh-CN"/>
          </w:rPr>
          <w:delText xml:space="preserve">The </w:delText>
        </w:r>
      </w:del>
      <w:del w:id="1142" w:author="野草" w:date="2024-01-31T10:27:33Z">
        <w:r>
          <w:rPr>
            <w:rFonts w:hint="eastAsia"/>
            <w:highlight w:val="none"/>
            <w:lang w:val="en-US" w:eastAsia="zh-CN"/>
          </w:rPr>
          <w:delText>blocking</w:delText>
        </w:r>
      </w:del>
      <w:del w:id="1143" w:author="野草" w:date="2024-01-31T10:27:33Z">
        <w:r>
          <w:rPr>
            <w:rFonts w:hint="default"/>
            <w:highlight w:val="none"/>
            <w:lang w:val="en-US" w:eastAsia="zh-CN"/>
          </w:rPr>
          <w:delText xml:space="preserve"> effect of dense </w:delText>
        </w:r>
      </w:del>
      <w:del w:id="1144" w:author="野草" w:date="2024-01-31T10:27:33Z">
        <w:r>
          <w:rPr>
            <w:rFonts w:hint="eastAsia"/>
            <w:highlight w:val="none"/>
            <w:lang w:val="en-US" w:eastAsia="zh-CN"/>
          </w:rPr>
          <w:delText>buildings</w:delText>
        </w:r>
      </w:del>
      <w:del w:id="1145" w:author="野草" w:date="2024-01-31T10:27:33Z">
        <w:r>
          <w:rPr>
            <w:rFonts w:hint="default"/>
            <w:highlight w:val="none"/>
            <w:lang w:val="en-US" w:eastAsia="zh-CN"/>
          </w:rPr>
          <w:delText xml:space="preserve"> is believed to explain this phenomenon</w:delText>
        </w:r>
      </w:del>
      <w:del w:id="1146" w:author="野草" w:date="2024-01-31T10:27:33Z">
        <w:r>
          <w:rPr>
            <w:rFonts w:hint="eastAsia"/>
            <w:highlight w:val="none"/>
            <w:lang w:val="en-US" w:eastAsia="zh-CN"/>
          </w:rPr>
          <w:delText>.</w:delText>
        </w:r>
      </w:del>
    </w:p>
    <w:p>
      <w:pPr>
        <w:numPr>
          <w:ilvl w:val="-1"/>
          <w:numId w:val="0"/>
        </w:numPr>
        <w:ind w:left="0" w:leftChars="0" w:firstLine="0" w:firstLineChars="0"/>
        <w:rPr>
          <w:ins w:id="1148" w:author="野草" w:date="2024-01-31T09:41:30Z"/>
          <w:rFonts w:hint="eastAsia"/>
          <w:highlight w:val="none"/>
          <w:lang w:val="en-US" w:eastAsia="zh-CN"/>
        </w:rPr>
        <w:pPrChange w:id="1147" w:author="野草" w:date="2024-01-31T09:41:29Z">
          <w:pPr>
            <w:numPr>
              <w:ilvl w:val="0"/>
              <w:numId w:val="3"/>
            </w:numPr>
            <w:ind w:left="420" w:leftChars="0" w:hanging="420" w:firstLineChars="0"/>
          </w:pPr>
        </w:pPrChange>
      </w:pPr>
    </w:p>
    <w:p>
      <w:pPr>
        <w:numPr>
          <w:ilvl w:val="-1"/>
          <w:numId w:val="0"/>
        </w:numPr>
        <w:ind w:left="0" w:leftChars="0" w:firstLine="0" w:firstLineChars="0"/>
        <w:rPr>
          <w:ins w:id="1150" w:author="野草" w:date="2024-01-31T11:48:21Z"/>
          <w:rFonts w:hint="eastAsia"/>
          <w:highlight w:val="none"/>
          <w:lang w:val="en-US" w:eastAsia="zh-CN"/>
        </w:rPr>
        <w:pPrChange w:id="1149" w:author="野草" w:date="2024-01-31T09:41:29Z">
          <w:pPr>
            <w:numPr>
              <w:ilvl w:val="0"/>
              <w:numId w:val="3"/>
            </w:numPr>
            <w:ind w:left="420" w:leftChars="0" w:hanging="420" w:firstLineChars="0"/>
          </w:pPr>
        </w:pPrChange>
      </w:pPr>
    </w:p>
    <w:p>
      <w:pPr>
        <w:numPr>
          <w:ilvl w:val="-1"/>
          <w:numId w:val="0"/>
        </w:numPr>
        <w:ind w:left="0" w:leftChars="0" w:firstLine="0" w:firstLineChars="0"/>
        <w:rPr>
          <w:ins w:id="1152" w:author="野草" w:date="2024-01-31T09:41:31Z"/>
          <w:rFonts w:hint="eastAsia"/>
          <w:highlight w:val="green"/>
          <w:lang w:val="en-US" w:eastAsia="zh-CN"/>
          <w:rPrChange w:id="1153" w:author="野草" w:date="2024-01-31T14:15:22Z">
            <w:rPr>
              <w:ins w:id="1154" w:author="野草" w:date="2024-01-31T09:41:31Z"/>
              <w:rFonts w:hint="eastAsia"/>
              <w:highlight w:val="none"/>
              <w:lang w:val="en-US" w:eastAsia="zh-CN"/>
            </w:rPr>
          </w:rPrChange>
        </w:rPr>
        <w:pPrChange w:id="1151" w:author="野草" w:date="2024-01-31T09:41:29Z">
          <w:pPr>
            <w:numPr>
              <w:ilvl w:val="0"/>
              <w:numId w:val="3"/>
            </w:numPr>
            <w:ind w:left="420" w:leftChars="0" w:hanging="420" w:firstLineChars="0"/>
          </w:pPr>
        </w:pPrChange>
      </w:pPr>
      <w:ins w:id="1155" w:author="野草" w:date="2024-01-31T11:48:22Z">
        <w:r>
          <w:rPr>
            <w:rFonts w:hint="eastAsia"/>
            <w:highlight w:val="green"/>
            <w:lang w:val="en-US" w:eastAsia="zh-CN"/>
            <w:rPrChange w:id="1156" w:author="野草" w:date="2024-01-31T14:15:22Z">
              <w:rPr>
                <w:rFonts w:hint="eastAsia"/>
                <w:highlight w:val="none"/>
                <w:lang w:val="en-US" w:eastAsia="zh-CN"/>
              </w:rPr>
            </w:rPrChange>
          </w:rPr>
          <w:t>【</w:t>
        </w:r>
      </w:ins>
      <w:ins w:id="1157" w:author="野草" w:date="2024-01-31T14:14:20Z">
        <w:r>
          <w:rPr>
            <w:rFonts w:hint="eastAsia"/>
            <w:highlight w:val="green"/>
            <w:lang w:val="en-US" w:eastAsia="zh-CN"/>
          </w:rPr>
          <w:t>up2024 0131 1</w:t>
        </w:r>
      </w:ins>
      <w:ins w:id="1158" w:author="野草" w:date="2024-01-31T14:20:09Z">
        <w:r>
          <w:rPr>
            <w:rFonts w:hint="eastAsia"/>
            <w:highlight w:val="green"/>
            <w:lang w:val="en-US" w:eastAsia="zh-CN"/>
          </w:rPr>
          <w:t>4</w:t>
        </w:r>
      </w:ins>
      <w:ins w:id="1159" w:author="野草" w:date="2024-01-31T14:14:20Z">
        <w:r>
          <w:rPr>
            <w:rFonts w:hint="eastAsia"/>
            <w:highlight w:val="green"/>
            <w:lang w:val="en-US" w:eastAsia="zh-CN"/>
          </w:rPr>
          <w:t>:</w:t>
        </w:r>
      </w:ins>
      <w:ins w:id="1160" w:author="野草" w:date="2024-01-31T14:30:41Z">
        <w:r>
          <w:rPr>
            <w:rFonts w:hint="eastAsia"/>
            <w:highlight w:val="green"/>
            <w:lang w:val="en-US" w:eastAsia="zh-CN"/>
          </w:rPr>
          <w:t>3</w:t>
        </w:r>
      </w:ins>
      <w:ins w:id="1161" w:author="野草" w:date="2024-01-31T14:37:46Z">
        <w:r>
          <w:rPr>
            <w:rFonts w:hint="eastAsia"/>
            <w:highlight w:val="green"/>
            <w:lang w:val="en-US" w:eastAsia="zh-CN"/>
          </w:rPr>
          <w:t>7</w:t>
        </w:r>
      </w:ins>
      <w:ins w:id="1162" w:author="野草" w:date="2024-01-31T11:52:39Z">
        <w:r>
          <w:rPr>
            <w:rFonts w:hint="eastAsia"/>
            <w:highlight w:val="green"/>
            <w:lang w:val="en-US" w:eastAsia="zh-CN"/>
          </w:rPr>
          <w:t>】</w:t>
        </w:r>
      </w:ins>
    </w:p>
    <w:p>
      <w:pPr>
        <w:numPr>
          <w:ilvl w:val="-1"/>
          <w:numId w:val="0"/>
        </w:numPr>
        <w:ind w:left="0" w:leftChars="0" w:firstLine="0" w:firstLineChars="0"/>
        <w:rPr>
          <w:ins w:id="1164" w:author="野草" w:date="2024-01-31T14:57:30Z"/>
          <w:rFonts w:hint="eastAsia"/>
          <w:highlight w:val="cyan"/>
          <w:lang w:val="en-US" w:eastAsia="zh-CN"/>
        </w:rPr>
        <w:pPrChange w:id="1163" w:author="野草" w:date="2024-01-31T09:41:29Z">
          <w:pPr>
            <w:numPr>
              <w:ilvl w:val="0"/>
              <w:numId w:val="3"/>
            </w:numPr>
            <w:ind w:left="420" w:leftChars="0" w:hanging="420" w:firstLineChars="0"/>
          </w:pPr>
        </w:pPrChange>
      </w:pPr>
      <w:ins w:id="1165" w:author="野草" w:date="2024-01-31T14:16:10Z">
        <w:r>
          <w:rPr>
            <w:rFonts w:hint="eastAsia"/>
            <w:highlight w:val="green"/>
            <w:lang w:val="en-US" w:eastAsia="zh-CN"/>
            <w:rPrChange w:id="1166" w:author="野草" w:date="2024-01-31T14:18:45Z">
              <w:rPr>
                <w:rFonts w:hint="eastAsia"/>
                <w:highlight w:val="cyan"/>
                <w:lang w:val="en-US" w:eastAsia="zh-CN"/>
              </w:rPr>
            </w:rPrChange>
          </w:rPr>
          <w:t>S</w:t>
        </w:r>
      </w:ins>
      <w:ins w:id="1167" w:author="野草" w:date="2024-01-31T14:16:05Z">
        <w:r>
          <w:rPr>
            <w:rFonts w:hint="eastAsia"/>
            <w:highlight w:val="green"/>
            <w:lang w:val="en-US" w:eastAsia="zh-CN"/>
            <w:rPrChange w:id="1168" w:author="野草" w:date="2024-01-31T14:18:45Z">
              <w:rPr>
                <w:rFonts w:hint="eastAsia"/>
                <w:highlight w:val="cyan"/>
                <w:lang w:val="en-US" w:eastAsia="zh-CN"/>
              </w:rPr>
            </w:rPrChange>
          </w:rPr>
          <w:t>imilar spatial patterns</w:t>
        </w:r>
      </w:ins>
      <w:ins w:id="1169" w:author="野草" w:date="2024-01-31T14:16:05Z">
        <w:r>
          <w:rPr>
            <w:rFonts w:hint="eastAsia"/>
            <w:highlight w:val="cyan"/>
            <w:lang w:val="en-US" w:eastAsia="zh-CN"/>
          </w:rPr>
          <w:t xml:space="preserve"> of </w:t>
        </w:r>
      </w:ins>
      <w:ins w:id="1170" w:author="野草" w:date="2024-01-31T14:16:05Z">
        <w:r>
          <w:rPr>
            <w:rFonts w:hint="eastAsia"/>
            <w:highlight w:val="green"/>
            <w:lang w:val="en-US" w:eastAsia="zh-CN"/>
            <w:rPrChange w:id="1171" w:author="野草" w:date="2024-01-31T14:18:51Z">
              <w:rPr>
                <w:rFonts w:hint="eastAsia"/>
                <w:highlight w:val="cyan"/>
                <w:lang w:val="en-US" w:eastAsia="zh-CN"/>
              </w:rPr>
            </w:rPrChange>
          </w:rPr>
          <w:t>CRCI values</w:t>
        </w:r>
      </w:ins>
      <w:ins w:id="1172" w:author="野草" w:date="2024-01-31T14:16:05Z">
        <w:r>
          <w:rPr>
            <w:rFonts w:hint="eastAsia"/>
            <w:highlight w:val="cyan"/>
            <w:lang w:val="en-US" w:eastAsia="zh-CN"/>
          </w:rPr>
          <w:t xml:space="preserve"> on the </w:t>
        </w:r>
      </w:ins>
      <w:ins w:id="1173" w:author="野草" w:date="2024-01-31T14:19:12Z">
        <w:r>
          <w:rPr>
            <w:rFonts w:hint="eastAsia"/>
            <w:highlight w:val="green"/>
            <w:lang w:val="en-US" w:eastAsia="zh-CN"/>
          </w:rPr>
          <w:t>2 ca</w:t>
        </w:r>
      </w:ins>
      <w:ins w:id="1174" w:author="野草" w:date="2024-01-31T14:19:13Z">
        <w:r>
          <w:rPr>
            <w:rFonts w:hint="eastAsia"/>
            <w:highlight w:val="green"/>
            <w:lang w:val="en-US" w:eastAsia="zh-CN"/>
          </w:rPr>
          <w:t xml:space="preserve">se </w:t>
        </w:r>
      </w:ins>
      <w:ins w:id="1175" w:author="野草" w:date="2024-01-31T14:19:14Z">
        <w:r>
          <w:rPr>
            <w:rFonts w:hint="eastAsia"/>
            <w:highlight w:val="green"/>
            <w:lang w:val="en-US" w:eastAsia="zh-CN"/>
          </w:rPr>
          <w:t>days</w:t>
        </w:r>
      </w:ins>
      <w:ins w:id="1176" w:author="野草" w:date="2024-01-31T14:16:05Z">
        <w:r>
          <w:rPr>
            <w:rFonts w:hint="eastAsia"/>
            <w:highlight w:val="cyan"/>
            <w:lang w:val="en-US" w:eastAsia="zh-CN"/>
          </w:rPr>
          <w:t xml:space="preserve"> are presented</w:t>
        </w:r>
      </w:ins>
      <w:del w:id="1177" w:author="野草" w:date="2024-01-31T14:16:08Z">
        <w:r>
          <w:rPr>
            <w:rFonts w:hint="eastAsia"/>
            <w:highlight w:val="cyan"/>
            <w:lang w:val="en-US" w:eastAsia="zh-CN"/>
            <w:rPrChange w:id="1178" w:author="野草" w:date="2024-01-31T14:15:18Z">
              <w:rPr>
                <w:rFonts w:hint="eastAsia"/>
                <w:highlight w:val="none"/>
                <w:lang w:val="en-US" w:eastAsia="zh-CN"/>
              </w:rPr>
            </w:rPrChange>
          </w:rPr>
          <w:delText>As</w:delText>
        </w:r>
      </w:del>
      <w:ins w:id="1179" w:author="野草" w:date="2024-01-31T12:28:37Z">
        <w:r>
          <w:rPr>
            <w:rFonts w:hint="eastAsia"/>
            <w:highlight w:val="cyan"/>
            <w:lang w:val="en-US" w:eastAsia="zh-CN"/>
            <w:rPrChange w:id="1180" w:author="野草" w:date="2024-01-31T14:15:18Z">
              <w:rPr>
                <w:rFonts w:hint="eastAsia"/>
                <w:highlight w:val="none"/>
                <w:lang w:val="en-US" w:eastAsia="zh-CN"/>
              </w:rPr>
            </w:rPrChange>
          </w:rPr>
          <w:t xml:space="preserve"> in </w:t>
        </w:r>
      </w:ins>
      <w:ins w:id="1181" w:author="野草" w:date="2024-01-31T12:28:37Z">
        <w:r>
          <w:rPr>
            <w:rFonts w:hint="eastAsia"/>
            <w:highlight w:val="green"/>
            <w:u w:val="thick"/>
            <w:lang w:val="en-US" w:eastAsia="zh-CN"/>
            <w:rPrChange w:id="1182" w:author="野草" w:date="2024-01-31T14:24:06Z">
              <w:rPr>
                <w:rFonts w:hint="eastAsia"/>
                <w:highlight w:val="none"/>
                <w:lang w:val="en-US" w:eastAsia="zh-CN"/>
              </w:rPr>
            </w:rPrChange>
          </w:rPr>
          <w:t>Fig. 5</w:t>
        </w:r>
      </w:ins>
      <w:ins w:id="1183" w:author="野草" w:date="2024-01-31T12:28:37Z">
        <w:r>
          <w:rPr>
            <w:rFonts w:hint="eastAsia"/>
            <w:highlight w:val="cyan"/>
            <w:lang w:val="en-US" w:eastAsia="zh-CN"/>
            <w:rPrChange w:id="1184" w:author="野草" w:date="2024-01-31T14:15:18Z">
              <w:rPr>
                <w:rFonts w:hint="eastAsia"/>
                <w:highlight w:val="none"/>
                <w:lang w:val="en-US" w:eastAsia="zh-CN"/>
              </w:rPr>
            </w:rPrChange>
          </w:rPr>
          <w:t>. On</w:t>
        </w:r>
      </w:ins>
      <w:ins w:id="1185" w:author="野草" w:date="2024-01-31T12:28:37Z">
        <w:r>
          <w:rPr>
            <w:rFonts w:hint="eastAsia"/>
            <w:highlight w:val="cyan"/>
            <w:lang w:val="en-US" w:eastAsia="zh-CN"/>
            <w:rPrChange w:id="1186" w:author="野草" w:date="2024-01-31T14:24:33Z">
              <w:rPr>
                <w:rFonts w:hint="eastAsia"/>
                <w:highlight w:val="none"/>
                <w:lang w:val="en-US" w:eastAsia="zh-CN"/>
              </w:rPr>
            </w:rPrChange>
          </w:rPr>
          <w:t xml:space="preserve"> the </w:t>
        </w:r>
      </w:ins>
      <w:ins w:id="1187" w:author="野草" w:date="2024-01-31T12:28:37Z">
        <w:r>
          <w:rPr>
            <w:rFonts w:hint="eastAsia"/>
            <w:highlight w:val="green"/>
            <w:lang w:val="en-US" w:eastAsia="zh-CN"/>
            <w:rPrChange w:id="1188" w:author="野草" w:date="2024-01-31T14:19:08Z">
              <w:rPr>
                <w:rFonts w:hint="eastAsia"/>
                <w:highlight w:val="none"/>
                <w:lang w:val="en-US" w:eastAsia="zh-CN"/>
              </w:rPr>
            </w:rPrChange>
          </w:rPr>
          <w:t>normal summer day</w:t>
        </w:r>
      </w:ins>
      <w:ins w:id="1189" w:author="野草" w:date="2024-01-31T12:28:37Z">
        <w:r>
          <w:rPr>
            <w:rFonts w:hint="eastAsia"/>
            <w:highlight w:val="cyan"/>
            <w:lang w:val="en-US" w:eastAsia="zh-CN"/>
            <w:rPrChange w:id="1190" w:author="野草" w:date="2024-01-31T14:15:18Z">
              <w:rPr>
                <w:rFonts w:hint="eastAsia"/>
                <w:highlight w:val="none"/>
                <w:lang w:val="en-US" w:eastAsia="zh-CN"/>
              </w:rPr>
            </w:rPrChange>
          </w:rPr>
          <w:t xml:space="preserve">, the average </w:t>
        </w:r>
      </w:ins>
      <w:ins w:id="1191" w:author="野草" w:date="2024-01-31T12:28:37Z">
        <w:r>
          <w:rPr>
            <w:rFonts w:hint="eastAsia"/>
            <w:highlight w:val="green"/>
            <w:lang w:val="en-US" w:eastAsia="zh-CN"/>
            <w:rPrChange w:id="1192" w:author="野草" w:date="2024-01-31T14:19:19Z">
              <w:rPr>
                <w:rFonts w:hint="eastAsia"/>
                <w:highlight w:val="none"/>
                <w:lang w:val="en-US" w:eastAsia="zh-CN"/>
              </w:rPr>
            </w:rPrChange>
          </w:rPr>
          <w:t xml:space="preserve">CRCI </w:t>
        </w:r>
      </w:ins>
      <w:ins w:id="1193" w:author="野草" w:date="2024-01-31T14:17:45Z">
        <w:r>
          <w:rPr>
            <w:rFonts w:hint="eastAsia"/>
            <w:highlight w:val="green"/>
            <w:lang w:val="en-US" w:eastAsia="zh-CN"/>
            <w:rPrChange w:id="1194" w:author="野草" w:date="2024-01-31T14:19:19Z">
              <w:rPr>
                <w:rFonts w:hint="eastAsia"/>
                <w:highlight w:val="cyan"/>
                <w:lang w:val="en-US" w:eastAsia="zh-CN"/>
              </w:rPr>
            </w:rPrChange>
          </w:rPr>
          <w:t>value</w:t>
        </w:r>
      </w:ins>
      <w:ins w:id="1195" w:author="野草" w:date="2024-01-31T14:17:46Z">
        <w:r>
          <w:rPr>
            <w:rFonts w:hint="eastAsia"/>
            <w:highlight w:val="cyan"/>
            <w:lang w:val="en-US" w:eastAsia="zh-CN"/>
          </w:rPr>
          <w:t xml:space="preserve"> </w:t>
        </w:r>
      </w:ins>
      <w:ins w:id="1196" w:author="野草" w:date="2024-01-31T12:28:37Z">
        <w:r>
          <w:rPr>
            <w:rFonts w:hint="eastAsia"/>
            <w:highlight w:val="cyan"/>
            <w:lang w:val="en-US" w:eastAsia="zh-CN"/>
            <w:rPrChange w:id="1197" w:author="野草" w:date="2024-01-31T14:15:18Z">
              <w:rPr>
                <w:rFonts w:hint="eastAsia"/>
                <w:highlight w:val="none"/>
                <w:lang w:val="en-US" w:eastAsia="zh-CN"/>
              </w:rPr>
            </w:rPrChange>
          </w:rPr>
          <w:t xml:space="preserve">was </w:t>
        </w:r>
      </w:ins>
      <w:ins w:id="1198" w:author="野草" w:date="2024-01-31T12:28:37Z">
        <w:r>
          <w:rPr>
            <w:rFonts w:hint="eastAsia"/>
            <w:highlight w:val="green"/>
            <w:u w:val="thick"/>
            <w:lang w:val="en-US" w:eastAsia="zh-CN"/>
            <w:rPrChange w:id="1199" w:author="野草" w:date="2024-01-31T14:19:23Z">
              <w:rPr>
                <w:rFonts w:hint="eastAsia"/>
                <w:highlight w:val="none"/>
                <w:lang w:val="en-US" w:eastAsia="zh-CN"/>
              </w:rPr>
            </w:rPrChange>
          </w:rPr>
          <w:t>502.3 °C·m</w:t>
        </w:r>
      </w:ins>
      <w:ins w:id="1200" w:author="野草" w:date="2024-01-31T14:16:43Z">
        <w:r>
          <w:rPr>
            <w:rFonts w:hint="eastAsia"/>
            <w:highlight w:val="cyan"/>
            <w:lang w:val="en-US" w:eastAsia="zh-CN"/>
          </w:rPr>
          <w:t xml:space="preserve"> </w:t>
        </w:r>
      </w:ins>
      <w:ins w:id="1201" w:author="野草" w:date="2024-01-31T14:16:44Z">
        <w:r>
          <w:rPr>
            <w:rFonts w:hint="eastAsia"/>
            <w:highlight w:val="cyan"/>
            <w:lang w:val="en-US" w:eastAsia="zh-CN"/>
          </w:rPr>
          <w:t xml:space="preserve">and </w:t>
        </w:r>
      </w:ins>
      <w:ins w:id="1202" w:author="野草" w:date="2024-01-31T14:16:47Z">
        <w:r>
          <w:rPr>
            <w:rFonts w:hint="eastAsia"/>
            <w:highlight w:val="cyan"/>
            <w:lang w:val="en-US" w:eastAsia="zh-CN"/>
          </w:rPr>
          <w:t>i</w:t>
        </w:r>
      </w:ins>
      <w:ins w:id="1203" w:author="野草" w:date="2024-01-31T14:17:48Z">
        <w:r>
          <w:rPr>
            <w:rFonts w:hint="eastAsia"/>
            <w:highlight w:val="cyan"/>
            <w:lang w:val="en-US" w:eastAsia="zh-CN"/>
          </w:rPr>
          <w:t>t</w:t>
        </w:r>
      </w:ins>
      <w:ins w:id="1204" w:author="野草" w:date="2024-01-31T14:17:49Z">
        <w:r>
          <w:rPr>
            <w:rFonts w:hint="eastAsia"/>
            <w:highlight w:val="cyan"/>
            <w:lang w:val="en-US" w:eastAsia="zh-CN"/>
          </w:rPr>
          <w:t xml:space="preserve"> in</w:t>
        </w:r>
      </w:ins>
      <w:ins w:id="1205" w:author="野草" w:date="2024-01-31T14:17:50Z">
        <w:r>
          <w:rPr>
            <w:rFonts w:hint="eastAsia"/>
            <w:highlight w:val="cyan"/>
            <w:lang w:val="en-US" w:eastAsia="zh-CN"/>
          </w:rPr>
          <w:t>cre</w:t>
        </w:r>
      </w:ins>
      <w:ins w:id="1206" w:author="野草" w:date="2024-01-31T14:17:51Z">
        <w:r>
          <w:rPr>
            <w:rFonts w:hint="eastAsia"/>
            <w:highlight w:val="cyan"/>
            <w:lang w:val="en-US" w:eastAsia="zh-CN"/>
          </w:rPr>
          <w:t xml:space="preserve">ased </w:t>
        </w:r>
      </w:ins>
      <w:ins w:id="1207" w:author="野草" w:date="2024-01-31T14:17:52Z">
        <w:r>
          <w:rPr>
            <w:rFonts w:hint="eastAsia"/>
            <w:highlight w:val="cyan"/>
            <w:lang w:val="en-US" w:eastAsia="zh-CN"/>
          </w:rPr>
          <w:t xml:space="preserve">to </w:t>
        </w:r>
      </w:ins>
      <w:ins w:id="1208" w:author="野草" w:date="2024-01-31T14:17:57Z">
        <w:r>
          <w:rPr>
            <w:rFonts w:hint="eastAsia"/>
            <w:highlight w:val="green"/>
            <w:u w:val="thick"/>
            <w:lang w:val="en-US" w:eastAsia="zh-CN"/>
            <w:rPrChange w:id="1209" w:author="野草" w:date="2024-01-31T14:19:29Z">
              <w:rPr>
                <w:rFonts w:hint="eastAsia"/>
                <w:highlight w:val="cyan"/>
                <w:lang w:val="en-US" w:eastAsia="zh-CN"/>
              </w:rPr>
            </w:rPrChange>
          </w:rPr>
          <w:t>575.7 °C·m</w:t>
        </w:r>
      </w:ins>
      <w:ins w:id="1210" w:author="野草" w:date="2024-01-31T12:28:37Z">
        <w:r>
          <w:rPr>
            <w:rFonts w:hint="eastAsia"/>
            <w:highlight w:val="cyan"/>
            <w:lang w:val="en-US" w:eastAsia="zh-CN"/>
            <w:rPrChange w:id="1211" w:author="野草" w:date="2024-01-31T14:15:18Z">
              <w:rPr>
                <w:rFonts w:hint="eastAsia"/>
                <w:highlight w:val="none"/>
                <w:lang w:val="en-US" w:eastAsia="zh-CN"/>
              </w:rPr>
            </w:rPrChange>
          </w:rPr>
          <w:t xml:space="preserve"> on the </w:t>
        </w:r>
      </w:ins>
      <w:ins w:id="1212" w:author="野草" w:date="2024-01-31T12:28:37Z">
        <w:r>
          <w:rPr>
            <w:rFonts w:hint="eastAsia"/>
            <w:highlight w:val="green"/>
            <w:lang w:val="en-US" w:eastAsia="zh-CN"/>
            <w:rPrChange w:id="1213" w:author="野草" w:date="2024-01-31T14:19:32Z">
              <w:rPr>
                <w:rFonts w:hint="eastAsia"/>
                <w:highlight w:val="none"/>
                <w:lang w:val="en-US" w:eastAsia="zh-CN"/>
              </w:rPr>
            </w:rPrChange>
          </w:rPr>
          <w:t>extremely hot day</w:t>
        </w:r>
      </w:ins>
      <w:ins w:id="1214" w:author="野草" w:date="2024-01-31T12:28:37Z">
        <w:r>
          <w:rPr>
            <w:rFonts w:hint="eastAsia"/>
            <w:highlight w:val="cyan"/>
            <w:lang w:val="en-US" w:eastAsia="zh-CN"/>
            <w:rPrChange w:id="1215" w:author="野草" w:date="2024-01-31T14:15:18Z">
              <w:rPr>
                <w:rFonts w:hint="eastAsia"/>
                <w:highlight w:val="none"/>
                <w:lang w:val="en-US" w:eastAsia="zh-CN"/>
              </w:rPr>
            </w:rPrChange>
          </w:rPr>
          <w:t xml:space="preserve">. The </w:t>
        </w:r>
      </w:ins>
      <w:ins w:id="1216" w:author="野草" w:date="2024-01-31T12:28:37Z">
        <w:r>
          <w:rPr>
            <w:rFonts w:hint="eastAsia"/>
            <w:highlight w:val="green"/>
            <w:lang w:val="en-US" w:eastAsia="zh-CN"/>
            <w:rPrChange w:id="1217" w:author="野草" w:date="2024-01-31T14:19:37Z">
              <w:rPr>
                <w:rFonts w:hint="eastAsia"/>
                <w:highlight w:val="none"/>
                <w:lang w:val="en-US" w:eastAsia="zh-CN"/>
              </w:rPr>
            </w:rPrChange>
          </w:rPr>
          <w:t xml:space="preserve">spatial </w:t>
        </w:r>
      </w:ins>
      <w:ins w:id="1218" w:author="野草" w:date="2024-01-31T14:18:26Z">
        <w:r>
          <w:rPr>
            <w:rFonts w:hint="eastAsia"/>
            <w:highlight w:val="green"/>
            <w:lang w:val="en-US" w:eastAsia="zh-CN"/>
            <w:rPrChange w:id="1219" w:author="野草" w:date="2024-01-31T14:19:37Z">
              <w:rPr>
                <w:rFonts w:hint="eastAsia"/>
                <w:highlight w:val="cyan"/>
                <w:lang w:val="en-US" w:eastAsia="zh-CN"/>
              </w:rPr>
            </w:rPrChange>
          </w:rPr>
          <w:t>diver</w:t>
        </w:r>
      </w:ins>
      <w:ins w:id="1220" w:author="野草" w:date="2024-01-31T14:18:27Z">
        <w:r>
          <w:rPr>
            <w:rFonts w:hint="eastAsia"/>
            <w:highlight w:val="green"/>
            <w:lang w:val="en-US" w:eastAsia="zh-CN"/>
            <w:rPrChange w:id="1221" w:author="野草" w:date="2024-01-31T14:19:37Z">
              <w:rPr>
                <w:rFonts w:hint="eastAsia"/>
                <w:highlight w:val="cyan"/>
                <w:lang w:val="en-US" w:eastAsia="zh-CN"/>
              </w:rPr>
            </w:rPrChange>
          </w:rPr>
          <w:t>sity</w:t>
        </w:r>
      </w:ins>
      <w:ins w:id="1222" w:author="野草" w:date="2024-01-31T12:28:37Z">
        <w:r>
          <w:rPr>
            <w:rFonts w:hint="eastAsia"/>
            <w:highlight w:val="cyan"/>
            <w:lang w:val="en-US" w:eastAsia="zh-CN"/>
            <w:rPrChange w:id="1223" w:author="野草" w:date="2024-01-31T14:15:18Z">
              <w:rPr>
                <w:rFonts w:hint="eastAsia"/>
                <w:highlight w:val="none"/>
                <w:lang w:val="en-US" w:eastAsia="zh-CN"/>
              </w:rPr>
            </w:rPrChange>
          </w:rPr>
          <w:t xml:space="preserve"> </w:t>
        </w:r>
      </w:ins>
      <w:ins w:id="1224" w:author="野草" w:date="2024-01-31T14:19:39Z">
        <w:r>
          <w:rPr>
            <w:rFonts w:hint="eastAsia"/>
            <w:highlight w:val="cyan"/>
            <w:lang w:val="en-US" w:eastAsia="zh-CN"/>
          </w:rPr>
          <w:t>we</w:t>
        </w:r>
      </w:ins>
      <w:ins w:id="1225" w:author="野草" w:date="2024-01-31T12:28:37Z">
        <w:r>
          <w:rPr>
            <w:rFonts w:hint="eastAsia"/>
            <w:highlight w:val="cyan"/>
            <w:lang w:val="en-US" w:eastAsia="zh-CN"/>
            <w:rPrChange w:id="1226" w:author="野草" w:date="2024-01-31T14:15:18Z">
              <w:rPr>
                <w:rFonts w:hint="eastAsia"/>
                <w:highlight w:val="none"/>
                <w:lang w:val="en-US" w:eastAsia="zh-CN"/>
              </w:rPr>
            </w:rPrChange>
          </w:rPr>
          <w:t xml:space="preserve">re </w:t>
        </w:r>
      </w:ins>
      <w:ins w:id="1227" w:author="野草" w:date="2024-01-31T14:18:32Z">
        <w:r>
          <w:rPr>
            <w:rFonts w:hint="eastAsia"/>
            <w:highlight w:val="cyan"/>
            <w:lang w:val="en-US" w:eastAsia="zh-CN"/>
          </w:rPr>
          <w:t>a</w:t>
        </w:r>
      </w:ins>
      <w:ins w:id="1228" w:author="野草" w:date="2024-01-31T14:18:33Z">
        <w:r>
          <w:rPr>
            <w:rFonts w:hint="eastAsia"/>
            <w:highlight w:val="cyan"/>
            <w:lang w:val="en-US" w:eastAsia="zh-CN"/>
          </w:rPr>
          <w:t>lso</w:t>
        </w:r>
      </w:ins>
      <w:ins w:id="1229" w:author="野草" w:date="2024-01-31T14:18:34Z">
        <w:r>
          <w:rPr>
            <w:rFonts w:hint="eastAsia"/>
            <w:highlight w:val="cyan"/>
            <w:lang w:val="en-US" w:eastAsia="zh-CN"/>
          </w:rPr>
          <w:t xml:space="preserve"> </w:t>
        </w:r>
      </w:ins>
      <w:ins w:id="1230" w:author="野草" w:date="2024-01-31T12:28:37Z">
        <w:r>
          <w:rPr>
            <w:rFonts w:hint="eastAsia"/>
            <w:highlight w:val="green"/>
            <w:lang w:val="en-US" w:eastAsia="zh-CN"/>
            <w:rPrChange w:id="1231" w:author="野草" w:date="2024-01-31T14:19:42Z">
              <w:rPr>
                <w:rFonts w:hint="eastAsia"/>
                <w:highlight w:val="none"/>
                <w:lang w:val="en-US" w:eastAsia="zh-CN"/>
              </w:rPr>
            </w:rPrChange>
          </w:rPr>
          <w:t>more pronounced</w:t>
        </w:r>
      </w:ins>
      <w:ins w:id="1232" w:author="野草" w:date="2024-01-31T12:28:37Z">
        <w:r>
          <w:rPr>
            <w:rFonts w:hint="eastAsia"/>
            <w:highlight w:val="cyan"/>
            <w:lang w:val="en-US" w:eastAsia="zh-CN"/>
            <w:rPrChange w:id="1233" w:author="野草" w:date="2024-01-31T14:15:18Z">
              <w:rPr>
                <w:rFonts w:hint="eastAsia"/>
                <w:highlight w:val="none"/>
                <w:lang w:val="en-US" w:eastAsia="zh-CN"/>
              </w:rPr>
            </w:rPrChange>
          </w:rPr>
          <w:t xml:space="preserve"> </w:t>
        </w:r>
      </w:ins>
      <w:ins w:id="1234" w:author="野草" w:date="2024-01-31T14:28:34Z">
        <w:r>
          <w:rPr>
            <w:rFonts w:hint="eastAsia"/>
            <w:highlight w:val="cyan"/>
            <w:lang w:val="en-US" w:eastAsia="zh-CN"/>
          </w:rPr>
          <w:t>i</w:t>
        </w:r>
      </w:ins>
      <w:ins w:id="1235" w:author="野草" w:date="2024-01-31T14:28:32Z">
        <w:r>
          <w:rPr>
            <w:rFonts w:hint="eastAsia"/>
            <w:highlight w:val="cyan"/>
            <w:lang w:val="en-US" w:eastAsia="zh-CN"/>
          </w:rPr>
          <w:t xml:space="preserve">n hotter </w:t>
        </w:r>
      </w:ins>
      <w:ins w:id="1236" w:author="野草" w:date="2024-01-31T14:28:32Z">
        <w:r>
          <w:rPr>
            <w:rFonts w:hint="eastAsia"/>
            <w:highlight w:val="green"/>
            <w:lang w:val="en-US" w:eastAsia="zh-CN"/>
            <w:rPrChange w:id="1237" w:author="野草" w:date="2024-01-31T14:28:41Z">
              <w:rPr>
                <w:rFonts w:hint="eastAsia"/>
                <w:highlight w:val="cyan"/>
                <w:lang w:val="en-US" w:eastAsia="zh-CN"/>
              </w:rPr>
            </w:rPrChange>
          </w:rPr>
          <w:t>ambient weather conditions</w:t>
        </w:r>
      </w:ins>
      <w:ins w:id="1238" w:author="野草" w:date="2024-01-31T12:28:37Z">
        <w:r>
          <w:rPr>
            <w:rFonts w:hint="eastAsia"/>
            <w:highlight w:val="cyan"/>
            <w:lang w:val="en-US" w:eastAsia="zh-CN"/>
            <w:rPrChange w:id="1239" w:author="野草" w:date="2024-01-31T14:15:18Z">
              <w:rPr>
                <w:rFonts w:hint="eastAsia"/>
                <w:highlight w:val="none"/>
                <w:lang w:val="en-US" w:eastAsia="zh-CN"/>
              </w:rPr>
            </w:rPrChange>
          </w:rPr>
          <w:t xml:space="preserve"> with the </w:t>
        </w:r>
      </w:ins>
      <w:ins w:id="1240" w:author="野草" w:date="2024-01-31T12:28:37Z">
        <w:r>
          <w:rPr>
            <w:rFonts w:hint="eastAsia"/>
            <w:highlight w:val="green"/>
            <w:lang w:val="en-US" w:eastAsia="zh-CN"/>
            <w:rPrChange w:id="1241" w:author="野草" w:date="2024-01-31T14:19:48Z">
              <w:rPr>
                <w:rFonts w:hint="eastAsia"/>
                <w:highlight w:val="none"/>
                <w:lang w:val="en-US" w:eastAsia="zh-CN"/>
              </w:rPr>
            </w:rPrChange>
          </w:rPr>
          <w:t>standard deviation</w:t>
        </w:r>
      </w:ins>
      <w:ins w:id="1242" w:author="野草" w:date="2024-01-31T12:28:37Z">
        <w:r>
          <w:rPr>
            <w:rFonts w:hint="eastAsia"/>
            <w:highlight w:val="cyan"/>
            <w:lang w:val="en-US" w:eastAsia="zh-CN"/>
            <w:rPrChange w:id="1243" w:author="野草" w:date="2024-01-31T14:15:18Z">
              <w:rPr>
                <w:rFonts w:hint="eastAsia"/>
                <w:highlight w:val="none"/>
                <w:lang w:val="en-US" w:eastAsia="zh-CN"/>
              </w:rPr>
            </w:rPrChange>
          </w:rPr>
          <w:t xml:space="preserve"> </w:t>
        </w:r>
      </w:ins>
      <w:ins w:id="1244" w:author="野草" w:date="2024-01-31T14:34:13Z">
        <w:r>
          <w:rPr>
            <w:rFonts w:hint="eastAsia"/>
            <w:highlight w:val="cyan"/>
            <w:lang w:val="en-US" w:eastAsia="zh-CN"/>
          </w:rPr>
          <w:t>ri</w:t>
        </w:r>
      </w:ins>
      <w:ins w:id="1245" w:author="野草" w:date="2024-01-31T14:34:14Z">
        <w:r>
          <w:rPr>
            <w:rFonts w:hint="eastAsia"/>
            <w:highlight w:val="cyan"/>
            <w:lang w:val="en-US" w:eastAsia="zh-CN"/>
          </w:rPr>
          <w:t>sing</w:t>
        </w:r>
      </w:ins>
      <w:ins w:id="1246" w:author="野草" w:date="2024-01-31T12:28:37Z">
        <w:r>
          <w:rPr>
            <w:rFonts w:hint="eastAsia"/>
            <w:highlight w:val="cyan"/>
            <w:lang w:val="en-US" w:eastAsia="zh-CN"/>
            <w:rPrChange w:id="1247" w:author="野草" w:date="2024-01-31T14:15:18Z">
              <w:rPr>
                <w:rFonts w:hint="eastAsia"/>
                <w:highlight w:val="none"/>
                <w:lang w:val="en-US" w:eastAsia="zh-CN"/>
              </w:rPr>
            </w:rPrChange>
          </w:rPr>
          <w:t xml:space="preserve"> from </w:t>
        </w:r>
      </w:ins>
      <w:ins w:id="1248" w:author="野草" w:date="2024-01-31T14:20:38Z">
        <w:r>
          <w:rPr>
            <w:rFonts w:hint="eastAsia"/>
            <w:highlight w:val="green"/>
            <w:u w:val="thick"/>
            <w:lang w:val="en-US" w:eastAsia="zh-CN"/>
          </w:rPr>
          <w:t>45</w:t>
        </w:r>
      </w:ins>
      <w:ins w:id="1249" w:author="野草" w:date="2024-01-31T14:20:39Z">
        <w:r>
          <w:rPr>
            <w:rFonts w:hint="eastAsia"/>
            <w:highlight w:val="green"/>
            <w:u w:val="thick"/>
            <w:lang w:val="en-US" w:eastAsia="zh-CN"/>
          </w:rPr>
          <w:t>9</w:t>
        </w:r>
      </w:ins>
      <w:ins w:id="1250" w:author="野草" w:date="2024-01-31T14:20:40Z">
        <w:r>
          <w:rPr>
            <w:rFonts w:hint="eastAsia"/>
            <w:highlight w:val="green"/>
            <w:u w:val="thick"/>
            <w:lang w:val="en-US" w:eastAsia="zh-CN"/>
          </w:rPr>
          <w:t>.9</w:t>
        </w:r>
      </w:ins>
      <w:ins w:id="1251" w:author="野草" w:date="2024-01-31T12:28:37Z">
        <w:r>
          <w:rPr>
            <w:rFonts w:hint="eastAsia"/>
            <w:highlight w:val="green"/>
            <w:u w:val="thick"/>
            <w:lang w:val="en-US" w:eastAsia="zh-CN"/>
            <w:rPrChange w:id="1252" w:author="野草" w:date="2024-01-31T14:19:55Z">
              <w:rPr>
                <w:rFonts w:hint="eastAsia"/>
                <w:highlight w:val="none"/>
                <w:lang w:val="en-US" w:eastAsia="zh-CN"/>
              </w:rPr>
            </w:rPrChange>
          </w:rPr>
          <w:t xml:space="preserve"> °C</w:t>
        </w:r>
      </w:ins>
      <w:ins w:id="1253" w:author="野草" w:date="2024-01-31T12:28:37Z">
        <w:r>
          <w:rPr>
            <w:rFonts w:hint="eastAsia"/>
            <w:highlight w:val="cyan"/>
            <w:lang w:val="en-US" w:eastAsia="zh-CN"/>
            <w:rPrChange w:id="1254" w:author="野草" w:date="2024-01-31T14:15:18Z">
              <w:rPr>
                <w:rFonts w:hint="eastAsia"/>
                <w:highlight w:val="none"/>
                <w:lang w:val="en-US" w:eastAsia="zh-CN"/>
              </w:rPr>
            </w:rPrChange>
          </w:rPr>
          <w:t xml:space="preserve"> on the </w:t>
        </w:r>
      </w:ins>
      <w:ins w:id="1255" w:author="野草" w:date="2024-01-31T12:28:37Z">
        <w:r>
          <w:rPr>
            <w:rFonts w:hint="eastAsia"/>
            <w:highlight w:val="green"/>
            <w:lang w:val="en-US" w:eastAsia="zh-CN"/>
            <w:rPrChange w:id="1256" w:author="野草" w:date="2024-01-31T14:20:00Z">
              <w:rPr>
                <w:rFonts w:hint="eastAsia"/>
                <w:highlight w:val="none"/>
                <w:lang w:val="en-US" w:eastAsia="zh-CN"/>
              </w:rPr>
            </w:rPrChange>
          </w:rPr>
          <w:t>normal summer day</w:t>
        </w:r>
      </w:ins>
      <w:ins w:id="1257" w:author="野草" w:date="2024-01-31T12:28:37Z">
        <w:r>
          <w:rPr>
            <w:rFonts w:hint="eastAsia"/>
            <w:highlight w:val="cyan"/>
            <w:lang w:val="en-US" w:eastAsia="zh-CN"/>
            <w:rPrChange w:id="1258" w:author="野草" w:date="2024-01-31T14:15:18Z">
              <w:rPr>
                <w:rFonts w:hint="eastAsia"/>
                <w:highlight w:val="none"/>
                <w:lang w:val="en-US" w:eastAsia="zh-CN"/>
              </w:rPr>
            </w:rPrChange>
          </w:rPr>
          <w:t xml:space="preserve"> to </w:t>
        </w:r>
      </w:ins>
      <w:ins w:id="1259" w:author="野草" w:date="2024-01-31T14:20:45Z">
        <w:r>
          <w:rPr>
            <w:rFonts w:hint="eastAsia"/>
            <w:highlight w:val="green"/>
            <w:u w:val="thick"/>
            <w:lang w:val="en-US" w:eastAsia="zh-CN"/>
          </w:rPr>
          <w:t>55</w:t>
        </w:r>
      </w:ins>
      <w:ins w:id="1260" w:author="野草" w:date="2024-01-31T14:20:46Z">
        <w:r>
          <w:rPr>
            <w:rFonts w:hint="eastAsia"/>
            <w:highlight w:val="green"/>
            <w:u w:val="thick"/>
            <w:lang w:val="en-US" w:eastAsia="zh-CN"/>
          </w:rPr>
          <w:t>1</w:t>
        </w:r>
      </w:ins>
      <w:ins w:id="1261" w:author="野草" w:date="2024-01-31T12:28:37Z">
        <w:r>
          <w:rPr>
            <w:rFonts w:hint="eastAsia"/>
            <w:highlight w:val="green"/>
            <w:u w:val="thick"/>
            <w:lang w:val="en-US" w:eastAsia="zh-CN"/>
            <w:rPrChange w:id="1262" w:author="野草" w:date="2024-01-31T14:20:03Z">
              <w:rPr>
                <w:rFonts w:hint="eastAsia"/>
                <w:highlight w:val="none"/>
                <w:lang w:val="en-US" w:eastAsia="zh-CN"/>
              </w:rPr>
            </w:rPrChange>
          </w:rPr>
          <w:t>.</w:t>
        </w:r>
      </w:ins>
      <w:ins w:id="1263" w:author="野草" w:date="2024-01-31T14:20:47Z">
        <w:r>
          <w:rPr>
            <w:rFonts w:hint="eastAsia"/>
            <w:highlight w:val="green"/>
            <w:u w:val="thick"/>
            <w:lang w:val="en-US" w:eastAsia="zh-CN"/>
          </w:rPr>
          <w:t>2</w:t>
        </w:r>
      </w:ins>
      <w:ins w:id="1264" w:author="野草" w:date="2024-01-31T12:28:37Z">
        <w:r>
          <w:rPr>
            <w:rFonts w:hint="eastAsia"/>
            <w:highlight w:val="green"/>
            <w:u w:val="thick"/>
            <w:lang w:val="en-US" w:eastAsia="zh-CN"/>
            <w:rPrChange w:id="1265" w:author="野草" w:date="2024-01-31T14:20:03Z">
              <w:rPr>
                <w:rFonts w:hint="eastAsia"/>
                <w:highlight w:val="none"/>
                <w:lang w:val="en-US" w:eastAsia="zh-CN"/>
              </w:rPr>
            </w:rPrChange>
          </w:rPr>
          <w:t xml:space="preserve"> °C</w:t>
        </w:r>
      </w:ins>
      <w:ins w:id="1266" w:author="野草" w:date="2024-01-31T12:28:37Z">
        <w:r>
          <w:rPr>
            <w:rFonts w:hint="eastAsia"/>
            <w:highlight w:val="cyan"/>
            <w:lang w:val="en-US" w:eastAsia="zh-CN"/>
            <w:rPrChange w:id="1267" w:author="野草" w:date="2024-01-31T14:15:18Z">
              <w:rPr>
                <w:rFonts w:hint="eastAsia"/>
                <w:highlight w:val="none"/>
                <w:lang w:val="en-US" w:eastAsia="zh-CN"/>
              </w:rPr>
            </w:rPrChange>
          </w:rPr>
          <w:t xml:space="preserve"> on the </w:t>
        </w:r>
      </w:ins>
      <w:ins w:id="1268" w:author="野草" w:date="2024-01-31T12:28:37Z">
        <w:r>
          <w:rPr>
            <w:rFonts w:hint="eastAsia"/>
            <w:highlight w:val="green"/>
            <w:lang w:val="en-US" w:eastAsia="zh-CN"/>
            <w:rPrChange w:id="1269" w:author="野草" w:date="2024-01-31T14:20:06Z">
              <w:rPr>
                <w:rFonts w:hint="eastAsia"/>
                <w:highlight w:val="none"/>
                <w:lang w:val="en-US" w:eastAsia="zh-CN"/>
              </w:rPr>
            </w:rPrChange>
          </w:rPr>
          <w:t>extremely hot day</w:t>
        </w:r>
      </w:ins>
      <w:ins w:id="1270" w:author="野草" w:date="2024-01-31T12:28:37Z">
        <w:r>
          <w:rPr>
            <w:rFonts w:hint="eastAsia"/>
            <w:highlight w:val="cyan"/>
            <w:lang w:val="en-US" w:eastAsia="zh-CN"/>
            <w:rPrChange w:id="1271" w:author="野草" w:date="2024-01-31T14:15:18Z">
              <w:rPr>
                <w:rFonts w:hint="eastAsia"/>
                <w:highlight w:val="none"/>
                <w:lang w:val="en-US" w:eastAsia="zh-CN"/>
              </w:rPr>
            </w:rPrChange>
          </w:rPr>
          <w:t>.</w:t>
        </w:r>
      </w:ins>
      <w:ins w:id="1272" w:author="野草" w:date="2024-01-31T15:01:51Z">
        <w:r>
          <w:rPr>
            <w:rFonts w:hint="eastAsia"/>
            <w:highlight w:val="cyan"/>
            <w:lang w:val="en-US" w:eastAsia="zh-CN"/>
          </w:rPr>
          <w:t xml:space="preserve"> </w:t>
        </w:r>
      </w:ins>
      <w:ins w:id="1273" w:author="野草" w:date="2024-01-31T14:45:43Z">
        <w:r>
          <w:rPr>
            <w:rFonts w:hint="eastAsia"/>
            <w:highlight w:val="green"/>
            <w:lang w:val="en-US" w:eastAsia="zh-CN"/>
            <w:rPrChange w:id="1274" w:author="野草" w:date="2024-01-31T14:45:49Z">
              <w:rPr>
                <w:rFonts w:hint="eastAsia"/>
                <w:highlight w:val="cyan"/>
                <w:lang w:val="en-US" w:eastAsia="zh-CN"/>
              </w:rPr>
            </w:rPrChange>
          </w:rPr>
          <w:t>Rive</w:t>
        </w:r>
      </w:ins>
      <w:ins w:id="1275" w:author="野草" w:date="2024-01-31T14:45:44Z">
        <w:r>
          <w:rPr>
            <w:rFonts w:hint="eastAsia"/>
            <w:highlight w:val="green"/>
            <w:lang w:val="en-US" w:eastAsia="zh-CN"/>
            <w:rPrChange w:id="1276" w:author="野草" w:date="2024-01-31T14:45:49Z">
              <w:rPr>
                <w:rFonts w:hint="eastAsia"/>
                <w:highlight w:val="cyan"/>
                <w:lang w:val="en-US" w:eastAsia="zh-CN"/>
              </w:rPr>
            </w:rPrChange>
          </w:rPr>
          <w:t xml:space="preserve">r </w:t>
        </w:r>
      </w:ins>
      <w:ins w:id="1277" w:author="野草" w:date="2024-01-31T14:45:45Z">
        <w:r>
          <w:rPr>
            <w:rFonts w:hint="eastAsia"/>
            <w:highlight w:val="green"/>
            <w:lang w:val="en-US" w:eastAsia="zh-CN"/>
            <w:rPrChange w:id="1278" w:author="野草" w:date="2024-01-31T14:45:49Z">
              <w:rPr>
                <w:rFonts w:hint="eastAsia"/>
                <w:highlight w:val="cyan"/>
                <w:lang w:val="en-US" w:eastAsia="zh-CN"/>
              </w:rPr>
            </w:rPrChange>
          </w:rPr>
          <w:t>s</w:t>
        </w:r>
      </w:ins>
      <w:ins w:id="1279" w:author="野草" w:date="2024-01-31T12:28:37Z">
        <w:r>
          <w:rPr>
            <w:rFonts w:hint="eastAsia"/>
            <w:highlight w:val="green"/>
            <w:lang w:val="en-US" w:eastAsia="zh-CN"/>
            <w:rPrChange w:id="1280" w:author="野草" w:date="2024-01-31T14:45:49Z">
              <w:rPr>
                <w:rFonts w:hint="eastAsia"/>
                <w:highlight w:val="none"/>
                <w:lang w:val="en-US" w:eastAsia="zh-CN"/>
              </w:rPr>
            </w:rPrChange>
          </w:rPr>
          <w:t>egments</w:t>
        </w:r>
      </w:ins>
      <w:ins w:id="1281" w:author="野草" w:date="2024-01-31T12:28:37Z">
        <w:r>
          <w:rPr>
            <w:rFonts w:hint="eastAsia"/>
            <w:highlight w:val="cyan"/>
            <w:lang w:val="en-US" w:eastAsia="zh-CN"/>
            <w:rPrChange w:id="1282" w:author="野草" w:date="2024-01-31T14:45:32Z">
              <w:rPr>
                <w:rFonts w:hint="eastAsia"/>
                <w:highlight w:val="none"/>
                <w:lang w:val="en-US" w:eastAsia="zh-CN"/>
              </w:rPr>
            </w:rPrChange>
          </w:rPr>
          <w:t xml:space="preserve"> exhibiting </w:t>
        </w:r>
      </w:ins>
      <w:ins w:id="1283" w:author="野草" w:date="2024-01-31T12:28:37Z">
        <w:r>
          <w:rPr>
            <w:rFonts w:hint="eastAsia"/>
            <w:highlight w:val="green"/>
            <w:lang w:val="en-US" w:eastAsia="zh-CN"/>
            <w:rPrChange w:id="1284" w:author="野草" w:date="2024-01-31T14:45:58Z">
              <w:rPr>
                <w:rFonts w:hint="eastAsia"/>
                <w:highlight w:val="none"/>
                <w:lang w:val="en-US" w:eastAsia="zh-CN"/>
              </w:rPr>
            </w:rPrChange>
          </w:rPr>
          <w:t xml:space="preserve">CRCI </w:t>
        </w:r>
      </w:ins>
      <w:ins w:id="1285" w:author="野草" w:date="2024-01-31T14:45:52Z">
        <w:r>
          <w:rPr>
            <w:rFonts w:hint="eastAsia"/>
            <w:highlight w:val="green"/>
            <w:lang w:val="en-US" w:eastAsia="zh-CN"/>
            <w:rPrChange w:id="1286" w:author="野草" w:date="2024-01-31T14:45:58Z">
              <w:rPr>
                <w:rFonts w:hint="eastAsia"/>
                <w:highlight w:val="cyan"/>
                <w:lang w:val="en-US" w:eastAsia="zh-CN"/>
              </w:rPr>
            </w:rPrChange>
          </w:rPr>
          <w:t>va</w:t>
        </w:r>
      </w:ins>
      <w:ins w:id="1287" w:author="野草" w:date="2024-01-31T14:45:53Z">
        <w:r>
          <w:rPr>
            <w:rFonts w:hint="eastAsia"/>
            <w:highlight w:val="green"/>
            <w:lang w:val="en-US" w:eastAsia="zh-CN"/>
            <w:rPrChange w:id="1288" w:author="野草" w:date="2024-01-31T14:45:58Z">
              <w:rPr>
                <w:rFonts w:hint="eastAsia"/>
                <w:highlight w:val="cyan"/>
                <w:lang w:val="en-US" w:eastAsia="zh-CN"/>
              </w:rPr>
            </w:rPrChange>
          </w:rPr>
          <w:t>lues</w:t>
        </w:r>
      </w:ins>
      <w:ins w:id="1289" w:author="野草" w:date="2024-01-31T12:28:37Z">
        <w:r>
          <w:rPr>
            <w:rFonts w:hint="eastAsia"/>
            <w:highlight w:val="cyan"/>
            <w:lang w:val="en-US" w:eastAsia="zh-CN"/>
            <w:rPrChange w:id="1290" w:author="野草" w:date="2024-01-31T14:45:32Z">
              <w:rPr>
                <w:rFonts w:hint="eastAsia"/>
                <w:highlight w:val="none"/>
                <w:lang w:val="en-US" w:eastAsia="zh-CN"/>
              </w:rPr>
            </w:rPrChange>
          </w:rPr>
          <w:t xml:space="preserve"> below </w:t>
        </w:r>
      </w:ins>
      <w:ins w:id="1291" w:author="野草" w:date="2024-01-31T14:14:09Z">
        <w:r>
          <w:rPr>
            <w:rFonts w:hint="eastAsia"/>
            <w:highlight w:val="green"/>
            <w:lang w:val="en-US" w:eastAsia="zh-CN"/>
            <w:rPrChange w:id="1292" w:author="野草" w:date="2024-01-31T14:46:02Z">
              <w:rPr>
                <w:rFonts w:hint="eastAsia"/>
                <w:highlight w:val="none"/>
                <w:lang w:val="en-US" w:eastAsia="zh-CN"/>
              </w:rPr>
            </w:rPrChange>
          </w:rPr>
          <w:t>400</w:t>
        </w:r>
      </w:ins>
      <w:ins w:id="1293" w:author="野草" w:date="2024-01-31T14:14:06Z">
        <w:r>
          <w:rPr>
            <w:rFonts w:hint="eastAsia"/>
            <w:highlight w:val="green"/>
            <w:lang w:val="en-US" w:eastAsia="zh-CN"/>
            <w:rPrChange w:id="1294" w:author="野草" w:date="2024-01-31T14:46:02Z">
              <w:rPr>
                <w:rFonts w:hint="eastAsia"/>
                <w:highlight w:val="none"/>
                <w:lang w:val="en-US" w:eastAsia="zh-CN"/>
              </w:rPr>
            </w:rPrChange>
          </w:rPr>
          <w:t xml:space="preserve"> °C·m</w:t>
        </w:r>
      </w:ins>
      <w:ins w:id="1295" w:author="野草" w:date="2024-01-31T12:28:37Z">
        <w:r>
          <w:rPr>
            <w:rFonts w:hint="eastAsia"/>
            <w:highlight w:val="cyan"/>
            <w:lang w:val="en-US" w:eastAsia="zh-CN"/>
            <w:rPrChange w:id="1296" w:author="野草" w:date="2024-01-31T14:45:32Z">
              <w:rPr>
                <w:rFonts w:hint="eastAsia"/>
                <w:highlight w:val="none"/>
                <w:lang w:val="en-US" w:eastAsia="zh-CN"/>
              </w:rPr>
            </w:rPrChange>
          </w:rPr>
          <w:t xml:space="preserve"> </w:t>
        </w:r>
      </w:ins>
      <w:ins w:id="1297" w:author="野草" w:date="2024-01-31T14:46:14Z">
        <w:r>
          <w:rPr>
            <w:rFonts w:hint="eastAsia"/>
            <w:highlight w:val="cyan"/>
            <w:lang w:val="en-US" w:eastAsia="zh-CN"/>
          </w:rPr>
          <w:t>we</w:t>
        </w:r>
      </w:ins>
      <w:ins w:id="1298" w:author="野草" w:date="2024-01-31T12:28:37Z">
        <w:r>
          <w:rPr>
            <w:rFonts w:hint="eastAsia"/>
            <w:highlight w:val="cyan"/>
            <w:lang w:val="en-US" w:eastAsia="zh-CN"/>
            <w:rPrChange w:id="1299" w:author="野草" w:date="2024-01-31T14:45:32Z">
              <w:rPr>
                <w:rFonts w:hint="eastAsia"/>
                <w:highlight w:val="none"/>
                <w:lang w:val="en-US" w:eastAsia="zh-CN"/>
              </w:rPr>
            </w:rPrChange>
          </w:rPr>
          <w:t xml:space="preserve">re predominantly </w:t>
        </w:r>
      </w:ins>
      <w:ins w:id="1300" w:author="野草" w:date="2024-01-31T12:28:37Z">
        <w:r>
          <w:rPr>
            <w:rFonts w:hint="eastAsia"/>
            <w:highlight w:val="green"/>
            <w:lang w:val="en-US" w:eastAsia="zh-CN"/>
            <w:rPrChange w:id="1301" w:author="野草" w:date="2024-01-31T14:46:18Z">
              <w:rPr>
                <w:rFonts w:hint="eastAsia"/>
                <w:highlight w:val="none"/>
                <w:lang w:val="en-US" w:eastAsia="zh-CN"/>
              </w:rPr>
            </w:rPrChange>
          </w:rPr>
          <w:t>concentrated in</w:t>
        </w:r>
      </w:ins>
      <w:ins w:id="1302" w:author="野草" w:date="2024-01-31T12:28:37Z">
        <w:r>
          <w:rPr>
            <w:rFonts w:hint="eastAsia"/>
            <w:highlight w:val="cyan"/>
            <w:lang w:val="en-US" w:eastAsia="zh-CN"/>
            <w:rPrChange w:id="1303" w:author="野草" w:date="2024-01-31T14:45:32Z">
              <w:rPr>
                <w:rFonts w:hint="eastAsia"/>
                <w:highlight w:val="none"/>
                <w:lang w:val="en-US" w:eastAsia="zh-CN"/>
              </w:rPr>
            </w:rPrChange>
          </w:rPr>
          <w:t xml:space="preserve"> </w:t>
        </w:r>
      </w:ins>
      <w:ins w:id="1304" w:author="野草" w:date="2024-01-31T12:28:37Z">
        <w:r>
          <w:rPr>
            <w:rFonts w:hint="eastAsia"/>
            <w:highlight w:val="green"/>
            <w:lang w:val="en-US" w:eastAsia="zh-CN"/>
            <w:rPrChange w:id="1305" w:author="野草" w:date="2024-01-31T14:46:23Z">
              <w:rPr>
                <w:rFonts w:hint="eastAsia"/>
                <w:highlight w:val="none"/>
                <w:lang w:val="en-US" w:eastAsia="zh-CN"/>
              </w:rPr>
            </w:rPrChange>
          </w:rPr>
          <w:t>the city cente</w:t>
        </w:r>
      </w:ins>
      <w:ins w:id="1306" w:author="野草" w:date="2024-01-31T12:28:37Z">
        <w:r>
          <w:rPr>
            <w:rFonts w:hint="eastAsia"/>
            <w:highlight w:val="green"/>
            <w:lang w:val="en-US" w:eastAsia="zh-CN"/>
            <w:rPrChange w:id="1307" w:author="野草" w:date="2024-01-31T14:49:58Z">
              <w:rPr>
                <w:rFonts w:hint="eastAsia"/>
                <w:highlight w:val="none"/>
                <w:lang w:val="en-US" w:eastAsia="zh-CN"/>
              </w:rPr>
            </w:rPrChange>
          </w:rPr>
          <w:t>r</w:t>
        </w:r>
      </w:ins>
      <w:ins w:id="1308" w:author="野草" w:date="2024-01-31T12:28:37Z">
        <w:r>
          <w:rPr>
            <w:rFonts w:hint="eastAsia"/>
            <w:highlight w:val="cyan"/>
            <w:lang w:val="en-US" w:eastAsia="zh-CN"/>
            <w:rPrChange w:id="1309" w:author="野草" w:date="2024-01-31T14:45:32Z">
              <w:rPr>
                <w:rFonts w:hint="eastAsia"/>
                <w:highlight w:val="none"/>
                <w:lang w:val="en-US" w:eastAsia="zh-CN"/>
              </w:rPr>
            </w:rPrChange>
          </w:rPr>
          <w:t xml:space="preserve"> and </w:t>
        </w:r>
      </w:ins>
      <w:ins w:id="1310" w:author="野草" w:date="2024-01-31T12:28:37Z">
        <w:r>
          <w:rPr>
            <w:rFonts w:hint="eastAsia"/>
            <w:highlight w:val="green"/>
            <w:lang w:val="en-US" w:eastAsia="zh-CN"/>
            <w:rPrChange w:id="1311" w:author="野草" w:date="2024-01-31T14:46:28Z">
              <w:rPr>
                <w:rFonts w:hint="eastAsia"/>
                <w:highlight w:val="none"/>
                <w:lang w:val="en-US" w:eastAsia="zh-CN"/>
              </w:rPr>
            </w:rPrChange>
          </w:rPr>
          <w:t xml:space="preserve">near </w:t>
        </w:r>
      </w:ins>
      <w:ins w:id="1312" w:author="野草" w:date="2024-01-31T14:46:29Z">
        <w:r>
          <w:rPr>
            <w:rFonts w:hint="eastAsia"/>
            <w:highlight w:val="green"/>
            <w:lang w:val="en-US" w:eastAsia="zh-CN"/>
          </w:rPr>
          <w:t>th</w:t>
        </w:r>
      </w:ins>
      <w:ins w:id="1313" w:author="野草" w:date="2024-01-31T14:46:30Z">
        <w:r>
          <w:rPr>
            <w:rFonts w:hint="eastAsia"/>
            <w:highlight w:val="green"/>
            <w:lang w:val="en-US" w:eastAsia="zh-CN"/>
          </w:rPr>
          <w:t xml:space="preserve">e </w:t>
        </w:r>
      </w:ins>
      <w:ins w:id="1314" w:author="野草" w:date="2024-01-31T12:28:37Z">
        <w:r>
          <w:rPr>
            <w:rFonts w:hint="eastAsia"/>
            <w:highlight w:val="green"/>
            <w:lang w:val="en-US" w:eastAsia="zh-CN"/>
            <w:rPrChange w:id="1315" w:author="野草" w:date="2024-01-31T14:46:28Z">
              <w:rPr>
                <w:rFonts w:hint="eastAsia"/>
                <w:highlight w:val="none"/>
                <w:lang w:val="en-US" w:eastAsia="zh-CN"/>
              </w:rPr>
            </w:rPrChange>
          </w:rPr>
          <w:t>Tongluo Mountain</w:t>
        </w:r>
      </w:ins>
      <w:ins w:id="1316" w:author="野草" w:date="2024-01-31T12:28:37Z">
        <w:r>
          <w:rPr>
            <w:rFonts w:hint="eastAsia"/>
            <w:highlight w:val="cyan"/>
            <w:lang w:val="en-US" w:eastAsia="zh-CN"/>
            <w:rPrChange w:id="1317" w:author="野草" w:date="2024-01-31T14:45:32Z">
              <w:rPr>
                <w:rFonts w:hint="eastAsia"/>
                <w:highlight w:val="none"/>
                <w:lang w:val="en-US" w:eastAsia="zh-CN"/>
              </w:rPr>
            </w:rPrChange>
          </w:rPr>
          <w:t>,</w:t>
        </w:r>
      </w:ins>
      <w:ins w:id="1318" w:author="野草" w:date="2024-01-31T14:53:19Z">
        <w:r>
          <w:rPr>
            <w:rFonts w:hint="eastAsia"/>
            <w:highlight w:val="cyan"/>
            <w:lang w:val="en-US" w:eastAsia="zh-CN"/>
          </w:rPr>
          <w:t xml:space="preserve"> </w:t>
        </w:r>
      </w:ins>
      <w:ins w:id="1319" w:author="野草" w:date="2024-01-31T14:53:23Z">
        <w:r>
          <w:rPr>
            <w:rFonts w:hint="eastAsia"/>
            <w:highlight w:val="green"/>
            <w:lang w:val="en-US" w:eastAsia="zh-CN"/>
            <w:rPrChange w:id="1320" w:author="野草" w:date="2024-01-31T14:53:36Z">
              <w:rPr>
                <w:rFonts w:hint="eastAsia"/>
                <w:highlight w:val="cyan"/>
                <w:lang w:val="en-US" w:eastAsia="zh-CN"/>
              </w:rPr>
            </w:rPrChange>
          </w:rPr>
          <w:t>whi</w:t>
        </w:r>
      </w:ins>
      <w:ins w:id="1321" w:author="野草" w:date="2024-01-31T14:53:24Z">
        <w:r>
          <w:rPr>
            <w:rFonts w:hint="eastAsia"/>
            <w:highlight w:val="green"/>
            <w:lang w:val="en-US" w:eastAsia="zh-CN"/>
            <w:rPrChange w:id="1322" w:author="野草" w:date="2024-01-31T14:53:36Z">
              <w:rPr>
                <w:rFonts w:hint="eastAsia"/>
                <w:highlight w:val="cyan"/>
                <w:lang w:val="en-US" w:eastAsia="zh-CN"/>
              </w:rPr>
            </w:rPrChange>
          </w:rPr>
          <w:t>ch</w:t>
        </w:r>
      </w:ins>
      <w:ins w:id="1323" w:author="野草" w:date="2024-01-31T14:53:25Z">
        <w:r>
          <w:rPr>
            <w:rFonts w:hint="eastAsia"/>
            <w:highlight w:val="green"/>
            <w:lang w:val="en-US" w:eastAsia="zh-CN"/>
            <w:rPrChange w:id="1324" w:author="野草" w:date="2024-01-31T14:53:36Z">
              <w:rPr>
                <w:rFonts w:hint="eastAsia"/>
                <w:highlight w:val="cyan"/>
                <w:lang w:val="en-US" w:eastAsia="zh-CN"/>
              </w:rPr>
            </w:rPrChange>
          </w:rPr>
          <w:t xml:space="preserve"> </w:t>
        </w:r>
      </w:ins>
      <w:ins w:id="1325" w:author="野草" w:date="2024-01-31T14:53:27Z">
        <w:r>
          <w:rPr>
            <w:rFonts w:hint="eastAsia"/>
            <w:highlight w:val="green"/>
            <w:lang w:val="en-US" w:eastAsia="zh-CN"/>
            <w:rPrChange w:id="1326" w:author="野草" w:date="2024-01-31T14:53:36Z">
              <w:rPr>
                <w:rFonts w:hint="eastAsia"/>
                <w:highlight w:val="cyan"/>
                <w:lang w:val="en-US" w:eastAsia="zh-CN"/>
              </w:rPr>
            </w:rPrChange>
          </w:rPr>
          <w:t>were</w:t>
        </w:r>
      </w:ins>
      <w:ins w:id="1327" w:author="野草" w:date="2024-01-31T12:28:37Z">
        <w:r>
          <w:rPr>
            <w:rFonts w:hint="eastAsia"/>
            <w:highlight w:val="cyan"/>
            <w:lang w:val="en-US" w:eastAsia="zh-CN"/>
            <w:rPrChange w:id="1328" w:author="野草" w:date="2024-01-31T14:45:32Z">
              <w:rPr>
                <w:rFonts w:hint="eastAsia"/>
                <w:highlight w:val="none"/>
                <w:lang w:val="en-US" w:eastAsia="zh-CN"/>
              </w:rPr>
            </w:rPrChange>
          </w:rPr>
          <w:t xml:space="preserve"> characterized by </w:t>
        </w:r>
      </w:ins>
      <w:ins w:id="1329" w:author="野草" w:date="2024-01-31T14:58:09Z">
        <w:r>
          <w:rPr>
            <w:rFonts w:hint="eastAsia"/>
            <w:highlight w:val="green"/>
            <w:lang w:val="en-US" w:eastAsia="zh-CN"/>
          </w:rPr>
          <w:t>de</w:t>
        </w:r>
      </w:ins>
      <w:ins w:id="1330" w:author="野草" w:date="2024-01-31T14:58:10Z">
        <w:r>
          <w:rPr>
            <w:rFonts w:hint="eastAsia"/>
            <w:highlight w:val="green"/>
            <w:lang w:val="en-US" w:eastAsia="zh-CN"/>
          </w:rPr>
          <w:t>nse</w:t>
        </w:r>
      </w:ins>
      <w:ins w:id="1331" w:author="野草" w:date="2024-01-31T12:28:37Z">
        <w:r>
          <w:rPr>
            <w:rFonts w:hint="eastAsia"/>
            <w:highlight w:val="green"/>
            <w:lang w:val="en-US" w:eastAsia="zh-CN"/>
            <w:rPrChange w:id="1332" w:author="野草" w:date="2024-01-31T14:46:34Z">
              <w:rPr>
                <w:rFonts w:hint="eastAsia"/>
                <w:highlight w:val="none"/>
                <w:lang w:val="en-US" w:eastAsia="zh-CN"/>
              </w:rPr>
            </w:rPrChange>
          </w:rPr>
          <w:t xml:space="preserve"> buildings</w:t>
        </w:r>
      </w:ins>
      <w:ins w:id="1333" w:author="野草" w:date="2024-01-31T12:28:37Z">
        <w:r>
          <w:rPr>
            <w:rFonts w:hint="eastAsia"/>
            <w:highlight w:val="cyan"/>
            <w:lang w:val="en-US" w:eastAsia="zh-CN"/>
            <w:rPrChange w:id="1334" w:author="野草" w:date="2024-01-31T14:45:32Z">
              <w:rPr>
                <w:rFonts w:hint="eastAsia"/>
                <w:highlight w:val="none"/>
                <w:lang w:val="en-US" w:eastAsia="zh-CN"/>
              </w:rPr>
            </w:rPrChange>
          </w:rPr>
          <w:t xml:space="preserve"> </w:t>
        </w:r>
      </w:ins>
      <w:ins w:id="1335" w:author="野草" w:date="2024-01-31T14:55:21Z">
        <w:r>
          <w:rPr>
            <w:rFonts w:hint="eastAsia"/>
            <w:highlight w:val="cyan"/>
            <w:lang w:val="en-US" w:eastAsia="zh-CN"/>
          </w:rPr>
          <w:t>o</w:t>
        </w:r>
      </w:ins>
      <w:ins w:id="1336" w:author="野草" w:date="2024-01-31T14:57:27Z">
        <w:r>
          <w:rPr>
            <w:rFonts w:hint="eastAsia"/>
            <w:highlight w:val="cyan"/>
            <w:lang w:val="en-US" w:eastAsia="zh-CN"/>
          </w:rPr>
          <w:t>r</w:t>
        </w:r>
      </w:ins>
      <w:ins w:id="1337" w:author="野草" w:date="2024-01-31T12:28:37Z">
        <w:r>
          <w:rPr>
            <w:rFonts w:hint="eastAsia"/>
            <w:highlight w:val="cyan"/>
            <w:lang w:val="en-US" w:eastAsia="zh-CN"/>
            <w:rPrChange w:id="1338" w:author="野草" w:date="2024-01-31T14:45:32Z">
              <w:rPr>
                <w:rFonts w:hint="eastAsia"/>
                <w:highlight w:val="none"/>
                <w:lang w:val="en-US" w:eastAsia="zh-CN"/>
              </w:rPr>
            </w:rPrChange>
          </w:rPr>
          <w:t xml:space="preserve"> </w:t>
        </w:r>
      </w:ins>
      <w:ins w:id="1339" w:author="野草" w:date="2024-01-31T14:50:33Z">
        <w:r>
          <w:rPr>
            <w:rFonts w:hint="eastAsia"/>
            <w:highlight w:val="green"/>
            <w:lang w:val="en-US" w:eastAsia="zh-CN"/>
          </w:rPr>
          <w:t>rugged topography</w:t>
        </w:r>
      </w:ins>
      <w:ins w:id="1340" w:author="野草" w:date="2024-01-31T12:28:37Z">
        <w:r>
          <w:rPr>
            <w:rFonts w:hint="eastAsia"/>
            <w:highlight w:val="cyan"/>
            <w:lang w:val="en-US" w:eastAsia="zh-CN"/>
            <w:rPrChange w:id="1341" w:author="野草" w:date="2024-01-31T14:45:32Z">
              <w:rPr>
                <w:rFonts w:hint="eastAsia"/>
                <w:highlight w:val="none"/>
                <w:lang w:val="en-US" w:eastAsia="zh-CN"/>
              </w:rPr>
            </w:rPrChange>
          </w:rPr>
          <w:t>.</w:t>
        </w:r>
      </w:ins>
    </w:p>
    <w:p>
      <w:pPr>
        <w:numPr>
          <w:ilvl w:val="-1"/>
          <w:numId w:val="0"/>
        </w:numPr>
        <w:ind w:left="0" w:leftChars="0" w:firstLine="0" w:firstLineChars="0"/>
        <w:rPr>
          <w:del w:id="1343" w:author="野草" w:date="2024-01-31T12:28:37Z"/>
          <w:rFonts w:hint="eastAsia"/>
          <w:highlight w:val="none"/>
          <w:lang w:val="en-US" w:eastAsia="zh-CN"/>
        </w:rPr>
        <w:pPrChange w:id="1342" w:author="野草" w:date="2024-01-31T09:41:29Z">
          <w:pPr>
            <w:numPr>
              <w:ilvl w:val="0"/>
              <w:numId w:val="3"/>
            </w:numPr>
            <w:ind w:left="420" w:leftChars="0" w:hanging="420" w:firstLineChars="0"/>
          </w:pPr>
        </w:pPrChange>
      </w:pPr>
      <w:del w:id="1344" w:author="野草" w:date="2024-01-31T12:28:37Z">
        <w:r>
          <w:rPr>
            <w:rFonts w:hint="eastAsia"/>
            <w:highlight w:val="none"/>
            <w:lang w:val="en-US" w:eastAsia="zh-CN"/>
          </w:rPr>
          <w:delText xml:space="preserve"> shown in </w:delText>
        </w:r>
      </w:del>
      <w:del w:id="1345" w:author="野草" w:date="2024-01-31T12:28:37Z">
        <w:r>
          <w:rPr>
            <w:rFonts w:hint="eastAsia"/>
            <w:highlight w:val="none"/>
            <w:u w:val="single"/>
            <w:lang w:val="en-US" w:eastAsia="zh-CN"/>
          </w:rPr>
          <w:delText>Fig. 5</w:delText>
        </w:r>
      </w:del>
      <w:del w:id="1346" w:author="野草" w:date="2024-01-31T12:28:37Z">
        <w:r>
          <w:rPr>
            <w:rFonts w:hint="eastAsia"/>
            <w:highlight w:val="none"/>
            <w:lang w:val="en-US" w:eastAsia="zh-CN"/>
          </w:rPr>
          <w:delText>, similar spatial patterns of CRCI magnitudes on the normal summer day and the extremely hot day are presented.</w:delText>
        </w:r>
      </w:del>
    </w:p>
    <w:p>
      <w:pPr>
        <w:numPr>
          <w:ilvl w:val="-1"/>
          <w:numId w:val="0"/>
        </w:numPr>
        <w:ind w:left="0" w:leftChars="0" w:firstLine="0" w:firstLineChars="0"/>
        <w:rPr>
          <w:del w:id="1348" w:author="野草" w:date="2024-01-31T12:28:37Z"/>
          <w:rFonts w:hint="eastAsia"/>
          <w:highlight w:val="none"/>
          <w:lang w:val="en-US" w:eastAsia="zh-CN"/>
        </w:rPr>
        <w:pPrChange w:id="1347" w:author="野草" w:date="2024-01-31T09:41:32Z">
          <w:pPr>
            <w:numPr>
              <w:ilvl w:val="0"/>
              <w:numId w:val="3"/>
            </w:numPr>
            <w:ind w:left="420" w:leftChars="0" w:hanging="420" w:firstLineChars="0"/>
          </w:pPr>
        </w:pPrChange>
      </w:pPr>
      <w:del w:id="1349" w:author="野草" w:date="2024-01-31T12:28:37Z">
        <w:r>
          <w:rPr>
            <w:rFonts w:hint="eastAsia"/>
            <w:highlight w:val="none"/>
            <w:lang w:val="en-US" w:eastAsia="zh-CN"/>
          </w:rPr>
          <w:delText xml:space="preserve">On the normal summer day, the average magnitude of CRCI is </w:delText>
        </w:r>
      </w:del>
      <w:del w:id="1350" w:author="野草" w:date="2024-01-31T12:28:37Z">
        <w:r>
          <w:rPr>
            <w:rFonts w:hint="eastAsia"/>
            <w:highlight w:val="none"/>
            <w:u w:val="single"/>
            <w:lang w:val="en-US" w:eastAsia="zh-CN"/>
          </w:rPr>
          <w:delText>16.7°C</w:delText>
        </w:r>
      </w:del>
      <w:del w:id="1351" w:author="野草" w:date="2024-01-31T12:28:37Z">
        <w:r>
          <w:rPr>
            <w:rFonts w:hint="eastAsia"/>
            <w:highlight w:val="none"/>
            <w:u w:val="none"/>
            <w:lang w:val="en-US" w:eastAsia="zh-CN"/>
          </w:rPr>
          <w:delText xml:space="preserve"> and</w:delText>
        </w:r>
      </w:del>
      <w:del w:id="1352" w:author="野草" w:date="2024-01-31T12:28:37Z">
        <w:r>
          <w:rPr>
            <w:rFonts w:hint="eastAsia"/>
            <w:highlight w:val="none"/>
            <w:lang w:val="en-US" w:eastAsia="zh-CN"/>
          </w:rPr>
          <w:delText xml:space="preserve"> the corresponding magnitudes is </w:delText>
        </w:r>
      </w:del>
      <w:del w:id="1353" w:author="野草" w:date="2024-01-31T12:28:37Z">
        <w:r>
          <w:rPr>
            <w:rFonts w:hint="eastAsia"/>
            <w:highlight w:val="none"/>
            <w:u w:val="single"/>
            <w:lang w:val="en-US" w:eastAsia="zh-CN"/>
          </w:rPr>
          <w:delText xml:space="preserve">19.2°C </w:delText>
        </w:r>
      </w:del>
      <w:del w:id="1354" w:author="野草" w:date="2024-01-31T12:28:37Z">
        <w:r>
          <w:rPr>
            <w:rFonts w:hint="eastAsia"/>
            <w:highlight w:val="none"/>
            <w:lang w:val="en-US" w:eastAsia="zh-CN"/>
          </w:rPr>
          <w:delText>on the extremely hot day.</w:delText>
        </w:r>
      </w:del>
    </w:p>
    <w:p>
      <w:pPr>
        <w:numPr>
          <w:ilvl w:val="-1"/>
          <w:numId w:val="0"/>
        </w:numPr>
        <w:ind w:left="0" w:leftChars="0" w:firstLine="0" w:firstLineChars="0"/>
        <w:rPr>
          <w:rFonts w:hint="eastAsia"/>
          <w:highlight w:val="none"/>
          <w:lang w:val="en-US" w:eastAsia="zh-CN"/>
        </w:rPr>
        <w:pPrChange w:id="1355" w:author="野草" w:date="2024-01-31T09:41:33Z">
          <w:pPr>
            <w:numPr>
              <w:ilvl w:val="0"/>
              <w:numId w:val="3"/>
            </w:numPr>
            <w:ind w:left="420" w:leftChars="0" w:hanging="420" w:firstLineChars="0"/>
          </w:pPr>
        </w:pPrChange>
      </w:pPr>
      <w:del w:id="1356" w:author="野草" w:date="2024-01-31T12:28:37Z">
        <w:r>
          <w:rPr>
            <w:rFonts w:hint="eastAsia"/>
            <w:highlight w:val="none"/>
            <w:lang w:val="en-US" w:eastAsia="zh-CN"/>
          </w:rPr>
          <w:delText>Segments with CRCI magnitudes being less than 15 °C mostly appear in the city center and near the Tongluo Mountain where there are high buildings and steep terrains.</w:delText>
        </w:r>
      </w:del>
    </w:p>
    <w:p>
      <w:pPr>
        <w:pStyle w:val="4"/>
        <w:bidi w:val="0"/>
        <w:rPr>
          <w:rFonts w:hint="eastAsia"/>
          <w:highlight w:val="none"/>
          <w:lang w:val="en-US" w:eastAsia="zh-CN"/>
        </w:rPr>
      </w:pPr>
      <w:r>
        <w:rPr>
          <w:rFonts w:hint="eastAsia"/>
          <w:highlight w:val="none"/>
          <w:lang w:val="en-US" w:eastAsia="zh-CN"/>
        </w:rPr>
        <w:t>3.2 Contributions of influencing factors on river cooling effects</w:t>
      </w:r>
    </w:p>
    <w:p>
      <w:pPr>
        <w:rPr>
          <w:highlight w:val="none"/>
        </w:rPr>
      </w:pPr>
      <w:ins w:id="1357" w:author="野草" w:date="2024-01-31T17:25:15Z">
        <w:r>
          <w:rPr>
            <w:highlight w:val="none"/>
          </w:rPr>
          <w:drawing>
            <wp:inline distT="0" distB="0" distL="114300" distR="114300">
              <wp:extent cx="4641850" cy="3016885"/>
              <wp:effectExtent l="0" t="0" r="6350" b="5715"/>
              <wp:docPr id="18" name="图片 18" descr="FIG_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_RC1"/>
                      <pic:cNvPicPr>
                        <a:picLocks noChangeAspect="1"/>
                      </pic:cNvPicPr>
                    </pic:nvPicPr>
                    <pic:blipFill>
                      <a:blip r:embed="rId13"/>
                      <a:stretch>
                        <a:fillRect/>
                      </a:stretch>
                    </pic:blipFill>
                    <pic:spPr>
                      <a:xfrm>
                        <a:off x="0" y="0"/>
                        <a:ext cx="4641850" cy="3016885"/>
                      </a:xfrm>
                      <a:prstGeom prst="rect">
                        <a:avLst/>
                      </a:prstGeom>
                    </pic:spPr>
                  </pic:pic>
                </a:graphicData>
              </a:graphic>
            </wp:inline>
          </w:drawing>
        </w:r>
      </w:ins>
      <w:del w:id="1359" w:author="野草" w:date="2024-01-31T17:13:17Z">
        <w:r>
          <w:rPr>
            <w:highlight w:val="none"/>
          </w:rPr>
          <w:drawing>
            <wp:inline distT="0" distB="0" distL="114300" distR="114300">
              <wp:extent cx="5349875" cy="1236345"/>
              <wp:effectExtent l="0" t="0" r="952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349875" cy="1236345"/>
                      </a:xfrm>
                      <a:prstGeom prst="rect">
                        <a:avLst/>
                      </a:prstGeom>
                      <a:noFill/>
                      <a:ln>
                        <a:noFill/>
                      </a:ln>
                    </pic:spPr>
                  </pic:pic>
                </a:graphicData>
              </a:graphic>
            </wp:inline>
          </w:drawing>
        </w:r>
      </w:del>
    </w:p>
    <w:p>
      <w:pPr>
        <w:numPr>
          <w:ilvl w:val="0"/>
          <w:numId w:val="0"/>
        </w:numPr>
        <w:jc w:val="center"/>
        <w:rPr>
          <w:ins w:id="1362" w:author="野草" w:date="2024-01-31T17:19:06Z"/>
          <w:rFonts w:hint="eastAsia"/>
          <w:sz w:val="18"/>
          <w:szCs w:val="18"/>
          <w:highlight w:val="green"/>
          <w:lang w:val="en-US" w:eastAsia="zh-CN"/>
          <w:rPrChange w:id="1363" w:author="野草" w:date="2024-01-31T17:20:17Z">
            <w:rPr>
              <w:ins w:id="1364" w:author="野草" w:date="2024-01-31T17:19:06Z"/>
              <w:rFonts w:hint="default"/>
              <w:sz w:val="18"/>
              <w:szCs w:val="18"/>
              <w:highlight w:val="cyan"/>
              <w:lang w:val="en-US" w:eastAsia="zh-CN"/>
            </w:rPr>
          </w:rPrChange>
        </w:rPr>
        <w:pPrChange w:id="1361" w:author="野草" w:date="2024-01-31T17:19:57Z">
          <w:pPr>
            <w:jc w:val="center"/>
          </w:pPr>
        </w:pPrChange>
      </w:pPr>
      <w:ins w:id="1365" w:author="野草" w:date="2024-01-31T17:19:08Z">
        <w:r>
          <w:rPr>
            <w:rFonts w:hint="eastAsia"/>
            <w:sz w:val="18"/>
            <w:szCs w:val="18"/>
            <w:highlight w:val="green"/>
            <w:lang w:val="en-US" w:eastAsia="zh-CN"/>
            <w:rPrChange w:id="1366" w:author="野草" w:date="2024-01-31T17:20:17Z">
              <w:rPr>
                <w:rFonts w:hint="eastAsia"/>
                <w:sz w:val="18"/>
                <w:szCs w:val="18"/>
                <w:highlight w:val="cyan"/>
                <w:lang w:val="en-US" w:eastAsia="zh-CN"/>
              </w:rPr>
            </w:rPrChange>
          </w:rPr>
          <w:t>【</w:t>
        </w:r>
      </w:ins>
      <w:ins w:id="1367" w:author="野草" w:date="2024-01-31T17:19:08Z">
        <w:r>
          <w:rPr>
            <w:rFonts w:hint="eastAsia"/>
            <w:sz w:val="18"/>
            <w:szCs w:val="18"/>
            <w:highlight w:val="green"/>
            <w:lang w:val="en-US" w:eastAsia="zh-CN"/>
            <w:rPrChange w:id="1368" w:author="野草" w:date="2024-01-31T17:20:17Z">
              <w:rPr>
                <w:rFonts w:hint="eastAsia"/>
                <w:highlight w:val="green"/>
                <w:lang w:val="en-US" w:eastAsia="zh-CN"/>
              </w:rPr>
            </w:rPrChange>
          </w:rPr>
          <w:t>up2024 0131 1</w:t>
        </w:r>
      </w:ins>
      <w:ins w:id="1369" w:author="野草" w:date="2024-01-31T17:19:16Z">
        <w:r>
          <w:rPr>
            <w:rFonts w:hint="eastAsia"/>
            <w:sz w:val="18"/>
            <w:szCs w:val="18"/>
            <w:highlight w:val="green"/>
            <w:lang w:val="en-US" w:eastAsia="zh-CN"/>
            <w:rPrChange w:id="1370" w:author="野草" w:date="2024-01-31T17:20:17Z">
              <w:rPr>
                <w:rFonts w:hint="eastAsia"/>
                <w:highlight w:val="green"/>
                <w:lang w:val="en-US" w:eastAsia="zh-CN"/>
              </w:rPr>
            </w:rPrChange>
          </w:rPr>
          <w:t>7</w:t>
        </w:r>
      </w:ins>
      <w:ins w:id="1371" w:author="野草" w:date="2024-01-31T17:19:08Z">
        <w:r>
          <w:rPr>
            <w:rFonts w:hint="eastAsia"/>
            <w:sz w:val="18"/>
            <w:szCs w:val="18"/>
            <w:highlight w:val="green"/>
            <w:lang w:val="en-US" w:eastAsia="zh-CN"/>
            <w:rPrChange w:id="1372" w:author="野草" w:date="2024-01-31T17:20:17Z">
              <w:rPr>
                <w:rFonts w:hint="eastAsia"/>
                <w:highlight w:val="green"/>
                <w:lang w:val="en-US" w:eastAsia="zh-CN"/>
              </w:rPr>
            </w:rPrChange>
          </w:rPr>
          <w:t>:</w:t>
        </w:r>
      </w:ins>
      <w:ins w:id="1373" w:author="野草" w:date="2024-01-31T17:20:30Z">
        <w:r>
          <w:rPr>
            <w:rFonts w:hint="eastAsia"/>
            <w:sz w:val="18"/>
            <w:szCs w:val="18"/>
            <w:highlight w:val="green"/>
            <w:lang w:val="en-US" w:eastAsia="zh-CN"/>
          </w:rPr>
          <w:t>2</w:t>
        </w:r>
      </w:ins>
      <w:ins w:id="1374" w:author="野草" w:date="2024-01-31T17:21:57Z">
        <w:r>
          <w:rPr>
            <w:rFonts w:hint="eastAsia"/>
            <w:sz w:val="18"/>
            <w:szCs w:val="18"/>
            <w:highlight w:val="green"/>
            <w:lang w:val="en-US" w:eastAsia="zh-CN"/>
          </w:rPr>
          <w:t>1</w:t>
        </w:r>
      </w:ins>
      <w:ins w:id="1375" w:author="野草" w:date="2024-01-31T17:19:08Z">
        <w:r>
          <w:rPr>
            <w:rFonts w:hint="eastAsia"/>
            <w:sz w:val="18"/>
            <w:szCs w:val="18"/>
            <w:highlight w:val="green"/>
            <w:lang w:val="en-US" w:eastAsia="zh-CN"/>
            <w:rPrChange w:id="1376" w:author="野草" w:date="2024-01-31T17:20:17Z">
              <w:rPr>
                <w:rFonts w:hint="eastAsia"/>
                <w:sz w:val="18"/>
                <w:szCs w:val="18"/>
                <w:highlight w:val="cyan"/>
                <w:lang w:val="en-US" w:eastAsia="zh-CN"/>
              </w:rPr>
            </w:rPrChange>
          </w:rPr>
          <w:t>】</w:t>
        </w:r>
      </w:ins>
    </w:p>
    <w:p>
      <w:pPr>
        <w:jc w:val="center"/>
        <w:rPr>
          <w:rFonts w:hint="default" w:eastAsiaTheme="minorEastAsia"/>
          <w:sz w:val="18"/>
          <w:szCs w:val="18"/>
          <w:highlight w:val="cyan"/>
          <w:lang w:val="en-US" w:eastAsia="zh-CN"/>
          <w:rPrChange w:id="1377" w:author="野草" w:date="2024-01-31T17:18:32Z">
            <w:rPr>
              <w:rFonts w:hint="default" w:eastAsiaTheme="minorEastAsia"/>
              <w:sz w:val="18"/>
              <w:szCs w:val="18"/>
              <w:highlight w:val="none"/>
              <w:lang w:val="en-US" w:eastAsia="zh-CN"/>
            </w:rPr>
          </w:rPrChange>
        </w:rPr>
      </w:pPr>
      <w:r>
        <w:rPr>
          <w:rFonts w:hint="eastAsia"/>
          <w:sz w:val="18"/>
          <w:szCs w:val="18"/>
          <w:highlight w:val="cyan"/>
          <w:lang w:val="en-US" w:eastAsia="zh-CN"/>
          <w:rPrChange w:id="1378" w:author="野草" w:date="2024-01-31T17:18:32Z">
            <w:rPr>
              <w:rFonts w:hint="eastAsia"/>
              <w:sz w:val="18"/>
              <w:szCs w:val="18"/>
              <w:highlight w:val="none"/>
              <w:lang w:val="en-US" w:eastAsia="zh-CN"/>
            </w:rPr>
          </w:rPrChange>
        </w:rPr>
        <w:t xml:space="preserve">Fig. 6  </w:t>
      </w:r>
      <w:r>
        <w:rPr>
          <w:rFonts w:hint="eastAsia"/>
          <w:sz w:val="18"/>
          <w:szCs w:val="18"/>
          <w:highlight w:val="green"/>
          <w:u w:val="thick"/>
          <w:lang w:val="en-US" w:eastAsia="zh-CN"/>
          <w:rPrChange w:id="1379" w:author="野草" w:date="2024-01-31T17:18:38Z">
            <w:rPr>
              <w:rFonts w:hint="eastAsia"/>
              <w:sz w:val="18"/>
              <w:szCs w:val="18"/>
              <w:highlight w:val="none"/>
              <w:lang w:val="en-US" w:eastAsia="zh-CN"/>
            </w:rPr>
          </w:rPrChange>
        </w:rPr>
        <w:t>Relative importance</w:t>
      </w:r>
      <w:ins w:id="1380" w:author="野草" w:date="2024-01-31T17:17:58Z">
        <w:r>
          <w:rPr>
            <w:rFonts w:hint="eastAsia"/>
            <w:sz w:val="18"/>
            <w:szCs w:val="18"/>
            <w:highlight w:val="green"/>
            <w:u w:val="thick"/>
            <w:lang w:val="en-US" w:eastAsia="zh-CN"/>
            <w:rPrChange w:id="1381" w:author="野草" w:date="2024-01-31T17:18:38Z">
              <w:rPr>
                <w:rFonts w:hint="eastAsia"/>
                <w:sz w:val="18"/>
                <w:szCs w:val="18"/>
                <w:highlight w:val="none"/>
                <w:lang w:val="en-US" w:eastAsia="zh-CN"/>
              </w:rPr>
            </w:rPrChange>
          </w:rPr>
          <w:t>s</w:t>
        </w:r>
      </w:ins>
      <w:r>
        <w:rPr>
          <w:rFonts w:hint="eastAsia"/>
          <w:sz w:val="18"/>
          <w:szCs w:val="18"/>
          <w:highlight w:val="cyan"/>
          <w:lang w:val="en-US" w:eastAsia="zh-CN"/>
          <w:rPrChange w:id="1382" w:author="野草" w:date="2024-01-31T17:18:32Z">
            <w:rPr>
              <w:rFonts w:hint="eastAsia"/>
              <w:sz w:val="18"/>
              <w:szCs w:val="18"/>
              <w:highlight w:val="none"/>
              <w:lang w:val="en-US" w:eastAsia="zh-CN"/>
            </w:rPr>
          </w:rPrChange>
        </w:rPr>
        <w:t xml:space="preserve"> of </w:t>
      </w:r>
      <w:r>
        <w:rPr>
          <w:rFonts w:hint="eastAsia"/>
          <w:sz w:val="18"/>
          <w:szCs w:val="18"/>
          <w:highlight w:val="green"/>
          <w:lang w:val="en-US" w:eastAsia="zh-CN"/>
          <w:rPrChange w:id="1383" w:author="野草" w:date="2024-01-31T17:18:41Z">
            <w:rPr>
              <w:rFonts w:hint="eastAsia"/>
              <w:sz w:val="18"/>
              <w:szCs w:val="18"/>
              <w:highlight w:val="none"/>
              <w:lang w:val="en-US" w:eastAsia="zh-CN"/>
            </w:rPr>
          </w:rPrChange>
        </w:rPr>
        <w:t>influencing factors</w:t>
      </w:r>
      <w:r>
        <w:rPr>
          <w:rFonts w:hint="eastAsia"/>
          <w:sz w:val="18"/>
          <w:szCs w:val="18"/>
          <w:highlight w:val="cyan"/>
          <w:lang w:val="en-US" w:eastAsia="zh-CN"/>
          <w:rPrChange w:id="1384" w:author="野草" w:date="2024-01-31T17:18:32Z">
            <w:rPr>
              <w:rFonts w:hint="eastAsia"/>
              <w:sz w:val="18"/>
              <w:szCs w:val="18"/>
              <w:highlight w:val="none"/>
              <w:lang w:val="en-US" w:eastAsia="zh-CN"/>
            </w:rPr>
          </w:rPrChange>
        </w:rPr>
        <w:t xml:space="preserve"> on </w:t>
      </w:r>
      <w:r>
        <w:rPr>
          <w:rFonts w:hint="eastAsia"/>
          <w:sz w:val="18"/>
          <w:szCs w:val="18"/>
          <w:highlight w:val="green"/>
          <w:lang w:val="en-US" w:eastAsia="zh-CN"/>
          <w:rPrChange w:id="1385" w:author="野草" w:date="2024-01-31T17:18:48Z">
            <w:rPr>
              <w:rFonts w:hint="eastAsia"/>
              <w:sz w:val="18"/>
              <w:szCs w:val="18"/>
              <w:highlight w:val="none"/>
              <w:lang w:val="en-US" w:eastAsia="zh-CN"/>
            </w:rPr>
          </w:rPrChange>
        </w:rPr>
        <w:t>RCI</w:t>
      </w:r>
      <w:r>
        <w:rPr>
          <w:rFonts w:hint="eastAsia"/>
          <w:sz w:val="18"/>
          <w:szCs w:val="18"/>
          <w:highlight w:val="cyan"/>
          <w:lang w:val="en-US" w:eastAsia="zh-CN"/>
          <w:rPrChange w:id="1386" w:author="野草" w:date="2024-01-31T17:18:32Z">
            <w:rPr>
              <w:rFonts w:hint="eastAsia"/>
              <w:sz w:val="18"/>
              <w:szCs w:val="18"/>
              <w:highlight w:val="none"/>
              <w:lang w:val="en-US" w:eastAsia="zh-CN"/>
            </w:rPr>
          </w:rPrChange>
        </w:rPr>
        <w:t xml:space="preserve"> in the </w:t>
      </w:r>
      <w:r>
        <w:rPr>
          <w:rFonts w:hint="eastAsia"/>
          <w:sz w:val="18"/>
          <w:szCs w:val="18"/>
          <w:highlight w:val="green"/>
          <w:lang w:val="en-US" w:eastAsia="zh-CN"/>
          <w:rPrChange w:id="1387" w:author="野草" w:date="2024-01-31T17:18:55Z">
            <w:rPr>
              <w:rFonts w:hint="eastAsia"/>
              <w:sz w:val="18"/>
              <w:szCs w:val="18"/>
              <w:highlight w:val="none"/>
              <w:lang w:val="en-US" w:eastAsia="zh-CN"/>
            </w:rPr>
          </w:rPrChange>
        </w:rPr>
        <w:t>normal summer day</w:t>
      </w:r>
      <w:ins w:id="1388" w:author="野草" w:date="2024-01-31T17:18:17Z">
        <w:r>
          <w:rPr>
            <w:rFonts w:hint="eastAsia"/>
            <w:sz w:val="18"/>
            <w:szCs w:val="18"/>
            <w:highlight w:val="green"/>
            <w:lang w:val="en-US" w:eastAsia="zh-CN"/>
            <w:rPrChange w:id="1389" w:author="野草" w:date="2024-01-31T17:18:55Z">
              <w:rPr>
                <w:rFonts w:hint="eastAsia"/>
                <w:sz w:val="18"/>
                <w:szCs w:val="18"/>
                <w:highlight w:val="none"/>
                <w:lang w:val="en-US" w:eastAsia="zh-CN"/>
              </w:rPr>
            </w:rPrChange>
          </w:rPr>
          <w:t xml:space="preserve"> (</w:t>
        </w:r>
      </w:ins>
      <w:ins w:id="1390" w:author="野草" w:date="2024-01-31T17:18:18Z">
        <w:r>
          <w:rPr>
            <w:rFonts w:hint="eastAsia"/>
            <w:sz w:val="18"/>
            <w:szCs w:val="18"/>
            <w:highlight w:val="green"/>
            <w:lang w:val="en-US" w:eastAsia="zh-CN"/>
            <w:rPrChange w:id="1391" w:author="野草" w:date="2024-01-31T17:18:55Z">
              <w:rPr>
                <w:rFonts w:hint="eastAsia"/>
                <w:sz w:val="18"/>
                <w:szCs w:val="18"/>
                <w:highlight w:val="none"/>
                <w:lang w:val="en-US" w:eastAsia="zh-CN"/>
              </w:rPr>
            </w:rPrChange>
          </w:rPr>
          <w:t>a</w:t>
        </w:r>
      </w:ins>
      <w:ins w:id="1392" w:author="野草" w:date="2024-01-31T17:18:17Z">
        <w:r>
          <w:rPr>
            <w:rFonts w:hint="eastAsia"/>
            <w:sz w:val="18"/>
            <w:szCs w:val="18"/>
            <w:highlight w:val="green"/>
            <w:lang w:val="en-US" w:eastAsia="zh-CN"/>
            <w:rPrChange w:id="1393" w:author="野草" w:date="2024-01-31T17:18:55Z">
              <w:rPr>
                <w:rFonts w:hint="eastAsia"/>
                <w:sz w:val="18"/>
                <w:szCs w:val="18"/>
                <w:highlight w:val="none"/>
                <w:lang w:val="en-US" w:eastAsia="zh-CN"/>
              </w:rPr>
            </w:rPrChange>
          </w:rPr>
          <w:t>)</w:t>
        </w:r>
      </w:ins>
      <w:r>
        <w:rPr>
          <w:rFonts w:hint="eastAsia"/>
          <w:sz w:val="18"/>
          <w:szCs w:val="18"/>
          <w:highlight w:val="cyan"/>
          <w:lang w:val="en-US" w:eastAsia="zh-CN"/>
          <w:rPrChange w:id="1394" w:author="野草" w:date="2024-01-31T17:18:32Z">
            <w:rPr>
              <w:rFonts w:hint="eastAsia"/>
              <w:sz w:val="18"/>
              <w:szCs w:val="18"/>
              <w:highlight w:val="none"/>
              <w:lang w:val="en-US" w:eastAsia="zh-CN"/>
            </w:rPr>
          </w:rPrChange>
        </w:rPr>
        <w:t xml:space="preserve"> and the </w:t>
      </w:r>
      <w:r>
        <w:rPr>
          <w:rFonts w:hint="eastAsia"/>
          <w:sz w:val="18"/>
          <w:szCs w:val="18"/>
          <w:highlight w:val="green"/>
          <w:lang w:val="en-US" w:eastAsia="zh-CN"/>
          <w:rPrChange w:id="1395" w:author="野草" w:date="2024-01-31T17:18:59Z">
            <w:rPr>
              <w:rFonts w:hint="eastAsia"/>
              <w:sz w:val="18"/>
              <w:szCs w:val="18"/>
              <w:highlight w:val="none"/>
              <w:lang w:val="en-US" w:eastAsia="zh-CN"/>
            </w:rPr>
          </w:rPrChange>
        </w:rPr>
        <w:t>extremely hot day</w:t>
      </w:r>
      <w:ins w:id="1396" w:author="野草" w:date="2024-01-31T17:18:21Z">
        <w:r>
          <w:rPr>
            <w:rFonts w:hint="eastAsia"/>
            <w:sz w:val="18"/>
            <w:szCs w:val="18"/>
            <w:highlight w:val="green"/>
            <w:lang w:val="en-US" w:eastAsia="zh-CN"/>
            <w:rPrChange w:id="1397" w:author="野草" w:date="2024-01-31T17:18:59Z">
              <w:rPr>
                <w:rFonts w:hint="eastAsia"/>
                <w:sz w:val="18"/>
                <w:szCs w:val="18"/>
                <w:highlight w:val="none"/>
                <w:lang w:val="en-US" w:eastAsia="zh-CN"/>
              </w:rPr>
            </w:rPrChange>
          </w:rPr>
          <w:t xml:space="preserve"> </w:t>
        </w:r>
      </w:ins>
      <w:ins w:id="1398" w:author="野草" w:date="2024-01-31T17:18:22Z">
        <w:r>
          <w:rPr>
            <w:rFonts w:hint="eastAsia"/>
            <w:sz w:val="18"/>
            <w:szCs w:val="18"/>
            <w:highlight w:val="green"/>
            <w:lang w:val="en-US" w:eastAsia="zh-CN"/>
            <w:rPrChange w:id="1399" w:author="野草" w:date="2024-01-31T17:18:59Z">
              <w:rPr>
                <w:rFonts w:hint="eastAsia"/>
                <w:sz w:val="18"/>
                <w:szCs w:val="18"/>
                <w:highlight w:val="none"/>
                <w:lang w:val="en-US" w:eastAsia="zh-CN"/>
              </w:rPr>
            </w:rPrChange>
          </w:rPr>
          <w:t>(</w:t>
        </w:r>
      </w:ins>
      <w:ins w:id="1400" w:author="野草" w:date="2024-01-31T17:18:23Z">
        <w:r>
          <w:rPr>
            <w:rFonts w:hint="eastAsia"/>
            <w:sz w:val="18"/>
            <w:szCs w:val="18"/>
            <w:highlight w:val="green"/>
            <w:lang w:val="en-US" w:eastAsia="zh-CN"/>
            <w:rPrChange w:id="1401" w:author="野草" w:date="2024-01-31T17:18:59Z">
              <w:rPr>
                <w:rFonts w:hint="eastAsia"/>
                <w:sz w:val="18"/>
                <w:szCs w:val="18"/>
                <w:highlight w:val="none"/>
                <w:lang w:val="en-US" w:eastAsia="zh-CN"/>
              </w:rPr>
            </w:rPrChange>
          </w:rPr>
          <w:t>b</w:t>
        </w:r>
      </w:ins>
      <w:ins w:id="1402" w:author="野草" w:date="2024-01-31T17:18:22Z">
        <w:r>
          <w:rPr>
            <w:rFonts w:hint="eastAsia"/>
            <w:sz w:val="18"/>
            <w:szCs w:val="18"/>
            <w:highlight w:val="green"/>
            <w:lang w:val="en-US" w:eastAsia="zh-CN"/>
            <w:rPrChange w:id="1403" w:author="野草" w:date="2024-01-31T17:18:59Z">
              <w:rPr>
                <w:rFonts w:hint="eastAsia"/>
                <w:sz w:val="18"/>
                <w:szCs w:val="18"/>
                <w:highlight w:val="none"/>
                <w:lang w:val="en-US" w:eastAsia="zh-CN"/>
              </w:rPr>
            </w:rPrChange>
          </w:rPr>
          <w:t>)</w:t>
        </w:r>
      </w:ins>
      <w:r>
        <w:rPr>
          <w:rFonts w:hint="eastAsia"/>
          <w:sz w:val="18"/>
          <w:szCs w:val="18"/>
          <w:highlight w:val="cyan"/>
          <w:lang w:val="en-US" w:eastAsia="zh-CN"/>
          <w:rPrChange w:id="1404" w:author="野草" w:date="2024-01-31T17:18:32Z">
            <w:rPr>
              <w:rFonts w:hint="eastAsia"/>
              <w:sz w:val="18"/>
              <w:szCs w:val="18"/>
              <w:highlight w:val="none"/>
              <w:lang w:val="en-US" w:eastAsia="zh-CN"/>
            </w:rPr>
          </w:rPrChange>
        </w:rPr>
        <w:t>, respectively.</w:t>
      </w:r>
    </w:p>
    <w:p>
      <w:pPr>
        <w:rPr>
          <w:highlight w:val="none"/>
        </w:rPr>
      </w:pPr>
      <w:ins w:id="1405" w:author="野草" w:date="2024-01-31T17:25:29Z">
        <w:r>
          <w:rPr>
            <w:highlight w:val="none"/>
          </w:rPr>
          <w:drawing>
            <wp:inline distT="0" distB="0" distL="114300" distR="114300">
              <wp:extent cx="5266690" cy="3423285"/>
              <wp:effectExtent l="0" t="0" r="3810" b="5715"/>
              <wp:docPr id="19" name="图片 19" descr="FIG_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_RC2"/>
                      <pic:cNvPicPr>
                        <a:picLocks noChangeAspect="1"/>
                      </pic:cNvPicPr>
                    </pic:nvPicPr>
                    <pic:blipFill>
                      <a:blip r:embed="rId15"/>
                      <a:stretch>
                        <a:fillRect/>
                      </a:stretch>
                    </pic:blipFill>
                    <pic:spPr>
                      <a:xfrm>
                        <a:off x="0" y="0"/>
                        <a:ext cx="5266690" cy="3423285"/>
                      </a:xfrm>
                      <a:prstGeom prst="rect">
                        <a:avLst/>
                      </a:prstGeom>
                    </pic:spPr>
                  </pic:pic>
                </a:graphicData>
              </a:graphic>
            </wp:inline>
          </w:drawing>
        </w:r>
      </w:ins>
      <w:del w:id="1407" w:author="野草" w:date="2024-01-31T17:17:52Z">
        <w:r>
          <w:rPr>
            <w:highlight w:val="none"/>
          </w:rPr>
          <w:drawing>
            <wp:inline distT="0" distB="0" distL="114300" distR="114300">
              <wp:extent cx="5273675" cy="1290955"/>
              <wp:effectExtent l="0" t="0" r="952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3675" cy="1290955"/>
                      </a:xfrm>
                      <a:prstGeom prst="rect">
                        <a:avLst/>
                      </a:prstGeom>
                      <a:noFill/>
                      <a:ln>
                        <a:noFill/>
                      </a:ln>
                    </pic:spPr>
                  </pic:pic>
                </a:graphicData>
              </a:graphic>
            </wp:inline>
          </w:drawing>
        </w:r>
      </w:del>
    </w:p>
    <w:p>
      <w:pPr>
        <w:numPr>
          <w:ilvl w:val="0"/>
          <w:numId w:val="0"/>
        </w:numPr>
        <w:jc w:val="center"/>
        <w:rPr>
          <w:ins w:id="1409" w:author="野草" w:date="2024-01-31T17:22:33Z"/>
          <w:rFonts w:hint="eastAsia"/>
          <w:sz w:val="18"/>
          <w:szCs w:val="18"/>
          <w:highlight w:val="green"/>
          <w:lang w:val="en-US" w:eastAsia="zh-CN"/>
        </w:rPr>
      </w:pPr>
      <w:ins w:id="1410" w:author="野草" w:date="2024-01-31T17:22:33Z">
        <w:r>
          <w:rPr>
            <w:rFonts w:hint="eastAsia"/>
            <w:sz w:val="18"/>
            <w:szCs w:val="18"/>
            <w:highlight w:val="green"/>
            <w:lang w:val="en-US" w:eastAsia="zh-CN"/>
          </w:rPr>
          <w:t>【up2024 0131 17:21】</w:t>
        </w:r>
      </w:ins>
    </w:p>
    <w:p>
      <w:pPr>
        <w:jc w:val="center"/>
        <w:rPr>
          <w:ins w:id="1411" w:author="野草" w:date="2024-01-31T17:22:33Z"/>
          <w:rFonts w:hint="default" w:eastAsiaTheme="minorEastAsia"/>
          <w:sz w:val="18"/>
          <w:szCs w:val="18"/>
          <w:highlight w:val="cyan"/>
          <w:lang w:val="en-US" w:eastAsia="zh-CN"/>
        </w:rPr>
      </w:pPr>
      <w:ins w:id="1412" w:author="野草" w:date="2024-01-31T17:22:33Z">
        <w:r>
          <w:rPr>
            <w:rFonts w:hint="eastAsia"/>
            <w:sz w:val="18"/>
            <w:szCs w:val="18"/>
            <w:highlight w:val="cyan"/>
            <w:lang w:val="en-US" w:eastAsia="zh-CN"/>
          </w:rPr>
          <w:t xml:space="preserve">Fig. </w:t>
        </w:r>
      </w:ins>
      <w:ins w:id="1413" w:author="野草" w:date="2024-01-31T17:22:37Z">
        <w:r>
          <w:rPr>
            <w:rFonts w:hint="eastAsia"/>
            <w:sz w:val="18"/>
            <w:szCs w:val="18"/>
            <w:highlight w:val="cyan"/>
            <w:lang w:val="en-US" w:eastAsia="zh-CN"/>
          </w:rPr>
          <w:t>7</w:t>
        </w:r>
      </w:ins>
      <w:ins w:id="1414" w:author="野草" w:date="2024-01-31T17:22:33Z">
        <w:r>
          <w:rPr>
            <w:rFonts w:hint="eastAsia"/>
            <w:sz w:val="18"/>
            <w:szCs w:val="18"/>
            <w:highlight w:val="cyan"/>
            <w:lang w:val="en-US" w:eastAsia="zh-CN"/>
          </w:rPr>
          <w:t xml:space="preserve">  </w:t>
        </w:r>
      </w:ins>
      <w:ins w:id="1415" w:author="野草" w:date="2024-01-31T17:22:33Z">
        <w:r>
          <w:rPr>
            <w:rFonts w:hint="eastAsia"/>
            <w:sz w:val="18"/>
            <w:szCs w:val="18"/>
            <w:highlight w:val="green"/>
            <w:u w:val="thick"/>
            <w:lang w:val="en-US" w:eastAsia="zh-CN"/>
          </w:rPr>
          <w:t>Relative importances</w:t>
        </w:r>
      </w:ins>
      <w:ins w:id="1416" w:author="野草" w:date="2024-01-31T17:22:33Z">
        <w:r>
          <w:rPr>
            <w:rFonts w:hint="eastAsia"/>
            <w:sz w:val="18"/>
            <w:szCs w:val="18"/>
            <w:highlight w:val="cyan"/>
            <w:lang w:val="en-US" w:eastAsia="zh-CN"/>
          </w:rPr>
          <w:t xml:space="preserve"> of </w:t>
        </w:r>
      </w:ins>
      <w:ins w:id="1417" w:author="野草" w:date="2024-01-31T17:22:33Z">
        <w:r>
          <w:rPr>
            <w:rFonts w:hint="eastAsia"/>
            <w:sz w:val="18"/>
            <w:szCs w:val="18"/>
            <w:highlight w:val="green"/>
            <w:lang w:val="en-US" w:eastAsia="zh-CN"/>
          </w:rPr>
          <w:t>influencing factors</w:t>
        </w:r>
      </w:ins>
      <w:ins w:id="1418" w:author="野草" w:date="2024-01-31T17:22:33Z">
        <w:r>
          <w:rPr>
            <w:rFonts w:hint="eastAsia"/>
            <w:sz w:val="18"/>
            <w:szCs w:val="18"/>
            <w:highlight w:val="cyan"/>
            <w:lang w:val="en-US" w:eastAsia="zh-CN"/>
          </w:rPr>
          <w:t xml:space="preserve"> on </w:t>
        </w:r>
      </w:ins>
      <w:ins w:id="1419" w:author="野草" w:date="2024-01-31T17:22:40Z">
        <w:r>
          <w:rPr>
            <w:rFonts w:hint="eastAsia"/>
            <w:sz w:val="18"/>
            <w:szCs w:val="18"/>
            <w:highlight w:val="green"/>
            <w:lang w:val="en-US" w:eastAsia="zh-CN"/>
            <w:rPrChange w:id="1420" w:author="野草" w:date="2024-01-31T17:22:44Z">
              <w:rPr>
                <w:rFonts w:hint="eastAsia"/>
                <w:sz w:val="18"/>
                <w:szCs w:val="18"/>
                <w:highlight w:val="cyan"/>
                <w:lang w:val="en-US" w:eastAsia="zh-CN"/>
              </w:rPr>
            </w:rPrChange>
          </w:rPr>
          <w:t>C</w:t>
        </w:r>
      </w:ins>
      <w:ins w:id="1421" w:author="野草" w:date="2024-01-31T17:22:33Z">
        <w:r>
          <w:rPr>
            <w:rFonts w:hint="eastAsia"/>
            <w:sz w:val="18"/>
            <w:szCs w:val="18"/>
            <w:highlight w:val="green"/>
            <w:lang w:val="en-US" w:eastAsia="zh-CN"/>
          </w:rPr>
          <w:t>RCI</w:t>
        </w:r>
      </w:ins>
      <w:ins w:id="1422" w:author="野草" w:date="2024-01-31T17:22:33Z">
        <w:r>
          <w:rPr>
            <w:rFonts w:hint="eastAsia"/>
            <w:sz w:val="18"/>
            <w:szCs w:val="18"/>
            <w:highlight w:val="cyan"/>
            <w:lang w:val="en-US" w:eastAsia="zh-CN"/>
          </w:rPr>
          <w:t xml:space="preserve"> in the </w:t>
        </w:r>
      </w:ins>
      <w:ins w:id="1423" w:author="野草" w:date="2024-01-31T17:22:33Z">
        <w:r>
          <w:rPr>
            <w:rFonts w:hint="eastAsia"/>
            <w:sz w:val="18"/>
            <w:szCs w:val="18"/>
            <w:highlight w:val="green"/>
            <w:lang w:val="en-US" w:eastAsia="zh-CN"/>
          </w:rPr>
          <w:t>normal summer day (a)</w:t>
        </w:r>
      </w:ins>
      <w:ins w:id="1424" w:author="野草" w:date="2024-01-31T17:22:33Z">
        <w:r>
          <w:rPr>
            <w:rFonts w:hint="eastAsia"/>
            <w:sz w:val="18"/>
            <w:szCs w:val="18"/>
            <w:highlight w:val="cyan"/>
            <w:lang w:val="en-US" w:eastAsia="zh-CN"/>
          </w:rPr>
          <w:t xml:space="preserve"> and the </w:t>
        </w:r>
      </w:ins>
      <w:ins w:id="1425" w:author="野草" w:date="2024-01-31T17:22:33Z">
        <w:r>
          <w:rPr>
            <w:rFonts w:hint="eastAsia"/>
            <w:sz w:val="18"/>
            <w:szCs w:val="18"/>
            <w:highlight w:val="green"/>
            <w:lang w:val="en-US" w:eastAsia="zh-CN"/>
          </w:rPr>
          <w:t>extremely hot day (b)</w:t>
        </w:r>
      </w:ins>
      <w:ins w:id="1426" w:author="野草" w:date="2024-01-31T17:22:33Z">
        <w:r>
          <w:rPr>
            <w:rFonts w:hint="eastAsia"/>
            <w:sz w:val="18"/>
            <w:szCs w:val="18"/>
            <w:highlight w:val="cyan"/>
            <w:lang w:val="en-US" w:eastAsia="zh-CN"/>
          </w:rPr>
          <w:t>, respectively.</w:t>
        </w:r>
      </w:ins>
    </w:p>
    <w:p>
      <w:pPr>
        <w:jc w:val="center"/>
        <w:rPr>
          <w:del w:id="1427" w:author="野草" w:date="2024-01-31T17:22:33Z"/>
          <w:rFonts w:hint="default" w:eastAsiaTheme="minorEastAsia"/>
          <w:sz w:val="18"/>
          <w:szCs w:val="18"/>
          <w:highlight w:val="none"/>
          <w:lang w:val="en-US" w:eastAsia="zh-CN"/>
        </w:rPr>
      </w:pPr>
      <w:del w:id="1428" w:author="野草" w:date="2024-01-31T17:22:33Z">
        <w:r>
          <w:rPr>
            <w:rFonts w:hint="eastAsia"/>
            <w:sz w:val="18"/>
            <w:szCs w:val="18"/>
            <w:highlight w:val="none"/>
            <w:lang w:val="en-US" w:eastAsia="zh-CN"/>
          </w:rPr>
          <w:delText>Fig. 7  Relative importance of influencing factors on CRCI in the normal summer day and the extremely hot day, respectively.</w:delText>
        </w:r>
      </w:del>
    </w:p>
    <w:p>
      <w:pPr>
        <w:rPr>
          <w:rFonts w:hint="default"/>
          <w:highlight w:val="none"/>
          <w:lang w:val="en-US" w:eastAsia="zh-CN"/>
        </w:rPr>
      </w:pPr>
    </w:p>
    <w:p>
      <w:pPr>
        <w:numPr>
          <w:ilvl w:val="-1"/>
          <w:numId w:val="0"/>
        </w:numPr>
        <w:ind w:left="0" w:leftChars="0" w:firstLine="0" w:firstLineChars="0"/>
        <w:rPr>
          <w:ins w:id="1430" w:author="野草" w:date="2024-01-31T18:00:47Z"/>
          <w:rFonts w:hint="eastAsia"/>
          <w:highlight w:val="green"/>
          <w:lang w:val="en-US" w:eastAsia="zh-CN"/>
        </w:rPr>
        <w:pPrChange w:id="1429" w:author="野草" w:date="2024-01-31T15:01:57Z">
          <w:pPr>
            <w:numPr>
              <w:ilvl w:val="0"/>
              <w:numId w:val="3"/>
            </w:numPr>
            <w:ind w:left="420" w:leftChars="0" w:hanging="420" w:firstLineChars="0"/>
          </w:pPr>
        </w:pPrChange>
      </w:pPr>
      <w:ins w:id="1431" w:author="野草" w:date="2024-01-31T18:00:52Z">
        <w:r>
          <w:rPr>
            <w:rFonts w:hint="eastAsia"/>
            <w:highlight w:val="green"/>
            <w:lang w:val="en-US" w:eastAsia="zh-CN"/>
          </w:rPr>
          <w:t>【</w:t>
        </w:r>
      </w:ins>
      <w:ins w:id="1432" w:author="野草" w:date="2024-01-31T18:10:47Z">
        <w:r>
          <w:rPr>
            <w:rFonts w:hint="eastAsia"/>
            <w:highlight w:val="green"/>
            <w:lang w:val="en-US" w:eastAsia="zh-CN"/>
          </w:rPr>
          <w:t>up</w:t>
        </w:r>
      </w:ins>
      <w:ins w:id="1433" w:author="野草" w:date="2024-01-31T18:00:47Z">
        <w:r>
          <w:rPr>
            <w:rFonts w:hint="eastAsia"/>
            <w:highlight w:val="green"/>
            <w:lang w:val="en-US" w:eastAsia="zh-CN"/>
          </w:rPr>
          <w:t>2024 0131 1</w:t>
        </w:r>
      </w:ins>
      <w:ins w:id="1434" w:author="野草" w:date="2024-01-31T18:10:49Z">
        <w:r>
          <w:rPr>
            <w:rFonts w:hint="eastAsia"/>
            <w:highlight w:val="green"/>
            <w:lang w:val="en-US" w:eastAsia="zh-CN"/>
          </w:rPr>
          <w:t>8</w:t>
        </w:r>
      </w:ins>
      <w:ins w:id="1435" w:author="野草" w:date="2024-01-31T18:00:47Z">
        <w:r>
          <w:rPr>
            <w:rFonts w:hint="eastAsia"/>
            <w:highlight w:val="green"/>
            <w:lang w:val="en-US" w:eastAsia="zh-CN"/>
          </w:rPr>
          <w:t>:</w:t>
        </w:r>
      </w:ins>
      <w:ins w:id="1436" w:author="野草" w:date="2024-01-31T18:10:51Z">
        <w:r>
          <w:rPr>
            <w:rFonts w:hint="eastAsia"/>
            <w:highlight w:val="green"/>
            <w:lang w:val="en-US" w:eastAsia="zh-CN"/>
          </w:rPr>
          <w:t>1</w:t>
        </w:r>
      </w:ins>
      <w:ins w:id="1437" w:author="野草" w:date="2024-01-31T18:11:03Z">
        <w:r>
          <w:rPr>
            <w:rFonts w:hint="eastAsia"/>
            <w:highlight w:val="green"/>
            <w:lang w:val="en-US" w:eastAsia="zh-CN"/>
          </w:rPr>
          <w:t>1</w:t>
        </w:r>
      </w:ins>
      <w:ins w:id="1438" w:author="野草" w:date="2024-01-31T18:00:47Z">
        <w:r>
          <w:rPr>
            <w:rFonts w:hint="eastAsia"/>
            <w:highlight w:val="green"/>
            <w:lang w:val="en-US" w:eastAsia="zh-CN"/>
          </w:rPr>
          <w:t>】</w:t>
        </w:r>
      </w:ins>
    </w:p>
    <w:p>
      <w:pPr>
        <w:numPr>
          <w:ilvl w:val="-1"/>
          <w:numId w:val="0"/>
        </w:numPr>
        <w:ind w:left="0" w:leftChars="0" w:firstLine="0" w:firstLineChars="0"/>
        <w:rPr>
          <w:ins w:id="1440" w:author="野草" w:date="2024-01-31T17:49:23Z"/>
          <w:rFonts w:hint="eastAsia"/>
          <w:highlight w:val="cyan"/>
          <w:lang w:val="en-US" w:eastAsia="zh-CN"/>
          <w:rPrChange w:id="1441" w:author="野草" w:date="2024-01-31T18:00:40Z">
            <w:rPr>
              <w:ins w:id="1442" w:author="野草" w:date="2024-01-31T17:49:23Z"/>
              <w:rFonts w:hint="eastAsia"/>
              <w:highlight w:val="none"/>
              <w:lang w:val="en-US" w:eastAsia="zh-CN"/>
            </w:rPr>
          </w:rPrChange>
        </w:rPr>
        <w:pPrChange w:id="1439" w:author="野草" w:date="2024-01-31T15:01:57Z">
          <w:pPr>
            <w:numPr>
              <w:ilvl w:val="0"/>
              <w:numId w:val="3"/>
            </w:numPr>
            <w:ind w:left="420" w:leftChars="0" w:hanging="420" w:firstLineChars="0"/>
          </w:pPr>
        </w:pPrChange>
      </w:pPr>
      <w:ins w:id="1443" w:author="野草" w:date="2024-01-31T17:49:23Z">
        <w:r>
          <w:rPr>
            <w:rFonts w:hint="eastAsia"/>
            <w:highlight w:val="green"/>
            <w:u w:val="thick"/>
            <w:lang w:val="en-US" w:eastAsia="zh-CN"/>
            <w:rPrChange w:id="1444" w:author="野草" w:date="2024-01-31T18:11:00Z">
              <w:rPr>
                <w:rFonts w:hint="eastAsia"/>
                <w:highlight w:val="none"/>
                <w:lang w:val="en-US" w:eastAsia="zh-CN"/>
              </w:rPr>
            </w:rPrChange>
          </w:rPr>
          <w:t xml:space="preserve">Fig. 6 and </w:t>
        </w:r>
      </w:ins>
      <w:ins w:id="1445" w:author="野草" w:date="2024-01-31T18:11:51Z">
        <w:r>
          <w:rPr>
            <w:rFonts w:hint="eastAsia"/>
            <w:highlight w:val="green"/>
            <w:u w:val="thick"/>
            <w:lang w:val="en-US" w:eastAsia="zh-CN"/>
          </w:rPr>
          <w:t xml:space="preserve">Fig. </w:t>
        </w:r>
      </w:ins>
      <w:ins w:id="1446" w:author="野草" w:date="2024-01-31T17:49:23Z">
        <w:r>
          <w:rPr>
            <w:rFonts w:hint="eastAsia"/>
            <w:highlight w:val="green"/>
            <w:u w:val="thick"/>
            <w:lang w:val="en-US" w:eastAsia="zh-CN"/>
            <w:rPrChange w:id="1447" w:author="野草" w:date="2024-01-31T18:11:00Z">
              <w:rPr>
                <w:rFonts w:hint="eastAsia"/>
                <w:highlight w:val="none"/>
                <w:lang w:val="en-US" w:eastAsia="zh-CN"/>
              </w:rPr>
            </w:rPrChange>
          </w:rPr>
          <w:t>7</w:t>
        </w:r>
      </w:ins>
      <w:ins w:id="1448" w:author="野草" w:date="2024-01-31T17:49:33Z">
        <w:r>
          <w:rPr>
            <w:rFonts w:hint="eastAsia"/>
            <w:highlight w:val="cyan"/>
            <w:lang w:val="en-US" w:eastAsia="zh-CN"/>
            <w:rPrChange w:id="1449" w:author="野草" w:date="2024-01-31T18:00:40Z">
              <w:rPr>
                <w:rFonts w:hint="eastAsia"/>
                <w:highlight w:val="none"/>
                <w:lang w:val="en-US" w:eastAsia="zh-CN"/>
              </w:rPr>
            </w:rPrChange>
          </w:rPr>
          <w:t xml:space="preserve"> </w:t>
        </w:r>
      </w:ins>
      <w:ins w:id="1450" w:author="野草" w:date="2024-01-31T17:49:23Z">
        <w:r>
          <w:rPr>
            <w:rFonts w:hint="eastAsia"/>
            <w:highlight w:val="cyan"/>
            <w:lang w:val="en-US" w:eastAsia="zh-CN"/>
            <w:rPrChange w:id="1451" w:author="野草" w:date="2024-01-31T18:00:40Z">
              <w:rPr>
                <w:rFonts w:hint="eastAsia"/>
                <w:highlight w:val="none"/>
                <w:lang w:val="en-US" w:eastAsia="zh-CN"/>
              </w:rPr>
            </w:rPrChange>
          </w:rPr>
          <w:t>illustrat</w:t>
        </w:r>
      </w:ins>
      <w:ins w:id="1452" w:author="野草" w:date="2024-01-31T17:49:35Z">
        <w:r>
          <w:rPr>
            <w:rFonts w:hint="eastAsia"/>
            <w:highlight w:val="cyan"/>
            <w:lang w:val="en-US" w:eastAsia="zh-CN"/>
            <w:rPrChange w:id="1453" w:author="野草" w:date="2024-01-31T18:00:40Z">
              <w:rPr>
                <w:rFonts w:hint="eastAsia"/>
                <w:highlight w:val="none"/>
                <w:lang w:val="en-US" w:eastAsia="zh-CN"/>
              </w:rPr>
            </w:rPrChange>
          </w:rPr>
          <w:t>e</w:t>
        </w:r>
      </w:ins>
      <w:ins w:id="1454" w:author="野草" w:date="2024-01-31T17:49:23Z">
        <w:r>
          <w:rPr>
            <w:rFonts w:hint="eastAsia"/>
            <w:highlight w:val="cyan"/>
            <w:lang w:val="en-US" w:eastAsia="zh-CN"/>
            <w:rPrChange w:id="1455" w:author="野草" w:date="2024-01-31T18:00:40Z">
              <w:rPr>
                <w:rFonts w:hint="eastAsia"/>
                <w:highlight w:val="none"/>
                <w:lang w:val="en-US" w:eastAsia="zh-CN"/>
              </w:rPr>
            </w:rPrChange>
          </w:rPr>
          <w:t xml:space="preserve"> the </w:t>
        </w:r>
      </w:ins>
      <w:ins w:id="1456" w:author="野草" w:date="2024-01-31T17:49:45Z">
        <w:r>
          <w:rPr>
            <w:rFonts w:hint="eastAsia"/>
            <w:sz w:val="21"/>
            <w:szCs w:val="24"/>
            <w:highlight w:val="green"/>
            <w:u w:val="none"/>
            <w:lang w:val="en-US" w:eastAsia="zh-CN"/>
            <w:rPrChange w:id="1457" w:author="野草" w:date="2024-01-31T18:01:01Z">
              <w:rPr>
                <w:rFonts w:hint="eastAsia"/>
                <w:sz w:val="18"/>
                <w:szCs w:val="18"/>
                <w:highlight w:val="green"/>
                <w:u w:val="thick"/>
                <w:lang w:val="en-US" w:eastAsia="zh-CN"/>
              </w:rPr>
            </w:rPrChange>
          </w:rPr>
          <w:t>r</w:t>
        </w:r>
      </w:ins>
      <w:ins w:id="1458" w:author="野草" w:date="2024-01-31T17:49:43Z">
        <w:r>
          <w:rPr>
            <w:rFonts w:hint="eastAsia"/>
            <w:sz w:val="21"/>
            <w:szCs w:val="24"/>
            <w:highlight w:val="green"/>
            <w:u w:val="none"/>
            <w:lang w:val="en-US" w:eastAsia="zh-CN"/>
            <w:rPrChange w:id="1459" w:author="野草" w:date="2024-01-31T18:01:01Z">
              <w:rPr>
                <w:rFonts w:hint="eastAsia"/>
                <w:sz w:val="18"/>
                <w:szCs w:val="18"/>
                <w:highlight w:val="green"/>
                <w:u w:val="thick"/>
                <w:lang w:val="en-US" w:eastAsia="zh-CN"/>
              </w:rPr>
            </w:rPrChange>
          </w:rPr>
          <w:t>elative importances</w:t>
        </w:r>
      </w:ins>
      <w:ins w:id="1460" w:author="野草" w:date="2024-01-31T17:49:23Z">
        <w:r>
          <w:rPr>
            <w:rFonts w:hint="eastAsia"/>
            <w:highlight w:val="cyan"/>
            <w:lang w:val="en-US" w:eastAsia="zh-CN"/>
            <w:rPrChange w:id="1461" w:author="野草" w:date="2024-01-31T18:00:40Z">
              <w:rPr>
                <w:rFonts w:hint="eastAsia"/>
                <w:highlight w:val="none"/>
                <w:lang w:val="en-US" w:eastAsia="zh-CN"/>
              </w:rPr>
            </w:rPrChange>
          </w:rPr>
          <w:t xml:space="preserve"> of </w:t>
        </w:r>
      </w:ins>
      <w:ins w:id="1462" w:author="野草" w:date="2024-01-31T17:49:23Z">
        <w:r>
          <w:rPr>
            <w:rFonts w:hint="eastAsia"/>
            <w:highlight w:val="green"/>
            <w:lang w:val="en-US" w:eastAsia="zh-CN"/>
            <w:rPrChange w:id="1463" w:author="野草" w:date="2024-01-31T18:01:08Z">
              <w:rPr>
                <w:rFonts w:hint="eastAsia"/>
                <w:highlight w:val="none"/>
                <w:lang w:val="en-US" w:eastAsia="zh-CN"/>
              </w:rPr>
            </w:rPrChange>
          </w:rPr>
          <w:t>influencing factors</w:t>
        </w:r>
      </w:ins>
      <w:ins w:id="1464" w:author="野草" w:date="2024-01-31T17:49:23Z">
        <w:r>
          <w:rPr>
            <w:rFonts w:hint="eastAsia"/>
            <w:highlight w:val="cyan"/>
            <w:lang w:val="en-US" w:eastAsia="zh-CN"/>
            <w:rPrChange w:id="1465" w:author="野草" w:date="2024-01-31T18:00:40Z">
              <w:rPr>
                <w:rFonts w:hint="eastAsia"/>
                <w:highlight w:val="none"/>
                <w:lang w:val="en-US" w:eastAsia="zh-CN"/>
              </w:rPr>
            </w:rPrChange>
          </w:rPr>
          <w:t xml:space="preserve"> on </w:t>
        </w:r>
      </w:ins>
      <w:ins w:id="1466" w:author="野草" w:date="2024-01-31T17:49:23Z">
        <w:r>
          <w:rPr>
            <w:rFonts w:hint="eastAsia"/>
            <w:highlight w:val="green"/>
            <w:lang w:val="en-US" w:eastAsia="zh-CN"/>
            <w:rPrChange w:id="1467" w:author="野草" w:date="2024-01-31T18:01:11Z">
              <w:rPr>
                <w:rFonts w:hint="eastAsia"/>
                <w:highlight w:val="none"/>
                <w:lang w:val="en-US" w:eastAsia="zh-CN"/>
              </w:rPr>
            </w:rPrChange>
          </w:rPr>
          <w:t>river cooling effects</w:t>
        </w:r>
      </w:ins>
      <w:ins w:id="1468" w:author="野草" w:date="2024-01-31T17:49:23Z">
        <w:r>
          <w:rPr>
            <w:rFonts w:hint="eastAsia"/>
            <w:highlight w:val="cyan"/>
            <w:lang w:val="en-US" w:eastAsia="zh-CN"/>
            <w:rPrChange w:id="1469" w:author="野草" w:date="2024-01-31T18:00:40Z">
              <w:rPr>
                <w:rFonts w:hint="eastAsia"/>
                <w:highlight w:val="none"/>
                <w:lang w:val="en-US" w:eastAsia="zh-CN"/>
              </w:rPr>
            </w:rPrChange>
          </w:rPr>
          <w:t xml:space="preserve"> during the </w:t>
        </w:r>
      </w:ins>
      <w:ins w:id="1470" w:author="野草" w:date="2024-01-31T17:49:59Z">
        <w:r>
          <w:rPr>
            <w:rFonts w:hint="eastAsia"/>
            <w:highlight w:val="green"/>
            <w:lang w:val="en-US" w:eastAsia="zh-CN"/>
            <w:rPrChange w:id="1471" w:author="野草" w:date="2024-01-31T18:01:16Z">
              <w:rPr>
                <w:rFonts w:hint="eastAsia"/>
                <w:highlight w:val="none"/>
                <w:lang w:val="en-US" w:eastAsia="zh-CN"/>
              </w:rPr>
            </w:rPrChange>
          </w:rPr>
          <w:t>2</w:t>
        </w:r>
      </w:ins>
      <w:ins w:id="1472" w:author="野草" w:date="2024-01-31T17:50:05Z">
        <w:r>
          <w:rPr>
            <w:rFonts w:hint="eastAsia"/>
            <w:highlight w:val="green"/>
            <w:lang w:val="en-US" w:eastAsia="zh-CN"/>
            <w:rPrChange w:id="1473" w:author="野草" w:date="2024-01-31T18:01:16Z">
              <w:rPr>
                <w:rFonts w:hint="eastAsia"/>
                <w:highlight w:val="none"/>
                <w:lang w:val="en-US" w:eastAsia="zh-CN"/>
              </w:rPr>
            </w:rPrChange>
          </w:rPr>
          <w:t xml:space="preserve"> </w:t>
        </w:r>
      </w:ins>
      <w:ins w:id="1474" w:author="野草" w:date="2024-01-31T17:49:23Z">
        <w:r>
          <w:rPr>
            <w:rFonts w:hint="eastAsia"/>
            <w:highlight w:val="green"/>
            <w:lang w:val="en-US" w:eastAsia="zh-CN"/>
            <w:rPrChange w:id="1475" w:author="野草" w:date="2024-01-31T18:01:16Z">
              <w:rPr>
                <w:rFonts w:hint="eastAsia"/>
                <w:highlight w:val="none"/>
                <w:lang w:val="en-US" w:eastAsia="zh-CN"/>
              </w:rPr>
            </w:rPrChange>
          </w:rPr>
          <w:t>case days</w:t>
        </w:r>
      </w:ins>
      <w:ins w:id="1476" w:author="野草" w:date="2024-01-31T17:49:23Z">
        <w:r>
          <w:rPr>
            <w:rFonts w:hint="eastAsia"/>
            <w:highlight w:val="cyan"/>
            <w:lang w:val="en-US" w:eastAsia="zh-CN"/>
            <w:rPrChange w:id="1477" w:author="野草" w:date="2024-01-31T18:00:40Z">
              <w:rPr>
                <w:rFonts w:hint="eastAsia"/>
                <w:highlight w:val="none"/>
                <w:lang w:val="en-US" w:eastAsia="zh-CN"/>
              </w:rPr>
            </w:rPrChange>
          </w:rPr>
          <w:t xml:space="preserve">. </w:t>
        </w:r>
      </w:ins>
      <w:ins w:id="1478" w:author="野草" w:date="2024-01-31T17:50:31Z">
        <w:r>
          <w:rPr>
            <w:rFonts w:hint="eastAsia"/>
            <w:highlight w:val="cyan"/>
            <w:lang w:val="en-US" w:eastAsia="zh-CN"/>
            <w:rPrChange w:id="1479" w:author="野草" w:date="2024-01-31T18:00:40Z">
              <w:rPr>
                <w:rFonts w:hint="eastAsia"/>
                <w:highlight w:val="none"/>
                <w:lang w:val="en-US" w:eastAsia="zh-CN"/>
              </w:rPr>
            </w:rPrChange>
          </w:rPr>
          <w:t>I</w:t>
        </w:r>
      </w:ins>
      <w:ins w:id="1480" w:author="野草" w:date="2024-01-31T17:50:32Z">
        <w:r>
          <w:rPr>
            <w:rFonts w:hint="eastAsia"/>
            <w:highlight w:val="cyan"/>
            <w:lang w:val="en-US" w:eastAsia="zh-CN"/>
            <w:rPrChange w:id="1481" w:author="野草" w:date="2024-01-31T18:00:40Z">
              <w:rPr>
                <w:rFonts w:hint="eastAsia"/>
                <w:highlight w:val="none"/>
                <w:lang w:val="en-US" w:eastAsia="zh-CN"/>
              </w:rPr>
            </w:rPrChange>
          </w:rPr>
          <w:t>n c</w:t>
        </w:r>
      </w:ins>
      <w:ins w:id="1482" w:author="野草" w:date="2024-01-31T17:50:33Z">
        <w:r>
          <w:rPr>
            <w:rFonts w:hint="eastAsia"/>
            <w:highlight w:val="cyan"/>
            <w:lang w:val="en-US" w:eastAsia="zh-CN"/>
            <w:rPrChange w:id="1483" w:author="野草" w:date="2024-01-31T18:00:40Z">
              <w:rPr>
                <w:rFonts w:hint="eastAsia"/>
                <w:highlight w:val="none"/>
                <w:lang w:val="en-US" w:eastAsia="zh-CN"/>
              </w:rPr>
            </w:rPrChange>
          </w:rPr>
          <w:t>ontra</w:t>
        </w:r>
      </w:ins>
      <w:ins w:id="1484" w:author="野草" w:date="2024-01-31T17:50:35Z">
        <w:r>
          <w:rPr>
            <w:rFonts w:hint="eastAsia"/>
            <w:highlight w:val="cyan"/>
            <w:lang w:val="en-US" w:eastAsia="zh-CN"/>
            <w:rPrChange w:id="1485" w:author="野草" w:date="2024-01-31T18:00:40Z">
              <w:rPr>
                <w:rFonts w:hint="eastAsia"/>
                <w:highlight w:val="none"/>
                <w:lang w:val="en-US" w:eastAsia="zh-CN"/>
              </w:rPr>
            </w:rPrChange>
          </w:rPr>
          <w:t xml:space="preserve">st </w:t>
        </w:r>
      </w:ins>
      <w:ins w:id="1486" w:author="野草" w:date="2024-01-31T17:50:36Z">
        <w:r>
          <w:rPr>
            <w:rFonts w:hint="eastAsia"/>
            <w:highlight w:val="cyan"/>
            <w:lang w:val="en-US" w:eastAsia="zh-CN"/>
            <w:rPrChange w:id="1487" w:author="野草" w:date="2024-01-31T18:00:40Z">
              <w:rPr>
                <w:rFonts w:hint="eastAsia"/>
                <w:highlight w:val="none"/>
                <w:lang w:val="en-US" w:eastAsia="zh-CN"/>
              </w:rPr>
            </w:rPrChange>
          </w:rPr>
          <w:t>to</w:t>
        </w:r>
      </w:ins>
      <w:ins w:id="1488" w:author="野草" w:date="2024-01-31T17:49:23Z">
        <w:r>
          <w:rPr>
            <w:rFonts w:hint="eastAsia"/>
            <w:highlight w:val="cyan"/>
            <w:lang w:val="en-US" w:eastAsia="zh-CN"/>
            <w:rPrChange w:id="1489" w:author="野草" w:date="2024-01-31T18:00:40Z">
              <w:rPr>
                <w:rFonts w:hint="eastAsia"/>
                <w:highlight w:val="none"/>
                <w:lang w:val="en-US" w:eastAsia="zh-CN"/>
              </w:rPr>
            </w:rPrChange>
          </w:rPr>
          <w:t xml:space="preserve"> </w:t>
        </w:r>
      </w:ins>
      <w:ins w:id="1490" w:author="野草" w:date="2024-01-31T17:49:23Z">
        <w:r>
          <w:rPr>
            <w:rFonts w:hint="eastAsia"/>
            <w:highlight w:val="green"/>
            <w:lang w:val="en-US" w:eastAsia="zh-CN"/>
            <w:rPrChange w:id="1491" w:author="野草" w:date="2024-01-31T18:01:20Z">
              <w:rPr>
                <w:rFonts w:hint="eastAsia"/>
                <w:highlight w:val="none"/>
                <w:lang w:val="en-US" w:eastAsia="zh-CN"/>
              </w:rPr>
            </w:rPrChange>
          </w:rPr>
          <w:t>prior studies</w:t>
        </w:r>
      </w:ins>
      <w:ins w:id="1492" w:author="野草" w:date="2024-01-31T17:49:23Z">
        <w:r>
          <w:rPr>
            <w:rFonts w:hint="eastAsia"/>
            <w:highlight w:val="cyan"/>
            <w:lang w:val="en-US" w:eastAsia="zh-CN"/>
            <w:rPrChange w:id="1493" w:author="野草" w:date="2024-01-31T18:00:40Z">
              <w:rPr>
                <w:rFonts w:hint="eastAsia"/>
                <w:highlight w:val="none"/>
                <w:lang w:val="en-US" w:eastAsia="zh-CN"/>
              </w:rPr>
            </w:rPrChange>
          </w:rPr>
          <w:t xml:space="preserve"> emphasizing the </w:t>
        </w:r>
      </w:ins>
      <w:ins w:id="1494" w:author="野草" w:date="2024-01-31T17:49:23Z">
        <w:r>
          <w:rPr>
            <w:rFonts w:hint="eastAsia"/>
            <w:highlight w:val="green"/>
            <w:u w:val="thick"/>
            <w:lang w:val="en-US" w:eastAsia="zh-CN"/>
            <w:rPrChange w:id="1495" w:author="野草" w:date="2024-01-31T18:10:02Z">
              <w:rPr>
                <w:rFonts w:hint="eastAsia"/>
                <w:highlight w:val="none"/>
                <w:lang w:val="en-US" w:eastAsia="zh-CN"/>
              </w:rPr>
            </w:rPrChange>
          </w:rPr>
          <w:t>dominance</w:t>
        </w:r>
      </w:ins>
      <w:ins w:id="1496" w:author="野草" w:date="2024-01-31T17:49:23Z">
        <w:r>
          <w:rPr>
            <w:rFonts w:hint="eastAsia"/>
            <w:highlight w:val="cyan"/>
            <w:lang w:val="en-US" w:eastAsia="zh-CN"/>
            <w:rPrChange w:id="1497" w:author="野草" w:date="2024-01-31T18:00:40Z">
              <w:rPr>
                <w:rFonts w:hint="eastAsia"/>
                <w:highlight w:val="none"/>
                <w:lang w:val="en-US" w:eastAsia="zh-CN"/>
              </w:rPr>
            </w:rPrChange>
          </w:rPr>
          <w:t xml:space="preserve"> of </w:t>
        </w:r>
      </w:ins>
      <w:ins w:id="1498" w:author="野草" w:date="2024-01-31T17:49:23Z">
        <w:r>
          <w:rPr>
            <w:rFonts w:hint="eastAsia"/>
            <w:highlight w:val="green"/>
            <w:lang w:val="en-US" w:eastAsia="zh-CN"/>
            <w:rPrChange w:id="1499" w:author="野草" w:date="2024-01-31T18:01:57Z">
              <w:rPr>
                <w:rFonts w:hint="eastAsia"/>
                <w:highlight w:val="none"/>
                <w:lang w:val="en-US" w:eastAsia="zh-CN"/>
              </w:rPr>
            </w:rPrChange>
          </w:rPr>
          <w:t>land use</w:t>
        </w:r>
      </w:ins>
      <w:ins w:id="1500" w:author="野草" w:date="2024-01-31T18:01:41Z">
        <w:r>
          <w:rPr>
            <w:rFonts w:hint="eastAsia"/>
            <w:highlight w:val="green"/>
            <w:lang w:val="en-US" w:eastAsia="zh-CN"/>
            <w:rPrChange w:id="1501" w:author="野草" w:date="2024-01-31T18:01:57Z">
              <w:rPr>
                <w:rFonts w:hint="eastAsia"/>
                <w:highlight w:val="cyan"/>
                <w:lang w:val="en-US" w:eastAsia="zh-CN"/>
              </w:rPr>
            </w:rPrChange>
          </w:rPr>
          <w:t xml:space="preserve"> </w:t>
        </w:r>
      </w:ins>
      <w:ins w:id="1502" w:author="野草" w:date="2024-01-31T18:01:38Z">
        <w:r>
          <w:rPr>
            <w:rFonts w:hint="eastAsia"/>
            <w:highlight w:val="green"/>
            <w:lang w:val="en-US" w:eastAsia="zh-CN"/>
            <w:rPrChange w:id="1503" w:author="野草" w:date="2024-01-31T18:01:57Z">
              <w:rPr>
                <w:rFonts w:hint="eastAsia"/>
                <w:highlight w:val="cyan"/>
                <w:lang w:val="en-US" w:eastAsia="zh-CN"/>
              </w:rPr>
            </w:rPrChange>
          </w:rPr>
          <w:t>characteristic</w:t>
        </w:r>
      </w:ins>
      <w:ins w:id="1504" w:author="野草" w:date="2024-01-31T17:49:23Z">
        <w:r>
          <w:rPr>
            <w:rFonts w:hint="eastAsia"/>
            <w:highlight w:val="green"/>
            <w:lang w:val="en-US" w:eastAsia="zh-CN"/>
            <w:rPrChange w:id="1505" w:author="野草" w:date="2024-01-31T18:01:57Z">
              <w:rPr>
                <w:rFonts w:hint="eastAsia"/>
                <w:highlight w:val="none"/>
                <w:lang w:val="en-US" w:eastAsia="zh-CN"/>
              </w:rPr>
            </w:rPrChange>
          </w:rPr>
          <w:t>s</w:t>
        </w:r>
      </w:ins>
      <w:ins w:id="1506" w:author="野草" w:date="2024-01-31T17:49:23Z">
        <w:r>
          <w:rPr>
            <w:rFonts w:hint="eastAsia"/>
            <w:highlight w:val="cyan"/>
            <w:lang w:val="en-US" w:eastAsia="zh-CN"/>
            <w:rPrChange w:id="1507" w:author="野草" w:date="2024-01-31T18:00:40Z">
              <w:rPr>
                <w:rFonts w:hint="eastAsia"/>
                <w:highlight w:val="none"/>
                <w:lang w:val="en-US" w:eastAsia="zh-CN"/>
              </w:rPr>
            </w:rPrChange>
          </w:rPr>
          <w:t xml:space="preserve"> or </w:t>
        </w:r>
      </w:ins>
      <w:ins w:id="1508" w:author="野草" w:date="2024-01-31T17:49:23Z">
        <w:r>
          <w:rPr>
            <w:rFonts w:hint="eastAsia"/>
            <w:highlight w:val="green"/>
            <w:lang w:val="en-US" w:eastAsia="zh-CN"/>
            <w:rPrChange w:id="1509" w:author="野草" w:date="2024-01-31T18:02:00Z">
              <w:rPr>
                <w:rFonts w:hint="eastAsia"/>
                <w:highlight w:val="none"/>
                <w:lang w:val="en-US" w:eastAsia="zh-CN"/>
              </w:rPr>
            </w:rPrChange>
          </w:rPr>
          <w:t>3D building characteristics</w:t>
        </w:r>
      </w:ins>
      <w:ins w:id="1510" w:author="野草" w:date="2024-01-31T17:49:23Z">
        <w:r>
          <w:rPr>
            <w:rFonts w:hint="eastAsia"/>
            <w:highlight w:val="cyan"/>
            <w:lang w:val="en-US" w:eastAsia="zh-CN"/>
            <w:rPrChange w:id="1511" w:author="野草" w:date="2024-01-31T18:00:40Z">
              <w:rPr>
                <w:rFonts w:hint="eastAsia"/>
                <w:highlight w:val="none"/>
                <w:lang w:val="en-US" w:eastAsia="zh-CN"/>
              </w:rPr>
            </w:rPrChange>
          </w:rPr>
          <w:t xml:space="preserve"> in </w:t>
        </w:r>
      </w:ins>
      <w:ins w:id="1512" w:author="野草" w:date="2024-01-31T18:02:11Z">
        <w:r>
          <w:rPr>
            <w:rFonts w:hint="eastAsia"/>
            <w:highlight w:val="cyan"/>
            <w:lang w:val="en-US" w:eastAsia="zh-CN"/>
          </w:rPr>
          <w:t>a</w:t>
        </w:r>
      </w:ins>
      <w:ins w:id="1513" w:author="野草" w:date="2024-01-31T18:02:12Z">
        <w:r>
          <w:rPr>
            <w:rFonts w:hint="eastAsia"/>
            <w:highlight w:val="cyan"/>
            <w:lang w:val="en-US" w:eastAsia="zh-CN"/>
          </w:rPr>
          <w:t>ffecti</w:t>
        </w:r>
      </w:ins>
      <w:ins w:id="1514" w:author="野草" w:date="2024-01-31T18:02:13Z">
        <w:r>
          <w:rPr>
            <w:rFonts w:hint="eastAsia"/>
            <w:highlight w:val="cyan"/>
            <w:lang w:val="en-US" w:eastAsia="zh-CN"/>
          </w:rPr>
          <w:t xml:space="preserve">ng </w:t>
        </w:r>
      </w:ins>
      <w:ins w:id="1515" w:author="野草" w:date="2024-01-31T17:49:23Z">
        <w:r>
          <w:rPr>
            <w:rFonts w:hint="eastAsia"/>
            <w:highlight w:val="green"/>
            <w:lang w:val="en-US" w:eastAsia="zh-CN"/>
            <w:rPrChange w:id="1516" w:author="野草" w:date="2024-01-31T18:02:16Z">
              <w:rPr>
                <w:rFonts w:hint="eastAsia"/>
                <w:highlight w:val="none"/>
                <w:lang w:val="en-US" w:eastAsia="zh-CN"/>
              </w:rPr>
            </w:rPrChange>
          </w:rPr>
          <w:t>water cooling effects</w:t>
        </w:r>
      </w:ins>
      <w:ins w:id="1517" w:author="野草" w:date="2024-01-31T17:49:23Z">
        <w:r>
          <w:rPr>
            <w:rFonts w:hint="eastAsia"/>
            <w:highlight w:val="cyan"/>
            <w:lang w:val="en-US" w:eastAsia="zh-CN"/>
            <w:rPrChange w:id="1518" w:author="野草" w:date="2024-01-31T18:00:40Z">
              <w:rPr>
                <w:rFonts w:hint="eastAsia"/>
                <w:highlight w:val="none"/>
                <w:lang w:val="en-US" w:eastAsia="zh-CN"/>
              </w:rPr>
            </w:rPrChange>
          </w:rPr>
          <w:t>, our results highlight</w:t>
        </w:r>
      </w:ins>
      <w:ins w:id="1519" w:author="野草" w:date="2024-01-31T17:50:50Z">
        <w:r>
          <w:rPr>
            <w:rFonts w:hint="eastAsia"/>
            <w:highlight w:val="cyan"/>
            <w:lang w:val="en-US" w:eastAsia="zh-CN"/>
            <w:rPrChange w:id="1520" w:author="野草" w:date="2024-01-31T18:00:40Z">
              <w:rPr>
                <w:rFonts w:hint="eastAsia"/>
                <w:highlight w:val="none"/>
                <w:lang w:val="en-US" w:eastAsia="zh-CN"/>
              </w:rPr>
            </w:rPrChange>
          </w:rPr>
          <w:t>ed</w:t>
        </w:r>
      </w:ins>
      <w:ins w:id="1521" w:author="野草" w:date="2024-01-31T17:49:23Z">
        <w:r>
          <w:rPr>
            <w:rFonts w:hint="eastAsia"/>
            <w:highlight w:val="cyan"/>
            <w:lang w:val="en-US" w:eastAsia="zh-CN"/>
            <w:rPrChange w:id="1522" w:author="野草" w:date="2024-01-31T18:00:40Z">
              <w:rPr>
                <w:rFonts w:hint="eastAsia"/>
                <w:highlight w:val="none"/>
                <w:lang w:val="en-US" w:eastAsia="zh-CN"/>
              </w:rPr>
            </w:rPrChange>
          </w:rPr>
          <w:t xml:space="preserve"> the </w:t>
        </w:r>
      </w:ins>
      <w:ins w:id="1523" w:author="野草" w:date="2024-01-31T17:49:23Z">
        <w:r>
          <w:rPr>
            <w:rFonts w:hint="eastAsia"/>
            <w:highlight w:val="green"/>
            <w:lang w:val="en-US" w:eastAsia="zh-CN"/>
            <w:rPrChange w:id="1524" w:author="野草" w:date="2024-01-31T18:02:23Z">
              <w:rPr>
                <w:rFonts w:hint="eastAsia"/>
                <w:highlight w:val="none"/>
                <w:lang w:val="en-US" w:eastAsia="zh-CN"/>
              </w:rPr>
            </w:rPrChange>
          </w:rPr>
          <w:t>substantial impact</w:t>
        </w:r>
      </w:ins>
      <w:ins w:id="1525" w:author="野草" w:date="2024-01-31T17:50:56Z">
        <w:r>
          <w:rPr>
            <w:rFonts w:hint="eastAsia"/>
            <w:highlight w:val="green"/>
            <w:lang w:val="en-US" w:eastAsia="zh-CN"/>
            <w:rPrChange w:id="1526" w:author="野草" w:date="2024-01-31T18:02:23Z">
              <w:rPr>
                <w:rFonts w:hint="eastAsia"/>
                <w:highlight w:val="none"/>
                <w:lang w:val="en-US" w:eastAsia="zh-CN"/>
              </w:rPr>
            </w:rPrChange>
          </w:rPr>
          <w:t>s</w:t>
        </w:r>
      </w:ins>
      <w:ins w:id="1527" w:author="野草" w:date="2024-01-31T17:49:23Z">
        <w:r>
          <w:rPr>
            <w:rFonts w:hint="eastAsia"/>
            <w:highlight w:val="cyan"/>
            <w:lang w:val="en-US" w:eastAsia="zh-CN"/>
            <w:rPrChange w:id="1528" w:author="野草" w:date="2024-01-31T18:00:40Z">
              <w:rPr>
                <w:rFonts w:hint="eastAsia"/>
                <w:highlight w:val="none"/>
                <w:lang w:val="en-US" w:eastAsia="zh-CN"/>
              </w:rPr>
            </w:rPrChange>
          </w:rPr>
          <w:t xml:space="preserve"> of </w:t>
        </w:r>
      </w:ins>
      <w:ins w:id="1529" w:author="野草" w:date="2024-01-31T17:49:23Z">
        <w:r>
          <w:rPr>
            <w:rFonts w:hint="eastAsia"/>
            <w:highlight w:val="green"/>
            <w:lang w:val="en-US" w:eastAsia="zh-CN"/>
            <w:rPrChange w:id="1530" w:author="野草" w:date="2024-01-31T18:02:27Z">
              <w:rPr>
                <w:rFonts w:hint="eastAsia"/>
                <w:highlight w:val="none"/>
                <w:lang w:val="en-US" w:eastAsia="zh-CN"/>
              </w:rPr>
            </w:rPrChange>
          </w:rPr>
          <w:t>topography</w:t>
        </w:r>
      </w:ins>
      <w:ins w:id="1531" w:author="野草" w:date="2024-01-31T17:49:23Z">
        <w:r>
          <w:rPr>
            <w:rFonts w:hint="eastAsia"/>
            <w:highlight w:val="cyan"/>
            <w:lang w:val="en-US" w:eastAsia="zh-CN"/>
            <w:rPrChange w:id="1532" w:author="野草" w:date="2024-01-31T18:00:40Z">
              <w:rPr>
                <w:rFonts w:hint="eastAsia"/>
                <w:highlight w:val="none"/>
                <w:lang w:val="en-US" w:eastAsia="zh-CN"/>
              </w:rPr>
            </w:rPrChange>
          </w:rPr>
          <w:t xml:space="preserve"> in the </w:t>
        </w:r>
      </w:ins>
      <w:ins w:id="1533" w:author="野草" w:date="2024-01-31T17:49:23Z">
        <w:r>
          <w:rPr>
            <w:rFonts w:hint="eastAsia"/>
            <w:highlight w:val="green"/>
            <w:lang w:val="en-US" w:eastAsia="zh-CN"/>
            <w:rPrChange w:id="1534" w:author="野草" w:date="2024-01-31T18:02:41Z">
              <w:rPr>
                <w:rFonts w:hint="eastAsia"/>
                <w:highlight w:val="none"/>
                <w:lang w:val="en-US" w:eastAsia="zh-CN"/>
              </w:rPr>
            </w:rPrChange>
          </w:rPr>
          <w:t>metropolitan area</w:t>
        </w:r>
      </w:ins>
      <w:ins w:id="1535" w:author="野草" w:date="2024-01-31T17:49:23Z">
        <w:r>
          <w:rPr>
            <w:rFonts w:hint="eastAsia"/>
            <w:highlight w:val="cyan"/>
            <w:lang w:val="en-US" w:eastAsia="zh-CN"/>
            <w:rPrChange w:id="1536" w:author="野草" w:date="2024-01-31T18:00:40Z">
              <w:rPr>
                <w:rFonts w:hint="eastAsia"/>
                <w:highlight w:val="none"/>
                <w:lang w:val="en-US" w:eastAsia="zh-CN"/>
              </w:rPr>
            </w:rPrChange>
          </w:rPr>
          <w:t xml:space="preserve"> of Chongqing, </w:t>
        </w:r>
      </w:ins>
      <w:ins w:id="1537" w:author="野草" w:date="2024-01-31T18:03:03Z">
        <w:r>
          <w:rPr>
            <w:rFonts w:hint="eastAsia"/>
            <w:highlight w:val="cyan"/>
            <w:lang w:val="en-US" w:eastAsia="zh-CN"/>
          </w:rPr>
          <w:t>whi</w:t>
        </w:r>
      </w:ins>
      <w:ins w:id="1538" w:author="野草" w:date="2024-01-31T18:03:04Z">
        <w:r>
          <w:rPr>
            <w:rFonts w:hint="eastAsia"/>
            <w:highlight w:val="cyan"/>
            <w:lang w:val="en-US" w:eastAsia="zh-CN"/>
          </w:rPr>
          <w:t xml:space="preserve">ch is </w:t>
        </w:r>
      </w:ins>
      <w:ins w:id="1539" w:author="野草" w:date="2024-01-31T17:49:23Z">
        <w:r>
          <w:rPr>
            <w:rFonts w:hint="eastAsia"/>
            <w:highlight w:val="cyan"/>
            <w:lang w:val="en-US" w:eastAsia="zh-CN"/>
            <w:rPrChange w:id="1540" w:author="野草" w:date="2024-01-31T18:00:40Z">
              <w:rPr>
                <w:rFonts w:hint="eastAsia"/>
                <w:highlight w:val="none"/>
                <w:lang w:val="en-US" w:eastAsia="zh-CN"/>
              </w:rPr>
            </w:rPrChange>
          </w:rPr>
          <w:t xml:space="preserve">characterized by </w:t>
        </w:r>
      </w:ins>
      <w:ins w:id="1541" w:author="野草" w:date="2024-01-31T17:49:23Z">
        <w:r>
          <w:rPr>
            <w:rFonts w:hint="eastAsia"/>
            <w:highlight w:val="green"/>
            <w:lang w:val="en-US" w:eastAsia="zh-CN"/>
            <w:rPrChange w:id="1542" w:author="野草" w:date="2024-01-31T18:02:45Z">
              <w:rPr>
                <w:rFonts w:hint="eastAsia"/>
                <w:highlight w:val="none"/>
                <w:lang w:val="en-US" w:eastAsia="zh-CN"/>
              </w:rPr>
            </w:rPrChange>
          </w:rPr>
          <w:t>complex terrain</w:t>
        </w:r>
      </w:ins>
      <w:ins w:id="1543" w:author="野草" w:date="2024-01-31T18:03:12Z">
        <w:r>
          <w:rPr>
            <w:rFonts w:hint="eastAsia"/>
            <w:highlight w:val="green"/>
            <w:lang w:val="en-US" w:eastAsia="zh-CN"/>
          </w:rPr>
          <w:t>s</w:t>
        </w:r>
      </w:ins>
      <w:ins w:id="1544" w:author="野草" w:date="2024-01-31T17:49:23Z">
        <w:r>
          <w:rPr>
            <w:rFonts w:hint="eastAsia"/>
            <w:highlight w:val="cyan"/>
            <w:lang w:val="en-US" w:eastAsia="zh-CN"/>
            <w:rPrChange w:id="1545" w:author="野草" w:date="2024-01-31T18:00:40Z">
              <w:rPr>
                <w:rFonts w:hint="eastAsia"/>
                <w:highlight w:val="none"/>
                <w:lang w:val="en-US" w:eastAsia="zh-CN"/>
              </w:rPr>
            </w:rPrChange>
          </w:rPr>
          <w:t>.</w:t>
        </w:r>
      </w:ins>
    </w:p>
    <w:p>
      <w:pPr>
        <w:numPr>
          <w:ilvl w:val="-1"/>
          <w:numId w:val="0"/>
        </w:numPr>
        <w:ind w:left="0" w:leftChars="0" w:firstLine="0" w:firstLineChars="0"/>
        <w:rPr>
          <w:ins w:id="1547" w:author="野草" w:date="2024-01-31T18:11:32Z"/>
          <w:rFonts w:hint="eastAsia"/>
          <w:highlight w:val="none"/>
          <w:lang w:val="en-US" w:eastAsia="zh-CN"/>
        </w:rPr>
        <w:pPrChange w:id="1546" w:author="野草" w:date="2024-01-31T15:01:57Z">
          <w:pPr>
            <w:numPr>
              <w:ilvl w:val="0"/>
              <w:numId w:val="3"/>
            </w:numPr>
            <w:ind w:left="420" w:leftChars="0" w:hanging="420" w:firstLineChars="0"/>
          </w:pPr>
        </w:pPrChange>
      </w:pPr>
    </w:p>
    <w:p>
      <w:pPr>
        <w:numPr>
          <w:ilvl w:val="-1"/>
          <w:numId w:val="0"/>
        </w:numPr>
        <w:ind w:left="0" w:leftChars="0" w:firstLine="0" w:firstLineChars="0"/>
        <w:rPr>
          <w:ins w:id="1549" w:author="野草" w:date="2024-01-31T17:49:23Z"/>
          <w:rFonts w:hint="default"/>
          <w:highlight w:val="none"/>
          <w:lang w:val="en-US" w:eastAsia="zh-CN"/>
        </w:rPr>
        <w:pPrChange w:id="1548" w:author="野草" w:date="2024-01-31T15:01:57Z">
          <w:pPr>
            <w:numPr>
              <w:ilvl w:val="0"/>
              <w:numId w:val="3"/>
            </w:numPr>
            <w:ind w:left="420" w:leftChars="0" w:hanging="420" w:firstLineChars="0"/>
          </w:pPr>
        </w:pPrChange>
      </w:pPr>
      <w:ins w:id="1550" w:author="野草" w:date="2024-01-31T18:11:34Z">
        <w:r>
          <w:rPr>
            <w:rFonts w:hint="eastAsia"/>
            <w:highlight w:val="green"/>
            <w:lang w:val="en-US" w:eastAsia="zh-CN"/>
            <w:rPrChange w:id="1551" w:author="野草" w:date="2024-01-31T18:27:55Z">
              <w:rPr>
                <w:rFonts w:hint="eastAsia"/>
                <w:highlight w:val="none"/>
                <w:lang w:val="en-US" w:eastAsia="zh-CN"/>
              </w:rPr>
            </w:rPrChange>
          </w:rPr>
          <w:t>【</w:t>
        </w:r>
      </w:ins>
      <w:ins w:id="1552" w:author="野草" w:date="2024-01-31T18:27:49Z">
        <w:r>
          <w:rPr>
            <w:rFonts w:hint="eastAsia"/>
            <w:highlight w:val="green"/>
            <w:lang w:val="en-US" w:eastAsia="zh-CN"/>
          </w:rPr>
          <w:t>up2024 0131 18:</w:t>
        </w:r>
      </w:ins>
      <w:ins w:id="1553" w:author="野草" w:date="2024-01-31T18:29:14Z">
        <w:r>
          <w:rPr>
            <w:rFonts w:hint="eastAsia"/>
            <w:highlight w:val="green"/>
            <w:lang w:val="en-US" w:eastAsia="zh-CN"/>
          </w:rPr>
          <w:t>3</w:t>
        </w:r>
      </w:ins>
      <w:ins w:id="1554" w:author="野草" w:date="2024-01-31T18:38:24Z">
        <w:r>
          <w:rPr>
            <w:rFonts w:hint="eastAsia"/>
            <w:highlight w:val="green"/>
            <w:lang w:val="en-US" w:eastAsia="zh-CN"/>
          </w:rPr>
          <w:t>8</w:t>
        </w:r>
      </w:ins>
      <w:ins w:id="1555" w:author="野草" w:date="2024-01-31T18:27:49Z">
        <w:r>
          <w:rPr>
            <w:rFonts w:hint="eastAsia"/>
            <w:highlight w:val="green"/>
            <w:lang w:val="en-US" w:eastAsia="zh-CN"/>
          </w:rPr>
          <w:t>】</w:t>
        </w:r>
      </w:ins>
    </w:p>
    <w:p>
      <w:pPr>
        <w:numPr>
          <w:ilvl w:val="-1"/>
          <w:numId w:val="0"/>
        </w:numPr>
        <w:ind w:left="0" w:leftChars="0" w:firstLine="0" w:firstLineChars="0"/>
        <w:rPr>
          <w:ins w:id="1557" w:author="野草" w:date="2024-01-31T17:49:23Z"/>
          <w:rFonts w:hint="eastAsia"/>
          <w:highlight w:val="cyan"/>
          <w:lang w:val="en-US" w:eastAsia="zh-CN"/>
          <w:rPrChange w:id="1558" w:author="野草" w:date="2024-01-31T18:03:18Z">
            <w:rPr>
              <w:ins w:id="1559" w:author="野草" w:date="2024-01-31T17:49:23Z"/>
              <w:rFonts w:hint="eastAsia"/>
              <w:highlight w:val="none"/>
              <w:lang w:val="en-US" w:eastAsia="zh-CN"/>
            </w:rPr>
          </w:rPrChange>
        </w:rPr>
        <w:pPrChange w:id="1556" w:author="野草" w:date="2024-01-31T15:01:57Z">
          <w:pPr>
            <w:numPr>
              <w:ilvl w:val="0"/>
              <w:numId w:val="3"/>
            </w:numPr>
            <w:ind w:left="420" w:leftChars="0" w:hanging="420" w:firstLineChars="0"/>
          </w:pPr>
        </w:pPrChange>
      </w:pPr>
      <w:ins w:id="1560" w:author="野草" w:date="2024-01-31T17:49:23Z">
        <w:r>
          <w:rPr>
            <w:rFonts w:hint="eastAsia"/>
            <w:highlight w:val="cyan"/>
            <w:lang w:val="en-US" w:eastAsia="zh-CN"/>
            <w:rPrChange w:id="1561" w:author="野草" w:date="2024-01-31T18:03:18Z">
              <w:rPr>
                <w:rFonts w:hint="eastAsia"/>
                <w:highlight w:val="none"/>
                <w:lang w:val="en-US" w:eastAsia="zh-CN"/>
              </w:rPr>
            </w:rPrChange>
          </w:rPr>
          <w:t xml:space="preserve">Regarding RCI, </w:t>
        </w:r>
      </w:ins>
      <w:ins w:id="1562" w:author="野草" w:date="2024-01-31T17:49:23Z">
        <w:r>
          <w:rPr>
            <w:rFonts w:hint="eastAsia"/>
            <w:highlight w:val="green"/>
            <w:u w:val="thick"/>
            <w:lang w:val="en-US" w:eastAsia="zh-CN"/>
            <w:rPrChange w:id="1563" w:author="野草" w:date="2024-01-31T18:38:12Z">
              <w:rPr>
                <w:rFonts w:hint="eastAsia"/>
                <w:highlight w:val="none"/>
                <w:lang w:val="en-US" w:eastAsia="zh-CN"/>
              </w:rPr>
            </w:rPrChange>
          </w:rPr>
          <w:t>average slope</w:t>
        </w:r>
      </w:ins>
      <w:ins w:id="1564" w:author="野草" w:date="2024-01-31T17:49:23Z">
        <w:r>
          <w:rPr>
            <w:rFonts w:hint="eastAsia"/>
            <w:highlight w:val="cyan"/>
            <w:lang w:val="en-US" w:eastAsia="zh-CN"/>
            <w:rPrChange w:id="1565" w:author="野草" w:date="2024-01-31T18:03:18Z">
              <w:rPr>
                <w:rFonts w:hint="eastAsia"/>
                <w:highlight w:val="none"/>
                <w:lang w:val="en-US" w:eastAsia="zh-CN"/>
              </w:rPr>
            </w:rPrChange>
          </w:rPr>
          <w:t xml:space="preserve"> emerge</w:t>
        </w:r>
      </w:ins>
      <w:ins w:id="1566" w:author="野草" w:date="2024-01-31T18:26:18Z">
        <w:r>
          <w:rPr>
            <w:rFonts w:hint="eastAsia"/>
            <w:highlight w:val="cyan"/>
            <w:lang w:val="en-US" w:eastAsia="zh-CN"/>
          </w:rPr>
          <w:t>d</w:t>
        </w:r>
      </w:ins>
      <w:ins w:id="1567" w:author="野草" w:date="2024-01-31T17:49:23Z">
        <w:r>
          <w:rPr>
            <w:rFonts w:hint="eastAsia"/>
            <w:highlight w:val="cyan"/>
            <w:lang w:val="en-US" w:eastAsia="zh-CN"/>
            <w:rPrChange w:id="1568" w:author="野草" w:date="2024-01-31T18:03:18Z">
              <w:rPr>
                <w:rFonts w:hint="eastAsia"/>
                <w:highlight w:val="none"/>
                <w:lang w:val="en-US" w:eastAsia="zh-CN"/>
              </w:rPr>
            </w:rPrChange>
          </w:rPr>
          <w:t xml:space="preserve"> as </w:t>
        </w:r>
      </w:ins>
      <w:ins w:id="1569" w:author="野草" w:date="2024-01-31T17:49:23Z">
        <w:r>
          <w:rPr>
            <w:rFonts w:hint="eastAsia"/>
            <w:highlight w:val="cyan"/>
            <w:lang w:val="en-US" w:eastAsia="zh-CN"/>
            <w:rPrChange w:id="1570" w:author="野草" w:date="2024-01-31T18:37:41Z">
              <w:rPr>
                <w:rFonts w:hint="eastAsia"/>
                <w:highlight w:val="none"/>
                <w:lang w:val="en-US" w:eastAsia="zh-CN"/>
              </w:rPr>
            </w:rPrChange>
          </w:rPr>
          <w:t xml:space="preserve">the </w:t>
        </w:r>
      </w:ins>
      <w:ins w:id="1571" w:author="野草" w:date="2024-01-31T17:49:23Z">
        <w:r>
          <w:rPr>
            <w:rFonts w:hint="eastAsia"/>
            <w:highlight w:val="green"/>
            <w:lang w:val="en-US" w:eastAsia="zh-CN"/>
            <w:rPrChange w:id="1572" w:author="野草" w:date="2024-01-31T18:25:20Z">
              <w:rPr>
                <w:rFonts w:hint="eastAsia"/>
                <w:highlight w:val="none"/>
                <w:lang w:val="en-US" w:eastAsia="zh-CN"/>
              </w:rPr>
            </w:rPrChange>
          </w:rPr>
          <w:t>most influential factor</w:t>
        </w:r>
      </w:ins>
      <w:ins w:id="1573" w:author="野草" w:date="2024-01-31T17:49:23Z">
        <w:r>
          <w:rPr>
            <w:rFonts w:hint="eastAsia"/>
            <w:highlight w:val="cyan"/>
            <w:lang w:val="en-US" w:eastAsia="zh-CN"/>
            <w:rPrChange w:id="1574" w:author="野草" w:date="2024-01-31T18:03:18Z">
              <w:rPr>
                <w:rFonts w:hint="eastAsia"/>
                <w:highlight w:val="none"/>
                <w:lang w:val="en-US" w:eastAsia="zh-CN"/>
              </w:rPr>
            </w:rPrChange>
          </w:rPr>
          <w:t xml:space="preserve"> among </w:t>
        </w:r>
      </w:ins>
      <w:ins w:id="1575" w:author="野草" w:date="2024-01-31T17:49:23Z">
        <w:r>
          <w:rPr>
            <w:rFonts w:hint="eastAsia"/>
            <w:highlight w:val="green"/>
            <w:lang w:val="en-US" w:eastAsia="zh-CN"/>
            <w:rPrChange w:id="1576" w:author="野草" w:date="2024-01-31T18:25:24Z">
              <w:rPr>
                <w:rFonts w:hint="eastAsia"/>
                <w:highlight w:val="none"/>
                <w:lang w:val="en-US" w:eastAsia="zh-CN"/>
              </w:rPr>
            </w:rPrChange>
          </w:rPr>
          <w:t>all potential contributors</w:t>
        </w:r>
      </w:ins>
      <w:ins w:id="1577" w:author="野草" w:date="2024-01-31T17:49:23Z">
        <w:r>
          <w:rPr>
            <w:rFonts w:hint="eastAsia"/>
            <w:highlight w:val="cyan"/>
            <w:lang w:val="en-US" w:eastAsia="zh-CN"/>
            <w:rPrChange w:id="1578" w:author="野草" w:date="2024-01-31T18:03:18Z">
              <w:rPr>
                <w:rFonts w:hint="eastAsia"/>
                <w:highlight w:val="none"/>
                <w:lang w:val="en-US" w:eastAsia="zh-CN"/>
              </w:rPr>
            </w:rPrChange>
          </w:rPr>
          <w:t xml:space="preserve"> on the </w:t>
        </w:r>
      </w:ins>
      <w:ins w:id="1579" w:author="野草" w:date="2024-01-31T17:49:23Z">
        <w:r>
          <w:rPr>
            <w:rFonts w:hint="eastAsia"/>
            <w:highlight w:val="green"/>
            <w:lang w:val="en-US" w:eastAsia="zh-CN"/>
            <w:rPrChange w:id="1580" w:author="野草" w:date="2024-01-31T18:25:30Z">
              <w:rPr>
                <w:rFonts w:hint="eastAsia"/>
                <w:highlight w:val="none"/>
                <w:lang w:val="en-US" w:eastAsia="zh-CN"/>
              </w:rPr>
            </w:rPrChange>
          </w:rPr>
          <w:t>normal summer day</w:t>
        </w:r>
      </w:ins>
      <w:ins w:id="1581" w:author="野草" w:date="2024-01-31T17:49:23Z">
        <w:r>
          <w:rPr>
            <w:rFonts w:hint="eastAsia"/>
            <w:highlight w:val="cyan"/>
            <w:lang w:val="en-US" w:eastAsia="zh-CN"/>
            <w:rPrChange w:id="1582" w:author="野草" w:date="2024-01-31T18:03:18Z">
              <w:rPr>
                <w:rFonts w:hint="eastAsia"/>
                <w:highlight w:val="none"/>
                <w:lang w:val="en-US" w:eastAsia="zh-CN"/>
              </w:rPr>
            </w:rPrChange>
          </w:rPr>
          <w:t xml:space="preserve">, constituting </w:t>
        </w:r>
      </w:ins>
      <w:ins w:id="1583" w:author="野草" w:date="2024-01-31T17:49:23Z">
        <w:r>
          <w:rPr>
            <w:rFonts w:hint="eastAsia"/>
            <w:highlight w:val="green"/>
            <w:u w:val="thick"/>
            <w:lang w:val="en-US" w:eastAsia="zh-CN"/>
            <w:rPrChange w:id="1584" w:author="野草" w:date="2024-01-31T18:25:41Z">
              <w:rPr>
                <w:rFonts w:hint="eastAsia"/>
                <w:highlight w:val="none"/>
                <w:lang w:val="en-US" w:eastAsia="zh-CN"/>
              </w:rPr>
            </w:rPrChange>
          </w:rPr>
          <w:t>18.8</w:t>
        </w:r>
      </w:ins>
      <w:ins w:id="1585" w:author="野草" w:date="2024-01-31T19:46:00Z">
        <w:r>
          <w:rPr>
            <w:rFonts w:hint="eastAsia"/>
            <w:highlight w:val="green"/>
            <w:u w:val="thick"/>
            <w:lang w:val="en-US" w:eastAsia="zh-CN"/>
          </w:rPr>
          <w:t xml:space="preserve"> </w:t>
        </w:r>
      </w:ins>
      <w:ins w:id="1586" w:author="野草" w:date="2024-01-31T17:49:23Z">
        <w:r>
          <w:rPr>
            <w:rFonts w:hint="eastAsia"/>
            <w:highlight w:val="green"/>
            <w:u w:val="thick"/>
            <w:lang w:val="en-US" w:eastAsia="zh-CN"/>
            <w:rPrChange w:id="1587" w:author="野草" w:date="2024-01-31T18:25:41Z">
              <w:rPr>
                <w:rFonts w:hint="eastAsia"/>
                <w:highlight w:val="none"/>
                <w:lang w:val="en-US" w:eastAsia="zh-CN"/>
              </w:rPr>
            </w:rPrChange>
          </w:rPr>
          <w:t>%</w:t>
        </w:r>
      </w:ins>
      <w:ins w:id="1588" w:author="野草" w:date="2024-01-31T17:49:23Z">
        <w:r>
          <w:rPr>
            <w:rFonts w:hint="eastAsia"/>
            <w:highlight w:val="cyan"/>
            <w:lang w:val="en-US" w:eastAsia="zh-CN"/>
            <w:rPrChange w:id="1589" w:author="野草" w:date="2024-01-31T18:03:18Z">
              <w:rPr>
                <w:rFonts w:hint="eastAsia"/>
                <w:highlight w:val="none"/>
                <w:lang w:val="en-US" w:eastAsia="zh-CN"/>
              </w:rPr>
            </w:rPrChange>
          </w:rPr>
          <w:t xml:space="preserve">. The contribution of </w:t>
        </w:r>
      </w:ins>
      <w:ins w:id="1590" w:author="野草" w:date="2024-01-31T17:49:23Z">
        <w:r>
          <w:rPr>
            <w:rFonts w:hint="eastAsia"/>
            <w:highlight w:val="green"/>
            <w:u w:val="thick"/>
            <w:lang w:val="en-US" w:eastAsia="zh-CN"/>
            <w:rPrChange w:id="1591" w:author="野草" w:date="2024-01-31T18:38:09Z">
              <w:rPr>
                <w:rFonts w:hint="eastAsia"/>
                <w:highlight w:val="none"/>
                <w:lang w:val="en-US" w:eastAsia="zh-CN"/>
              </w:rPr>
            </w:rPrChange>
          </w:rPr>
          <w:t>average elevation</w:t>
        </w:r>
      </w:ins>
      <w:ins w:id="1592" w:author="野草" w:date="2024-01-31T17:49:23Z">
        <w:r>
          <w:rPr>
            <w:rFonts w:hint="eastAsia"/>
            <w:highlight w:val="cyan"/>
            <w:lang w:val="en-US" w:eastAsia="zh-CN"/>
            <w:rPrChange w:id="1593" w:author="野草" w:date="2024-01-31T18:03:18Z">
              <w:rPr>
                <w:rFonts w:hint="eastAsia"/>
                <w:highlight w:val="none"/>
                <w:lang w:val="en-US" w:eastAsia="zh-CN"/>
              </w:rPr>
            </w:rPrChange>
          </w:rPr>
          <w:t xml:space="preserve"> </w:t>
        </w:r>
      </w:ins>
      <w:ins w:id="1594" w:author="野草" w:date="2024-01-31T18:26:36Z">
        <w:r>
          <w:rPr>
            <w:rFonts w:hint="eastAsia"/>
            <w:highlight w:val="cyan"/>
            <w:lang w:val="en-US" w:eastAsia="zh-CN"/>
          </w:rPr>
          <w:t>wa</w:t>
        </w:r>
      </w:ins>
      <w:ins w:id="1595" w:author="野草" w:date="2024-01-31T17:49:23Z">
        <w:r>
          <w:rPr>
            <w:rFonts w:hint="eastAsia"/>
            <w:highlight w:val="cyan"/>
            <w:lang w:val="en-US" w:eastAsia="zh-CN"/>
            <w:rPrChange w:id="1596" w:author="野草" w:date="2024-01-31T18:03:18Z">
              <w:rPr>
                <w:rFonts w:hint="eastAsia"/>
                <w:highlight w:val="none"/>
                <w:lang w:val="en-US" w:eastAsia="zh-CN"/>
              </w:rPr>
            </w:rPrChange>
          </w:rPr>
          <w:t xml:space="preserve">s </w:t>
        </w:r>
      </w:ins>
      <w:ins w:id="1597" w:author="野草" w:date="2024-01-31T17:49:23Z">
        <w:r>
          <w:rPr>
            <w:rFonts w:hint="eastAsia"/>
            <w:highlight w:val="green"/>
            <w:lang w:val="en-US" w:eastAsia="zh-CN"/>
            <w:rPrChange w:id="1598" w:author="野草" w:date="2024-01-31T18:25:55Z">
              <w:rPr>
                <w:rFonts w:hint="eastAsia"/>
                <w:highlight w:val="none"/>
                <w:lang w:val="en-US" w:eastAsia="zh-CN"/>
              </w:rPr>
            </w:rPrChange>
          </w:rPr>
          <w:t>slightly smaller</w:t>
        </w:r>
      </w:ins>
      <w:ins w:id="1599" w:author="野草" w:date="2024-01-31T17:49:23Z">
        <w:r>
          <w:rPr>
            <w:rFonts w:hint="eastAsia"/>
            <w:highlight w:val="cyan"/>
            <w:lang w:val="en-US" w:eastAsia="zh-CN"/>
            <w:rPrChange w:id="1600" w:author="野草" w:date="2024-01-31T18:03:18Z">
              <w:rPr>
                <w:rFonts w:hint="eastAsia"/>
                <w:highlight w:val="none"/>
                <w:lang w:val="en-US" w:eastAsia="zh-CN"/>
              </w:rPr>
            </w:rPrChange>
          </w:rPr>
          <w:t xml:space="preserve">, accounting for </w:t>
        </w:r>
      </w:ins>
      <w:ins w:id="1601" w:author="野草" w:date="2024-01-31T17:49:23Z">
        <w:r>
          <w:rPr>
            <w:rFonts w:hint="eastAsia"/>
            <w:highlight w:val="green"/>
            <w:u w:val="thick"/>
            <w:lang w:val="en-US" w:eastAsia="zh-CN"/>
            <w:rPrChange w:id="1602" w:author="野草" w:date="2024-01-31T18:26:05Z">
              <w:rPr>
                <w:rFonts w:hint="eastAsia"/>
                <w:highlight w:val="none"/>
                <w:lang w:val="en-US" w:eastAsia="zh-CN"/>
              </w:rPr>
            </w:rPrChange>
          </w:rPr>
          <w:t>12.8</w:t>
        </w:r>
      </w:ins>
      <w:ins w:id="1603" w:author="野草" w:date="2024-01-31T19:46:01Z">
        <w:r>
          <w:rPr>
            <w:rFonts w:hint="eastAsia"/>
            <w:highlight w:val="green"/>
            <w:u w:val="thick"/>
            <w:lang w:val="en-US" w:eastAsia="zh-CN"/>
          </w:rPr>
          <w:t xml:space="preserve"> </w:t>
        </w:r>
      </w:ins>
      <w:ins w:id="1604" w:author="野草" w:date="2024-01-31T17:49:23Z">
        <w:r>
          <w:rPr>
            <w:rFonts w:hint="eastAsia"/>
            <w:highlight w:val="green"/>
            <w:u w:val="thick"/>
            <w:lang w:val="en-US" w:eastAsia="zh-CN"/>
            <w:rPrChange w:id="1605" w:author="野草" w:date="2024-01-31T18:26:05Z">
              <w:rPr>
                <w:rFonts w:hint="eastAsia"/>
                <w:highlight w:val="none"/>
                <w:lang w:val="en-US" w:eastAsia="zh-CN"/>
              </w:rPr>
            </w:rPrChange>
          </w:rPr>
          <w:t>%</w:t>
        </w:r>
      </w:ins>
      <w:ins w:id="1606" w:author="野草" w:date="2024-01-31T17:49:23Z">
        <w:r>
          <w:rPr>
            <w:rFonts w:hint="eastAsia"/>
            <w:highlight w:val="cyan"/>
            <w:lang w:val="en-US" w:eastAsia="zh-CN"/>
            <w:rPrChange w:id="1607" w:author="野草" w:date="2024-01-31T18:03:18Z">
              <w:rPr>
                <w:rFonts w:hint="eastAsia"/>
                <w:highlight w:val="none"/>
                <w:lang w:val="en-US" w:eastAsia="zh-CN"/>
              </w:rPr>
            </w:rPrChange>
          </w:rPr>
          <w:t xml:space="preserve">. The role of </w:t>
        </w:r>
      </w:ins>
      <w:ins w:id="1608" w:author="野草" w:date="2024-01-31T17:49:23Z">
        <w:r>
          <w:rPr>
            <w:rFonts w:hint="eastAsia"/>
            <w:highlight w:val="green"/>
            <w:lang w:val="en-US" w:eastAsia="zh-CN"/>
            <w:rPrChange w:id="1609" w:author="野草" w:date="2024-01-31T18:28:12Z">
              <w:rPr>
                <w:rFonts w:hint="eastAsia"/>
                <w:highlight w:val="none"/>
                <w:lang w:val="en-US" w:eastAsia="zh-CN"/>
              </w:rPr>
            </w:rPrChange>
          </w:rPr>
          <w:t>topography</w:t>
        </w:r>
      </w:ins>
      <w:ins w:id="1610" w:author="野草" w:date="2024-01-31T17:49:23Z">
        <w:r>
          <w:rPr>
            <w:rFonts w:hint="eastAsia"/>
            <w:highlight w:val="cyan"/>
            <w:lang w:val="en-US" w:eastAsia="zh-CN"/>
            <w:rPrChange w:id="1611" w:author="野草" w:date="2024-01-31T18:03:18Z">
              <w:rPr>
                <w:rFonts w:hint="eastAsia"/>
                <w:highlight w:val="none"/>
                <w:lang w:val="en-US" w:eastAsia="zh-CN"/>
              </w:rPr>
            </w:rPrChange>
          </w:rPr>
          <w:t xml:space="preserve"> intensifie</w:t>
        </w:r>
      </w:ins>
      <w:ins w:id="1612" w:author="野草" w:date="2024-01-31T18:26:14Z">
        <w:r>
          <w:rPr>
            <w:rFonts w:hint="eastAsia"/>
            <w:highlight w:val="cyan"/>
            <w:lang w:val="en-US" w:eastAsia="zh-CN"/>
          </w:rPr>
          <w:t>d</w:t>
        </w:r>
      </w:ins>
      <w:ins w:id="1613" w:author="野草" w:date="2024-01-31T17:49:23Z">
        <w:r>
          <w:rPr>
            <w:rFonts w:hint="eastAsia"/>
            <w:highlight w:val="cyan"/>
            <w:lang w:val="en-US" w:eastAsia="zh-CN"/>
            <w:rPrChange w:id="1614" w:author="野草" w:date="2024-01-31T18:03:18Z">
              <w:rPr>
                <w:rFonts w:hint="eastAsia"/>
                <w:highlight w:val="none"/>
                <w:lang w:val="en-US" w:eastAsia="zh-CN"/>
              </w:rPr>
            </w:rPrChange>
          </w:rPr>
          <w:t xml:space="preserve"> on the </w:t>
        </w:r>
      </w:ins>
      <w:ins w:id="1615" w:author="野草" w:date="2024-01-31T17:49:23Z">
        <w:r>
          <w:rPr>
            <w:rFonts w:hint="eastAsia"/>
            <w:highlight w:val="green"/>
            <w:lang w:val="en-US" w:eastAsia="zh-CN"/>
            <w:rPrChange w:id="1616" w:author="野草" w:date="2024-01-31T18:28:40Z">
              <w:rPr>
                <w:rFonts w:hint="eastAsia"/>
                <w:highlight w:val="none"/>
                <w:lang w:val="en-US" w:eastAsia="zh-CN"/>
              </w:rPr>
            </w:rPrChange>
          </w:rPr>
          <w:t>extremely hot day</w:t>
        </w:r>
      </w:ins>
      <w:ins w:id="1617" w:author="野草" w:date="2024-01-31T17:49:23Z">
        <w:r>
          <w:rPr>
            <w:rFonts w:hint="eastAsia"/>
            <w:highlight w:val="cyan"/>
            <w:lang w:val="en-US" w:eastAsia="zh-CN"/>
            <w:rPrChange w:id="1618" w:author="野草" w:date="2024-01-31T18:03:18Z">
              <w:rPr>
                <w:rFonts w:hint="eastAsia"/>
                <w:highlight w:val="none"/>
                <w:lang w:val="en-US" w:eastAsia="zh-CN"/>
              </w:rPr>
            </w:rPrChange>
          </w:rPr>
          <w:t xml:space="preserve">, with </w:t>
        </w:r>
      </w:ins>
      <w:ins w:id="1619" w:author="野草" w:date="2024-01-31T17:49:23Z">
        <w:r>
          <w:rPr>
            <w:rFonts w:hint="eastAsia"/>
            <w:highlight w:val="green"/>
            <w:u w:val="thick"/>
            <w:lang w:val="en-US" w:eastAsia="zh-CN"/>
            <w:rPrChange w:id="1620" w:author="野草" w:date="2024-01-31T18:38:18Z">
              <w:rPr>
                <w:rFonts w:hint="eastAsia"/>
                <w:highlight w:val="none"/>
                <w:lang w:val="en-US" w:eastAsia="zh-CN"/>
              </w:rPr>
            </w:rPrChange>
          </w:rPr>
          <w:t xml:space="preserve">average </w:t>
        </w:r>
      </w:ins>
      <w:ins w:id="1621" w:author="野草" w:date="2024-01-31T18:27:06Z">
        <w:r>
          <w:rPr>
            <w:rFonts w:hint="eastAsia"/>
            <w:highlight w:val="green"/>
            <w:u w:val="thick"/>
            <w:lang w:val="en-US" w:eastAsia="zh-CN"/>
            <w:rPrChange w:id="1622" w:author="野草" w:date="2024-01-31T18:38:18Z">
              <w:rPr>
                <w:rFonts w:hint="eastAsia"/>
                <w:highlight w:val="cyan"/>
                <w:lang w:val="en-US" w:eastAsia="zh-CN"/>
              </w:rPr>
            </w:rPrChange>
          </w:rPr>
          <w:t>elevation</w:t>
        </w:r>
      </w:ins>
      <w:ins w:id="1623" w:author="野草" w:date="2024-01-31T18:27:07Z">
        <w:r>
          <w:rPr>
            <w:rFonts w:hint="eastAsia"/>
            <w:highlight w:val="cyan"/>
            <w:lang w:val="en-US" w:eastAsia="zh-CN"/>
          </w:rPr>
          <w:t xml:space="preserve"> and</w:t>
        </w:r>
      </w:ins>
      <w:ins w:id="1624" w:author="野草" w:date="2024-01-31T18:27:08Z">
        <w:r>
          <w:rPr>
            <w:rFonts w:hint="eastAsia"/>
            <w:highlight w:val="cyan"/>
            <w:lang w:val="en-US" w:eastAsia="zh-CN"/>
          </w:rPr>
          <w:t xml:space="preserve"> </w:t>
        </w:r>
      </w:ins>
      <w:ins w:id="1625" w:author="野草" w:date="2024-01-31T17:49:23Z">
        <w:r>
          <w:rPr>
            <w:rFonts w:hint="eastAsia"/>
            <w:highlight w:val="green"/>
            <w:u w:val="thick"/>
            <w:lang w:val="en-US" w:eastAsia="zh-CN"/>
            <w:rPrChange w:id="1626" w:author="野草" w:date="2024-01-31T18:38:22Z">
              <w:rPr>
                <w:rFonts w:hint="eastAsia"/>
                <w:highlight w:val="none"/>
                <w:lang w:val="en-US" w:eastAsia="zh-CN"/>
              </w:rPr>
            </w:rPrChange>
          </w:rPr>
          <w:t>slope</w:t>
        </w:r>
      </w:ins>
      <w:ins w:id="1627" w:author="野草" w:date="2024-01-31T17:49:23Z">
        <w:r>
          <w:rPr>
            <w:rFonts w:hint="eastAsia"/>
            <w:highlight w:val="cyan"/>
            <w:lang w:val="en-US" w:eastAsia="zh-CN"/>
            <w:rPrChange w:id="1628" w:author="野草" w:date="2024-01-31T18:03:18Z">
              <w:rPr>
                <w:rFonts w:hint="eastAsia"/>
                <w:highlight w:val="none"/>
                <w:lang w:val="en-US" w:eastAsia="zh-CN"/>
              </w:rPr>
            </w:rPrChange>
          </w:rPr>
          <w:t xml:space="preserve"> contributing </w:t>
        </w:r>
      </w:ins>
      <w:ins w:id="1629" w:author="野草" w:date="2024-01-31T17:49:23Z">
        <w:r>
          <w:rPr>
            <w:rFonts w:hint="eastAsia"/>
            <w:highlight w:val="green"/>
            <w:u w:val="thick"/>
            <w:lang w:val="en-US" w:eastAsia="zh-CN"/>
            <w:rPrChange w:id="1630" w:author="野草" w:date="2024-01-31T18:27:26Z">
              <w:rPr>
                <w:rFonts w:hint="eastAsia"/>
                <w:highlight w:val="none"/>
                <w:lang w:val="en-US" w:eastAsia="zh-CN"/>
              </w:rPr>
            </w:rPrChange>
          </w:rPr>
          <w:t>19.0</w:t>
        </w:r>
      </w:ins>
      <w:ins w:id="1631" w:author="野草" w:date="2024-01-31T19:46:03Z">
        <w:r>
          <w:rPr>
            <w:rFonts w:hint="eastAsia"/>
            <w:highlight w:val="green"/>
            <w:u w:val="thick"/>
            <w:lang w:val="en-US" w:eastAsia="zh-CN"/>
          </w:rPr>
          <w:t xml:space="preserve"> </w:t>
        </w:r>
      </w:ins>
      <w:ins w:id="1632" w:author="野草" w:date="2024-01-31T17:49:23Z">
        <w:r>
          <w:rPr>
            <w:rFonts w:hint="eastAsia"/>
            <w:highlight w:val="green"/>
            <w:u w:val="thick"/>
            <w:lang w:val="en-US" w:eastAsia="zh-CN"/>
            <w:rPrChange w:id="1633" w:author="野草" w:date="2024-01-31T18:27:26Z">
              <w:rPr>
                <w:rFonts w:hint="eastAsia"/>
                <w:highlight w:val="none"/>
                <w:lang w:val="en-US" w:eastAsia="zh-CN"/>
              </w:rPr>
            </w:rPrChange>
          </w:rPr>
          <w:t>% and 15.7</w:t>
        </w:r>
      </w:ins>
      <w:ins w:id="1634" w:author="野草" w:date="2024-01-31T19:46:04Z">
        <w:r>
          <w:rPr>
            <w:rFonts w:hint="eastAsia"/>
            <w:highlight w:val="green"/>
            <w:u w:val="thick"/>
            <w:lang w:val="en-US" w:eastAsia="zh-CN"/>
          </w:rPr>
          <w:t xml:space="preserve"> </w:t>
        </w:r>
      </w:ins>
      <w:ins w:id="1635" w:author="野草" w:date="2024-01-31T17:49:23Z">
        <w:r>
          <w:rPr>
            <w:rFonts w:hint="eastAsia"/>
            <w:highlight w:val="green"/>
            <w:u w:val="thick"/>
            <w:lang w:val="en-US" w:eastAsia="zh-CN"/>
            <w:rPrChange w:id="1636" w:author="野草" w:date="2024-01-31T18:27:26Z">
              <w:rPr>
                <w:rFonts w:hint="eastAsia"/>
                <w:highlight w:val="none"/>
                <w:lang w:val="en-US" w:eastAsia="zh-CN"/>
              </w:rPr>
            </w:rPrChange>
          </w:rPr>
          <w:t>%</w:t>
        </w:r>
      </w:ins>
      <w:ins w:id="1637" w:author="野草" w:date="2024-01-31T17:49:23Z">
        <w:r>
          <w:rPr>
            <w:rFonts w:hint="eastAsia"/>
            <w:highlight w:val="cyan"/>
            <w:lang w:val="en-US" w:eastAsia="zh-CN"/>
            <w:rPrChange w:id="1638" w:author="野草" w:date="2024-01-31T18:03:18Z">
              <w:rPr>
                <w:rFonts w:hint="eastAsia"/>
                <w:highlight w:val="none"/>
                <w:lang w:val="en-US" w:eastAsia="zh-CN"/>
              </w:rPr>
            </w:rPrChange>
          </w:rPr>
          <w:t xml:space="preserve">, ranking as the </w:t>
        </w:r>
      </w:ins>
      <w:ins w:id="1639" w:author="野草" w:date="2024-01-31T17:49:23Z">
        <w:r>
          <w:rPr>
            <w:rFonts w:hint="eastAsia"/>
            <w:highlight w:val="green"/>
            <w:lang w:val="en-US" w:eastAsia="zh-CN"/>
            <w:rPrChange w:id="1640" w:author="野草" w:date="2024-01-31T18:27:41Z">
              <w:rPr>
                <w:rFonts w:hint="eastAsia"/>
                <w:highlight w:val="none"/>
                <w:lang w:val="en-US" w:eastAsia="zh-CN"/>
              </w:rPr>
            </w:rPrChange>
          </w:rPr>
          <w:t>first and second</w:t>
        </w:r>
      </w:ins>
      <w:ins w:id="1641" w:author="野草" w:date="2024-01-31T17:49:23Z">
        <w:r>
          <w:rPr>
            <w:rFonts w:hint="eastAsia"/>
            <w:highlight w:val="cyan"/>
            <w:lang w:val="en-US" w:eastAsia="zh-CN"/>
            <w:rPrChange w:id="1642" w:author="野草" w:date="2024-01-31T18:03:18Z">
              <w:rPr>
                <w:rFonts w:hint="eastAsia"/>
                <w:highlight w:val="none"/>
                <w:lang w:val="en-US" w:eastAsia="zh-CN"/>
              </w:rPr>
            </w:rPrChange>
          </w:rPr>
          <w:t xml:space="preserve"> </w:t>
        </w:r>
      </w:ins>
      <w:ins w:id="1643" w:author="野草" w:date="2024-01-31T17:49:23Z">
        <w:r>
          <w:rPr>
            <w:rFonts w:hint="eastAsia"/>
            <w:highlight w:val="green"/>
            <w:lang w:val="en-US" w:eastAsia="zh-CN"/>
            <w:rPrChange w:id="1644" w:author="野草" w:date="2024-01-31T18:27:44Z">
              <w:rPr>
                <w:rFonts w:hint="eastAsia"/>
                <w:highlight w:val="none"/>
                <w:lang w:val="en-US" w:eastAsia="zh-CN"/>
              </w:rPr>
            </w:rPrChange>
          </w:rPr>
          <w:t>most significant factors</w:t>
        </w:r>
      </w:ins>
      <w:ins w:id="1645" w:author="野草" w:date="2024-01-31T18:29:11Z">
        <w:r>
          <w:rPr>
            <w:rFonts w:hint="eastAsia"/>
            <w:highlight w:val="cyan"/>
            <w:lang w:val="en-US" w:eastAsia="zh-CN"/>
          </w:rPr>
          <w:t>, respectively</w:t>
        </w:r>
      </w:ins>
      <w:ins w:id="1646" w:author="野草" w:date="2024-01-31T17:49:23Z">
        <w:r>
          <w:rPr>
            <w:rFonts w:hint="eastAsia"/>
            <w:highlight w:val="cyan"/>
            <w:lang w:val="en-US" w:eastAsia="zh-CN"/>
            <w:rPrChange w:id="1647" w:author="野草" w:date="2024-01-31T18:03:18Z">
              <w:rPr>
                <w:rFonts w:hint="eastAsia"/>
                <w:highlight w:val="none"/>
                <w:lang w:val="en-US" w:eastAsia="zh-CN"/>
              </w:rPr>
            </w:rPrChange>
          </w:rPr>
          <w:t>.</w:t>
        </w:r>
      </w:ins>
    </w:p>
    <w:p>
      <w:pPr>
        <w:numPr>
          <w:ilvl w:val="-1"/>
          <w:numId w:val="0"/>
        </w:numPr>
        <w:ind w:left="0" w:leftChars="0" w:firstLine="0" w:firstLineChars="0"/>
        <w:rPr>
          <w:ins w:id="1649" w:author="野草" w:date="2024-01-31T18:30:01Z"/>
          <w:rFonts w:hint="eastAsia"/>
          <w:highlight w:val="none"/>
          <w:lang w:val="en-US" w:eastAsia="zh-CN"/>
        </w:rPr>
        <w:pPrChange w:id="1648" w:author="野草" w:date="2024-01-31T15:01:57Z">
          <w:pPr>
            <w:numPr>
              <w:ilvl w:val="0"/>
              <w:numId w:val="3"/>
            </w:numPr>
            <w:ind w:left="420" w:leftChars="0" w:hanging="420" w:firstLineChars="0"/>
          </w:pPr>
        </w:pPrChange>
      </w:pPr>
    </w:p>
    <w:p>
      <w:pPr>
        <w:numPr>
          <w:ilvl w:val="-1"/>
          <w:numId w:val="0"/>
        </w:numPr>
        <w:ind w:left="0" w:leftChars="0" w:firstLine="0" w:firstLineChars="0"/>
        <w:rPr>
          <w:ins w:id="1651" w:author="野草" w:date="2024-01-31T17:49:23Z"/>
          <w:rFonts w:hint="default"/>
          <w:highlight w:val="none"/>
          <w:lang w:val="en-US" w:eastAsia="zh-CN"/>
        </w:rPr>
        <w:pPrChange w:id="1650" w:author="野草" w:date="2024-01-31T15:01:57Z">
          <w:pPr>
            <w:numPr>
              <w:ilvl w:val="0"/>
              <w:numId w:val="3"/>
            </w:numPr>
            <w:ind w:left="420" w:leftChars="0" w:hanging="420" w:firstLineChars="0"/>
          </w:pPr>
        </w:pPrChange>
      </w:pPr>
      <w:ins w:id="1652" w:author="野草" w:date="2024-01-31T18:30:02Z">
        <w:r>
          <w:rPr>
            <w:rFonts w:hint="eastAsia"/>
            <w:highlight w:val="green"/>
            <w:lang w:val="en-US" w:eastAsia="zh-CN"/>
            <w:rPrChange w:id="1653" w:author="野草" w:date="2024-01-31T19:51:08Z">
              <w:rPr>
                <w:rFonts w:hint="eastAsia"/>
                <w:highlight w:val="none"/>
                <w:lang w:val="en-US" w:eastAsia="zh-CN"/>
              </w:rPr>
            </w:rPrChange>
          </w:rPr>
          <w:t>【</w:t>
        </w:r>
      </w:ins>
      <w:ins w:id="1654" w:author="野草" w:date="2024-01-31T19:50:59Z">
        <w:r>
          <w:rPr>
            <w:rFonts w:hint="eastAsia"/>
            <w:highlight w:val="green"/>
            <w:lang w:val="en-US" w:eastAsia="zh-CN"/>
          </w:rPr>
          <w:t>up2024 0131 1</w:t>
        </w:r>
      </w:ins>
      <w:ins w:id="1655" w:author="野草" w:date="2024-01-31T19:51:03Z">
        <w:r>
          <w:rPr>
            <w:rFonts w:hint="eastAsia"/>
            <w:highlight w:val="green"/>
            <w:lang w:val="en-US" w:eastAsia="zh-CN"/>
          </w:rPr>
          <w:t>9</w:t>
        </w:r>
      </w:ins>
      <w:ins w:id="1656" w:author="野草" w:date="2024-01-31T19:50:59Z">
        <w:r>
          <w:rPr>
            <w:rFonts w:hint="eastAsia"/>
            <w:highlight w:val="green"/>
            <w:lang w:val="en-US" w:eastAsia="zh-CN"/>
          </w:rPr>
          <w:t>:</w:t>
        </w:r>
      </w:ins>
      <w:ins w:id="1657" w:author="野草" w:date="2024-01-31T19:51:04Z">
        <w:r>
          <w:rPr>
            <w:rFonts w:hint="eastAsia"/>
            <w:highlight w:val="green"/>
            <w:lang w:val="en-US" w:eastAsia="zh-CN"/>
          </w:rPr>
          <w:t>5</w:t>
        </w:r>
      </w:ins>
      <w:ins w:id="1658" w:author="野草" w:date="2024-01-31T19:57:51Z">
        <w:r>
          <w:rPr>
            <w:rFonts w:hint="eastAsia"/>
            <w:highlight w:val="green"/>
            <w:lang w:val="en-US" w:eastAsia="zh-CN"/>
          </w:rPr>
          <w:t>7</w:t>
        </w:r>
      </w:ins>
      <w:ins w:id="1659" w:author="野草" w:date="2024-01-31T19:50:59Z">
        <w:r>
          <w:rPr>
            <w:rFonts w:hint="eastAsia"/>
            <w:highlight w:val="green"/>
            <w:lang w:val="en-US" w:eastAsia="zh-CN"/>
          </w:rPr>
          <w:t>】</w:t>
        </w:r>
      </w:ins>
    </w:p>
    <w:p>
      <w:pPr>
        <w:numPr>
          <w:ilvl w:val="-1"/>
          <w:numId w:val="0"/>
        </w:numPr>
        <w:ind w:left="0" w:leftChars="0" w:firstLine="0" w:firstLineChars="0"/>
        <w:rPr>
          <w:del w:id="1661" w:author="野草" w:date="2024-01-31T19:49:46Z"/>
          <w:rFonts w:hint="eastAsia"/>
          <w:highlight w:val="cyan"/>
          <w:lang w:val="en-US" w:eastAsia="zh-CN"/>
        </w:rPr>
        <w:pPrChange w:id="1660" w:author="野草" w:date="2024-01-31T15:01:57Z">
          <w:pPr>
            <w:numPr>
              <w:ilvl w:val="0"/>
              <w:numId w:val="3"/>
            </w:numPr>
            <w:ind w:left="420" w:leftChars="0" w:hanging="420" w:firstLineChars="0"/>
          </w:pPr>
        </w:pPrChange>
      </w:pPr>
      <w:ins w:id="1662" w:author="野草" w:date="2024-01-31T17:49:23Z">
        <w:r>
          <w:rPr>
            <w:rFonts w:hint="eastAsia"/>
            <w:highlight w:val="cyan"/>
            <w:lang w:val="en-US" w:eastAsia="zh-CN"/>
            <w:rPrChange w:id="1663" w:author="野草" w:date="2024-01-31T19:47:14Z">
              <w:rPr>
                <w:rFonts w:hint="eastAsia"/>
                <w:highlight w:val="none"/>
                <w:lang w:val="en-US" w:eastAsia="zh-CN"/>
              </w:rPr>
            </w:rPrChange>
          </w:rPr>
          <w:t xml:space="preserve">As </w:t>
        </w:r>
      </w:ins>
      <w:ins w:id="1664" w:author="野草" w:date="2024-01-31T19:48:13Z">
        <w:r>
          <w:rPr>
            <w:rFonts w:hint="eastAsia"/>
            <w:highlight w:val="green"/>
            <w:lang w:val="en-US" w:eastAsia="zh-CN"/>
            <w:rPrChange w:id="1665" w:author="野草" w:date="2024-01-31T19:48:21Z">
              <w:rPr>
                <w:rFonts w:hint="eastAsia"/>
                <w:highlight w:val="cyan"/>
                <w:lang w:val="en-US" w:eastAsia="zh-CN"/>
              </w:rPr>
            </w:rPrChange>
          </w:rPr>
          <w:t>ha</w:t>
        </w:r>
      </w:ins>
      <w:ins w:id="1666" w:author="野草" w:date="2024-01-31T19:48:14Z">
        <w:r>
          <w:rPr>
            <w:rFonts w:hint="eastAsia"/>
            <w:highlight w:val="green"/>
            <w:lang w:val="en-US" w:eastAsia="zh-CN"/>
            <w:rPrChange w:id="1667" w:author="野草" w:date="2024-01-31T19:48:21Z">
              <w:rPr>
                <w:rFonts w:hint="eastAsia"/>
                <w:highlight w:val="cyan"/>
                <w:lang w:val="en-US" w:eastAsia="zh-CN"/>
              </w:rPr>
            </w:rPrChange>
          </w:rPr>
          <w:t>s</w:t>
        </w:r>
      </w:ins>
      <w:ins w:id="1668" w:author="野草" w:date="2024-01-31T19:48:15Z">
        <w:r>
          <w:rPr>
            <w:rFonts w:hint="eastAsia"/>
            <w:highlight w:val="green"/>
            <w:lang w:val="en-US" w:eastAsia="zh-CN"/>
            <w:rPrChange w:id="1669" w:author="野草" w:date="2024-01-31T19:48:21Z">
              <w:rPr>
                <w:rFonts w:hint="eastAsia"/>
                <w:highlight w:val="cyan"/>
                <w:lang w:val="en-US" w:eastAsia="zh-CN"/>
              </w:rPr>
            </w:rPrChange>
          </w:rPr>
          <w:t xml:space="preserve"> b</w:t>
        </w:r>
      </w:ins>
      <w:ins w:id="1670" w:author="野草" w:date="2024-01-31T19:48:16Z">
        <w:r>
          <w:rPr>
            <w:rFonts w:hint="eastAsia"/>
            <w:highlight w:val="green"/>
            <w:lang w:val="en-US" w:eastAsia="zh-CN"/>
            <w:rPrChange w:id="1671" w:author="野草" w:date="2024-01-31T19:48:21Z">
              <w:rPr>
                <w:rFonts w:hint="eastAsia"/>
                <w:highlight w:val="cyan"/>
                <w:lang w:val="en-US" w:eastAsia="zh-CN"/>
              </w:rPr>
            </w:rPrChange>
          </w:rPr>
          <w:t xml:space="preserve">een </w:t>
        </w:r>
      </w:ins>
      <w:ins w:id="1672" w:author="野草" w:date="2024-01-31T19:45:01Z">
        <w:r>
          <w:rPr>
            <w:rFonts w:hint="eastAsia"/>
            <w:highlight w:val="green"/>
            <w:lang w:val="en-US" w:eastAsia="zh-CN"/>
            <w:rPrChange w:id="1673" w:author="野草" w:date="2024-01-31T19:48:21Z">
              <w:rPr>
                <w:rFonts w:hint="eastAsia"/>
                <w:highlight w:val="none"/>
                <w:lang w:val="en-US" w:eastAsia="zh-CN"/>
              </w:rPr>
            </w:rPrChange>
          </w:rPr>
          <w:t>mention</w:t>
        </w:r>
      </w:ins>
      <w:ins w:id="1674" w:author="野草" w:date="2024-01-31T19:45:03Z">
        <w:r>
          <w:rPr>
            <w:rFonts w:hint="eastAsia"/>
            <w:highlight w:val="green"/>
            <w:lang w:val="en-US" w:eastAsia="zh-CN"/>
            <w:rPrChange w:id="1675" w:author="野草" w:date="2024-01-31T19:48:21Z">
              <w:rPr>
                <w:rFonts w:hint="eastAsia"/>
                <w:highlight w:val="none"/>
                <w:lang w:val="en-US" w:eastAsia="zh-CN"/>
              </w:rPr>
            </w:rPrChange>
          </w:rPr>
          <w:t>e</w:t>
        </w:r>
      </w:ins>
      <w:ins w:id="1676" w:author="野草" w:date="2024-01-31T17:49:23Z">
        <w:r>
          <w:rPr>
            <w:rFonts w:hint="eastAsia"/>
            <w:highlight w:val="green"/>
            <w:lang w:val="en-US" w:eastAsia="zh-CN"/>
            <w:rPrChange w:id="1677" w:author="野草" w:date="2024-01-31T19:48:21Z">
              <w:rPr>
                <w:rFonts w:hint="eastAsia"/>
                <w:highlight w:val="none"/>
                <w:lang w:val="en-US" w:eastAsia="zh-CN"/>
              </w:rPr>
            </w:rPrChange>
          </w:rPr>
          <w:t>d</w:t>
        </w:r>
      </w:ins>
      <w:ins w:id="1678" w:author="野草" w:date="2024-01-31T17:49:23Z">
        <w:r>
          <w:rPr>
            <w:rFonts w:hint="eastAsia"/>
            <w:highlight w:val="cyan"/>
            <w:lang w:val="en-US" w:eastAsia="zh-CN"/>
            <w:rPrChange w:id="1679" w:author="野草" w:date="2024-01-31T19:47:14Z">
              <w:rPr>
                <w:rFonts w:hint="eastAsia"/>
                <w:highlight w:val="none"/>
                <w:lang w:val="en-US" w:eastAsia="zh-CN"/>
              </w:rPr>
            </w:rPrChange>
          </w:rPr>
          <w:t xml:space="preserve"> in </w:t>
        </w:r>
      </w:ins>
      <w:ins w:id="1680" w:author="野草" w:date="2024-01-31T17:49:23Z">
        <w:r>
          <w:rPr>
            <w:rFonts w:hint="eastAsia"/>
            <w:highlight w:val="green"/>
            <w:lang w:val="en-US" w:eastAsia="zh-CN"/>
            <w:rPrChange w:id="1681" w:author="野草" w:date="2024-01-31T19:47:20Z">
              <w:rPr>
                <w:rFonts w:hint="eastAsia"/>
                <w:highlight w:val="none"/>
                <w:lang w:val="en-US" w:eastAsia="zh-CN"/>
              </w:rPr>
            </w:rPrChange>
          </w:rPr>
          <w:t>Sect. 3.1</w:t>
        </w:r>
      </w:ins>
      <w:ins w:id="1682" w:author="野草" w:date="2024-01-31T17:49:23Z">
        <w:r>
          <w:rPr>
            <w:rFonts w:hint="eastAsia"/>
            <w:highlight w:val="cyan"/>
            <w:lang w:val="en-US" w:eastAsia="zh-CN"/>
            <w:rPrChange w:id="1683" w:author="野草" w:date="2024-01-31T19:47:14Z">
              <w:rPr>
                <w:rFonts w:hint="eastAsia"/>
                <w:highlight w:val="none"/>
                <w:lang w:val="en-US" w:eastAsia="zh-CN"/>
              </w:rPr>
            </w:rPrChange>
          </w:rPr>
          <w:t>, the impact</w:t>
        </w:r>
      </w:ins>
      <w:ins w:id="1684" w:author="野草" w:date="2024-01-31T19:50:06Z">
        <w:r>
          <w:rPr>
            <w:rFonts w:hint="eastAsia"/>
            <w:highlight w:val="cyan"/>
            <w:lang w:val="en-US" w:eastAsia="zh-CN"/>
          </w:rPr>
          <w:t>s</w:t>
        </w:r>
      </w:ins>
      <w:ins w:id="1685" w:author="野草" w:date="2024-01-31T17:49:23Z">
        <w:r>
          <w:rPr>
            <w:rFonts w:hint="eastAsia"/>
            <w:highlight w:val="cyan"/>
            <w:lang w:val="en-US" w:eastAsia="zh-CN"/>
            <w:rPrChange w:id="1686" w:author="野草" w:date="2024-01-31T19:47:14Z">
              <w:rPr>
                <w:rFonts w:hint="eastAsia"/>
                <w:highlight w:val="none"/>
                <w:lang w:val="en-US" w:eastAsia="zh-CN"/>
              </w:rPr>
            </w:rPrChange>
          </w:rPr>
          <w:t xml:space="preserve"> of </w:t>
        </w:r>
      </w:ins>
      <w:ins w:id="1687" w:author="野草" w:date="2024-01-31T17:49:23Z">
        <w:r>
          <w:rPr>
            <w:rFonts w:hint="eastAsia"/>
            <w:highlight w:val="green"/>
            <w:lang w:val="en-US" w:eastAsia="zh-CN"/>
            <w:rPrChange w:id="1688" w:author="野草" w:date="2024-01-31T19:50:05Z">
              <w:rPr>
                <w:rFonts w:hint="eastAsia"/>
                <w:highlight w:val="none"/>
                <w:lang w:val="en-US" w:eastAsia="zh-CN"/>
              </w:rPr>
            </w:rPrChange>
          </w:rPr>
          <w:t>river width</w:t>
        </w:r>
      </w:ins>
      <w:ins w:id="1689" w:author="野草" w:date="2024-01-31T17:49:23Z">
        <w:r>
          <w:rPr>
            <w:rFonts w:hint="eastAsia"/>
            <w:highlight w:val="cyan"/>
            <w:lang w:val="en-US" w:eastAsia="zh-CN"/>
            <w:rPrChange w:id="1690" w:author="野草" w:date="2024-01-31T19:47:14Z">
              <w:rPr>
                <w:rFonts w:hint="eastAsia"/>
                <w:highlight w:val="none"/>
                <w:lang w:val="en-US" w:eastAsia="zh-CN"/>
              </w:rPr>
            </w:rPrChange>
          </w:rPr>
          <w:t xml:space="preserve"> cannot be </w:t>
        </w:r>
      </w:ins>
      <w:ins w:id="1691" w:author="野草" w:date="2024-01-31T17:49:23Z">
        <w:r>
          <w:rPr>
            <w:rFonts w:hint="eastAsia"/>
            <w:highlight w:val="green"/>
            <w:lang w:val="en-US" w:eastAsia="zh-CN"/>
            <w:rPrChange w:id="1692" w:author="野草" w:date="2024-01-31T19:50:12Z">
              <w:rPr>
                <w:rFonts w:hint="eastAsia"/>
                <w:highlight w:val="none"/>
                <w:lang w:val="en-US" w:eastAsia="zh-CN"/>
              </w:rPr>
            </w:rPrChange>
          </w:rPr>
          <w:t>overlooked</w:t>
        </w:r>
      </w:ins>
      <w:ins w:id="1693" w:author="野草" w:date="2024-01-31T17:49:23Z">
        <w:r>
          <w:rPr>
            <w:rFonts w:hint="eastAsia"/>
            <w:highlight w:val="cyan"/>
            <w:lang w:val="en-US" w:eastAsia="zh-CN"/>
            <w:rPrChange w:id="1694" w:author="野草" w:date="2024-01-31T19:47:14Z">
              <w:rPr>
                <w:rFonts w:hint="eastAsia"/>
                <w:highlight w:val="none"/>
                <w:lang w:val="en-US" w:eastAsia="zh-CN"/>
              </w:rPr>
            </w:rPrChange>
          </w:rPr>
          <w:t xml:space="preserve">. </w:t>
        </w:r>
      </w:ins>
      <w:ins w:id="1695" w:author="野草" w:date="2024-01-31T19:56:10Z">
        <w:r>
          <w:rPr>
            <w:rFonts w:hint="eastAsia"/>
            <w:highlight w:val="cyan"/>
            <w:lang w:val="en-US" w:eastAsia="zh-CN"/>
            <w:rPrChange w:id="1696" w:author="野草" w:date="2024-01-31T19:57:49Z">
              <w:rPr>
                <w:rFonts w:hint="eastAsia"/>
                <w:highlight w:val="green"/>
                <w:lang w:val="en-US" w:eastAsia="zh-CN"/>
              </w:rPr>
            </w:rPrChange>
          </w:rPr>
          <w:t>It</w:t>
        </w:r>
      </w:ins>
      <w:ins w:id="1697" w:author="野草" w:date="2024-01-31T19:56:11Z">
        <w:r>
          <w:rPr>
            <w:rFonts w:hint="eastAsia"/>
            <w:highlight w:val="cyan"/>
            <w:lang w:val="en-US" w:eastAsia="zh-CN"/>
            <w:rPrChange w:id="1698" w:author="野草" w:date="2024-01-31T19:57:49Z">
              <w:rPr>
                <w:rFonts w:hint="eastAsia"/>
                <w:highlight w:val="green"/>
                <w:lang w:val="en-US" w:eastAsia="zh-CN"/>
              </w:rPr>
            </w:rPrChange>
          </w:rPr>
          <w:t xml:space="preserve"> con</w:t>
        </w:r>
      </w:ins>
      <w:ins w:id="1699" w:author="野草" w:date="2024-01-31T19:56:12Z">
        <w:r>
          <w:rPr>
            <w:rFonts w:hint="eastAsia"/>
            <w:highlight w:val="cyan"/>
            <w:lang w:val="en-US" w:eastAsia="zh-CN"/>
            <w:rPrChange w:id="1700" w:author="野草" w:date="2024-01-31T19:57:49Z">
              <w:rPr>
                <w:rFonts w:hint="eastAsia"/>
                <w:highlight w:val="green"/>
                <w:lang w:val="en-US" w:eastAsia="zh-CN"/>
              </w:rPr>
            </w:rPrChange>
          </w:rPr>
          <w:t>tri</w:t>
        </w:r>
      </w:ins>
      <w:ins w:id="1701" w:author="野草" w:date="2024-01-31T19:56:13Z">
        <w:r>
          <w:rPr>
            <w:rFonts w:hint="eastAsia"/>
            <w:highlight w:val="cyan"/>
            <w:lang w:val="en-US" w:eastAsia="zh-CN"/>
            <w:rPrChange w:id="1702" w:author="野草" w:date="2024-01-31T19:57:49Z">
              <w:rPr>
                <w:rFonts w:hint="eastAsia"/>
                <w:highlight w:val="green"/>
                <w:lang w:val="en-US" w:eastAsia="zh-CN"/>
              </w:rPr>
            </w:rPrChange>
          </w:rPr>
          <w:t>bute</w:t>
        </w:r>
      </w:ins>
      <w:ins w:id="1703" w:author="野草" w:date="2024-01-31T19:56:14Z">
        <w:r>
          <w:rPr>
            <w:rFonts w:hint="eastAsia"/>
            <w:highlight w:val="cyan"/>
            <w:lang w:val="en-US" w:eastAsia="zh-CN"/>
            <w:rPrChange w:id="1704" w:author="野草" w:date="2024-01-31T19:57:49Z">
              <w:rPr>
                <w:rFonts w:hint="eastAsia"/>
                <w:highlight w:val="green"/>
                <w:lang w:val="en-US" w:eastAsia="zh-CN"/>
              </w:rPr>
            </w:rPrChange>
          </w:rPr>
          <w:t>d</w:t>
        </w:r>
      </w:ins>
      <w:ins w:id="1705" w:author="野草" w:date="2024-01-31T19:49:46Z">
        <w:r>
          <w:rPr>
            <w:rFonts w:hint="eastAsia"/>
            <w:highlight w:val="cyan"/>
            <w:lang w:val="en-US" w:eastAsia="zh-CN"/>
          </w:rPr>
          <w:t xml:space="preserve"> </w:t>
        </w:r>
      </w:ins>
      <w:ins w:id="1706" w:author="野草" w:date="2024-01-31T19:49:46Z">
        <w:r>
          <w:rPr>
            <w:rFonts w:hint="eastAsia"/>
            <w:highlight w:val="green"/>
            <w:u w:val="single"/>
            <w:lang w:val="en-US" w:eastAsia="zh-CN"/>
            <w:rPrChange w:id="1707" w:author="野草" w:date="2024-01-31T19:50:38Z">
              <w:rPr>
                <w:rFonts w:hint="eastAsia"/>
                <w:highlight w:val="cyan"/>
                <w:lang w:val="en-US" w:eastAsia="zh-CN"/>
              </w:rPr>
            </w:rPrChange>
          </w:rPr>
          <w:t>14.2</w:t>
        </w:r>
      </w:ins>
      <w:ins w:id="1708" w:author="野草" w:date="2024-01-31T19:50:40Z">
        <w:r>
          <w:rPr>
            <w:rFonts w:hint="eastAsia"/>
            <w:highlight w:val="green"/>
            <w:u w:val="single"/>
            <w:lang w:val="en-US" w:eastAsia="zh-CN"/>
          </w:rPr>
          <w:t xml:space="preserve"> </w:t>
        </w:r>
      </w:ins>
      <w:ins w:id="1709" w:author="野草" w:date="2024-01-31T19:49:46Z">
        <w:r>
          <w:rPr>
            <w:rFonts w:hint="eastAsia"/>
            <w:highlight w:val="green"/>
            <w:u w:val="single"/>
            <w:lang w:val="en-US" w:eastAsia="zh-CN"/>
            <w:rPrChange w:id="1710" w:author="野草" w:date="2024-01-31T19:50:38Z">
              <w:rPr>
                <w:rFonts w:hint="eastAsia"/>
                <w:highlight w:val="cyan"/>
                <w:lang w:val="en-US" w:eastAsia="zh-CN"/>
              </w:rPr>
            </w:rPrChange>
          </w:rPr>
          <w:t>% and 9.1</w:t>
        </w:r>
      </w:ins>
      <w:ins w:id="1711" w:author="野草" w:date="2024-01-31T19:50:43Z">
        <w:r>
          <w:rPr>
            <w:rFonts w:hint="eastAsia"/>
            <w:highlight w:val="green"/>
            <w:u w:val="single"/>
            <w:lang w:val="en-US" w:eastAsia="zh-CN"/>
          </w:rPr>
          <w:t xml:space="preserve"> </w:t>
        </w:r>
      </w:ins>
      <w:ins w:id="1712" w:author="野草" w:date="2024-01-31T19:49:46Z">
        <w:r>
          <w:rPr>
            <w:rFonts w:hint="eastAsia"/>
            <w:highlight w:val="green"/>
            <w:u w:val="single"/>
            <w:lang w:val="en-US" w:eastAsia="zh-CN"/>
            <w:rPrChange w:id="1713" w:author="野草" w:date="2024-01-31T19:50:38Z">
              <w:rPr>
                <w:rFonts w:hint="eastAsia"/>
                <w:highlight w:val="cyan"/>
                <w:lang w:val="en-US" w:eastAsia="zh-CN"/>
              </w:rPr>
            </w:rPrChange>
          </w:rPr>
          <w:t>%</w:t>
        </w:r>
      </w:ins>
      <w:ins w:id="1714" w:author="野草" w:date="2024-01-31T19:49:46Z">
        <w:r>
          <w:rPr>
            <w:rFonts w:hint="eastAsia"/>
            <w:highlight w:val="cyan"/>
            <w:lang w:val="en-US" w:eastAsia="zh-CN"/>
          </w:rPr>
          <w:t xml:space="preserve"> </w:t>
        </w:r>
      </w:ins>
      <w:ins w:id="1715" w:author="野草" w:date="2024-01-31T19:56:26Z">
        <w:r>
          <w:rPr>
            <w:rFonts w:hint="eastAsia"/>
            <w:highlight w:val="cyan"/>
            <w:lang w:val="en-US" w:eastAsia="zh-CN"/>
          </w:rPr>
          <w:t xml:space="preserve">to </w:t>
        </w:r>
      </w:ins>
      <w:ins w:id="1716" w:author="野草" w:date="2024-01-31T19:56:27Z">
        <w:r>
          <w:rPr>
            <w:rFonts w:hint="eastAsia"/>
            <w:highlight w:val="green"/>
            <w:lang w:val="en-US" w:eastAsia="zh-CN"/>
            <w:rPrChange w:id="1717" w:author="野草" w:date="2024-01-31T19:57:41Z">
              <w:rPr>
                <w:rFonts w:hint="eastAsia"/>
                <w:highlight w:val="cyan"/>
                <w:lang w:val="en-US" w:eastAsia="zh-CN"/>
              </w:rPr>
            </w:rPrChange>
          </w:rPr>
          <w:t>RCI</w:t>
        </w:r>
      </w:ins>
      <w:ins w:id="1718" w:author="野草" w:date="2024-01-31T19:56:28Z">
        <w:r>
          <w:rPr>
            <w:rFonts w:hint="eastAsia"/>
            <w:highlight w:val="cyan"/>
            <w:lang w:val="en-US" w:eastAsia="zh-CN"/>
          </w:rPr>
          <w:t xml:space="preserve"> </w:t>
        </w:r>
      </w:ins>
      <w:ins w:id="1719" w:author="野草" w:date="2024-01-31T19:49:46Z">
        <w:r>
          <w:rPr>
            <w:rFonts w:hint="eastAsia"/>
            <w:highlight w:val="cyan"/>
            <w:lang w:val="en-US" w:eastAsia="zh-CN"/>
          </w:rPr>
          <w:t xml:space="preserve">on the </w:t>
        </w:r>
      </w:ins>
      <w:ins w:id="1720" w:author="野草" w:date="2024-01-31T19:49:46Z">
        <w:r>
          <w:rPr>
            <w:rFonts w:hint="eastAsia"/>
            <w:highlight w:val="green"/>
            <w:lang w:val="en-US" w:eastAsia="zh-CN"/>
            <w:rPrChange w:id="1721" w:author="野草" w:date="2024-01-31T19:50:46Z">
              <w:rPr>
                <w:rFonts w:hint="eastAsia"/>
                <w:highlight w:val="cyan"/>
                <w:lang w:val="en-US" w:eastAsia="zh-CN"/>
              </w:rPr>
            </w:rPrChange>
          </w:rPr>
          <w:t>normal summer day</w:t>
        </w:r>
      </w:ins>
      <w:ins w:id="1722" w:author="野草" w:date="2024-01-31T19:49:46Z">
        <w:r>
          <w:rPr>
            <w:rFonts w:hint="eastAsia"/>
            <w:highlight w:val="cyan"/>
            <w:lang w:val="en-US" w:eastAsia="zh-CN"/>
          </w:rPr>
          <w:t xml:space="preserve"> and the </w:t>
        </w:r>
      </w:ins>
      <w:ins w:id="1723" w:author="野草" w:date="2024-01-31T19:49:46Z">
        <w:r>
          <w:rPr>
            <w:rFonts w:hint="eastAsia"/>
            <w:highlight w:val="green"/>
            <w:lang w:val="en-US" w:eastAsia="zh-CN"/>
            <w:rPrChange w:id="1724" w:author="野草" w:date="2024-01-31T19:50:49Z">
              <w:rPr>
                <w:rFonts w:hint="eastAsia"/>
                <w:highlight w:val="cyan"/>
                <w:lang w:val="en-US" w:eastAsia="zh-CN"/>
              </w:rPr>
            </w:rPrChange>
          </w:rPr>
          <w:t>extremely hot day</w:t>
        </w:r>
      </w:ins>
      <w:ins w:id="1725" w:author="野草" w:date="2024-01-31T19:49:46Z">
        <w:r>
          <w:rPr>
            <w:rFonts w:hint="eastAsia"/>
            <w:highlight w:val="cyan"/>
            <w:lang w:val="en-US" w:eastAsia="zh-CN"/>
          </w:rPr>
          <w:t>, respectively.</w:t>
        </w:r>
      </w:ins>
      <w:del w:id="1726" w:author="野草" w:date="2024-01-31T19:49:46Z">
        <w:r>
          <w:rPr>
            <w:rFonts w:hint="eastAsia"/>
            <w:highlight w:val="cyan"/>
            <w:lang w:val="en-US" w:eastAsia="zh-CN"/>
          </w:rPr>
          <w:delText>Fig. 6 illustrates the contributions of potential influencing factors on river cooling effects in the two selected case days.</w:delText>
        </w:r>
      </w:del>
    </w:p>
    <w:p>
      <w:pPr>
        <w:numPr>
          <w:ilvl w:val="-1"/>
          <w:numId w:val="0"/>
        </w:numPr>
        <w:ind w:left="0" w:leftChars="0" w:firstLine="0" w:firstLineChars="0"/>
        <w:rPr>
          <w:del w:id="1728" w:author="野草" w:date="2024-01-31T19:49:46Z"/>
          <w:rFonts w:hint="eastAsia"/>
          <w:highlight w:val="cyan"/>
          <w:lang w:val="en-US" w:eastAsia="zh-CN"/>
        </w:rPr>
        <w:pPrChange w:id="1727" w:author="野草" w:date="2024-01-31T15:01:58Z">
          <w:pPr>
            <w:numPr>
              <w:ilvl w:val="0"/>
              <w:numId w:val="3"/>
            </w:numPr>
            <w:ind w:left="420" w:leftChars="0" w:hanging="420" w:firstLineChars="0"/>
          </w:pPr>
        </w:pPrChange>
      </w:pPr>
      <w:del w:id="1729" w:author="野草" w:date="2024-01-31T19:49:46Z">
        <w:r>
          <w:rPr>
            <w:rFonts w:hint="eastAsia"/>
            <w:highlight w:val="cyan"/>
            <w:lang w:val="en-US" w:eastAsia="zh-CN"/>
          </w:rPr>
          <w:delText>Unlike other studies which reveal that land use patterns or 3D building characteristics play dominant roles in water cooling effects, the results here show that topography exerts significant impacts on river cooling effects in the metropolitan area of Chongqing with complex topography.</w:delText>
        </w:r>
      </w:del>
    </w:p>
    <w:p>
      <w:pPr>
        <w:numPr>
          <w:ilvl w:val="-1"/>
          <w:numId w:val="0"/>
        </w:numPr>
        <w:ind w:left="0" w:leftChars="0" w:firstLine="0" w:firstLineChars="0"/>
        <w:rPr>
          <w:del w:id="1731" w:author="野草" w:date="2024-01-31T19:49:46Z"/>
          <w:rFonts w:hint="eastAsia"/>
          <w:highlight w:val="cyan"/>
          <w:lang w:val="en-US" w:eastAsia="zh-CN"/>
        </w:rPr>
        <w:pPrChange w:id="1730" w:author="野草" w:date="2024-01-31T17:31:02Z">
          <w:pPr>
            <w:numPr>
              <w:ilvl w:val="0"/>
              <w:numId w:val="3"/>
            </w:numPr>
            <w:ind w:left="420" w:leftChars="0" w:hanging="420" w:firstLineChars="0"/>
          </w:pPr>
        </w:pPrChange>
      </w:pPr>
      <w:del w:id="1732" w:author="野草" w:date="2024-01-31T19:49:46Z">
        <w:r>
          <w:rPr>
            <w:rFonts w:hint="eastAsia"/>
            <w:highlight w:val="cyan"/>
            <w:lang w:val="en-US" w:eastAsia="zh-CN"/>
          </w:rPr>
          <w:delText xml:space="preserve">In terms of RCI, average slope is most influential among all potential factors in the normal summer day as it contributes </w:delText>
        </w:r>
      </w:del>
      <w:del w:id="1733" w:author="野草" w:date="2024-01-31T19:49:46Z">
        <w:r>
          <w:rPr>
            <w:rFonts w:hint="eastAsia"/>
            <w:highlight w:val="cyan"/>
            <w:u w:val="single"/>
            <w:lang w:val="en-US" w:eastAsia="zh-CN"/>
          </w:rPr>
          <w:delText xml:space="preserve">15.7 % </w:delText>
        </w:r>
      </w:del>
      <w:del w:id="1734" w:author="野草" w:date="2024-01-31T19:49:46Z">
        <w:r>
          <w:rPr>
            <w:rFonts w:hint="eastAsia"/>
            <w:highlight w:val="cyan"/>
            <w:lang w:val="en-US" w:eastAsia="zh-CN"/>
          </w:rPr>
          <w:delText>.</w:delText>
        </w:r>
      </w:del>
    </w:p>
    <w:p>
      <w:pPr>
        <w:numPr>
          <w:ilvl w:val="-1"/>
          <w:numId w:val="0"/>
        </w:numPr>
        <w:ind w:left="0" w:leftChars="0" w:firstLine="0" w:firstLineChars="0"/>
        <w:rPr>
          <w:del w:id="1736" w:author="野草" w:date="2024-01-31T19:49:46Z"/>
          <w:rFonts w:hint="eastAsia"/>
          <w:highlight w:val="cyan"/>
          <w:lang w:val="en-US" w:eastAsia="zh-CN"/>
        </w:rPr>
        <w:pPrChange w:id="1735" w:author="野草" w:date="2024-01-31T15:01:59Z">
          <w:pPr>
            <w:numPr>
              <w:ilvl w:val="0"/>
              <w:numId w:val="3"/>
            </w:numPr>
            <w:ind w:left="420" w:leftChars="0" w:hanging="420" w:firstLineChars="0"/>
          </w:pPr>
        </w:pPrChange>
      </w:pPr>
      <w:del w:id="1737" w:author="野草" w:date="2024-01-31T19:49:46Z">
        <w:r>
          <w:rPr>
            <w:rFonts w:hint="eastAsia"/>
            <w:highlight w:val="cyan"/>
            <w:lang w:val="en-US" w:eastAsia="zh-CN"/>
          </w:rPr>
          <w:delText xml:space="preserve">The contribution of average elevation is slightly smaller, accounting for </w:delText>
        </w:r>
      </w:del>
      <w:del w:id="1738" w:author="野草" w:date="2024-01-31T19:49:46Z">
        <w:r>
          <w:rPr>
            <w:rFonts w:hint="eastAsia"/>
            <w:highlight w:val="cyan"/>
            <w:u w:val="single"/>
            <w:lang w:val="en-US" w:eastAsia="zh-CN"/>
          </w:rPr>
          <w:delText>10.8 %.</w:delText>
        </w:r>
      </w:del>
    </w:p>
    <w:p>
      <w:pPr>
        <w:numPr>
          <w:ilvl w:val="-1"/>
          <w:numId w:val="0"/>
        </w:numPr>
        <w:ind w:left="0" w:leftChars="0" w:firstLine="0" w:firstLineChars="0"/>
        <w:jc w:val="left"/>
        <w:rPr>
          <w:ins w:id="1740" w:author="野草" w:date="2024-01-31T17:49:25Z"/>
          <w:rFonts w:hint="eastAsia"/>
          <w:highlight w:val="cyan"/>
          <w:lang w:val="en-US" w:eastAsia="zh-CN"/>
        </w:rPr>
        <w:pPrChange w:id="1739" w:author="野草" w:date="2024-01-31T17:31:42Z">
          <w:pPr>
            <w:numPr>
              <w:ilvl w:val="0"/>
              <w:numId w:val="3"/>
            </w:numPr>
            <w:ind w:left="420" w:leftChars="0" w:hanging="420" w:firstLineChars="0"/>
            <w:jc w:val="left"/>
          </w:pPr>
        </w:pPrChange>
      </w:pPr>
      <w:del w:id="1741" w:author="野草" w:date="2024-01-31T19:49:46Z">
        <w:r>
          <w:rPr>
            <w:rFonts w:hint="eastAsia"/>
            <w:highlight w:val="cyan"/>
            <w:lang w:val="en-US" w:eastAsia="zh-CN"/>
          </w:rPr>
          <w:delText>The role of topography is found to be even stronger in the extremely hot day as average slope and elevation make contributions of</w:delText>
        </w:r>
      </w:del>
      <w:del w:id="1742" w:author="野草" w:date="2024-01-31T19:49:46Z">
        <w:r>
          <w:rPr>
            <w:rFonts w:hint="eastAsia"/>
            <w:highlight w:val="cyan"/>
            <w:u w:val="single"/>
            <w:lang w:val="en-US" w:eastAsia="zh-CN"/>
          </w:rPr>
          <w:delText xml:space="preserve"> 17.1 % and 15.0 %</w:delText>
        </w:r>
      </w:del>
      <w:del w:id="1743" w:author="野草" w:date="2024-01-31T19:49:46Z">
        <w:r>
          <w:rPr>
            <w:rFonts w:hint="eastAsia"/>
            <w:highlight w:val="cyan"/>
            <w:lang w:val="en-US" w:eastAsia="zh-CN"/>
          </w:rPr>
          <w:delText>, ranking first and second, respectively.</w:delText>
        </w:r>
      </w:del>
    </w:p>
    <w:p>
      <w:pPr>
        <w:numPr>
          <w:ilvl w:val="-1"/>
          <w:numId w:val="0"/>
        </w:numPr>
        <w:ind w:left="0" w:leftChars="0" w:firstLine="0" w:firstLineChars="0"/>
        <w:jc w:val="left"/>
        <w:rPr>
          <w:ins w:id="1745" w:author="野草" w:date="2024-01-31T17:49:25Z"/>
          <w:rFonts w:hint="eastAsia"/>
          <w:highlight w:val="none"/>
          <w:lang w:val="en-US" w:eastAsia="zh-CN"/>
        </w:rPr>
        <w:pPrChange w:id="1744" w:author="野草" w:date="2024-01-31T17:31:42Z">
          <w:pPr>
            <w:numPr>
              <w:ilvl w:val="0"/>
              <w:numId w:val="3"/>
            </w:numPr>
            <w:ind w:left="420" w:leftChars="0" w:hanging="420" w:firstLineChars="0"/>
            <w:jc w:val="left"/>
          </w:pPr>
        </w:pPrChange>
      </w:pPr>
    </w:p>
    <w:p>
      <w:pPr>
        <w:numPr>
          <w:ilvl w:val="-1"/>
          <w:numId w:val="0"/>
        </w:numPr>
        <w:ind w:left="0" w:leftChars="0" w:firstLine="0" w:firstLineChars="0"/>
        <w:jc w:val="left"/>
        <w:rPr>
          <w:rFonts w:hint="eastAsia"/>
          <w:highlight w:val="green"/>
          <w:lang w:val="en-US" w:eastAsia="zh-CN"/>
          <w:rPrChange w:id="1747" w:author="野草" w:date="2024-01-31T20:19:04Z">
            <w:rPr>
              <w:rFonts w:hint="default"/>
              <w:highlight w:val="none"/>
              <w:lang w:val="en-US" w:eastAsia="zh-CN"/>
            </w:rPr>
          </w:rPrChange>
        </w:rPr>
        <w:pPrChange w:id="1746" w:author="野草" w:date="2024-01-31T17:31:42Z">
          <w:pPr>
            <w:numPr>
              <w:ilvl w:val="0"/>
              <w:numId w:val="3"/>
            </w:numPr>
            <w:ind w:left="420" w:leftChars="0" w:hanging="420" w:firstLineChars="0"/>
            <w:jc w:val="left"/>
          </w:pPr>
        </w:pPrChange>
      </w:pPr>
      <w:ins w:id="1748" w:author="野草" w:date="2024-01-31T19:51:14Z">
        <w:r>
          <w:rPr>
            <w:rFonts w:hint="eastAsia"/>
            <w:highlight w:val="green"/>
            <w:lang w:val="en-US" w:eastAsia="zh-CN"/>
            <w:rPrChange w:id="1749" w:author="野草" w:date="2024-01-31T20:19:04Z">
              <w:rPr>
                <w:rFonts w:hint="eastAsia"/>
                <w:highlight w:val="none"/>
                <w:lang w:val="en-US" w:eastAsia="zh-CN"/>
              </w:rPr>
            </w:rPrChange>
          </w:rPr>
          <w:t>【</w:t>
        </w:r>
      </w:ins>
      <w:ins w:id="1750" w:author="野草" w:date="2024-01-31T20:19:01Z">
        <w:r>
          <w:rPr>
            <w:rFonts w:hint="eastAsia"/>
            <w:highlight w:val="green"/>
            <w:lang w:val="en-US" w:eastAsia="zh-CN"/>
            <w:rPrChange w:id="1751" w:author="野草" w:date="2024-01-31T20:19:04Z">
              <w:rPr>
                <w:rFonts w:hint="eastAsia"/>
                <w:highlight w:val="none"/>
                <w:lang w:val="en-US" w:eastAsia="zh-CN"/>
              </w:rPr>
            </w:rPrChange>
          </w:rPr>
          <w:t>up</w:t>
        </w:r>
      </w:ins>
      <w:ins w:id="1752" w:author="野草" w:date="2024-01-31T19:59:56Z">
        <w:r>
          <w:rPr>
            <w:rFonts w:hint="eastAsia"/>
            <w:highlight w:val="green"/>
            <w:lang w:val="en-US" w:eastAsia="zh-CN"/>
          </w:rPr>
          <w:t xml:space="preserve">2024 0131 </w:t>
        </w:r>
      </w:ins>
      <w:ins w:id="1753" w:author="野草" w:date="2024-01-31T20:18:55Z">
        <w:r>
          <w:rPr>
            <w:rFonts w:hint="eastAsia"/>
            <w:highlight w:val="green"/>
            <w:lang w:val="en-US" w:eastAsia="zh-CN"/>
          </w:rPr>
          <w:t>2</w:t>
        </w:r>
      </w:ins>
      <w:ins w:id="1754" w:author="野草" w:date="2024-01-31T20:18:56Z">
        <w:r>
          <w:rPr>
            <w:rFonts w:hint="eastAsia"/>
            <w:highlight w:val="green"/>
            <w:lang w:val="en-US" w:eastAsia="zh-CN"/>
          </w:rPr>
          <w:t>0</w:t>
        </w:r>
      </w:ins>
      <w:ins w:id="1755" w:author="野草" w:date="2024-01-31T19:59:56Z">
        <w:r>
          <w:rPr>
            <w:rFonts w:hint="eastAsia"/>
            <w:highlight w:val="green"/>
            <w:lang w:val="en-US" w:eastAsia="zh-CN"/>
          </w:rPr>
          <w:t>:</w:t>
        </w:r>
      </w:ins>
      <w:ins w:id="1756" w:author="野草" w:date="2024-01-31T20:20:27Z">
        <w:r>
          <w:rPr>
            <w:rFonts w:hint="eastAsia"/>
            <w:highlight w:val="green"/>
            <w:lang w:val="en-US" w:eastAsia="zh-CN"/>
          </w:rPr>
          <w:t>2</w:t>
        </w:r>
      </w:ins>
      <w:ins w:id="1757" w:author="野草" w:date="2024-01-31T20:26:05Z">
        <w:r>
          <w:rPr>
            <w:rFonts w:hint="eastAsia"/>
            <w:highlight w:val="green"/>
            <w:lang w:val="en-US" w:eastAsia="zh-CN"/>
          </w:rPr>
          <w:t>6</w:t>
        </w:r>
      </w:ins>
      <w:ins w:id="1758" w:author="野草" w:date="2024-01-31T19:51:14Z">
        <w:r>
          <w:rPr>
            <w:rFonts w:hint="eastAsia"/>
            <w:highlight w:val="green"/>
            <w:lang w:val="en-US" w:eastAsia="zh-CN"/>
            <w:rPrChange w:id="1759" w:author="野草" w:date="2024-01-31T20:19:04Z">
              <w:rPr>
                <w:rFonts w:hint="eastAsia"/>
                <w:highlight w:val="none"/>
                <w:lang w:val="en-US" w:eastAsia="zh-CN"/>
              </w:rPr>
            </w:rPrChange>
          </w:rPr>
          <w:t>】</w:t>
        </w:r>
      </w:ins>
    </w:p>
    <w:p>
      <w:pPr>
        <w:numPr>
          <w:ilvl w:val="-1"/>
          <w:numId w:val="0"/>
        </w:numPr>
        <w:ind w:left="0" w:leftChars="0" w:firstLine="0" w:firstLineChars="0"/>
        <w:rPr>
          <w:del w:id="1761" w:author="野草" w:date="2024-01-31T17:32:19Z"/>
          <w:rFonts w:hint="default"/>
          <w:highlight w:val="none"/>
          <w:lang w:val="en-US" w:eastAsia="zh-CN"/>
        </w:rPr>
        <w:pPrChange w:id="1760" w:author="野草" w:date="2024-01-31T15:02:01Z">
          <w:pPr>
            <w:numPr>
              <w:ilvl w:val="0"/>
              <w:numId w:val="3"/>
            </w:numPr>
            <w:ind w:left="420" w:leftChars="0" w:hanging="420" w:firstLineChars="0"/>
          </w:pPr>
        </w:pPrChange>
      </w:pPr>
      <w:del w:id="1762" w:author="野草" w:date="2024-01-31T17:32:19Z">
        <w:r>
          <w:rPr>
            <w:rFonts w:hint="eastAsia"/>
            <w:highlight w:val="none"/>
            <w:lang w:val="en-US" w:eastAsia="zh-CN"/>
          </w:rPr>
          <w:delText xml:space="preserve">Both proportions are </w:delText>
        </w:r>
      </w:del>
      <w:del w:id="1763" w:author="野草" w:date="2024-01-31T17:32:19Z">
        <w:r>
          <w:rPr>
            <w:rFonts w:hint="eastAsia"/>
            <w:highlight w:val="none"/>
            <w:u w:val="single"/>
            <w:lang w:val="en-US" w:eastAsia="zh-CN"/>
          </w:rPr>
          <w:delText>more than 6 %</w:delText>
        </w:r>
      </w:del>
      <w:del w:id="1764" w:author="野草" w:date="2024-01-31T17:32:19Z">
        <w:r>
          <w:rPr>
            <w:rFonts w:hint="eastAsia"/>
            <w:highlight w:val="none"/>
            <w:lang w:val="en-US" w:eastAsia="zh-CN"/>
          </w:rPr>
          <w:delText xml:space="preserve"> higher than the contributions of other variables.</w:delText>
        </w:r>
      </w:del>
    </w:p>
    <w:p>
      <w:pPr>
        <w:numPr>
          <w:ilvl w:val="-1"/>
          <w:numId w:val="0"/>
        </w:numPr>
        <w:ind w:left="0" w:leftChars="0" w:firstLine="0" w:firstLineChars="0"/>
        <w:rPr>
          <w:del w:id="1766" w:author="野草" w:date="2024-01-31T20:03:56Z"/>
          <w:rFonts w:hint="eastAsia"/>
          <w:highlight w:val="cyan"/>
          <w:lang w:val="en-US" w:eastAsia="zh-CN"/>
          <w:rPrChange w:id="1767" w:author="野草" w:date="2024-01-31T20:58:57Z">
            <w:rPr>
              <w:del w:id="1768" w:author="野草" w:date="2024-01-31T20:03:56Z"/>
              <w:rFonts w:hint="eastAsia"/>
              <w:highlight w:val="none"/>
              <w:lang w:val="en-US" w:eastAsia="zh-CN"/>
            </w:rPr>
          </w:rPrChange>
        </w:rPr>
        <w:pPrChange w:id="1765" w:author="野草" w:date="2024-01-31T15:02:01Z">
          <w:pPr>
            <w:numPr>
              <w:ilvl w:val="0"/>
              <w:numId w:val="3"/>
            </w:numPr>
            <w:ind w:left="420" w:leftChars="0" w:hanging="420" w:firstLineChars="0"/>
          </w:pPr>
        </w:pPrChange>
      </w:pPr>
      <w:ins w:id="1769" w:author="野草" w:date="2024-01-31T20:03:56Z">
        <w:r>
          <w:rPr>
            <w:rFonts w:hint="eastAsia"/>
            <w:highlight w:val="cyan"/>
            <w:lang w:val="en-US" w:eastAsia="zh-CN"/>
            <w:rPrChange w:id="1770" w:author="野草" w:date="2024-01-31T20:04:14Z">
              <w:rPr>
                <w:rFonts w:hint="eastAsia"/>
                <w:highlight w:val="none"/>
                <w:lang w:val="en-US" w:eastAsia="zh-CN"/>
              </w:rPr>
            </w:rPrChange>
          </w:rPr>
          <w:t xml:space="preserve">In terms of </w:t>
        </w:r>
      </w:ins>
      <w:ins w:id="1771" w:author="野草" w:date="2024-01-31T20:03:56Z">
        <w:r>
          <w:rPr>
            <w:rFonts w:hint="eastAsia"/>
            <w:highlight w:val="green"/>
            <w:lang w:val="en-US" w:eastAsia="zh-CN"/>
            <w:rPrChange w:id="1772" w:author="野草" w:date="2024-01-31T20:12:11Z">
              <w:rPr>
                <w:rFonts w:hint="eastAsia"/>
                <w:highlight w:val="none"/>
                <w:lang w:val="en-US" w:eastAsia="zh-CN"/>
              </w:rPr>
            </w:rPrChange>
          </w:rPr>
          <w:t>land use characteristics</w:t>
        </w:r>
      </w:ins>
      <w:ins w:id="1773" w:author="野草" w:date="2024-01-31T20:03:56Z">
        <w:r>
          <w:rPr>
            <w:rFonts w:hint="eastAsia"/>
            <w:highlight w:val="cyan"/>
            <w:lang w:val="en-US" w:eastAsia="zh-CN"/>
            <w:rPrChange w:id="1774" w:author="野草" w:date="2024-01-31T20:04:14Z">
              <w:rPr>
                <w:rFonts w:hint="eastAsia"/>
                <w:highlight w:val="none"/>
                <w:lang w:val="en-US" w:eastAsia="zh-CN"/>
              </w:rPr>
            </w:rPrChange>
          </w:rPr>
          <w:t xml:space="preserve">, the findings distinctly </w:t>
        </w:r>
      </w:ins>
      <w:ins w:id="1775" w:author="野草" w:date="2024-01-31T20:03:56Z">
        <w:r>
          <w:rPr>
            <w:rFonts w:hint="eastAsia"/>
            <w:highlight w:val="green"/>
            <w:lang w:val="en-US" w:eastAsia="zh-CN"/>
            <w:rPrChange w:id="1776" w:author="野草" w:date="2024-01-31T20:12:25Z">
              <w:rPr>
                <w:rFonts w:hint="eastAsia"/>
                <w:highlight w:val="none"/>
                <w:lang w:val="en-US" w:eastAsia="zh-CN"/>
              </w:rPr>
            </w:rPrChange>
          </w:rPr>
          <w:t>highlight</w:t>
        </w:r>
      </w:ins>
      <w:ins w:id="1777" w:author="野草" w:date="2024-01-31T20:12:15Z">
        <w:r>
          <w:rPr>
            <w:rFonts w:hint="eastAsia"/>
            <w:highlight w:val="green"/>
            <w:lang w:val="en-US" w:eastAsia="zh-CN"/>
            <w:rPrChange w:id="1778" w:author="野草" w:date="2024-01-31T20:12:25Z">
              <w:rPr>
                <w:rFonts w:hint="eastAsia"/>
                <w:highlight w:val="cyan"/>
                <w:lang w:val="en-US" w:eastAsia="zh-CN"/>
              </w:rPr>
            </w:rPrChange>
          </w:rPr>
          <w:t>ed</w:t>
        </w:r>
      </w:ins>
      <w:ins w:id="1779" w:author="野草" w:date="2024-01-31T20:03:56Z">
        <w:r>
          <w:rPr>
            <w:rFonts w:hint="eastAsia"/>
            <w:highlight w:val="cyan"/>
            <w:lang w:val="en-US" w:eastAsia="zh-CN"/>
            <w:rPrChange w:id="1780" w:author="野草" w:date="2024-01-31T20:13:04Z">
              <w:rPr>
                <w:rFonts w:hint="eastAsia"/>
                <w:highlight w:val="none"/>
                <w:lang w:val="en-US" w:eastAsia="zh-CN"/>
              </w:rPr>
            </w:rPrChange>
          </w:rPr>
          <w:t xml:space="preserve"> that</w:t>
        </w:r>
      </w:ins>
      <w:ins w:id="1781" w:author="野草" w:date="2024-01-31T20:03:56Z">
        <w:r>
          <w:rPr>
            <w:rFonts w:hint="eastAsia"/>
            <w:highlight w:val="cyan"/>
            <w:lang w:val="en-US" w:eastAsia="zh-CN"/>
            <w:rPrChange w:id="1782" w:author="野草" w:date="2024-01-31T20:04:14Z">
              <w:rPr>
                <w:rFonts w:hint="eastAsia"/>
                <w:highlight w:val="none"/>
                <w:lang w:val="en-US" w:eastAsia="zh-CN"/>
              </w:rPr>
            </w:rPrChange>
          </w:rPr>
          <w:t xml:space="preserve"> the</w:t>
        </w:r>
      </w:ins>
      <w:ins w:id="1783" w:author="野草" w:date="2024-01-31T20:03:56Z">
        <w:r>
          <w:rPr>
            <w:rFonts w:hint="eastAsia"/>
            <w:highlight w:val="green"/>
            <w:lang w:val="en-US" w:eastAsia="zh-CN"/>
            <w:rPrChange w:id="1784" w:author="野草" w:date="2024-01-31T20:13:00Z">
              <w:rPr>
                <w:rFonts w:hint="eastAsia"/>
                <w:highlight w:val="none"/>
                <w:lang w:val="en-US" w:eastAsia="zh-CN"/>
              </w:rPr>
            </w:rPrChange>
          </w:rPr>
          <w:t xml:space="preserve"> configuration of land use</w:t>
        </w:r>
      </w:ins>
      <w:ins w:id="1785" w:author="野草" w:date="2024-01-31T20:03:56Z">
        <w:r>
          <w:rPr>
            <w:rFonts w:hint="eastAsia"/>
            <w:highlight w:val="cyan"/>
            <w:lang w:val="en-US" w:eastAsia="zh-CN"/>
            <w:rPrChange w:id="1786" w:author="野草" w:date="2024-01-31T20:04:14Z">
              <w:rPr>
                <w:rFonts w:hint="eastAsia"/>
                <w:highlight w:val="none"/>
                <w:lang w:val="en-US" w:eastAsia="zh-CN"/>
              </w:rPr>
            </w:rPrChange>
          </w:rPr>
          <w:t xml:space="preserve"> play</w:t>
        </w:r>
      </w:ins>
      <w:ins w:id="1787" w:author="野草" w:date="2024-01-31T20:13:06Z">
        <w:r>
          <w:rPr>
            <w:rFonts w:hint="eastAsia"/>
            <w:highlight w:val="cyan"/>
            <w:lang w:val="en-US" w:eastAsia="zh-CN"/>
          </w:rPr>
          <w:t>ed</w:t>
        </w:r>
      </w:ins>
      <w:ins w:id="1788" w:author="野草" w:date="2024-01-31T20:03:56Z">
        <w:r>
          <w:rPr>
            <w:rFonts w:hint="eastAsia"/>
            <w:highlight w:val="cyan"/>
            <w:lang w:val="en-US" w:eastAsia="zh-CN"/>
            <w:rPrChange w:id="1789" w:author="野草" w:date="2024-01-31T20:04:14Z">
              <w:rPr>
                <w:rFonts w:hint="eastAsia"/>
                <w:highlight w:val="none"/>
                <w:lang w:val="en-US" w:eastAsia="zh-CN"/>
              </w:rPr>
            </w:rPrChange>
          </w:rPr>
          <w:t xml:space="preserve"> </w:t>
        </w:r>
      </w:ins>
      <w:ins w:id="1790" w:author="野草" w:date="2024-01-31T20:03:56Z">
        <w:r>
          <w:rPr>
            <w:rFonts w:hint="eastAsia"/>
            <w:highlight w:val="green"/>
            <w:lang w:val="en-US" w:eastAsia="zh-CN"/>
            <w:rPrChange w:id="1791" w:author="野草" w:date="2024-01-31T20:19:18Z">
              <w:rPr>
                <w:rFonts w:hint="eastAsia"/>
                <w:highlight w:val="none"/>
                <w:lang w:val="en-US" w:eastAsia="zh-CN"/>
              </w:rPr>
            </w:rPrChange>
          </w:rPr>
          <w:t>a more pivotal role</w:t>
        </w:r>
      </w:ins>
      <w:ins w:id="1792" w:author="野草" w:date="2024-01-31T20:03:56Z">
        <w:r>
          <w:rPr>
            <w:rFonts w:hint="eastAsia"/>
            <w:highlight w:val="cyan"/>
            <w:lang w:val="en-US" w:eastAsia="zh-CN"/>
            <w:rPrChange w:id="1793" w:author="野草" w:date="2024-01-31T20:04:14Z">
              <w:rPr>
                <w:rFonts w:hint="eastAsia"/>
                <w:highlight w:val="none"/>
                <w:lang w:val="en-US" w:eastAsia="zh-CN"/>
              </w:rPr>
            </w:rPrChange>
          </w:rPr>
          <w:t xml:space="preserve"> than </w:t>
        </w:r>
      </w:ins>
      <w:ins w:id="1794" w:author="野草" w:date="2024-01-31T20:03:56Z">
        <w:r>
          <w:rPr>
            <w:rFonts w:hint="eastAsia"/>
            <w:highlight w:val="green"/>
            <w:lang w:val="en-US" w:eastAsia="zh-CN"/>
            <w:rPrChange w:id="1795" w:author="野草" w:date="2024-01-31T20:13:15Z">
              <w:rPr>
                <w:rFonts w:hint="eastAsia"/>
                <w:highlight w:val="none"/>
                <w:lang w:val="en-US" w:eastAsia="zh-CN"/>
              </w:rPr>
            </w:rPrChange>
          </w:rPr>
          <w:t>the composition</w:t>
        </w:r>
      </w:ins>
      <w:ins w:id="1796" w:author="野草" w:date="2024-01-31T20:03:56Z">
        <w:r>
          <w:rPr>
            <w:rFonts w:hint="eastAsia"/>
            <w:highlight w:val="cyan"/>
            <w:lang w:val="en-US" w:eastAsia="zh-CN"/>
            <w:rPrChange w:id="1797" w:author="野草" w:date="2024-01-31T20:04:14Z">
              <w:rPr>
                <w:rFonts w:hint="eastAsia"/>
                <w:highlight w:val="none"/>
                <w:lang w:val="en-US" w:eastAsia="zh-CN"/>
              </w:rPr>
            </w:rPrChange>
          </w:rPr>
          <w:t xml:space="preserve"> in </w:t>
        </w:r>
      </w:ins>
      <w:ins w:id="1798" w:author="野草" w:date="2024-01-31T20:13:26Z">
        <w:r>
          <w:rPr>
            <w:rFonts w:hint="eastAsia"/>
            <w:highlight w:val="cyan"/>
            <w:lang w:val="en-US" w:eastAsia="zh-CN"/>
          </w:rPr>
          <w:t>ex</w:t>
        </w:r>
      </w:ins>
      <w:ins w:id="1799" w:author="野草" w:date="2024-01-31T20:13:27Z">
        <w:r>
          <w:rPr>
            <w:rFonts w:hint="eastAsia"/>
            <w:highlight w:val="cyan"/>
            <w:lang w:val="en-US" w:eastAsia="zh-CN"/>
          </w:rPr>
          <w:t>p</w:t>
        </w:r>
      </w:ins>
      <w:ins w:id="1800" w:author="野草" w:date="2024-01-31T20:13:28Z">
        <w:r>
          <w:rPr>
            <w:rFonts w:hint="eastAsia"/>
            <w:highlight w:val="cyan"/>
            <w:lang w:val="en-US" w:eastAsia="zh-CN"/>
          </w:rPr>
          <w:t>la</w:t>
        </w:r>
      </w:ins>
      <w:ins w:id="1801" w:author="野草" w:date="2024-01-31T20:13:32Z">
        <w:r>
          <w:rPr>
            <w:rFonts w:hint="eastAsia"/>
            <w:highlight w:val="cyan"/>
            <w:lang w:val="en-US" w:eastAsia="zh-CN"/>
          </w:rPr>
          <w:t>i</w:t>
        </w:r>
      </w:ins>
      <w:ins w:id="1802" w:author="野草" w:date="2024-01-31T20:13:30Z">
        <w:r>
          <w:rPr>
            <w:rFonts w:hint="eastAsia"/>
            <w:highlight w:val="cyan"/>
            <w:lang w:val="en-US" w:eastAsia="zh-CN"/>
          </w:rPr>
          <w:t>ning</w:t>
        </w:r>
      </w:ins>
      <w:ins w:id="1803" w:author="野草" w:date="2024-01-31T20:03:56Z">
        <w:r>
          <w:rPr>
            <w:rFonts w:hint="eastAsia"/>
            <w:highlight w:val="cyan"/>
            <w:lang w:val="en-US" w:eastAsia="zh-CN"/>
            <w:rPrChange w:id="1804" w:author="野草" w:date="2024-01-31T20:04:14Z">
              <w:rPr>
                <w:rFonts w:hint="eastAsia"/>
                <w:highlight w:val="none"/>
                <w:lang w:val="en-US" w:eastAsia="zh-CN"/>
              </w:rPr>
            </w:rPrChange>
          </w:rPr>
          <w:t xml:space="preserve"> </w:t>
        </w:r>
      </w:ins>
      <w:ins w:id="1805" w:author="野草" w:date="2024-01-31T20:03:56Z">
        <w:r>
          <w:rPr>
            <w:rFonts w:hint="eastAsia"/>
            <w:highlight w:val="green"/>
            <w:lang w:val="en-US" w:eastAsia="zh-CN"/>
            <w:rPrChange w:id="1806" w:author="野草" w:date="2024-01-31T20:13:42Z">
              <w:rPr>
                <w:rFonts w:hint="eastAsia"/>
                <w:highlight w:val="none"/>
                <w:lang w:val="en-US" w:eastAsia="zh-CN"/>
              </w:rPr>
            </w:rPrChange>
          </w:rPr>
          <w:t xml:space="preserve">variations </w:t>
        </w:r>
      </w:ins>
      <w:ins w:id="1807" w:author="野草" w:date="2024-01-31T20:13:38Z">
        <w:r>
          <w:rPr>
            <w:rFonts w:hint="eastAsia"/>
            <w:highlight w:val="green"/>
            <w:lang w:val="en-US" w:eastAsia="zh-CN"/>
            <w:rPrChange w:id="1808" w:author="野草" w:date="2024-01-31T20:13:42Z">
              <w:rPr>
                <w:rFonts w:hint="eastAsia"/>
                <w:highlight w:val="cyan"/>
                <w:lang w:val="en-US" w:eastAsia="zh-CN"/>
              </w:rPr>
            </w:rPrChange>
          </w:rPr>
          <w:t>of</w:t>
        </w:r>
      </w:ins>
      <w:ins w:id="1809" w:author="野草" w:date="2024-01-31T20:03:56Z">
        <w:r>
          <w:rPr>
            <w:rFonts w:hint="eastAsia"/>
            <w:highlight w:val="green"/>
            <w:lang w:val="en-US" w:eastAsia="zh-CN"/>
            <w:rPrChange w:id="1810" w:author="野草" w:date="2024-01-31T20:13:42Z">
              <w:rPr>
                <w:rFonts w:hint="eastAsia"/>
                <w:highlight w:val="none"/>
                <w:lang w:val="en-US" w:eastAsia="zh-CN"/>
              </w:rPr>
            </w:rPrChange>
          </w:rPr>
          <w:t xml:space="preserve"> RCI</w:t>
        </w:r>
      </w:ins>
      <w:ins w:id="1811" w:author="野草" w:date="2024-01-31T20:03:56Z">
        <w:r>
          <w:rPr>
            <w:rFonts w:hint="eastAsia"/>
            <w:highlight w:val="cyan"/>
            <w:lang w:val="en-US" w:eastAsia="zh-CN"/>
            <w:rPrChange w:id="1812" w:author="野草" w:date="2024-01-31T20:04:14Z">
              <w:rPr>
                <w:rFonts w:hint="eastAsia"/>
                <w:highlight w:val="none"/>
                <w:lang w:val="en-US" w:eastAsia="zh-CN"/>
              </w:rPr>
            </w:rPrChange>
          </w:rPr>
          <w:t xml:space="preserve">. On </w:t>
        </w:r>
      </w:ins>
      <w:ins w:id="1813" w:author="野草" w:date="2024-01-31T20:13:45Z">
        <w:r>
          <w:rPr>
            <w:rFonts w:hint="eastAsia"/>
            <w:highlight w:val="cyan"/>
            <w:lang w:val="en-US" w:eastAsia="zh-CN"/>
          </w:rPr>
          <w:t>the</w:t>
        </w:r>
      </w:ins>
      <w:ins w:id="1814" w:author="野草" w:date="2024-01-31T20:03:56Z">
        <w:r>
          <w:rPr>
            <w:rFonts w:hint="eastAsia"/>
            <w:highlight w:val="cyan"/>
            <w:lang w:val="en-US" w:eastAsia="zh-CN"/>
            <w:rPrChange w:id="1815" w:author="野草" w:date="2024-01-31T20:04:14Z">
              <w:rPr>
                <w:rFonts w:hint="eastAsia"/>
                <w:highlight w:val="none"/>
                <w:lang w:val="en-US" w:eastAsia="zh-CN"/>
              </w:rPr>
            </w:rPrChange>
          </w:rPr>
          <w:t xml:space="preserve"> </w:t>
        </w:r>
      </w:ins>
      <w:ins w:id="1816" w:author="野草" w:date="2024-01-31T20:30:53Z">
        <w:r>
          <w:rPr>
            <w:rFonts w:hint="eastAsia"/>
            <w:highlight w:val="green"/>
            <w:lang w:val="en-US" w:eastAsia="zh-CN"/>
          </w:rPr>
          <w:t>normal</w:t>
        </w:r>
      </w:ins>
      <w:ins w:id="1817" w:author="野草" w:date="2024-01-31T20:03:56Z">
        <w:r>
          <w:rPr>
            <w:rFonts w:hint="eastAsia"/>
            <w:highlight w:val="green"/>
            <w:lang w:val="en-US" w:eastAsia="zh-CN"/>
            <w:rPrChange w:id="1818" w:author="野草" w:date="2024-01-31T20:13:48Z">
              <w:rPr>
                <w:rFonts w:hint="eastAsia"/>
                <w:highlight w:val="none"/>
                <w:lang w:val="en-US" w:eastAsia="zh-CN"/>
              </w:rPr>
            </w:rPrChange>
          </w:rPr>
          <w:t xml:space="preserve"> summer day</w:t>
        </w:r>
      </w:ins>
      <w:ins w:id="1819" w:author="野草" w:date="2024-01-31T20:03:56Z">
        <w:r>
          <w:rPr>
            <w:rFonts w:hint="eastAsia"/>
            <w:highlight w:val="cyan"/>
            <w:lang w:val="en-US" w:eastAsia="zh-CN"/>
            <w:rPrChange w:id="1820" w:author="野草" w:date="2024-01-31T20:04:14Z">
              <w:rPr>
                <w:rFonts w:hint="eastAsia"/>
                <w:highlight w:val="none"/>
                <w:lang w:val="en-US" w:eastAsia="zh-CN"/>
              </w:rPr>
            </w:rPrChange>
          </w:rPr>
          <w:t>, AI_I emerge</w:t>
        </w:r>
      </w:ins>
      <w:ins w:id="1821" w:author="野草" w:date="2024-01-31T20:13:50Z">
        <w:r>
          <w:rPr>
            <w:rFonts w:hint="eastAsia"/>
            <w:highlight w:val="cyan"/>
            <w:lang w:val="en-US" w:eastAsia="zh-CN"/>
          </w:rPr>
          <w:t>d</w:t>
        </w:r>
      </w:ins>
      <w:ins w:id="1822" w:author="野草" w:date="2024-01-31T20:03:56Z">
        <w:r>
          <w:rPr>
            <w:rFonts w:hint="eastAsia"/>
            <w:highlight w:val="cyan"/>
            <w:lang w:val="en-US" w:eastAsia="zh-CN"/>
            <w:rPrChange w:id="1823" w:author="野草" w:date="2024-01-31T20:04:14Z">
              <w:rPr>
                <w:rFonts w:hint="eastAsia"/>
                <w:highlight w:val="none"/>
                <w:lang w:val="en-US" w:eastAsia="zh-CN"/>
              </w:rPr>
            </w:rPrChange>
          </w:rPr>
          <w:t xml:space="preserve"> as the </w:t>
        </w:r>
      </w:ins>
      <w:ins w:id="1824" w:author="野草" w:date="2024-01-31T20:03:56Z">
        <w:r>
          <w:rPr>
            <w:rFonts w:hint="eastAsia"/>
            <w:highlight w:val="green"/>
            <w:lang w:val="en-US" w:eastAsia="zh-CN"/>
            <w:rPrChange w:id="1825" w:author="野草" w:date="2024-01-31T20:15:01Z">
              <w:rPr>
                <w:rFonts w:hint="eastAsia"/>
                <w:highlight w:val="none"/>
                <w:lang w:val="en-US" w:eastAsia="zh-CN"/>
              </w:rPr>
            </w:rPrChange>
          </w:rPr>
          <w:t xml:space="preserve">most influential </w:t>
        </w:r>
      </w:ins>
      <w:ins w:id="1826" w:author="野草" w:date="2024-01-31T20:14:01Z">
        <w:r>
          <w:rPr>
            <w:rFonts w:hint="eastAsia"/>
            <w:highlight w:val="green"/>
            <w:lang w:val="en-US" w:eastAsia="zh-CN"/>
            <w:rPrChange w:id="1827" w:author="野草" w:date="2024-01-31T20:15:01Z">
              <w:rPr>
                <w:rFonts w:hint="eastAsia"/>
                <w:highlight w:val="cyan"/>
                <w:lang w:val="en-US" w:eastAsia="zh-CN"/>
              </w:rPr>
            </w:rPrChange>
          </w:rPr>
          <w:t>fac</w:t>
        </w:r>
      </w:ins>
      <w:ins w:id="1828" w:author="野草" w:date="2024-01-31T20:14:02Z">
        <w:r>
          <w:rPr>
            <w:rFonts w:hint="eastAsia"/>
            <w:highlight w:val="green"/>
            <w:lang w:val="en-US" w:eastAsia="zh-CN"/>
            <w:rPrChange w:id="1829" w:author="野草" w:date="2024-01-31T20:15:01Z">
              <w:rPr>
                <w:rFonts w:hint="eastAsia"/>
                <w:highlight w:val="cyan"/>
                <w:lang w:val="en-US" w:eastAsia="zh-CN"/>
              </w:rPr>
            </w:rPrChange>
          </w:rPr>
          <w:t>tor</w:t>
        </w:r>
      </w:ins>
      <w:ins w:id="1830" w:author="野草" w:date="2024-01-31T20:14:03Z">
        <w:r>
          <w:rPr>
            <w:rFonts w:hint="eastAsia"/>
            <w:highlight w:val="cyan"/>
            <w:lang w:val="en-US" w:eastAsia="zh-CN"/>
          </w:rPr>
          <w:t xml:space="preserve"> </w:t>
        </w:r>
      </w:ins>
      <w:ins w:id="1831" w:author="野草" w:date="2024-01-31T20:03:56Z">
        <w:r>
          <w:rPr>
            <w:rFonts w:hint="eastAsia"/>
            <w:highlight w:val="cyan"/>
            <w:lang w:val="en-US" w:eastAsia="zh-CN"/>
            <w:rPrChange w:id="1832" w:author="野草" w:date="2024-01-31T20:04:14Z">
              <w:rPr>
                <w:rFonts w:hint="eastAsia"/>
                <w:highlight w:val="none"/>
                <w:lang w:val="en-US" w:eastAsia="zh-CN"/>
              </w:rPr>
            </w:rPrChange>
          </w:rPr>
          <w:t xml:space="preserve">among </w:t>
        </w:r>
      </w:ins>
      <w:ins w:id="1833" w:author="野草" w:date="2024-01-31T20:14:22Z">
        <w:r>
          <w:rPr>
            <w:rFonts w:hint="eastAsia"/>
            <w:highlight w:val="cyan"/>
            <w:lang w:val="en-US" w:eastAsia="zh-CN"/>
          </w:rPr>
          <w:t xml:space="preserve">all </w:t>
        </w:r>
      </w:ins>
      <w:ins w:id="1834" w:author="野草" w:date="2024-01-31T20:03:56Z">
        <w:r>
          <w:rPr>
            <w:rFonts w:hint="eastAsia"/>
            <w:highlight w:val="cyan"/>
            <w:lang w:val="en-US" w:eastAsia="zh-CN"/>
            <w:rPrChange w:id="1835" w:author="野草" w:date="2024-01-31T20:04:14Z">
              <w:rPr>
                <w:rFonts w:hint="eastAsia"/>
                <w:highlight w:val="none"/>
                <w:lang w:val="en-US" w:eastAsia="zh-CN"/>
              </w:rPr>
            </w:rPrChange>
          </w:rPr>
          <w:t xml:space="preserve">the </w:t>
        </w:r>
      </w:ins>
      <w:ins w:id="1836" w:author="野草" w:date="2024-01-31T20:03:56Z">
        <w:r>
          <w:rPr>
            <w:rFonts w:hint="eastAsia"/>
            <w:highlight w:val="green"/>
            <w:lang w:val="en-US" w:eastAsia="zh-CN"/>
            <w:rPrChange w:id="1837" w:author="野草" w:date="2024-01-31T20:14:37Z">
              <w:rPr>
                <w:rFonts w:hint="eastAsia"/>
                <w:highlight w:val="none"/>
                <w:lang w:val="en-US" w:eastAsia="zh-CN"/>
              </w:rPr>
            </w:rPrChange>
          </w:rPr>
          <w:t xml:space="preserve">land use </w:t>
        </w:r>
      </w:ins>
      <w:ins w:id="1838" w:author="野草" w:date="2024-01-31T20:14:31Z">
        <w:r>
          <w:rPr>
            <w:rFonts w:hint="eastAsia"/>
            <w:highlight w:val="green"/>
            <w:lang w:val="en-US" w:eastAsia="zh-CN"/>
          </w:rPr>
          <w:t>characteristic</w:t>
        </w:r>
      </w:ins>
      <w:ins w:id="1839" w:author="野草" w:date="2024-01-31T20:03:56Z">
        <w:r>
          <w:rPr>
            <w:rFonts w:hint="eastAsia"/>
            <w:highlight w:val="green"/>
            <w:lang w:val="en-US" w:eastAsia="zh-CN"/>
            <w:rPrChange w:id="1840" w:author="野草" w:date="2024-01-31T20:14:37Z">
              <w:rPr>
                <w:rFonts w:hint="eastAsia"/>
                <w:highlight w:val="none"/>
                <w:lang w:val="en-US" w:eastAsia="zh-CN"/>
              </w:rPr>
            </w:rPrChange>
          </w:rPr>
          <w:t>s</w:t>
        </w:r>
      </w:ins>
      <w:ins w:id="1841" w:author="野草" w:date="2024-01-31T20:15:16Z">
        <w:r>
          <w:rPr>
            <w:rFonts w:hint="eastAsia"/>
            <w:highlight w:val="cyan"/>
            <w:lang w:val="en-US" w:eastAsia="zh-CN"/>
          </w:rPr>
          <w:t xml:space="preserve"> wi</w:t>
        </w:r>
      </w:ins>
      <w:ins w:id="1842" w:author="野草" w:date="2024-01-31T20:15:17Z">
        <w:r>
          <w:rPr>
            <w:rFonts w:hint="eastAsia"/>
            <w:highlight w:val="cyan"/>
            <w:lang w:val="en-US" w:eastAsia="zh-CN"/>
          </w:rPr>
          <w:t>th</w:t>
        </w:r>
      </w:ins>
      <w:ins w:id="1843" w:author="野草" w:date="2024-01-31T20:03:56Z">
        <w:r>
          <w:rPr>
            <w:rFonts w:hint="eastAsia"/>
            <w:highlight w:val="cyan"/>
            <w:lang w:val="en-US" w:eastAsia="zh-CN"/>
            <w:rPrChange w:id="1844" w:author="野草" w:date="2024-01-31T20:04:14Z">
              <w:rPr>
                <w:rFonts w:hint="eastAsia"/>
                <w:highlight w:val="none"/>
                <w:lang w:val="en-US" w:eastAsia="zh-CN"/>
              </w:rPr>
            </w:rPrChange>
          </w:rPr>
          <w:t xml:space="preserve"> </w:t>
        </w:r>
      </w:ins>
      <w:ins w:id="1845" w:author="野草" w:date="2024-01-31T20:03:56Z">
        <w:r>
          <w:rPr>
            <w:rFonts w:hint="eastAsia"/>
            <w:highlight w:val="green"/>
            <w:lang w:val="en-US" w:eastAsia="zh-CN"/>
            <w:rPrChange w:id="1846" w:author="野草" w:date="2024-01-31T20:15:24Z">
              <w:rPr>
                <w:rFonts w:hint="eastAsia"/>
                <w:highlight w:val="none"/>
                <w:lang w:val="en-US" w:eastAsia="zh-CN"/>
              </w:rPr>
            </w:rPrChange>
          </w:rPr>
          <w:t>a contribution rate</w:t>
        </w:r>
      </w:ins>
      <w:ins w:id="1847" w:author="野草" w:date="2024-01-31T20:03:56Z">
        <w:r>
          <w:rPr>
            <w:rFonts w:hint="eastAsia"/>
            <w:highlight w:val="cyan"/>
            <w:lang w:val="en-US" w:eastAsia="zh-CN"/>
            <w:rPrChange w:id="1848" w:author="野草" w:date="2024-01-31T20:04:14Z">
              <w:rPr>
                <w:rFonts w:hint="eastAsia"/>
                <w:highlight w:val="none"/>
                <w:lang w:val="en-US" w:eastAsia="zh-CN"/>
              </w:rPr>
            </w:rPrChange>
          </w:rPr>
          <w:t xml:space="preserve"> of </w:t>
        </w:r>
      </w:ins>
      <w:ins w:id="1849" w:author="野草" w:date="2024-01-31T20:03:56Z">
        <w:r>
          <w:rPr>
            <w:rFonts w:hint="eastAsia"/>
            <w:highlight w:val="green"/>
            <w:u w:val="single"/>
            <w:lang w:val="en-US" w:eastAsia="zh-CN"/>
            <w:rPrChange w:id="1850" w:author="野草" w:date="2024-01-31T20:15:21Z">
              <w:rPr>
                <w:rFonts w:hint="eastAsia"/>
                <w:highlight w:val="none"/>
                <w:lang w:val="en-US" w:eastAsia="zh-CN"/>
              </w:rPr>
            </w:rPrChange>
          </w:rPr>
          <w:t>11.9%</w:t>
        </w:r>
      </w:ins>
      <w:ins w:id="1851" w:author="野草" w:date="2024-01-31T20:03:56Z">
        <w:r>
          <w:rPr>
            <w:rFonts w:hint="eastAsia"/>
            <w:highlight w:val="cyan"/>
            <w:lang w:val="en-US" w:eastAsia="zh-CN"/>
            <w:rPrChange w:id="1852" w:author="野草" w:date="2024-01-31T20:04:14Z">
              <w:rPr>
                <w:rFonts w:hint="eastAsia"/>
                <w:highlight w:val="none"/>
                <w:lang w:val="en-US" w:eastAsia="zh-CN"/>
              </w:rPr>
            </w:rPrChange>
          </w:rPr>
          <w:t xml:space="preserve">, </w:t>
        </w:r>
      </w:ins>
      <w:ins w:id="1853" w:author="野草" w:date="2024-01-31T20:16:20Z">
        <w:r>
          <w:rPr>
            <w:rFonts w:hint="eastAsia"/>
            <w:highlight w:val="cyan"/>
            <w:lang w:val="en-US" w:eastAsia="zh-CN"/>
          </w:rPr>
          <w:t>fo</w:t>
        </w:r>
      </w:ins>
      <w:ins w:id="1854" w:author="野草" w:date="2024-01-31T20:16:21Z">
        <w:r>
          <w:rPr>
            <w:rFonts w:hint="eastAsia"/>
            <w:highlight w:val="cyan"/>
            <w:lang w:val="en-US" w:eastAsia="zh-CN"/>
          </w:rPr>
          <w:t>llowe</w:t>
        </w:r>
      </w:ins>
      <w:ins w:id="1855" w:author="野草" w:date="2024-01-31T20:16:22Z">
        <w:r>
          <w:rPr>
            <w:rFonts w:hint="eastAsia"/>
            <w:highlight w:val="cyan"/>
            <w:lang w:val="en-US" w:eastAsia="zh-CN"/>
          </w:rPr>
          <w:t>d</w:t>
        </w:r>
      </w:ins>
      <w:ins w:id="1856" w:author="野草" w:date="2024-01-31T20:03:56Z">
        <w:r>
          <w:rPr>
            <w:rFonts w:hint="eastAsia"/>
            <w:highlight w:val="cyan"/>
            <w:lang w:val="en-US" w:eastAsia="zh-CN"/>
            <w:rPrChange w:id="1857" w:author="野草" w:date="2024-01-31T20:04:14Z">
              <w:rPr>
                <w:rFonts w:hint="eastAsia"/>
                <w:highlight w:val="none"/>
                <w:lang w:val="en-US" w:eastAsia="zh-CN"/>
              </w:rPr>
            </w:rPrChange>
          </w:rPr>
          <w:t xml:space="preserve"> by </w:t>
        </w:r>
      </w:ins>
      <w:ins w:id="1858" w:author="野草" w:date="2024-01-31T20:03:56Z">
        <w:r>
          <w:rPr>
            <w:rFonts w:hint="eastAsia"/>
            <w:highlight w:val="green"/>
            <w:u w:val="single"/>
            <w:lang w:val="en-US" w:eastAsia="zh-CN"/>
            <w:rPrChange w:id="1859" w:author="野草" w:date="2024-01-31T20:16:27Z">
              <w:rPr>
                <w:rFonts w:hint="eastAsia"/>
                <w:highlight w:val="none"/>
                <w:lang w:val="en-US" w:eastAsia="zh-CN"/>
              </w:rPr>
            </w:rPrChange>
          </w:rPr>
          <w:t>PD (9.9%) and AI_V (6.5%).</w:t>
        </w:r>
      </w:ins>
      <w:ins w:id="1860" w:author="野草" w:date="2024-01-31T20:03:56Z">
        <w:r>
          <w:rPr>
            <w:rFonts w:hint="eastAsia"/>
            <w:highlight w:val="cyan"/>
            <w:lang w:val="en-US" w:eastAsia="zh-CN"/>
            <w:rPrChange w:id="1861" w:author="野草" w:date="2024-01-31T20:04:14Z">
              <w:rPr>
                <w:rFonts w:hint="eastAsia"/>
                <w:highlight w:val="none"/>
                <w:lang w:val="en-US" w:eastAsia="zh-CN"/>
              </w:rPr>
            </w:rPrChange>
          </w:rPr>
          <w:t xml:space="preserve"> </w:t>
        </w:r>
      </w:ins>
      <w:ins w:id="1862" w:author="野草" w:date="2024-01-31T20:20:15Z">
        <w:r>
          <w:rPr>
            <w:rFonts w:hint="eastAsia"/>
            <w:highlight w:val="cyan"/>
            <w:lang w:val="en-US" w:eastAsia="zh-CN"/>
          </w:rPr>
          <w:t>O</w:t>
        </w:r>
      </w:ins>
      <w:ins w:id="1863" w:author="野草" w:date="2024-01-31T20:03:56Z">
        <w:r>
          <w:rPr>
            <w:rFonts w:hint="eastAsia"/>
            <w:highlight w:val="cyan"/>
            <w:lang w:val="en-US" w:eastAsia="zh-CN"/>
            <w:rPrChange w:id="1864" w:author="野草" w:date="2024-01-31T20:04:14Z">
              <w:rPr>
                <w:rFonts w:hint="eastAsia"/>
                <w:highlight w:val="none"/>
                <w:lang w:val="en-US" w:eastAsia="zh-CN"/>
              </w:rPr>
            </w:rPrChange>
          </w:rPr>
          <w:t xml:space="preserve">n the </w:t>
        </w:r>
      </w:ins>
      <w:ins w:id="1865" w:author="野草" w:date="2024-01-31T20:03:56Z">
        <w:r>
          <w:rPr>
            <w:rFonts w:hint="eastAsia"/>
            <w:highlight w:val="green"/>
            <w:lang w:val="en-US" w:eastAsia="zh-CN"/>
            <w:rPrChange w:id="1866" w:author="野草" w:date="2024-01-31T20:16:45Z">
              <w:rPr>
                <w:rFonts w:hint="eastAsia"/>
                <w:highlight w:val="none"/>
                <w:lang w:val="en-US" w:eastAsia="zh-CN"/>
              </w:rPr>
            </w:rPrChange>
          </w:rPr>
          <w:t>e</w:t>
        </w:r>
      </w:ins>
      <w:ins w:id="1867" w:author="野草" w:date="2024-01-31T20:16:41Z">
        <w:r>
          <w:rPr>
            <w:rFonts w:hint="eastAsia"/>
            <w:highlight w:val="green"/>
            <w:lang w:val="en-US" w:eastAsia="zh-CN"/>
            <w:rPrChange w:id="1868" w:author="野草" w:date="2024-01-31T20:16:45Z">
              <w:rPr>
                <w:rFonts w:hint="eastAsia"/>
                <w:highlight w:val="cyan"/>
                <w:lang w:val="en-US" w:eastAsia="zh-CN"/>
              </w:rPr>
            </w:rPrChange>
          </w:rPr>
          <w:t>x</w:t>
        </w:r>
      </w:ins>
      <w:ins w:id="1869" w:author="野草" w:date="2024-01-31T20:16:38Z">
        <w:r>
          <w:rPr>
            <w:rFonts w:hint="eastAsia"/>
            <w:highlight w:val="green"/>
            <w:lang w:val="en-US" w:eastAsia="zh-CN"/>
            <w:rPrChange w:id="1870" w:author="野草" w:date="2024-01-31T20:16:45Z">
              <w:rPr>
                <w:rFonts w:hint="eastAsia"/>
                <w:highlight w:val="cyan"/>
                <w:lang w:val="en-US" w:eastAsia="zh-CN"/>
              </w:rPr>
            </w:rPrChange>
          </w:rPr>
          <w:t>tremel</w:t>
        </w:r>
      </w:ins>
      <w:ins w:id="1871" w:author="野草" w:date="2024-01-31T20:16:39Z">
        <w:r>
          <w:rPr>
            <w:rFonts w:hint="eastAsia"/>
            <w:highlight w:val="green"/>
            <w:lang w:val="en-US" w:eastAsia="zh-CN"/>
            <w:rPrChange w:id="1872" w:author="野草" w:date="2024-01-31T20:16:45Z">
              <w:rPr>
                <w:rFonts w:hint="eastAsia"/>
                <w:highlight w:val="cyan"/>
                <w:lang w:val="en-US" w:eastAsia="zh-CN"/>
              </w:rPr>
            </w:rPrChange>
          </w:rPr>
          <w:t>y</w:t>
        </w:r>
      </w:ins>
      <w:ins w:id="1873" w:author="野草" w:date="2024-01-31T20:03:56Z">
        <w:r>
          <w:rPr>
            <w:rFonts w:hint="eastAsia"/>
            <w:highlight w:val="green"/>
            <w:lang w:val="en-US" w:eastAsia="zh-CN"/>
            <w:rPrChange w:id="1874" w:author="野草" w:date="2024-01-31T20:16:45Z">
              <w:rPr>
                <w:rFonts w:hint="eastAsia"/>
                <w:highlight w:val="none"/>
                <w:lang w:val="en-US" w:eastAsia="zh-CN"/>
              </w:rPr>
            </w:rPrChange>
          </w:rPr>
          <w:t xml:space="preserve"> hot day</w:t>
        </w:r>
      </w:ins>
      <w:ins w:id="1875" w:author="野草" w:date="2024-01-31T20:03:56Z">
        <w:r>
          <w:rPr>
            <w:rFonts w:hint="eastAsia"/>
            <w:highlight w:val="cyan"/>
            <w:lang w:val="en-US" w:eastAsia="zh-CN"/>
            <w:rPrChange w:id="1876" w:author="野草" w:date="2024-01-31T20:04:14Z">
              <w:rPr>
                <w:rFonts w:hint="eastAsia"/>
                <w:highlight w:val="none"/>
                <w:lang w:val="en-US" w:eastAsia="zh-CN"/>
              </w:rPr>
            </w:rPrChange>
          </w:rPr>
          <w:t xml:space="preserve">, </w:t>
        </w:r>
      </w:ins>
      <w:ins w:id="1877" w:author="野草" w:date="2024-01-31T20:21:47Z">
        <w:r>
          <w:rPr>
            <w:rFonts w:hint="eastAsia"/>
            <w:highlight w:val="green"/>
            <w:u w:val="single"/>
            <w:lang w:val="en-US" w:eastAsia="zh-CN"/>
          </w:rPr>
          <w:t>PD (12.1 %)</w:t>
        </w:r>
      </w:ins>
      <w:ins w:id="1878" w:author="野草" w:date="2024-01-31T20:21:47Z">
        <w:r>
          <w:rPr>
            <w:rFonts w:hint="eastAsia"/>
            <w:highlight w:val="cyan"/>
            <w:u w:val="none"/>
            <w:lang w:val="en-US" w:eastAsia="zh-CN"/>
            <w:rPrChange w:id="1879" w:author="野草" w:date="2024-01-31T20:22:02Z">
              <w:rPr>
                <w:rFonts w:hint="eastAsia"/>
                <w:highlight w:val="green"/>
                <w:u w:val="single"/>
                <w:lang w:val="en-US" w:eastAsia="zh-CN"/>
              </w:rPr>
            </w:rPrChange>
          </w:rPr>
          <w:t xml:space="preserve"> contribute</w:t>
        </w:r>
      </w:ins>
      <w:ins w:id="1880" w:author="野草" w:date="2024-01-31T20:22:37Z">
        <w:r>
          <w:rPr>
            <w:rFonts w:hint="eastAsia"/>
            <w:highlight w:val="cyan"/>
            <w:u w:val="none"/>
            <w:lang w:val="en-US" w:eastAsia="zh-CN"/>
          </w:rPr>
          <w:t>d</w:t>
        </w:r>
      </w:ins>
      <w:ins w:id="1881" w:author="野草" w:date="2024-01-31T20:21:47Z">
        <w:r>
          <w:rPr>
            <w:rFonts w:hint="eastAsia"/>
            <w:highlight w:val="cyan"/>
            <w:u w:val="none"/>
            <w:lang w:val="en-US" w:eastAsia="zh-CN"/>
            <w:rPrChange w:id="1882" w:author="野草" w:date="2024-01-31T20:22:02Z">
              <w:rPr>
                <w:rFonts w:hint="eastAsia"/>
                <w:highlight w:val="green"/>
                <w:u w:val="single"/>
                <w:lang w:val="en-US" w:eastAsia="zh-CN"/>
              </w:rPr>
            </w:rPrChange>
          </w:rPr>
          <w:t xml:space="preserve"> most</w:t>
        </w:r>
      </w:ins>
      <w:ins w:id="1883" w:author="野草" w:date="2024-01-31T20:03:56Z">
        <w:r>
          <w:rPr>
            <w:rFonts w:hint="eastAsia"/>
            <w:highlight w:val="cyan"/>
            <w:lang w:val="en-US" w:eastAsia="zh-CN"/>
            <w:rPrChange w:id="1884" w:author="野草" w:date="2024-01-31T20:04:14Z">
              <w:rPr>
                <w:rFonts w:hint="eastAsia"/>
                <w:highlight w:val="none"/>
                <w:lang w:val="en-US" w:eastAsia="zh-CN"/>
              </w:rPr>
            </w:rPrChange>
          </w:rPr>
          <w:t xml:space="preserve">, </w:t>
        </w:r>
      </w:ins>
      <w:ins w:id="1885" w:author="野草" w:date="2024-01-31T20:17:32Z">
        <w:r>
          <w:rPr>
            <w:rFonts w:hint="eastAsia"/>
            <w:highlight w:val="cyan"/>
            <w:lang w:val="en-US" w:eastAsia="zh-CN"/>
          </w:rPr>
          <w:t>f</w:t>
        </w:r>
      </w:ins>
      <w:ins w:id="1886" w:author="野草" w:date="2024-01-31T20:17:33Z">
        <w:r>
          <w:rPr>
            <w:rFonts w:hint="eastAsia"/>
            <w:highlight w:val="cyan"/>
            <w:lang w:val="en-US" w:eastAsia="zh-CN"/>
          </w:rPr>
          <w:t>ollowe</w:t>
        </w:r>
      </w:ins>
      <w:ins w:id="1887" w:author="野草" w:date="2024-01-31T20:17:34Z">
        <w:r>
          <w:rPr>
            <w:rFonts w:hint="eastAsia"/>
            <w:highlight w:val="cyan"/>
            <w:lang w:val="en-US" w:eastAsia="zh-CN"/>
          </w:rPr>
          <w:t>d</w:t>
        </w:r>
      </w:ins>
      <w:ins w:id="1888" w:author="野草" w:date="2024-01-31T20:03:56Z">
        <w:r>
          <w:rPr>
            <w:rFonts w:hint="eastAsia"/>
            <w:highlight w:val="cyan"/>
            <w:lang w:val="en-US" w:eastAsia="zh-CN"/>
            <w:rPrChange w:id="1889" w:author="野草" w:date="2024-01-31T20:04:14Z">
              <w:rPr>
                <w:rFonts w:hint="eastAsia"/>
                <w:highlight w:val="none"/>
                <w:lang w:val="en-US" w:eastAsia="zh-CN"/>
              </w:rPr>
            </w:rPrChange>
          </w:rPr>
          <w:t xml:space="preserve"> by </w:t>
        </w:r>
      </w:ins>
      <w:ins w:id="1890" w:author="野草" w:date="2024-01-31T20:03:56Z">
        <w:r>
          <w:rPr>
            <w:rFonts w:hint="eastAsia"/>
            <w:highlight w:val="green"/>
            <w:u w:val="single"/>
            <w:lang w:val="en-US" w:eastAsia="zh-CN"/>
            <w:rPrChange w:id="1891" w:author="野草" w:date="2024-01-31T20:17:40Z">
              <w:rPr>
                <w:rFonts w:hint="eastAsia"/>
                <w:highlight w:val="none"/>
                <w:lang w:val="en-US" w:eastAsia="zh-CN"/>
              </w:rPr>
            </w:rPrChange>
          </w:rPr>
          <w:t>AI_I (8.2%) and AI_V (7.8%)</w:t>
        </w:r>
      </w:ins>
      <w:ins w:id="1892" w:author="野草" w:date="2024-01-31T20:03:56Z">
        <w:r>
          <w:rPr>
            <w:rFonts w:hint="eastAsia"/>
            <w:highlight w:val="cyan"/>
            <w:lang w:val="en-US" w:eastAsia="zh-CN"/>
            <w:rPrChange w:id="1893" w:author="野草" w:date="2024-01-31T20:04:14Z">
              <w:rPr>
                <w:rFonts w:hint="eastAsia"/>
                <w:highlight w:val="none"/>
                <w:lang w:val="en-US" w:eastAsia="zh-CN"/>
              </w:rPr>
            </w:rPrChange>
          </w:rPr>
          <w:t>.</w:t>
        </w:r>
      </w:ins>
      <w:ins w:id="1894" w:author="野草" w:date="2024-01-31T20:18:23Z">
        <w:r>
          <w:rPr>
            <w:rFonts w:hint="eastAsia"/>
            <w:highlight w:val="cyan"/>
            <w:lang w:val="en-US" w:eastAsia="zh-CN"/>
          </w:rPr>
          <w:t xml:space="preserve"> I</w:t>
        </w:r>
      </w:ins>
      <w:ins w:id="1895" w:author="野草" w:date="2024-01-31T20:18:21Z">
        <w:r>
          <w:rPr>
            <w:rFonts w:hint="eastAsia"/>
            <w:highlight w:val="cyan"/>
            <w:lang w:val="en-US" w:eastAsia="zh-CN"/>
          </w:rPr>
          <w:t>n contrast</w:t>
        </w:r>
      </w:ins>
      <w:ins w:id="1896" w:author="野草" w:date="2024-01-31T20:03:56Z">
        <w:r>
          <w:rPr>
            <w:rFonts w:hint="eastAsia"/>
            <w:highlight w:val="cyan"/>
            <w:lang w:val="en-US" w:eastAsia="zh-CN"/>
            <w:rPrChange w:id="1897" w:author="野草" w:date="2024-01-31T20:04:14Z">
              <w:rPr>
                <w:rFonts w:hint="eastAsia"/>
                <w:highlight w:val="none"/>
                <w:lang w:val="en-US" w:eastAsia="zh-CN"/>
              </w:rPr>
            </w:rPrChange>
          </w:rPr>
          <w:t xml:space="preserve">, the contributions of </w:t>
        </w:r>
      </w:ins>
      <w:ins w:id="1898" w:author="野草" w:date="2024-01-31T20:03:56Z">
        <w:r>
          <w:rPr>
            <w:rFonts w:hint="eastAsia"/>
            <w:highlight w:val="green"/>
            <w:lang w:val="en-US" w:eastAsia="zh-CN"/>
            <w:rPrChange w:id="1899" w:author="野草" w:date="2024-01-31T20:17:48Z">
              <w:rPr>
                <w:rFonts w:hint="eastAsia"/>
                <w:highlight w:val="none"/>
                <w:lang w:val="en-US" w:eastAsia="zh-CN"/>
              </w:rPr>
            </w:rPrChange>
          </w:rPr>
          <w:t>area percentages</w:t>
        </w:r>
      </w:ins>
      <w:ins w:id="1900" w:author="野草" w:date="2024-01-31T20:03:56Z">
        <w:r>
          <w:rPr>
            <w:rFonts w:hint="eastAsia"/>
            <w:highlight w:val="cyan"/>
            <w:lang w:val="en-US" w:eastAsia="zh-CN"/>
            <w:rPrChange w:id="1901" w:author="野草" w:date="2024-01-31T20:04:14Z">
              <w:rPr>
                <w:rFonts w:hint="eastAsia"/>
                <w:highlight w:val="none"/>
                <w:lang w:val="en-US" w:eastAsia="zh-CN"/>
              </w:rPr>
            </w:rPrChange>
          </w:rPr>
          <w:t xml:space="preserve"> for </w:t>
        </w:r>
      </w:ins>
      <w:ins w:id="1902" w:author="野草" w:date="2024-01-31T20:24:56Z">
        <w:r>
          <w:rPr>
            <w:rFonts w:hint="eastAsia" w:eastAsia="宋体" w:cs="Times New Roman"/>
            <w:i w:val="0"/>
            <w:iCs w:val="0"/>
            <w:caps w:val="0"/>
            <w:color w:val="2E2E2E"/>
            <w:spacing w:val="0"/>
            <w:highlight w:val="green"/>
            <w:lang w:val="en-US" w:eastAsia="zh-CN"/>
          </w:rPr>
          <w:t>impervious surface</w:t>
        </w:r>
      </w:ins>
      <w:ins w:id="1903" w:author="野草" w:date="2024-01-31T20:24:57Z">
        <w:r>
          <w:rPr>
            <w:rFonts w:hint="eastAsia" w:eastAsia="宋体" w:cs="Times New Roman"/>
            <w:i w:val="0"/>
            <w:iCs w:val="0"/>
            <w:caps w:val="0"/>
            <w:color w:val="2E2E2E"/>
            <w:spacing w:val="0"/>
            <w:highlight w:val="cyan"/>
            <w:lang w:val="en-US" w:eastAsia="zh-CN"/>
            <w:rPrChange w:id="1904" w:author="野草" w:date="2024-01-31T20:25:08Z">
              <w:rPr>
                <w:rFonts w:hint="eastAsia" w:eastAsia="宋体" w:cs="Times New Roman"/>
                <w:i w:val="0"/>
                <w:iCs w:val="0"/>
                <w:caps w:val="0"/>
                <w:color w:val="2E2E2E"/>
                <w:spacing w:val="0"/>
                <w:highlight w:val="green"/>
                <w:lang w:val="en-US" w:eastAsia="zh-CN"/>
              </w:rPr>
            </w:rPrChange>
          </w:rPr>
          <w:t xml:space="preserve"> </w:t>
        </w:r>
      </w:ins>
      <w:ins w:id="1905" w:author="野草" w:date="2024-01-31T20:24:58Z">
        <w:r>
          <w:rPr>
            <w:rFonts w:hint="eastAsia" w:eastAsia="宋体" w:cs="Times New Roman"/>
            <w:i w:val="0"/>
            <w:iCs w:val="0"/>
            <w:caps w:val="0"/>
            <w:color w:val="2E2E2E"/>
            <w:spacing w:val="0"/>
            <w:highlight w:val="cyan"/>
            <w:lang w:val="en-US" w:eastAsia="zh-CN"/>
            <w:rPrChange w:id="1906" w:author="野草" w:date="2024-01-31T20:25:08Z">
              <w:rPr>
                <w:rFonts w:hint="eastAsia" w:eastAsia="宋体" w:cs="Times New Roman"/>
                <w:i w:val="0"/>
                <w:iCs w:val="0"/>
                <w:caps w:val="0"/>
                <w:color w:val="2E2E2E"/>
                <w:spacing w:val="0"/>
                <w:highlight w:val="green"/>
                <w:lang w:val="en-US" w:eastAsia="zh-CN"/>
              </w:rPr>
            </w:rPrChange>
          </w:rPr>
          <w:t>an</w:t>
        </w:r>
      </w:ins>
      <w:ins w:id="1907" w:author="野草" w:date="2024-01-31T20:24:59Z">
        <w:r>
          <w:rPr>
            <w:rFonts w:hint="eastAsia" w:eastAsia="宋体" w:cs="Times New Roman"/>
            <w:i w:val="0"/>
            <w:iCs w:val="0"/>
            <w:caps w:val="0"/>
            <w:color w:val="2E2E2E"/>
            <w:spacing w:val="0"/>
            <w:highlight w:val="cyan"/>
            <w:lang w:val="en-US" w:eastAsia="zh-CN"/>
            <w:rPrChange w:id="1908" w:author="野草" w:date="2024-01-31T20:25:08Z">
              <w:rPr>
                <w:rFonts w:hint="eastAsia" w:eastAsia="宋体" w:cs="Times New Roman"/>
                <w:i w:val="0"/>
                <w:iCs w:val="0"/>
                <w:caps w:val="0"/>
                <w:color w:val="2E2E2E"/>
                <w:spacing w:val="0"/>
                <w:highlight w:val="green"/>
                <w:lang w:val="en-US" w:eastAsia="zh-CN"/>
              </w:rPr>
            </w:rPrChange>
          </w:rPr>
          <w:t xml:space="preserve">d </w:t>
        </w:r>
      </w:ins>
      <w:ins w:id="1909" w:author="野草" w:date="2024-01-31T20:24:59Z">
        <w:r>
          <w:rPr>
            <w:rFonts w:hint="eastAsia" w:eastAsia="宋体" w:cs="Times New Roman"/>
            <w:i w:val="0"/>
            <w:iCs w:val="0"/>
            <w:caps w:val="0"/>
            <w:color w:val="2E2E2E"/>
            <w:spacing w:val="0"/>
            <w:highlight w:val="green"/>
            <w:lang w:val="en-US" w:eastAsia="zh-CN"/>
          </w:rPr>
          <w:t>ve</w:t>
        </w:r>
      </w:ins>
      <w:ins w:id="1910" w:author="野草" w:date="2024-01-31T20:25:00Z">
        <w:r>
          <w:rPr>
            <w:rFonts w:hint="eastAsia" w:eastAsia="宋体" w:cs="Times New Roman"/>
            <w:i w:val="0"/>
            <w:iCs w:val="0"/>
            <w:caps w:val="0"/>
            <w:color w:val="2E2E2E"/>
            <w:spacing w:val="0"/>
            <w:highlight w:val="green"/>
            <w:lang w:val="en-US" w:eastAsia="zh-CN"/>
          </w:rPr>
          <w:t>ge</w:t>
        </w:r>
      </w:ins>
      <w:ins w:id="1911" w:author="野草" w:date="2024-01-31T20:25:01Z">
        <w:r>
          <w:rPr>
            <w:rFonts w:hint="eastAsia" w:eastAsia="宋体" w:cs="Times New Roman"/>
            <w:i w:val="0"/>
            <w:iCs w:val="0"/>
            <w:caps w:val="0"/>
            <w:color w:val="2E2E2E"/>
            <w:spacing w:val="0"/>
            <w:highlight w:val="green"/>
            <w:lang w:val="en-US" w:eastAsia="zh-CN"/>
          </w:rPr>
          <w:t>ta</w:t>
        </w:r>
      </w:ins>
      <w:ins w:id="1912" w:author="野草" w:date="2024-01-31T20:26:01Z">
        <w:r>
          <w:rPr>
            <w:rFonts w:hint="eastAsia" w:eastAsia="宋体" w:cs="Times New Roman"/>
            <w:i w:val="0"/>
            <w:iCs w:val="0"/>
            <w:caps w:val="0"/>
            <w:color w:val="2E2E2E"/>
            <w:spacing w:val="0"/>
            <w:highlight w:val="green"/>
            <w:lang w:val="en-US" w:eastAsia="zh-CN"/>
          </w:rPr>
          <w:t>t</w:t>
        </w:r>
      </w:ins>
      <w:ins w:id="1913" w:author="野草" w:date="2024-01-31T20:25:01Z">
        <w:r>
          <w:rPr>
            <w:rFonts w:hint="eastAsia" w:eastAsia="宋体" w:cs="Times New Roman"/>
            <w:i w:val="0"/>
            <w:iCs w:val="0"/>
            <w:caps w:val="0"/>
            <w:color w:val="2E2E2E"/>
            <w:spacing w:val="0"/>
            <w:highlight w:val="green"/>
            <w:lang w:val="en-US" w:eastAsia="zh-CN"/>
          </w:rPr>
          <w:t>ion</w:t>
        </w:r>
      </w:ins>
      <w:ins w:id="1914" w:author="野草" w:date="2024-01-31T20:03:56Z">
        <w:r>
          <w:rPr>
            <w:rFonts w:hint="eastAsia"/>
            <w:highlight w:val="cyan"/>
            <w:lang w:val="en-US" w:eastAsia="zh-CN"/>
            <w:rPrChange w:id="1915" w:author="野草" w:date="2024-01-31T20:04:14Z">
              <w:rPr>
                <w:rFonts w:hint="eastAsia"/>
                <w:highlight w:val="none"/>
                <w:lang w:val="en-US" w:eastAsia="zh-CN"/>
              </w:rPr>
            </w:rPrChange>
          </w:rPr>
          <w:t xml:space="preserve"> were both </w:t>
        </w:r>
      </w:ins>
      <w:ins w:id="1916" w:author="野草" w:date="2024-01-31T20:03:56Z">
        <w:r>
          <w:rPr>
            <w:rFonts w:hint="eastAsia"/>
            <w:highlight w:val="green"/>
            <w:u w:val="single"/>
            <w:lang w:val="en-US" w:eastAsia="zh-CN"/>
            <w:rPrChange w:id="1917" w:author="野草" w:date="2024-01-31T20:18:49Z">
              <w:rPr>
                <w:rFonts w:hint="eastAsia"/>
                <w:highlight w:val="none"/>
                <w:lang w:val="en-US" w:eastAsia="zh-CN"/>
              </w:rPr>
            </w:rPrChange>
          </w:rPr>
          <w:t xml:space="preserve">below 7% </w:t>
        </w:r>
      </w:ins>
      <w:ins w:id="1918" w:author="野草" w:date="2024-01-31T20:03:56Z">
        <w:r>
          <w:rPr>
            <w:rFonts w:hint="eastAsia"/>
            <w:highlight w:val="cyan"/>
            <w:lang w:val="en-US" w:eastAsia="zh-CN"/>
            <w:rPrChange w:id="1919" w:author="野草" w:date="2024-01-31T20:04:14Z">
              <w:rPr>
                <w:rFonts w:hint="eastAsia"/>
                <w:highlight w:val="none"/>
                <w:lang w:val="en-US" w:eastAsia="zh-CN"/>
              </w:rPr>
            </w:rPrChange>
          </w:rPr>
          <w:t xml:space="preserve">on the </w:t>
        </w:r>
      </w:ins>
      <w:ins w:id="1920" w:author="野草" w:date="2024-01-31T20:18:37Z">
        <w:r>
          <w:rPr>
            <w:rFonts w:hint="eastAsia"/>
            <w:highlight w:val="green"/>
            <w:lang w:val="en-US" w:eastAsia="zh-CN"/>
            <w:rPrChange w:id="1921" w:author="野草" w:date="2024-01-31T20:18:43Z">
              <w:rPr>
                <w:rFonts w:hint="eastAsia"/>
                <w:highlight w:val="cyan"/>
                <w:lang w:val="en-US" w:eastAsia="zh-CN"/>
              </w:rPr>
            </w:rPrChange>
          </w:rPr>
          <w:t>2</w:t>
        </w:r>
      </w:ins>
      <w:ins w:id="1922" w:author="野草" w:date="2024-01-31T20:03:56Z">
        <w:r>
          <w:rPr>
            <w:rFonts w:hint="eastAsia"/>
            <w:highlight w:val="green"/>
            <w:lang w:val="en-US" w:eastAsia="zh-CN"/>
            <w:rPrChange w:id="1923" w:author="野草" w:date="2024-01-31T20:18:43Z">
              <w:rPr>
                <w:rFonts w:hint="eastAsia"/>
                <w:highlight w:val="none"/>
                <w:lang w:val="en-US" w:eastAsia="zh-CN"/>
              </w:rPr>
            </w:rPrChange>
          </w:rPr>
          <w:t xml:space="preserve"> selected </w:t>
        </w:r>
      </w:ins>
      <w:ins w:id="1924" w:author="野草" w:date="2024-01-31T20:18:39Z">
        <w:r>
          <w:rPr>
            <w:rFonts w:hint="eastAsia"/>
            <w:highlight w:val="green"/>
            <w:lang w:val="en-US" w:eastAsia="zh-CN"/>
            <w:rPrChange w:id="1925" w:author="野草" w:date="2024-01-31T20:18:43Z">
              <w:rPr>
                <w:rFonts w:hint="eastAsia"/>
                <w:highlight w:val="cyan"/>
                <w:lang w:val="en-US" w:eastAsia="zh-CN"/>
              </w:rPr>
            </w:rPrChange>
          </w:rPr>
          <w:t xml:space="preserve">case </w:t>
        </w:r>
      </w:ins>
      <w:ins w:id="1926" w:author="野草" w:date="2024-01-31T20:03:56Z">
        <w:r>
          <w:rPr>
            <w:rFonts w:hint="eastAsia"/>
            <w:highlight w:val="green"/>
            <w:lang w:val="en-US" w:eastAsia="zh-CN"/>
            <w:rPrChange w:id="1927" w:author="野草" w:date="2024-01-31T20:18:43Z">
              <w:rPr>
                <w:rFonts w:hint="eastAsia"/>
                <w:highlight w:val="none"/>
                <w:lang w:val="en-US" w:eastAsia="zh-CN"/>
              </w:rPr>
            </w:rPrChange>
          </w:rPr>
          <w:t>days</w:t>
        </w:r>
      </w:ins>
      <w:ins w:id="1928" w:author="野草" w:date="2024-01-31T20:03:56Z">
        <w:r>
          <w:rPr>
            <w:rFonts w:hint="eastAsia"/>
            <w:highlight w:val="cyan"/>
            <w:lang w:val="en-US" w:eastAsia="zh-CN"/>
            <w:rPrChange w:id="1929" w:author="野草" w:date="2024-01-31T20:04:14Z">
              <w:rPr>
                <w:rFonts w:hint="eastAsia"/>
                <w:highlight w:val="none"/>
                <w:lang w:val="en-US" w:eastAsia="zh-CN"/>
              </w:rPr>
            </w:rPrChange>
          </w:rPr>
          <w:t>.</w:t>
        </w:r>
      </w:ins>
      <w:del w:id="1930" w:author="野草" w:date="2024-01-31T20:03:56Z">
        <w:r>
          <w:rPr>
            <w:rFonts w:hint="eastAsia"/>
            <w:highlight w:val="cyan"/>
            <w:lang w:val="en-US" w:eastAsia="zh-CN"/>
            <w:rPrChange w:id="1931" w:author="野草" w:date="2024-01-31T20:58:57Z">
              <w:rPr>
                <w:rFonts w:hint="eastAsia"/>
                <w:highlight w:val="none"/>
                <w:lang w:val="en-US" w:eastAsia="zh-CN"/>
              </w:rPr>
            </w:rPrChange>
          </w:rPr>
          <w:delText>As for land use pattern</w:delText>
        </w:r>
      </w:del>
      <w:del w:id="1932" w:author="野草" w:date="2024-01-31T20:03:56Z">
        <w:r>
          <w:rPr>
            <w:rFonts w:hint="eastAsia"/>
            <w:highlight w:val="cyan"/>
            <w:lang w:val="en-US" w:eastAsia="zh-CN"/>
            <w:rPrChange w:id="1933" w:author="野草" w:date="2024-01-31T20:58:57Z">
              <w:rPr>
                <w:rFonts w:hint="eastAsia"/>
                <w:highlight w:val="none"/>
                <w:lang w:val="en-US" w:eastAsia="zh-CN"/>
              </w:rPr>
            </w:rPrChange>
          </w:rPr>
          <w:delText>s, the results clearly demonstrate that configuration plays more important roles than composition in explaining RCI variations.</w:delText>
        </w:r>
      </w:del>
    </w:p>
    <w:p>
      <w:pPr>
        <w:numPr>
          <w:ilvl w:val="-1"/>
          <w:numId w:val="0"/>
        </w:numPr>
        <w:ind w:left="0" w:leftChars="0" w:firstLine="0" w:firstLineChars="0"/>
        <w:rPr>
          <w:del w:id="1935" w:author="野草" w:date="2024-01-31T20:03:56Z"/>
          <w:rFonts w:hint="eastAsia"/>
          <w:highlight w:val="cyan"/>
          <w:lang w:val="en-US" w:eastAsia="zh-CN"/>
          <w:rPrChange w:id="1936" w:author="野草" w:date="2024-01-31T20:58:57Z">
            <w:rPr>
              <w:del w:id="1937" w:author="野草" w:date="2024-01-31T20:03:56Z"/>
              <w:rFonts w:hint="eastAsia"/>
              <w:highlight w:val="none"/>
              <w:lang w:val="en-US" w:eastAsia="zh-CN"/>
            </w:rPr>
          </w:rPrChange>
        </w:rPr>
        <w:pPrChange w:id="1934" w:author="野草" w:date="2024-01-31T15:02:02Z">
          <w:pPr>
            <w:numPr>
              <w:ilvl w:val="0"/>
              <w:numId w:val="3"/>
            </w:numPr>
            <w:ind w:left="420" w:leftChars="0" w:hanging="420" w:firstLineChars="0"/>
          </w:pPr>
        </w:pPrChange>
      </w:pPr>
      <w:del w:id="1938" w:author="野草" w:date="2024-01-31T20:03:56Z">
        <w:r>
          <w:rPr>
            <w:rFonts w:hint="eastAsia"/>
            <w:highlight w:val="cyan"/>
            <w:lang w:val="en-US" w:eastAsia="zh-CN"/>
            <w:rPrChange w:id="1939" w:author="野草" w:date="2024-01-31T20:58:57Z">
              <w:rPr>
                <w:rFonts w:hint="eastAsia"/>
                <w:highlight w:val="none"/>
                <w:lang w:val="en-US" w:eastAsia="zh-CN"/>
              </w:rPr>
            </w:rPrChange>
          </w:rPr>
          <w:delText xml:space="preserve">In the normal summer day, AI_I is the most important 2D landscape index with a contribution rate of </w:delText>
        </w:r>
      </w:del>
      <w:del w:id="1940" w:author="野草" w:date="2024-01-31T20:03:56Z">
        <w:r>
          <w:rPr>
            <w:rFonts w:hint="eastAsia"/>
            <w:highlight w:val="cyan"/>
            <w:u w:val="single"/>
            <w:lang w:val="en-US" w:eastAsia="zh-CN"/>
            <w:rPrChange w:id="1941" w:author="野草" w:date="2024-01-31T20:58:57Z">
              <w:rPr>
                <w:rFonts w:hint="eastAsia"/>
                <w:highlight w:val="none"/>
                <w:u w:val="single"/>
                <w:lang w:val="en-US" w:eastAsia="zh-CN"/>
              </w:rPr>
            </w:rPrChange>
          </w:rPr>
          <w:delText>13</w:delText>
        </w:r>
      </w:del>
      <w:del w:id="1942" w:author="野草" w:date="2024-01-31T20:03:56Z">
        <w:r>
          <w:rPr>
            <w:rFonts w:hint="eastAsia"/>
            <w:highlight w:val="cyan"/>
            <w:u w:val="single"/>
            <w:lang w:val="en-US" w:eastAsia="zh-CN"/>
            <w:rPrChange w:id="1943" w:author="野草" w:date="2024-01-31T20:58:57Z">
              <w:rPr>
                <w:rFonts w:hint="eastAsia"/>
                <w:highlight w:val="none"/>
                <w:u w:val="single"/>
                <w:lang w:val="en-US" w:eastAsia="zh-CN"/>
              </w:rPr>
            </w:rPrChange>
          </w:rPr>
          <w:delText>.7</w:delText>
        </w:r>
      </w:del>
      <w:del w:id="1944" w:author="野草" w:date="2024-01-31T20:03:56Z">
        <w:r>
          <w:rPr>
            <w:rFonts w:hint="eastAsia"/>
            <w:highlight w:val="cyan"/>
            <w:u w:val="single"/>
            <w:lang w:val="en-US" w:eastAsia="zh-CN"/>
            <w:rPrChange w:id="1945" w:author="野草" w:date="2024-01-31T20:58:57Z">
              <w:rPr>
                <w:rFonts w:hint="eastAsia"/>
                <w:highlight w:val="none"/>
                <w:u w:val="single"/>
                <w:lang w:val="en-US" w:eastAsia="zh-CN"/>
              </w:rPr>
            </w:rPrChange>
          </w:rPr>
          <w:delText xml:space="preserve"> %</w:delText>
        </w:r>
      </w:del>
      <w:del w:id="1946" w:author="野草" w:date="2024-01-31T20:03:56Z">
        <w:r>
          <w:rPr>
            <w:rFonts w:hint="eastAsia"/>
            <w:highlight w:val="cyan"/>
            <w:lang w:val="en-US" w:eastAsia="zh-CN"/>
            <w:rPrChange w:id="1947" w:author="野草" w:date="2024-01-31T20:58:57Z">
              <w:rPr>
                <w:rFonts w:hint="eastAsia"/>
                <w:highlight w:val="none"/>
                <w:lang w:val="en-US" w:eastAsia="zh-CN"/>
              </w:rPr>
            </w:rPrChange>
          </w:rPr>
          <w:delText>, followed by</w:delText>
        </w:r>
      </w:del>
      <w:del w:id="1948" w:author="野草" w:date="2024-01-31T20:03:56Z">
        <w:r>
          <w:rPr>
            <w:rFonts w:hint="eastAsia"/>
            <w:highlight w:val="cyan"/>
            <w:u w:val="single"/>
            <w:lang w:val="en-US" w:eastAsia="zh-CN"/>
            <w:rPrChange w:id="1949" w:author="野草" w:date="2024-01-31T20:58:57Z">
              <w:rPr>
                <w:rFonts w:hint="eastAsia"/>
                <w:highlight w:val="none"/>
                <w:u w:val="single"/>
                <w:lang w:val="en-US" w:eastAsia="zh-CN"/>
              </w:rPr>
            </w:rPrChange>
          </w:rPr>
          <w:delText xml:space="preserve"> LSI_I</w:delText>
        </w:r>
      </w:del>
      <w:del w:id="1950" w:author="野草" w:date="2024-01-31T20:03:56Z">
        <w:r>
          <w:rPr>
            <w:rFonts w:hint="eastAsia"/>
            <w:highlight w:val="cyan"/>
            <w:u w:val="single"/>
            <w:lang w:val="en-US" w:eastAsia="zh-CN"/>
            <w:rPrChange w:id="1951" w:author="野草" w:date="2024-01-31T20:58:57Z">
              <w:rPr>
                <w:rFonts w:hint="eastAsia"/>
                <w:highlight w:val="none"/>
                <w:u w:val="single"/>
                <w:lang w:val="en-US" w:eastAsia="zh-CN"/>
              </w:rPr>
            </w:rPrChange>
          </w:rPr>
          <w:delText xml:space="preserve"> (8.6</w:delText>
        </w:r>
      </w:del>
      <w:del w:id="1952" w:author="野草" w:date="2024-01-31T20:03:56Z">
        <w:r>
          <w:rPr>
            <w:rFonts w:hint="eastAsia"/>
            <w:highlight w:val="cyan"/>
            <w:u w:val="single"/>
            <w:lang w:val="en-US" w:eastAsia="zh-CN"/>
            <w:rPrChange w:id="1953" w:author="野草" w:date="2024-01-31T20:58:57Z">
              <w:rPr>
                <w:rFonts w:hint="eastAsia"/>
                <w:highlight w:val="none"/>
                <w:u w:val="single"/>
                <w:lang w:val="en-US" w:eastAsia="zh-CN"/>
              </w:rPr>
            </w:rPrChange>
          </w:rPr>
          <w:delText xml:space="preserve"> %), LSI</w:delText>
        </w:r>
      </w:del>
      <w:del w:id="1954" w:author="野草" w:date="2024-01-31T20:03:56Z">
        <w:r>
          <w:rPr>
            <w:rFonts w:hint="eastAsia"/>
            <w:highlight w:val="cyan"/>
            <w:u w:val="single"/>
            <w:lang w:val="en-US" w:eastAsia="zh-CN"/>
            <w:rPrChange w:id="1955" w:author="野草" w:date="2024-01-31T20:58:57Z">
              <w:rPr>
                <w:rFonts w:hint="eastAsia"/>
                <w:highlight w:val="none"/>
                <w:u w:val="single"/>
                <w:lang w:val="en-US" w:eastAsia="zh-CN"/>
              </w:rPr>
            </w:rPrChange>
          </w:rPr>
          <w:delText>_G</w:delText>
        </w:r>
      </w:del>
      <w:del w:id="1956" w:author="野草" w:date="2024-01-31T20:03:56Z">
        <w:r>
          <w:rPr>
            <w:rFonts w:hint="eastAsia"/>
            <w:highlight w:val="cyan"/>
            <w:u w:val="single"/>
            <w:lang w:val="en-US" w:eastAsia="zh-CN"/>
            <w:rPrChange w:id="1957" w:author="野草" w:date="2024-01-31T20:58:57Z">
              <w:rPr>
                <w:rFonts w:hint="eastAsia"/>
                <w:highlight w:val="none"/>
                <w:u w:val="single"/>
                <w:lang w:val="en-US" w:eastAsia="zh-CN"/>
              </w:rPr>
            </w:rPrChange>
          </w:rPr>
          <w:delText xml:space="preserve"> (8</w:delText>
        </w:r>
      </w:del>
      <w:del w:id="1958" w:author="野草" w:date="2024-01-31T20:03:56Z">
        <w:r>
          <w:rPr>
            <w:rFonts w:hint="eastAsia"/>
            <w:highlight w:val="cyan"/>
            <w:u w:val="single"/>
            <w:lang w:val="en-US" w:eastAsia="zh-CN"/>
            <w:rPrChange w:id="1959" w:author="野草" w:date="2024-01-31T20:58:57Z">
              <w:rPr>
                <w:rFonts w:hint="eastAsia"/>
                <w:highlight w:val="none"/>
                <w:u w:val="single"/>
                <w:lang w:val="en-US" w:eastAsia="zh-CN"/>
              </w:rPr>
            </w:rPrChange>
          </w:rPr>
          <w:delText>.0</w:delText>
        </w:r>
      </w:del>
      <w:del w:id="1960" w:author="野草" w:date="2024-01-31T20:03:56Z">
        <w:r>
          <w:rPr>
            <w:rFonts w:hint="eastAsia"/>
            <w:highlight w:val="cyan"/>
            <w:u w:val="single"/>
            <w:lang w:val="en-US" w:eastAsia="zh-CN"/>
            <w:rPrChange w:id="1961" w:author="野草" w:date="2024-01-31T20:58:57Z">
              <w:rPr>
                <w:rFonts w:hint="eastAsia"/>
                <w:highlight w:val="none"/>
                <w:u w:val="single"/>
                <w:lang w:val="en-US" w:eastAsia="zh-CN"/>
              </w:rPr>
            </w:rPrChange>
          </w:rPr>
          <w:delText xml:space="preserve"> %) and AI_G (6.5 %)</w:delText>
        </w:r>
      </w:del>
      <w:del w:id="1962" w:author="野草" w:date="2024-01-31T20:03:56Z">
        <w:r>
          <w:rPr>
            <w:rFonts w:hint="eastAsia"/>
            <w:highlight w:val="cyan"/>
            <w:lang w:val="en-US" w:eastAsia="zh-CN"/>
            <w:rPrChange w:id="1963" w:author="野草" w:date="2024-01-31T20:58:57Z">
              <w:rPr>
                <w:rFonts w:hint="eastAsia"/>
                <w:highlight w:val="none"/>
                <w:lang w:val="en-US" w:eastAsia="zh-CN"/>
              </w:rPr>
            </w:rPrChange>
          </w:rPr>
          <w:delText>.</w:delText>
        </w:r>
      </w:del>
    </w:p>
    <w:p>
      <w:pPr>
        <w:numPr>
          <w:ilvl w:val="-1"/>
          <w:numId w:val="0"/>
        </w:numPr>
        <w:ind w:left="0" w:leftChars="0" w:firstLine="0" w:firstLineChars="0"/>
        <w:rPr>
          <w:del w:id="1965" w:author="野草" w:date="2024-01-31T20:03:56Z"/>
          <w:rFonts w:hint="eastAsia"/>
          <w:highlight w:val="cyan"/>
          <w:lang w:val="en-US" w:eastAsia="zh-CN"/>
          <w:rPrChange w:id="1966" w:author="野草" w:date="2024-01-31T20:58:57Z">
            <w:rPr>
              <w:del w:id="1967" w:author="野草" w:date="2024-01-31T20:03:56Z"/>
              <w:rFonts w:hint="eastAsia"/>
              <w:highlight w:val="none"/>
              <w:lang w:val="en-US" w:eastAsia="zh-CN"/>
            </w:rPr>
          </w:rPrChange>
        </w:rPr>
        <w:pPrChange w:id="1964" w:author="野草" w:date="2024-01-31T15:02:03Z">
          <w:pPr>
            <w:numPr>
              <w:ilvl w:val="0"/>
              <w:numId w:val="3"/>
            </w:numPr>
            <w:ind w:left="420" w:leftChars="0" w:hanging="420" w:firstLineChars="0"/>
          </w:pPr>
        </w:pPrChange>
      </w:pPr>
      <w:del w:id="1968" w:author="野草" w:date="2024-01-31T20:03:56Z">
        <w:r>
          <w:rPr>
            <w:rFonts w:hint="eastAsia"/>
            <w:highlight w:val="cyan"/>
            <w:lang w:val="en-US" w:eastAsia="zh-CN"/>
            <w:rPrChange w:id="1969" w:author="野草" w:date="2024-01-31T20:58:57Z">
              <w:rPr>
                <w:rFonts w:hint="eastAsia"/>
                <w:highlight w:val="none"/>
                <w:lang w:val="en-US" w:eastAsia="zh-CN"/>
              </w:rPr>
            </w:rPrChange>
          </w:rPr>
          <w:delText xml:space="preserve">In the extremely hot day, </w:delText>
        </w:r>
      </w:del>
      <w:del w:id="1970" w:author="野草" w:date="2024-01-31T20:03:56Z">
        <w:r>
          <w:rPr>
            <w:rFonts w:hint="eastAsia"/>
            <w:highlight w:val="cyan"/>
            <w:u w:val="single"/>
            <w:lang w:val="en-US" w:eastAsia="zh-CN"/>
            <w:rPrChange w:id="1971" w:author="野草" w:date="2024-01-31T20:58:57Z">
              <w:rPr>
                <w:rFonts w:hint="eastAsia"/>
                <w:highlight w:val="none"/>
                <w:u w:val="single"/>
                <w:lang w:val="en-US" w:eastAsia="zh-CN"/>
              </w:rPr>
            </w:rPrChange>
          </w:rPr>
          <w:delText>LSI_G</w:delText>
        </w:r>
      </w:del>
      <w:del w:id="1972" w:author="野草" w:date="2024-01-31T20:03:56Z">
        <w:r>
          <w:rPr>
            <w:rFonts w:hint="eastAsia"/>
            <w:highlight w:val="cyan"/>
            <w:u w:val="single"/>
            <w:lang w:val="en-US" w:eastAsia="zh-CN"/>
            <w:rPrChange w:id="1973" w:author="野草" w:date="2024-01-31T20:58:57Z">
              <w:rPr>
                <w:rFonts w:hint="eastAsia"/>
                <w:highlight w:val="none"/>
                <w:u w:val="single"/>
                <w:lang w:val="en-US" w:eastAsia="zh-CN"/>
              </w:rPr>
            </w:rPrChange>
          </w:rPr>
          <w:delText xml:space="preserve"> (8.3</w:delText>
        </w:r>
      </w:del>
      <w:del w:id="1974" w:author="野草" w:date="2024-01-31T20:03:56Z">
        <w:r>
          <w:rPr>
            <w:rFonts w:hint="eastAsia"/>
            <w:highlight w:val="cyan"/>
            <w:u w:val="single"/>
            <w:lang w:val="en-US" w:eastAsia="zh-CN"/>
            <w:rPrChange w:id="1975" w:author="野草" w:date="2024-01-31T20:58:57Z">
              <w:rPr>
                <w:rFonts w:hint="eastAsia"/>
                <w:highlight w:val="none"/>
                <w:u w:val="single"/>
                <w:lang w:val="en-US" w:eastAsia="zh-CN"/>
              </w:rPr>
            </w:rPrChange>
          </w:rPr>
          <w:delText xml:space="preserve">%) </w:delText>
        </w:r>
      </w:del>
      <w:del w:id="1976" w:author="野草" w:date="2024-01-31T20:03:56Z">
        <w:r>
          <w:rPr>
            <w:rFonts w:hint="eastAsia"/>
            <w:highlight w:val="cyan"/>
            <w:lang w:val="en-US" w:eastAsia="zh-CN"/>
            <w:rPrChange w:id="1977" w:author="野草" w:date="2024-01-31T20:58:57Z">
              <w:rPr>
                <w:rFonts w:hint="eastAsia"/>
                <w:highlight w:val="none"/>
                <w:lang w:val="en-US" w:eastAsia="zh-CN"/>
              </w:rPr>
            </w:rPrChange>
          </w:rPr>
          <w:delText xml:space="preserve">contributes most, followed by </w:delText>
        </w:r>
      </w:del>
      <w:del w:id="1978" w:author="野草" w:date="2024-01-31T20:03:56Z">
        <w:r>
          <w:rPr>
            <w:rFonts w:hint="eastAsia"/>
            <w:i w:val="0"/>
            <w:iCs w:val="0"/>
            <w:highlight w:val="cyan"/>
            <w:u w:val="single"/>
            <w:lang w:val="en-US" w:eastAsia="zh-CN"/>
            <w:rPrChange w:id="1979" w:author="野草" w:date="2024-01-31T20:58:57Z">
              <w:rPr>
                <w:rFonts w:hint="eastAsia"/>
                <w:i w:val="0"/>
                <w:iCs w:val="0"/>
                <w:highlight w:val="none"/>
                <w:u w:val="single"/>
                <w:lang w:val="en-US" w:eastAsia="zh-CN"/>
              </w:rPr>
            </w:rPrChange>
          </w:rPr>
          <w:delText>AI_I (8.1</w:delText>
        </w:r>
      </w:del>
      <w:del w:id="1980" w:author="野草" w:date="2024-01-31T20:03:56Z">
        <w:r>
          <w:rPr>
            <w:rFonts w:hint="eastAsia"/>
            <w:i w:val="0"/>
            <w:iCs w:val="0"/>
            <w:highlight w:val="cyan"/>
            <w:u w:val="single"/>
            <w:lang w:val="en-US" w:eastAsia="zh-CN"/>
            <w:rPrChange w:id="1981" w:author="野草" w:date="2024-01-31T20:58:57Z">
              <w:rPr>
                <w:rFonts w:hint="eastAsia"/>
                <w:i w:val="0"/>
                <w:iCs w:val="0"/>
                <w:highlight w:val="none"/>
                <w:u w:val="single"/>
                <w:lang w:val="en-US" w:eastAsia="zh-CN"/>
              </w:rPr>
            </w:rPrChange>
          </w:rPr>
          <w:delText>%), AI_G</w:delText>
        </w:r>
      </w:del>
      <w:del w:id="1982" w:author="野草" w:date="2024-01-31T20:03:56Z">
        <w:r>
          <w:rPr>
            <w:rFonts w:hint="eastAsia"/>
            <w:i w:val="0"/>
            <w:iCs w:val="0"/>
            <w:highlight w:val="cyan"/>
            <w:u w:val="single"/>
            <w:lang w:val="en-US" w:eastAsia="zh-CN"/>
            <w:rPrChange w:id="1983" w:author="野草" w:date="2024-01-31T20:58:57Z">
              <w:rPr>
                <w:rFonts w:hint="eastAsia"/>
                <w:i w:val="0"/>
                <w:iCs w:val="0"/>
                <w:highlight w:val="none"/>
                <w:u w:val="single"/>
                <w:lang w:val="en-US" w:eastAsia="zh-CN"/>
              </w:rPr>
            </w:rPrChange>
          </w:rPr>
          <w:delText xml:space="preserve"> (7.8 %) and LSI_I (6.9 %).</w:delText>
        </w:r>
      </w:del>
    </w:p>
    <w:p>
      <w:pPr>
        <w:numPr>
          <w:ilvl w:val="-1"/>
          <w:numId w:val="0"/>
        </w:numPr>
        <w:ind w:left="0" w:leftChars="0" w:firstLine="0" w:firstLineChars="0"/>
        <w:rPr>
          <w:del w:id="1985" w:author="野草" w:date="2024-01-31T20:58:28Z"/>
          <w:rFonts w:hint="default"/>
          <w:highlight w:val="cyan"/>
          <w:lang w:val="en-US" w:eastAsia="zh-CN"/>
          <w:rPrChange w:id="1986" w:author="野草" w:date="2024-01-31T20:58:57Z">
            <w:rPr>
              <w:del w:id="1987" w:author="野草" w:date="2024-01-31T20:58:28Z"/>
              <w:rFonts w:hint="default"/>
              <w:highlight w:val="none"/>
              <w:lang w:val="en-US" w:eastAsia="zh-CN"/>
            </w:rPr>
          </w:rPrChange>
        </w:rPr>
        <w:pPrChange w:id="1984" w:author="野草" w:date="2024-01-31T15:02:04Z">
          <w:pPr>
            <w:numPr>
              <w:ilvl w:val="0"/>
              <w:numId w:val="3"/>
            </w:numPr>
            <w:ind w:left="420" w:leftChars="0" w:hanging="420" w:firstLineChars="0"/>
          </w:pPr>
        </w:pPrChange>
      </w:pPr>
      <w:del w:id="1988" w:author="野草" w:date="2024-01-31T20:03:56Z">
        <w:r>
          <w:rPr>
            <w:rFonts w:hint="eastAsia"/>
            <w:highlight w:val="cyan"/>
            <w:lang w:val="en-US" w:eastAsia="zh-CN"/>
            <w:rPrChange w:id="1989" w:author="野草" w:date="2024-01-31T20:58:57Z">
              <w:rPr>
                <w:rFonts w:hint="eastAsia"/>
                <w:highlight w:val="none"/>
                <w:lang w:val="en-US" w:eastAsia="zh-CN"/>
              </w:rPr>
            </w:rPrChange>
          </w:rPr>
          <w:delText xml:space="preserve">In contrast, the contributions of the two indices </w:delText>
        </w:r>
      </w:del>
      <w:del w:id="1990" w:author="野草" w:date="2024-01-31T20:03:56Z">
        <w:r>
          <w:rPr>
            <w:rFonts w:hint="eastAsia"/>
            <w:highlight w:val="cyan"/>
            <w:lang w:val="en-US" w:eastAsia="zh-CN"/>
            <w:rPrChange w:id="1991" w:author="野草" w:date="2024-01-31T20:58:57Z">
              <w:rPr>
                <w:rFonts w:hint="eastAsia"/>
                <w:highlight w:val="none"/>
                <w:lang w:val="en-US" w:eastAsia="zh-CN"/>
              </w:rPr>
            </w:rPrChange>
          </w:rPr>
          <w:delText xml:space="preserve">of land use compositions are both </w:delText>
        </w:r>
      </w:del>
      <w:del w:id="1992" w:author="野草" w:date="2024-01-31T20:03:56Z">
        <w:r>
          <w:rPr>
            <w:rFonts w:hint="eastAsia"/>
            <w:highlight w:val="cyan"/>
            <w:u w:val="single"/>
            <w:lang w:val="en-US" w:eastAsia="zh-CN"/>
            <w:rPrChange w:id="1993" w:author="野草" w:date="2024-01-31T20:58:57Z">
              <w:rPr>
                <w:rFonts w:hint="eastAsia"/>
                <w:highlight w:val="none"/>
                <w:u w:val="single"/>
                <w:lang w:val="en-US" w:eastAsia="zh-CN"/>
              </w:rPr>
            </w:rPrChange>
          </w:rPr>
          <w:delText>less than 5</w:delText>
        </w:r>
      </w:del>
      <w:del w:id="1994" w:author="野草" w:date="2024-01-31T20:03:56Z">
        <w:r>
          <w:rPr>
            <w:rFonts w:hint="eastAsia"/>
            <w:highlight w:val="cyan"/>
            <w:u w:val="single"/>
            <w:lang w:val="en-US" w:eastAsia="zh-CN"/>
            <w:rPrChange w:id="1995" w:author="野草" w:date="2024-01-31T20:58:57Z">
              <w:rPr>
                <w:rFonts w:hint="eastAsia"/>
                <w:highlight w:val="none"/>
                <w:u w:val="single"/>
                <w:lang w:val="en-US" w:eastAsia="zh-CN"/>
              </w:rPr>
            </w:rPrChange>
          </w:rPr>
          <w:delText xml:space="preserve">% </w:delText>
        </w:r>
      </w:del>
      <w:del w:id="1996" w:author="野草" w:date="2024-01-31T20:03:56Z">
        <w:r>
          <w:rPr>
            <w:rFonts w:hint="eastAsia"/>
            <w:highlight w:val="cyan"/>
            <w:lang w:val="en-US" w:eastAsia="zh-CN"/>
            <w:rPrChange w:id="1997" w:author="野草" w:date="2024-01-31T20:58:57Z">
              <w:rPr>
                <w:rFonts w:hint="eastAsia"/>
                <w:highlight w:val="none"/>
                <w:lang w:val="en-US" w:eastAsia="zh-CN"/>
              </w:rPr>
            </w:rPrChange>
          </w:rPr>
          <w:delText>for the 2 case days.</w:delText>
        </w:r>
      </w:del>
      <w:ins w:id="1998" w:author="野草" w:date="2024-01-31T20:58:44Z">
        <w:r>
          <w:rPr>
            <w:rFonts w:hint="eastAsia"/>
            <w:highlight w:val="cyan"/>
            <w:lang w:val="en-US" w:eastAsia="zh-CN"/>
            <w:rPrChange w:id="1999" w:author="野草" w:date="2024-01-31T20:58:57Z">
              <w:rPr>
                <w:rFonts w:hint="eastAsia"/>
                <w:highlight w:val="none"/>
                <w:lang w:val="en-US" w:eastAsia="zh-CN"/>
              </w:rPr>
            </w:rPrChange>
          </w:rPr>
          <w:t xml:space="preserve"> </w:t>
        </w:r>
      </w:ins>
    </w:p>
    <w:p>
      <w:pPr>
        <w:numPr>
          <w:ilvl w:val="-1"/>
          <w:numId w:val="0"/>
        </w:numPr>
        <w:ind w:left="0" w:leftChars="0" w:firstLine="0" w:firstLineChars="0"/>
        <w:rPr>
          <w:rFonts w:hint="default"/>
          <w:highlight w:val="cyan"/>
          <w:lang w:val="en-US" w:eastAsia="zh-CN"/>
          <w:rPrChange w:id="2001" w:author="野草" w:date="2024-01-31T20:56:20Z">
            <w:rPr>
              <w:rFonts w:hint="default"/>
              <w:highlight w:val="none"/>
              <w:lang w:val="en-US" w:eastAsia="zh-CN"/>
            </w:rPr>
          </w:rPrChange>
        </w:rPr>
        <w:pPrChange w:id="2000" w:author="野草" w:date="2024-01-31T15:02:04Z">
          <w:pPr>
            <w:numPr>
              <w:ilvl w:val="0"/>
              <w:numId w:val="3"/>
            </w:numPr>
            <w:ind w:left="420" w:leftChars="0" w:hanging="420" w:firstLineChars="0"/>
          </w:pPr>
        </w:pPrChange>
      </w:pPr>
      <w:r>
        <w:rPr>
          <w:rFonts w:hint="eastAsia"/>
          <w:highlight w:val="cyan"/>
          <w:lang w:val="en-US" w:eastAsia="zh-CN"/>
          <w:rPrChange w:id="2002" w:author="野草" w:date="2024-01-31T20:56:20Z">
            <w:rPr>
              <w:rFonts w:hint="eastAsia"/>
              <w:highlight w:val="none"/>
              <w:lang w:val="en-US" w:eastAsia="zh-CN"/>
            </w:rPr>
          </w:rPrChange>
        </w:rPr>
        <w:t>For</w:t>
      </w:r>
      <w:r>
        <w:rPr>
          <w:rFonts w:hint="eastAsia"/>
          <w:highlight w:val="green"/>
          <w:lang w:val="en-US" w:eastAsia="zh-CN"/>
          <w:rPrChange w:id="2003" w:author="野草" w:date="2024-01-31T20:56:24Z">
            <w:rPr>
              <w:rFonts w:hint="eastAsia"/>
              <w:highlight w:val="none"/>
              <w:lang w:val="en-US" w:eastAsia="zh-CN"/>
            </w:rPr>
          </w:rPrChange>
        </w:rPr>
        <w:t xml:space="preserve"> 3D building characteristics</w:t>
      </w:r>
      <w:r>
        <w:rPr>
          <w:rFonts w:hint="eastAsia"/>
          <w:highlight w:val="cyan"/>
          <w:lang w:val="en-US" w:eastAsia="zh-CN"/>
          <w:rPrChange w:id="2004" w:author="野草" w:date="2024-01-31T20:56:20Z">
            <w:rPr>
              <w:rFonts w:hint="eastAsia"/>
              <w:highlight w:val="none"/>
              <w:lang w:val="en-US" w:eastAsia="zh-CN"/>
            </w:rPr>
          </w:rPrChange>
        </w:rPr>
        <w:t>, FAR ma</w:t>
      </w:r>
      <w:del w:id="2005" w:author="野草" w:date="2024-01-31T20:53:48Z">
        <w:r>
          <w:rPr>
            <w:rFonts w:hint="default"/>
            <w:highlight w:val="cyan"/>
            <w:lang w:val="en-US" w:eastAsia="zh-CN"/>
            <w:rPrChange w:id="2006" w:author="野草" w:date="2024-01-31T20:56:20Z">
              <w:rPr>
                <w:rFonts w:hint="default"/>
                <w:highlight w:val="none"/>
                <w:lang w:val="en-US" w:eastAsia="zh-CN"/>
              </w:rPr>
            </w:rPrChange>
          </w:rPr>
          <w:delText>kes</w:delText>
        </w:r>
      </w:del>
      <w:ins w:id="2007" w:author="野草" w:date="2024-01-31T20:53:48Z">
        <w:r>
          <w:rPr>
            <w:rFonts w:hint="eastAsia"/>
            <w:highlight w:val="cyan"/>
            <w:lang w:val="en-US" w:eastAsia="zh-CN"/>
            <w:rPrChange w:id="2008" w:author="野草" w:date="2024-01-31T20:56:20Z">
              <w:rPr>
                <w:rFonts w:hint="eastAsia"/>
                <w:highlight w:val="none"/>
                <w:lang w:val="en-US" w:eastAsia="zh-CN"/>
              </w:rPr>
            </w:rPrChange>
          </w:rPr>
          <w:t>de</w:t>
        </w:r>
      </w:ins>
      <w:r>
        <w:rPr>
          <w:rFonts w:hint="eastAsia"/>
          <w:highlight w:val="cyan"/>
          <w:lang w:val="en-US" w:eastAsia="zh-CN"/>
          <w:rPrChange w:id="2009" w:author="野草" w:date="2024-01-31T20:56:20Z">
            <w:rPr>
              <w:rFonts w:hint="eastAsia"/>
              <w:highlight w:val="none"/>
              <w:lang w:val="en-US" w:eastAsia="zh-CN"/>
            </w:rPr>
          </w:rPrChange>
        </w:rPr>
        <w:t xml:space="preserve"> </w:t>
      </w:r>
      <w:del w:id="2010" w:author="野草" w:date="2024-01-31T20:54:19Z">
        <w:r>
          <w:rPr>
            <w:rFonts w:hint="default"/>
            <w:highlight w:val="green"/>
            <w:lang w:val="en-US" w:eastAsia="zh-CN"/>
            <w:rPrChange w:id="2011" w:author="野草" w:date="2024-01-31T20:56:27Z">
              <w:rPr>
                <w:rFonts w:hint="default"/>
                <w:highlight w:val="none"/>
                <w:lang w:val="en-US" w:eastAsia="zh-CN"/>
              </w:rPr>
            </w:rPrChange>
          </w:rPr>
          <w:delText>much more</w:delText>
        </w:r>
      </w:del>
      <w:ins w:id="2012" w:author="野草" w:date="2024-01-31T20:54:19Z">
        <w:r>
          <w:rPr>
            <w:rFonts w:hint="eastAsia"/>
            <w:highlight w:val="green"/>
            <w:lang w:val="en-US" w:eastAsia="zh-CN"/>
            <w:rPrChange w:id="2013" w:author="野草" w:date="2024-01-31T20:56:27Z">
              <w:rPr>
                <w:rFonts w:hint="eastAsia"/>
                <w:highlight w:val="none"/>
                <w:lang w:val="en-US" w:eastAsia="zh-CN"/>
              </w:rPr>
            </w:rPrChange>
          </w:rPr>
          <w:t>signi</w:t>
        </w:r>
      </w:ins>
      <w:ins w:id="2014" w:author="野草" w:date="2024-01-31T20:54:20Z">
        <w:r>
          <w:rPr>
            <w:rFonts w:hint="eastAsia"/>
            <w:highlight w:val="green"/>
            <w:lang w:val="en-US" w:eastAsia="zh-CN"/>
            <w:rPrChange w:id="2015" w:author="野草" w:date="2024-01-31T20:56:27Z">
              <w:rPr>
                <w:rFonts w:hint="eastAsia"/>
                <w:highlight w:val="none"/>
                <w:lang w:val="en-US" w:eastAsia="zh-CN"/>
              </w:rPr>
            </w:rPrChange>
          </w:rPr>
          <w:t>fican</w:t>
        </w:r>
      </w:ins>
      <w:ins w:id="2016" w:author="野草" w:date="2024-01-31T20:54:21Z">
        <w:r>
          <w:rPr>
            <w:rFonts w:hint="eastAsia"/>
            <w:highlight w:val="green"/>
            <w:lang w:val="en-US" w:eastAsia="zh-CN"/>
            <w:rPrChange w:id="2017" w:author="野草" w:date="2024-01-31T20:56:27Z">
              <w:rPr>
                <w:rFonts w:hint="eastAsia"/>
                <w:highlight w:val="none"/>
                <w:lang w:val="en-US" w:eastAsia="zh-CN"/>
              </w:rPr>
            </w:rPrChange>
          </w:rPr>
          <w:t xml:space="preserve">tly </w:t>
        </w:r>
      </w:ins>
      <w:ins w:id="2018" w:author="野草" w:date="2024-01-31T20:55:52Z">
        <w:r>
          <w:rPr>
            <w:rFonts w:hint="eastAsia"/>
            <w:highlight w:val="green"/>
            <w:lang w:val="en-US" w:eastAsia="zh-CN"/>
            <w:rPrChange w:id="2019" w:author="野草" w:date="2024-01-31T20:56:27Z">
              <w:rPr>
                <w:rFonts w:hint="eastAsia"/>
                <w:highlight w:val="none"/>
                <w:lang w:val="en-US" w:eastAsia="zh-CN"/>
              </w:rPr>
            </w:rPrChange>
          </w:rPr>
          <w:t>larg</w:t>
        </w:r>
      </w:ins>
      <w:ins w:id="2020" w:author="野草" w:date="2024-01-31T20:54:23Z">
        <w:r>
          <w:rPr>
            <w:rFonts w:hint="eastAsia"/>
            <w:highlight w:val="green"/>
            <w:lang w:val="en-US" w:eastAsia="zh-CN"/>
            <w:rPrChange w:id="2021" w:author="野草" w:date="2024-01-31T20:56:27Z">
              <w:rPr>
                <w:rFonts w:hint="eastAsia"/>
                <w:highlight w:val="none"/>
                <w:lang w:val="en-US" w:eastAsia="zh-CN"/>
              </w:rPr>
            </w:rPrChange>
          </w:rPr>
          <w:t>er</w:t>
        </w:r>
      </w:ins>
      <w:r>
        <w:rPr>
          <w:rFonts w:hint="eastAsia"/>
          <w:highlight w:val="cyan"/>
          <w:lang w:val="en-US" w:eastAsia="zh-CN"/>
          <w:rPrChange w:id="2022" w:author="野草" w:date="2024-01-31T20:56:20Z">
            <w:rPr>
              <w:rFonts w:hint="eastAsia"/>
              <w:highlight w:val="none"/>
              <w:lang w:val="en-US" w:eastAsia="zh-CN"/>
            </w:rPr>
          </w:rPrChange>
        </w:rPr>
        <w:t xml:space="preserve"> contributions than </w:t>
      </w:r>
      <w:r>
        <w:rPr>
          <w:rFonts w:hint="eastAsia"/>
          <w:highlight w:val="green"/>
          <w:lang w:val="en-US" w:eastAsia="zh-CN"/>
          <w:rPrChange w:id="2023" w:author="野草" w:date="2024-01-31T20:56:31Z">
            <w:rPr>
              <w:rFonts w:hint="eastAsia"/>
              <w:highlight w:val="none"/>
              <w:lang w:val="en-US" w:eastAsia="zh-CN"/>
            </w:rPr>
          </w:rPrChange>
        </w:rPr>
        <w:t>MBH</w:t>
      </w:r>
      <w:r>
        <w:rPr>
          <w:rFonts w:hint="eastAsia"/>
          <w:highlight w:val="cyan"/>
          <w:lang w:val="en-US" w:eastAsia="zh-CN"/>
          <w:rPrChange w:id="2024" w:author="野草" w:date="2024-01-31T20:56:20Z">
            <w:rPr>
              <w:rFonts w:hint="eastAsia"/>
              <w:highlight w:val="none"/>
              <w:lang w:val="en-US" w:eastAsia="zh-CN"/>
            </w:rPr>
          </w:rPrChange>
        </w:rPr>
        <w:t xml:space="preserve"> and it contribute</w:t>
      </w:r>
      <w:del w:id="2025" w:author="野草" w:date="2024-01-31T20:54:28Z">
        <w:r>
          <w:rPr>
            <w:rFonts w:hint="default"/>
            <w:highlight w:val="cyan"/>
            <w:lang w:val="en-US" w:eastAsia="zh-CN"/>
            <w:rPrChange w:id="2026" w:author="野草" w:date="2024-01-31T20:56:20Z">
              <w:rPr>
                <w:rFonts w:hint="default"/>
                <w:highlight w:val="none"/>
                <w:lang w:val="en-US" w:eastAsia="zh-CN"/>
              </w:rPr>
            </w:rPrChange>
          </w:rPr>
          <w:delText>s</w:delText>
        </w:r>
      </w:del>
      <w:ins w:id="2027" w:author="野草" w:date="2024-01-31T20:54:28Z">
        <w:r>
          <w:rPr>
            <w:rFonts w:hint="eastAsia"/>
            <w:highlight w:val="cyan"/>
            <w:lang w:val="en-US" w:eastAsia="zh-CN"/>
            <w:rPrChange w:id="2028" w:author="野草" w:date="2024-01-31T20:56:20Z">
              <w:rPr>
                <w:rFonts w:hint="eastAsia"/>
                <w:highlight w:val="none"/>
                <w:lang w:val="en-US" w:eastAsia="zh-CN"/>
              </w:rPr>
            </w:rPrChange>
          </w:rPr>
          <w:t>d</w:t>
        </w:r>
      </w:ins>
      <w:r>
        <w:rPr>
          <w:rFonts w:hint="eastAsia"/>
          <w:highlight w:val="cyan"/>
          <w:lang w:val="en-US" w:eastAsia="zh-CN"/>
          <w:rPrChange w:id="2029" w:author="野草" w:date="2024-01-31T20:56:20Z">
            <w:rPr>
              <w:rFonts w:hint="eastAsia"/>
              <w:highlight w:val="none"/>
              <w:lang w:val="en-US" w:eastAsia="zh-CN"/>
            </w:rPr>
          </w:rPrChange>
        </w:rPr>
        <w:t xml:space="preserve"> </w:t>
      </w:r>
      <w:del w:id="2030" w:author="野草" w:date="2024-01-31T17:39:34Z">
        <w:r>
          <w:rPr>
            <w:rFonts w:hint="default"/>
            <w:highlight w:val="green"/>
            <w:u w:val="single"/>
            <w:lang w:val="en-US" w:eastAsia="zh-CN"/>
            <w:rPrChange w:id="2031" w:author="野草" w:date="2024-01-31T20:56:35Z">
              <w:rPr>
                <w:rFonts w:hint="default"/>
                <w:highlight w:val="none"/>
                <w:u w:val="single"/>
                <w:lang w:val="en-US" w:eastAsia="zh-CN"/>
              </w:rPr>
            </w:rPrChange>
          </w:rPr>
          <w:delText>8.5</w:delText>
        </w:r>
      </w:del>
      <w:ins w:id="2032" w:author="野草" w:date="2024-01-31T17:39:34Z">
        <w:r>
          <w:rPr>
            <w:rFonts w:hint="eastAsia"/>
            <w:highlight w:val="green"/>
            <w:u w:val="single"/>
            <w:lang w:val="en-US" w:eastAsia="zh-CN"/>
            <w:rPrChange w:id="2033" w:author="野草" w:date="2024-01-31T20:56:35Z">
              <w:rPr>
                <w:rFonts w:hint="eastAsia"/>
                <w:highlight w:val="none"/>
                <w:u w:val="single"/>
                <w:lang w:val="en-US" w:eastAsia="zh-CN"/>
              </w:rPr>
            </w:rPrChange>
          </w:rPr>
          <w:t>7</w:t>
        </w:r>
      </w:ins>
      <w:ins w:id="2034" w:author="野草" w:date="2024-01-31T17:39:35Z">
        <w:r>
          <w:rPr>
            <w:rFonts w:hint="eastAsia"/>
            <w:highlight w:val="green"/>
            <w:u w:val="single"/>
            <w:lang w:val="en-US" w:eastAsia="zh-CN"/>
            <w:rPrChange w:id="2035" w:author="野草" w:date="2024-01-31T20:56:35Z">
              <w:rPr>
                <w:rFonts w:hint="eastAsia"/>
                <w:highlight w:val="none"/>
                <w:u w:val="single"/>
                <w:lang w:val="en-US" w:eastAsia="zh-CN"/>
              </w:rPr>
            </w:rPrChange>
          </w:rPr>
          <w:t>.0</w:t>
        </w:r>
      </w:ins>
      <w:r>
        <w:rPr>
          <w:rFonts w:hint="eastAsia"/>
          <w:highlight w:val="green"/>
          <w:u w:val="single"/>
          <w:lang w:val="en-US" w:eastAsia="zh-CN"/>
          <w:rPrChange w:id="2036" w:author="野草" w:date="2024-01-31T20:56:35Z">
            <w:rPr>
              <w:rFonts w:hint="eastAsia"/>
              <w:highlight w:val="none"/>
              <w:u w:val="single"/>
              <w:lang w:val="en-US" w:eastAsia="zh-CN"/>
            </w:rPr>
          </w:rPrChange>
        </w:rPr>
        <w:t xml:space="preserve"> % and 9.</w:t>
      </w:r>
      <w:ins w:id="2037" w:author="野草" w:date="2024-01-31T17:39:38Z">
        <w:r>
          <w:rPr>
            <w:rFonts w:hint="eastAsia"/>
            <w:highlight w:val="green"/>
            <w:u w:val="single"/>
            <w:lang w:val="en-US" w:eastAsia="zh-CN"/>
            <w:rPrChange w:id="2038" w:author="野草" w:date="2024-01-31T20:56:35Z">
              <w:rPr>
                <w:rFonts w:hint="eastAsia"/>
                <w:highlight w:val="none"/>
                <w:u w:val="single"/>
                <w:lang w:val="en-US" w:eastAsia="zh-CN"/>
              </w:rPr>
            </w:rPrChange>
          </w:rPr>
          <w:t>7</w:t>
        </w:r>
      </w:ins>
      <w:del w:id="2039" w:author="野草" w:date="2024-01-31T17:39:38Z">
        <w:r>
          <w:rPr>
            <w:rFonts w:hint="eastAsia"/>
            <w:highlight w:val="green"/>
            <w:u w:val="single"/>
            <w:lang w:val="en-US" w:eastAsia="zh-CN"/>
            <w:rPrChange w:id="2040" w:author="野草" w:date="2024-01-31T20:56:35Z">
              <w:rPr>
                <w:rFonts w:hint="eastAsia"/>
                <w:highlight w:val="none"/>
                <w:u w:val="single"/>
                <w:lang w:val="en-US" w:eastAsia="zh-CN"/>
              </w:rPr>
            </w:rPrChange>
          </w:rPr>
          <w:delText>0</w:delText>
        </w:r>
      </w:del>
      <w:r>
        <w:rPr>
          <w:rFonts w:hint="eastAsia"/>
          <w:highlight w:val="green"/>
          <w:u w:val="single"/>
          <w:lang w:val="en-US" w:eastAsia="zh-CN"/>
          <w:rPrChange w:id="2041" w:author="野草" w:date="2024-01-31T20:56:35Z">
            <w:rPr>
              <w:rFonts w:hint="eastAsia"/>
              <w:highlight w:val="none"/>
              <w:u w:val="single"/>
              <w:lang w:val="en-US" w:eastAsia="zh-CN"/>
            </w:rPr>
          </w:rPrChange>
        </w:rPr>
        <w:t xml:space="preserve"> %</w:t>
      </w:r>
      <w:r>
        <w:rPr>
          <w:rFonts w:hint="eastAsia"/>
          <w:highlight w:val="cyan"/>
          <w:lang w:val="en-US" w:eastAsia="zh-CN"/>
          <w:rPrChange w:id="2042" w:author="野草" w:date="2024-01-31T20:56:20Z">
            <w:rPr>
              <w:rFonts w:hint="eastAsia"/>
              <w:highlight w:val="none"/>
              <w:lang w:val="en-US" w:eastAsia="zh-CN"/>
            </w:rPr>
          </w:rPrChange>
        </w:rPr>
        <w:t xml:space="preserve"> </w:t>
      </w:r>
      <w:del w:id="2043" w:author="野草" w:date="2024-01-31T20:54:39Z">
        <w:r>
          <w:rPr>
            <w:rFonts w:hint="default"/>
            <w:highlight w:val="cyan"/>
            <w:u w:val="single"/>
            <w:lang w:val="en-US" w:eastAsia="zh-CN"/>
            <w:rPrChange w:id="2044" w:author="野草" w:date="2024-01-31T20:57:11Z">
              <w:rPr>
                <w:rFonts w:hint="default"/>
                <w:highlight w:val="none"/>
                <w:lang w:val="en-US" w:eastAsia="zh-CN"/>
              </w:rPr>
            </w:rPrChange>
          </w:rPr>
          <w:delText>i</w:delText>
        </w:r>
      </w:del>
      <w:ins w:id="2045" w:author="野草" w:date="2024-01-31T20:54:39Z">
        <w:r>
          <w:rPr>
            <w:rFonts w:hint="eastAsia"/>
            <w:highlight w:val="cyan"/>
            <w:u w:val="single"/>
            <w:lang w:val="en-US" w:eastAsia="zh-CN"/>
            <w:rPrChange w:id="2046" w:author="野草" w:date="2024-01-31T20:57:11Z">
              <w:rPr>
                <w:rFonts w:hint="eastAsia"/>
                <w:highlight w:val="none"/>
                <w:lang w:val="en-US" w:eastAsia="zh-CN"/>
              </w:rPr>
            </w:rPrChange>
          </w:rPr>
          <w:t>o</w:t>
        </w:r>
      </w:ins>
      <w:r>
        <w:rPr>
          <w:rFonts w:hint="eastAsia"/>
          <w:highlight w:val="cyan"/>
          <w:u w:val="single"/>
          <w:lang w:val="en-US" w:eastAsia="zh-CN"/>
          <w:rPrChange w:id="2047" w:author="野草" w:date="2024-01-31T20:57:11Z">
            <w:rPr>
              <w:rFonts w:hint="eastAsia"/>
              <w:highlight w:val="none"/>
              <w:lang w:val="en-US" w:eastAsia="zh-CN"/>
            </w:rPr>
          </w:rPrChange>
        </w:rPr>
        <w:t xml:space="preserve">n the </w:t>
      </w:r>
      <w:r>
        <w:rPr>
          <w:rFonts w:hint="eastAsia"/>
          <w:highlight w:val="green"/>
          <w:u w:val="single"/>
          <w:lang w:val="en-US" w:eastAsia="zh-CN"/>
          <w:rPrChange w:id="2048" w:author="野草" w:date="2024-01-31T20:57:11Z">
            <w:rPr>
              <w:rFonts w:hint="eastAsia"/>
              <w:highlight w:val="none"/>
              <w:lang w:val="en-US" w:eastAsia="zh-CN"/>
            </w:rPr>
          </w:rPrChange>
        </w:rPr>
        <w:t>normal summer day</w:t>
      </w:r>
      <w:r>
        <w:rPr>
          <w:rFonts w:hint="eastAsia"/>
          <w:highlight w:val="cyan"/>
          <w:u w:val="single"/>
          <w:lang w:val="en-US" w:eastAsia="zh-CN"/>
          <w:rPrChange w:id="2049" w:author="野草" w:date="2024-01-31T20:57:11Z">
            <w:rPr>
              <w:rFonts w:hint="eastAsia"/>
              <w:highlight w:val="none"/>
              <w:lang w:val="en-US" w:eastAsia="zh-CN"/>
            </w:rPr>
          </w:rPrChange>
        </w:rPr>
        <w:t xml:space="preserve"> and the </w:t>
      </w:r>
      <w:r>
        <w:rPr>
          <w:rFonts w:hint="eastAsia"/>
          <w:highlight w:val="green"/>
          <w:u w:val="single"/>
          <w:lang w:val="en-US" w:eastAsia="zh-CN"/>
          <w:rPrChange w:id="2050" w:author="野草" w:date="2024-01-31T20:57:11Z">
            <w:rPr>
              <w:rFonts w:hint="eastAsia"/>
              <w:highlight w:val="none"/>
              <w:lang w:val="en-US" w:eastAsia="zh-CN"/>
            </w:rPr>
          </w:rPrChange>
        </w:rPr>
        <w:t>extremely hot day</w:t>
      </w:r>
      <w:r>
        <w:rPr>
          <w:rFonts w:hint="eastAsia"/>
          <w:highlight w:val="cyan"/>
          <w:u w:val="single"/>
          <w:lang w:val="en-US" w:eastAsia="zh-CN"/>
          <w:rPrChange w:id="2051" w:author="野草" w:date="2024-01-31T20:57:11Z">
            <w:rPr>
              <w:rFonts w:hint="eastAsia"/>
              <w:highlight w:val="none"/>
              <w:lang w:val="en-US" w:eastAsia="zh-CN"/>
            </w:rPr>
          </w:rPrChange>
        </w:rPr>
        <w:t>, respectively</w:t>
      </w:r>
      <w:r>
        <w:rPr>
          <w:rFonts w:hint="eastAsia"/>
          <w:highlight w:val="cyan"/>
          <w:lang w:val="en-US" w:eastAsia="zh-CN"/>
          <w:rPrChange w:id="2052" w:author="野草" w:date="2024-01-31T20:56:20Z">
            <w:rPr>
              <w:rFonts w:hint="eastAsia"/>
              <w:highlight w:val="none"/>
              <w:lang w:val="en-US" w:eastAsia="zh-CN"/>
            </w:rPr>
          </w:rPrChange>
        </w:rPr>
        <w:t>.</w:t>
      </w:r>
    </w:p>
    <w:p>
      <w:pPr>
        <w:numPr>
          <w:ilvl w:val="-1"/>
          <w:numId w:val="0"/>
        </w:numPr>
        <w:ind w:left="0" w:leftChars="0" w:firstLine="0" w:firstLineChars="0"/>
        <w:rPr>
          <w:del w:id="2054" w:author="野草" w:date="2024-01-31T17:32:48Z"/>
          <w:rFonts w:hint="default"/>
          <w:highlight w:val="none"/>
          <w:lang w:val="en-US" w:eastAsia="zh-CN"/>
        </w:rPr>
        <w:pPrChange w:id="2053" w:author="野草" w:date="2024-01-31T15:02:05Z">
          <w:pPr>
            <w:numPr>
              <w:ilvl w:val="0"/>
              <w:numId w:val="3"/>
            </w:numPr>
            <w:ind w:left="420" w:leftChars="0" w:hanging="420" w:firstLineChars="0"/>
          </w:pPr>
        </w:pPrChange>
      </w:pPr>
      <w:del w:id="2055" w:author="野草" w:date="2024-01-31T17:32:48Z">
        <w:r>
          <w:rPr>
            <w:rFonts w:hint="eastAsia"/>
            <w:highlight w:val="none"/>
            <w:lang w:val="en-US" w:eastAsia="zh-CN"/>
          </w:rPr>
          <w:delText xml:space="preserve">As described in </w:delText>
        </w:r>
      </w:del>
      <w:del w:id="2056" w:author="野草" w:date="2024-01-31T17:32:48Z">
        <w:r>
          <w:rPr>
            <w:rFonts w:hint="eastAsia"/>
            <w:highlight w:val="none"/>
            <w:u w:val="single"/>
            <w:lang w:val="en-US" w:eastAsia="zh-CN"/>
          </w:rPr>
          <w:delText>Sect. 3.1</w:delText>
        </w:r>
      </w:del>
      <w:del w:id="2057" w:author="野草" w:date="2024-01-31T17:32:48Z">
        <w:r>
          <w:rPr>
            <w:rFonts w:hint="eastAsia"/>
            <w:highlight w:val="none"/>
            <w:lang w:val="en-US" w:eastAsia="zh-CN"/>
          </w:rPr>
          <w:delText xml:space="preserve">, the effect of </w:delText>
        </w:r>
      </w:del>
      <w:del w:id="2058" w:author="野草" w:date="2024-01-31T17:32:48Z">
        <w:r>
          <w:rPr>
            <w:rFonts w:hint="eastAsia"/>
            <w:highlight w:val="none"/>
            <w:u w:val="none"/>
            <w:lang w:val="en-US" w:eastAsia="zh-CN"/>
          </w:rPr>
          <w:delText>river width</w:delText>
        </w:r>
      </w:del>
      <w:del w:id="2059" w:author="野草" w:date="2024-01-31T17:32:48Z">
        <w:r>
          <w:rPr>
            <w:rFonts w:hint="eastAsia"/>
            <w:highlight w:val="none"/>
            <w:lang w:val="en-US" w:eastAsia="zh-CN"/>
          </w:rPr>
          <w:delText xml:space="preserve"> can not be ignored. </w:delText>
        </w:r>
      </w:del>
    </w:p>
    <w:p>
      <w:pPr>
        <w:numPr>
          <w:ilvl w:val="-1"/>
          <w:numId w:val="0"/>
        </w:numPr>
        <w:ind w:left="0" w:leftChars="0" w:firstLine="0" w:firstLineChars="0"/>
        <w:rPr>
          <w:rFonts w:hint="default"/>
          <w:highlight w:val="none"/>
          <w:lang w:val="en-US" w:eastAsia="zh-CN"/>
        </w:rPr>
        <w:pPrChange w:id="2060" w:author="野草" w:date="2024-01-31T15:02:06Z">
          <w:pPr>
            <w:numPr>
              <w:ilvl w:val="0"/>
              <w:numId w:val="3"/>
            </w:numPr>
            <w:ind w:left="420" w:leftChars="0" w:hanging="420" w:firstLineChars="0"/>
          </w:pPr>
        </w:pPrChange>
      </w:pPr>
      <w:del w:id="2061" w:author="野草" w:date="2024-01-31T17:33:13Z">
        <w:r>
          <w:rPr>
            <w:rFonts w:hint="eastAsia"/>
            <w:highlight w:val="none"/>
            <w:lang w:val="en-US" w:eastAsia="zh-CN"/>
          </w:rPr>
          <w:delText xml:space="preserve">According to the analysis of relative importance, its contributions on RCI are </w:delText>
        </w:r>
      </w:del>
      <w:del w:id="2062" w:author="野草" w:date="2024-01-31T17:33:13Z">
        <w:r>
          <w:rPr>
            <w:rFonts w:hint="eastAsia"/>
            <w:highlight w:val="none"/>
            <w:u w:val="single"/>
            <w:lang w:val="en-US" w:eastAsia="zh-CN"/>
          </w:rPr>
          <w:delText>9.3 % and 6.3 %</w:delText>
        </w:r>
      </w:del>
      <w:del w:id="2063" w:author="野草" w:date="2024-01-31T17:33:13Z">
        <w:r>
          <w:rPr>
            <w:rFonts w:hint="eastAsia"/>
            <w:highlight w:val="none"/>
            <w:lang w:val="en-US" w:eastAsia="zh-CN"/>
          </w:rPr>
          <w:delText xml:space="preserve"> in the 2 case days</w:delText>
        </w:r>
      </w:del>
      <w:r>
        <w:rPr>
          <w:rFonts w:hint="eastAsia"/>
          <w:highlight w:val="none"/>
          <w:lang w:val="en-US" w:eastAsia="zh-CN"/>
        </w:rPr>
        <w:t>.</w:t>
      </w:r>
    </w:p>
    <w:p>
      <w:pPr>
        <w:numPr>
          <w:ilvl w:val="-1"/>
          <w:numId w:val="0"/>
        </w:numPr>
        <w:ind w:left="0" w:leftChars="0" w:firstLine="0" w:firstLineChars="0"/>
        <w:rPr>
          <w:rFonts w:hint="eastAsia"/>
          <w:highlight w:val="green"/>
          <w:lang w:val="en-US" w:eastAsia="zh-CN"/>
          <w:rPrChange w:id="2065" w:author="野草" w:date="2024-02-01T10:44:15Z">
            <w:rPr>
              <w:rFonts w:hint="default"/>
              <w:highlight w:val="none"/>
              <w:lang w:val="en-US" w:eastAsia="zh-CN"/>
            </w:rPr>
          </w:rPrChange>
        </w:rPr>
        <w:pPrChange w:id="2064" w:author="野草" w:date="2024-01-31T15:02:06Z">
          <w:pPr>
            <w:numPr>
              <w:ilvl w:val="0"/>
              <w:numId w:val="3"/>
            </w:numPr>
            <w:ind w:left="420" w:leftChars="0" w:hanging="420" w:firstLineChars="0"/>
          </w:pPr>
        </w:pPrChange>
      </w:pPr>
      <w:ins w:id="2066" w:author="野草" w:date="2024-01-31T20:57:27Z">
        <w:r>
          <w:rPr>
            <w:rFonts w:hint="eastAsia"/>
            <w:highlight w:val="green"/>
            <w:lang w:val="en-US" w:eastAsia="zh-CN"/>
            <w:rPrChange w:id="2067" w:author="野草" w:date="2024-02-01T10:44:15Z">
              <w:rPr>
                <w:rFonts w:hint="eastAsia"/>
                <w:highlight w:val="none"/>
                <w:lang w:val="en-US" w:eastAsia="zh-CN"/>
              </w:rPr>
            </w:rPrChange>
          </w:rPr>
          <w:t>【</w:t>
        </w:r>
      </w:ins>
      <w:ins w:id="2068" w:author="野草" w:date="2024-02-01T11:13:36Z">
        <w:r>
          <w:rPr>
            <w:rFonts w:hint="eastAsia"/>
            <w:highlight w:val="green"/>
            <w:lang w:val="en-US" w:eastAsia="zh-CN"/>
          </w:rPr>
          <w:t>up</w:t>
        </w:r>
      </w:ins>
      <w:ins w:id="2069" w:author="野草" w:date="2024-01-31T20:58:46Z">
        <w:r>
          <w:rPr>
            <w:rFonts w:hint="eastAsia"/>
            <w:highlight w:val="green"/>
            <w:lang w:val="en-US" w:eastAsia="zh-CN"/>
          </w:rPr>
          <w:t xml:space="preserve">2024 </w:t>
        </w:r>
      </w:ins>
      <w:ins w:id="2070" w:author="野草" w:date="2024-02-01T10:38:19Z">
        <w:r>
          <w:rPr>
            <w:rFonts w:hint="eastAsia"/>
            <w:highlight w:val="green"/>
            <w:lang w:val="en-US" w:eastAsia="zh-CN"/>
          </w:rPr>
          <w:t>0</w:t>
        </w:r>
      </w:ins>
      <w:ins w:id="2071" w:author="野草" w:date="2024-02-01T10:38:20Z">
        <w:r>
          <w:rPr>
            <w:rFonts w:hint="eastAsia"/>
            <w:highlight w:val="green"/>
            <w:lang w:val="en-US" w:eastAsia="zh-CN"/>
          </w:rPr>
          <w:t>201</w:t>
        </w:r>
      </w:ins>
      <w:ins w:id="2072" w:author="野草" w:date="2024-01-31T20:58:46Z">
        <w:r>
          <w:rPr>
            <w:rFonts w:hint="eastAsia"/>
            <w:highlight w:val="green"/>
            <w:lang w:val="en-US" w:eastAsia="zh-CN"/>
          </w:rPr>
          <w:t xml:space="preserve"> </w:t>
        </w:r>
      </w:ins>
      <w:ins w:id="2073" w:author="野草" w:date="2024-02-01T10:38:22Z">
        <w:r>
          <w:rPr>
            <w:rFonts w:hint="eastAsia"/>
            <w:highlight w:val="green"/>
            <w:lang w:val="en-US" w:eastAsia="zh-CN"/>
          </w:rPr>
          <w:t>1</w:t>
        </w:r>
      </w:ins>
      <w:ins w:id="2074" w:author="野草" w:date="2024-02-01T11:13:38Z">
        <w:r>
          <w:rPr>
            <w:rFonts w:hint="eastAsia"/>
            <w:highlight w:val="green"/>
            <w:lang w:val="en-US" w:eastAsia="zh-CN"/>
          </w:rPr>
          <w:t>1</w:t>
        </w:r>
      </w:ins>
      <w:ins w:id="2075" w:author="野草" w:date="2024-01-31T20:58:46Z">
        <w:r>
          <w:rPr>
            <w:rFonts w:hint="eastAsia"/>
            <w:highlight w:val="green"/>
            <w:lang w:val="en-US" w:eastAsia="zh-CN"/>
          </w:rPr>
          <w:t>:</w:t>
        </w:r>
      </w:ins>
      <w:ins w:id="2076" w:author="野草" w:date="2024-02-01T11:13:39Z">
        <w:r>
          <w:rPr>
            <w:rFonts w:hint="eastAsia"/>
            <w:highlight w:val="green"/>
            <w:lang w:val="en-US" w:eastAsia="zh-CN"/>
          </w:rPr>
          <w:t>13</w:t>
        </w:r>
      </w:ins>
      <w:ins w:id="2077" w:author="野草" w:date="2024-01-31T20:57:27Z">
        <w:r>
          <w:rPr>
            <w:rFonts w:hint="eastAsia"/>
            <w:highlight w:val="green"/>
            <w:lang w:val="en-US" w:eastAsia="zh-CN"/>
            <w:rPrChange w:id="2078" w:author="野草" w:date="2024-02-01T10:44:15Z">
              <w:rPr>
                <w:rFonts w:hint="eastAsia"/>
                <w:highlight w:val="none"/>
                <w:lang w:val="en-US" w:eastAsia="zh-CN"/>
              </w:rPr>
            </w:rPrChange>
          </w:rPr>
          <w:t>】</w:t>
        </w:r>
      </w:ins>
    </w:p>
    <w:p>
      <w:pPr>
        <w:numPr>
          <w:ilvl w:val="-1"/>
          <w:numId w:val="0"/>
        </w:numPr>
        <w:ind w:left="0" w:leftChars="0" w:firstLine="0" w:firstLineChars="0"/>
        <w:rPr>
          <w:ins w:id="2080" w:author="野草" w:date="2024-02-01T11:21:52Z"/>
          <w:rFonts w:hint="eastAsia"/>
          <w:highlight w:val="cyan"/>
          <w:lang w:val="en-US" w:eastAsia="zh-CN"/>
        </w:rPr>
        <w:pPrChange w:id="2079" w:author="野草" w:date="2024-01-31T15:02:07Z">
          <w:pPr>
            <w:numPr>
              <w:ilvl w:val="0"/>
              <w:numId w:val="3"/>
            </w:numPr>
            <w:ind w:left="420" w:leftChars="0" w:hanging="420" w:firstLineChars="0"/>
          </w:pPr>
        </w:pPrChange>
      </w:pPr>
      <w:ins w:id="2081" w:author="野草" w:date="2024-02-01T09:46:52Z">
        <w:r>
          <w:rPr>
            <w:rFonts w:hint="eastAsia"/>
            <w:highlight w:val="cyan"/>
            <w:lang w:val="en-US" w:eastAsia="zh-CN"/>
            <w:rPrChange w:id="2082" w:author="野草" w:date="2024-02-01T10:44:12Z">
              <w:rPr>
                <w:rFonts w:hint="eastAsia"/>
                <w:highlight w:val="none"/>
                <w:lang w:val="en-US" w:eastAsia="zh-CN"/>
              </w:rPr>
            </w:rPrChange>
          </w:rPr>
          <w:t xml:space="preserve">Similar to RCI, CRCI was also </w:t>
        </w:r>
      </w:ins>
      <w:ins w:id="2083" w:author="野草" w:date="2024-02-01T09:46:52Z">
        <w:r>
          <w:rPr>
            <w:rFonts w:hint="eastAsia"/>
            <w:highlight w:val="green"/>
            <w:lang w:val="en-US" w:eastAsia="zh-CN"/>
            <w:rPrChange w:id="2084" w:author="野草" w:date="2024-02-01T10:44:22Z">
              <w:rPr>
                <w:rFonts w:hint="eastAsia"/>
                <w:highlight w:val="none"/>
                <w:lang w:val="en-US" w:eastAsia="zh-CN"/>
              </w:rPr>
            </w:rPrChange>
          </w:rPr>
          <w:t>significantly influenced</w:t>
        </w:r>
      </w:ins>
      <w:ins w:id="2085" w:author="野草" w:date="2024-02-01T09:46:52Z">
        <w:r>
          <w:rPr>
            <w:rFonts w:hint="eastAsia"/>
            <w:highlight w:val="cyan"/>
            <w:lang w:val="en-US" w:eastAsia="zh-CN"/>
            <w:rPrChange w:id="2086" w:author="野草" w:date="2024-02-01T10:44:12Z">
              <w:rPr>
                <w:rFonts w:hint="eastAsia"/>
                <w:highlight w:val="none"/>
                <w:lang w:val="en-US" w:eastAsia="zh-CN"/>
              </w:rPr>
            </w:rPrChange>
          </w:rPr>
          <w:t xml:space="preserve"> by </w:t>
        </w:r>
      </w:ins>
      <w:ins w:id="2087" w:author="野草" w:date="2024-02-01T09:46:52Z">
        <w:r>
          <w:rPr>
            <w:rFonts w:hint="eastAsia"/>
            <w:highlight w:val="green"/>
            <w:lang w:val="en-US" w:eastAsia="zh-CN"/>
            <w:rPrChange w:id="2088" w:author="野草" w:date="2024-02-01T10:44:25Z">
              <w:rPr>
                <w:rFonts w:hint="eastAsia"/>
                <w:highlight w:val="none"/>
                <w:lang w:val="en-US" w:eastAsia="zh-CN"/>
              </w:rPr>
            </w:rPrChange>
          </w:rPr>
          <w:t>topography</w:t>
        </w:r>
      </w:ins>
      <w:ins w:id="2089" w:author="野草" w:date="2024-02-01T09:46:52Z">
        <w:r>
          <w:rPr>
            <w:rFonts w:hint="eastAsia"/>
            <w:highlight w:val="cyan"/>
            <w:lang w:val="en-US" w:eastAsia="zh-CN"/>
            <w:rPrChange w:id="2090" w:author="野草" w:date="2024-02-01T10:44:12Z">
              <w:rPr>
                <w:rFonts w:hint="eastAsia"/>
                <w:highlight w:val="none"/>
                <w:lang w:val="en-US" w:eastAsia="zh-CN"/>
              </w:rPr>
            </w:rPrChange>
          </w:rPr>
          <w:t xml:space="preserve">. As the </w:t>
        </w:r>
      </w:ins>
      <w:ins w:id="2091" w:author="野草" w:date="2024-02-01T09:46:52Z">
        <w:r>
          <w:rPr>
            <w:rFonts w:hint="eastAsia"/>
            <w:highlight w:val="green"/>
            <w:lang w:val="en-US" w:eastAsia="zh-CN"/>
            <w:rPrChange w:id="2092" w:author="野草" w:date="2024-02-01T10:44:30Z">
              <w:rPr>
                <w:rFonts w:hint="eastAsia"/>
                <w:highlight w:val="none"/>
                <w:lang w:val="en-US" w:eastAsia="zh-CN"/>
              </w:rPr>
            </w:rPrChange>
          </w:rPr>
          <w:t>most influential factor</w:t>
        </w:r>
      </w:ins>
      <w:ins w:id="2093" w:author="野草" w:date="2024-02-01T09:46:52Z">
        <w:r>
          <w:rPr>
            <w:rFonts w:hint="eastAsia"/>
            <w:highlight w:val="cyan"/>
            <w:lang w:val="en-US" w:eastAsia="zh-CN"/>
            <w:rPrChange w:id="2094" w:author="野草" w:date="2024-02-01T10:44:12Z">
              <w:rPr>
                <w:rFonts w:hint="eastAsia"/>
                <w:highlight w:val="none"/>
                <w:lang w:val="en-US" w:eastAsia="zh-CN"/>
              </w:rPr>
            </w:rPrChange>
          </w:rPr>
          <w:t xml:space="preserve">, </w:t>
        </w:r>
      </w:ins>
      <w:ins w:id="2095" w:author="野草" w:date="2024-02-01T09:46:52Z">
        <w:r>
          <w:rPr>
            <w:rFonts w:hint="eastAsia"/>
            <w:highlight w:val="green"/>
            <w:u w:val="single"/>
            <w:lang w:val="en-US" w:eastAsia="zh-CN"/>
            <w:rPrChange w:id="2096" w:author="野草" w:date="2024-02-01T10:45:06Z">
              <w:rPr>
                <w:rFonts w:hint="eastAsia"/>
                <w:highlight w:val="none"/>
                <w:lang w:val="en-US" w:eastAsia="zh-CN"/>
              </w:rPr>
            </w:rPrChange>
          </w:rPr>
          <w:t>average elevation</w:t>
        </w:r>
      </w:ins>
      <w:ins w:id="2097" w:author="野草" w:date="2024-02-01T09:46:52Z">
        <w:r>
          <w:rPr>
            <w:rFonts w:hint="eastAsia"/>
            <w:highlight w:val="cyan"/>
            <w:lang w:val="en-US" w:eastAsia="zh-CN"/>
            <w:rPrChange w:id="2098" w:author="野草" w:date="2024-02-01T10:44:12Z">
              <w:rPr>
                <w:rFonts w:hint="eastAsia"/>
                <w:highlight w:val="none"/>
                <w:lang w:val="en-US" w:eastAsia="zh-CN"/>
              </w:rPr>
            </w:rPrChange>
          </w:rPr>
          <w:t xml:space="preserve"> contributed</w:t>
        </w:r>
      </w:ins>
      <w:ins w:id="2099" w:author="野草" w:date="2024-02-01T09:46:52Z">
        <w:r>
          <w:rPr>
            <w:rFonts w:hint="eastAsia"/>
            <w:highlight w:val="green"/>
            <w:u w:val="single"/>
            <w:lang w:val="en-US" w:eastAsia="zh-CN"/>
            <w:rPrChange w:id="2100" w:author="野草" w:date="2024-02-01T10:44:39Z">
              <w:rPr>
                <w:rFonts w:hint="eastAsia"/>
                <w:highlight w:val="none"/>
                <w:lang w:val="en-US" w:eastAsia="zh-CN"/>
              </w:rPr>
            </w:rPrChange>
          </w:rPr>
          <w:t xml:space="preserve"> 33.8</w:t>
        </w:r>
      </w:ins>
      <w:ins w:id="2101" w:author="野草" w:date="2024-02-01T09:46:52Z">
        <w:r>
          <w:rPr>
            <w:rFonts w:hint="eastAsia"/>
            <w:highlight w:val="green"/>
            <w:u w:val="single"/>
            <w:lang w:val="en-US" w:eastAsia="zh-CN"/>
            <w:rPrChange w:id="2102" w:author="野草" w:date="2024-02-01T10:44:39Z">
              <w:rPr>
                <w:rFonts w:hint="eastAsia"/>
                <w:highlight w:val="none"/>
                <w:lang w:val="en-US" w:eastAsia="zh-CN"/>
              </w:rPr>
            </w:rPrChange>
          </w:rPr>
          <w:t>% and 39.3</w:t>
        </w:r>
      </w:ins>
      <w:ins w:id="2103" w:author="野草" w:date="2024-02-01T09:46:52Z">
        <w:r>
          <w:rPr>
            <w:rFonts w:hint="eastAsia"/>
            <w:highlight w:val="green"/>
            <w:u w:val="single"/>
            <w:lang w:val="en-US" w:eastAsia="zh-CN"/>
            <w:rPrChange w:id="2104" w:author="野草" w:date="2024-02-01T10:44:39Z">
              <w:rPr>
                <w:rFonts w:hint="eastAsia"/>
                <w:highlight w:val="none"/>
                <w:lang w:val="en-US" w:eastAsia="zh-CN"/>
              </w:rPr>
            </w:rPrChange>
          </w:rPr>
          <w:t>%</w:t>
        </w:r>
      </w:ins>
      <w:ins w:id="2105" w:author="野草" w:date="2024-02-01T09:46:52Z">
        <w:r>
          <w:rPr>
            <w:rFonts w:hint="eastAsia"/>
            <w:highlight w:val="cyan"/>
            <w:lang w:val="en-US" w:eastAsia="zh-CN"/>
            <w:rPrChange w:id="2106" w:author="野草" w:date="2024-02-01T10:44:12Z">
              <w:rPr>
                <w:rFonts w:hint="eastAsia"/>
                <w:highlight w:val="none"/>
                <w:lang w:val="en-US" w:eastAsia="zh-CN"/>
              </w:rPr>
            </w:rPrChange>
          </w:rPr>
          <w:t xml:space="preserve"> to CRCI </w:t>
        </w:r>
      </w:ins>
      <w:ins w:id="2107" w:author="野草" w:date="2024-02-01T09:46:52Z">
        <w:r>
          <w:rPr>
            <w:rFonts w:hint="eastAsia"/>
            <w:highlight w:val="cyan"/>
            <w:u w:val="single"/>
            <w:lang w:val="en-US" w:eastAsia="zh-CN"/>
            <w:rPrChange w:id="2108" w:author="野草" w:date="2024-02-01T10:47:14Z">
              <w:rPr>
                <w:rFonts w:hint="eastAsia"/>
                <w:highlight w:val="none"/>
                <w:lang w:val="en-US" w:eastAsia="zh-CN"/>
              </w:rPr>
            </w:rPrChange>
          </w:rPr>
          <w:t xml:space="preserve">on the </w:t>
        </w:r>
      </w:ins>
      <w:ins w:id="2109" w:author="野草" w:date="2024-02-01T09:46:52Z">
        <w:r>
          <w:rPr>
            <w:rFonts w:hint="eastAsia"/>
            <w:highlight w:val="green"/>
            <w:u w:val="single"/>
            <w:lang w:val="en-US" w:eastAsia="zh-CN"/>
            <w:rPrChange w:id="2110" w:author="野草" w:date="2024-02-01T10:47:14Z">
              <w:rPr>
                <w:rFonts w:hint="eastAsia"/>
                <w:highlight w:val="none"/>
                <w:lang w:val="en-US" w:eastAsia="zh-CN"/>
              </w:rPr>
            </w:rPrChange>
          </w:rPr>
          <w:t>normal summer day</w:t>
        </w:r>
      </w:ins>
      <w:ins w:id="2111" w:author="野草" w:date="2024-02-01T09:46:52Z">
        <w:r>
          <w:rPr>
            <w:rFonts w:hint="eastAsia"/>
            <w:highlight w:val="cyan"/>
            <w:u w:val="single"/>
            <w:lang w:val="en-US" w:eastAsia="zh-CN"/>
            <w:rPrChange w:id="2112" w:author="野草" w:date="2024-02-01T10:47:14Z">
              <w:rPr>
                <w:rFonts w:hint="eastAsia"/>
                <w:highlight w:val="none"/>
                <w:lang w:val="en-US" w:eastAsia="zh-CN"/>
              </w:rPr>
            </w:rPrChange>
          </w:rPr>
          <w:t xml:space="preserve"> and the </w:t>
        </w:r>
      </w:ins>
      <w:ins w:id="2113" w:author="野草" w:date="2024-02-01T09:46:52Z">
        <w:r>
          <w:rPr>
            <w:rFonts w:hint="eastAsia"/>
            <w:highlight w:val="green"/>
            <w:u w:val="single"/>
            <w:lang w:val="en-US" w:eastAsia="zh-CN"/>
            <w:rPrChange w:id="2114" w:author="野草" w:date="2024-02-01T10:47:14Z">
              <w:rPr>
                <w:rFonts w:hint="eastAsia"/>
                <w:highlight w:val="none"/>
                <w:lang w:val="en-US" w:eastAsia="zh-CN"/>
              </w:rPr>
            </w:rPrChange>
          </w:rPr>
          <w:t>extremely hot day</w:t>
        </w:r>
      </w:ins>
      <w:ins w:id="2115" w:author="野草" w:date="2024-02-01T09:46:52Z">
        <w:r>
          <w:rPr>
            <w:rFonts w:hint="eastAsia"/>
            <w:highlight w:val="cyan"/>
            <w:u w:val="single"/>
            <w:lang w:val="en-US" w:eastAsia="zh-CN"/>
            <w:rPrChange w:id="2116" w:author="野草" w:date="2024-02-01T10:47:14Z">
              <w:rPr>
                <w:rFonts w:hint="eastAsia"/>
                <w:highlight w:val="none"/>
                <w:lang w:val="en-US" w:eastAsia="zh-CN"/>
              </w:rPr>
            </w:rPrChange>
          </w:rPr>
          <w:t>, respectively</w:t>
        </w:r>
      </w:ins>
      <w:ins w:id="2117" w:author="野草" w:date="2024-02-01T09:46:52Z">
        <w:r>
          <w:rPr>
            <w:rFonts w:hint="eastAsia"/>
            <w:highlight w:val="cyan"/>
            <w:lang w:val="en-US" w:eastAsia="zh-CN"/>
            <w:rPrChange w:id="2118" w:author="野草" w:date="2024-02-01T10:44:12Z">
              <w:rPr>
                <w:rFonts w:hint="eastAsia"/>
                <w:highlight w:val="none"/>
                <w:lang w:val="en-US" w:eastAsia="zh-CN"/>
              </w:rPr>
            </w:rPrChange>
          </w:rPr>
          <w:t xml:space="preserve">. </w:t>
        </w:r>
      </w:ins>
      <w:ins w:id="2119" w:author="野草" w:date="2024-02-01T10:44:52Z">
        <w:r>
          <w:rPr>
            <w:rFonts w:hint="eastAsia"/>
            <w:highlight w:val="green"/>
            <w:u w:val="single"/>
            <w:lang w:val="en-US" w:eastAsia="zh-CN"/>
            <w:rPrChange w:id="2120" w:author="野草" w:date="2024-02-01T10:45:01Z">
              <w:rPr>
                <w:rFonts w:hint="eastAsia"/>
                <w:highlight w:val="cyan"/>
                <w:lang w:val="en-US" w:eastAsia="zh-CN"/>
              </w:rPr>
            </w:rPrChange>
          </w:rPr>
          <w:t>A</w:t>
        </w:r>
      </w:ins>
      <w:ins w:id="2121" w:author="野草" w:date="2024-02-01T10:44:53Z">
        <w:r>
          <w:rPr>
            <w:rFonts w:hint="eastAsia"/>
            <w:highlight w:val="green"/>
            <w:u w:val="single"/>
            <w:lang w:val="en-US" w:eastAsia="zh-CN"/>
            <w:rPrChange w:id="2122" w:author="野草" w:date="2024-02-01T10:45:01Z">
              <w:rPr>
                <w:rFonts w:hint="eastAsia"/>
                <w:highlight w:val="cyan"/>
                <w:lang w:val="en-US" w:eastAsia="zh-CN"/>
              </w:rPr>
            </w:rPrChange>
          </w:rPr>
          <w:t>verage</w:t>
        </w:r>
      </w:ins>
      <w:ins w:id="2123" w:author="野草" w:date="2024-02-01T10:44:54Z">
        <w:r>
          <w:rPr>
            <w:rFonts w:hint="eastAsia"/>
            <w:highlight w:val="green"/>
            <w:u w:val="single"/>
            <w:lang w:val="en-US" w:eastAsia="zh-CN"/>
            <w:rPrChange w:id="2124" w:author="野草" w:date="2024-02-01T10:45:01Z">
              <w:rPr>
                <w:rFonts w:hint="eastAsia"/>
                <w:highlight w:val="cyan"/>
                <w:lang w:val="en-US" w:eastAsia="zh-CN"/>
              </w:rPr>
            </w:rPrChange>
          </w:rPr>
          <w:t xml:space="preserve"> s</w:t>
        </w:r>
      </w:ins>
      <w:ins w:id="2125" w:author="野草" w:date="2024-02-01T09:46:52Z">
        <w:r>
          <w:rPr>
            <w:rFonts w:hint="eastAsia"/>
            <w:highlight w:val="green"/>
            <w:u w:val="single"/>
            <w:lang w:val="en-US" w:eastAsia="zh-CN"/>
            <w:rPrChange w:id="2126" w:author="野草" w:date="2024-02-01T10:45:01Z">
              <w:rPr>
                <w:rFonts w:hint="eastAsia"/>
                <w:highlight w:val="none"/>
                <w:lang w:val="en-US" w:eastAsia="zh-CN"/>
              </w:rPr>
            </w:rPrChange>
          </w:rPr>
          <w:t>lope</w:t>
        </w:r>
      </w:ins>
      <w:ins w:id="2127" w:author="野草" w:date="2024-02-01T09:46:52Z">
        <w:r>
          <w:rPr>
            <w:rFonts w:hint="eastAsia"/>
            <w:highlight w:val="cyan"/>
            <w:lang w:val="en-US" w:eastAsia="zh-CN"/>
            <w:rPrChange w:id="2128" w:author="野草" w:date="2024-02-01T10:44:12Z">
              <w:rPr>
                <w:rFonts w:hint="eastAsia"/>
                <w:highlight w:val="none"/>
                <w:lang w:val="en-US" w:eastAsia="zh-CN"/>
              </w:rPr>
            </w:rPrChange>
          </w:rPr>
          <w:t xml:space="preserve"> ranked second, with </w:t>
        </w:r>
      </w:ins>
      <w:ins w:id="2129" w:author="野草" w:date="2024-02-01T10:48:25Z">
        <w:r>
          <w:rPr>
            <w:rFonts w:hint="eastAsia"/>
            <w:highlight w:val="cyan"/>
            <w:lang w:val="en-US" w:eastAsia="zh-CN"/>
          </w:rPr>
          <w:t>t</w:t>
        </w:r>
      </w:ins>
      <w:ins w:id="2130" w:author="野草" w:date="2024-02-01T10:48:26Z">
        <w:r>
          <w:rPr>
            <w:rFonts w:hint="eastAsia"/>
            <w:highlight w:val="cyan"/>
            <w:lang w:val="en-US" w:eastAsia="zh-CN"/>
          </w:rPr>
          <w:t>h</w:t>
        </w:r>
      </w:ins>
      <w:ins w:id="2131" w:author="野草" w:date="2024-02-01T10:48:27Z">
        <w:r>
          <w:rPr>
            <w:rFonts w:hint="eastAsia"/>
            <w:highlight w:val="cyan"/>
            <w:lang w:val="en-US" w:eastAsia="zh-CN"/>
          </w:rPr>
          <w:t xml:space="preserve">e </w:t>
        </w:r>
      </w:ins>
      <w:ins w:id="2132" w:author="野草" w:date="2024-02-01T10:54:19Z">
        <w:r>
          <w:rPr>
            <w:rFonts w:hint="eastAsia"/>
            <w:highlight w:val="cyan"/>
            <w:lang w:val="en-US" w:eastAsia="zh-CN"/>
          </w:rPr>
          <w:t>corr</w:t>
        </w:r>
      </w:ins>
      <w:ins w:id="2133" w:author="野草" w:date="2024-02-01T10:54:20Z">
        <w:r>
          <w:rPr>
            <w:rFonts w:hint="eastAsia"/>
            <w:highlight w:val="cyan"/>
            <w:lang w:val="en-US" w:eastAsia="zh-CN"/>
          </w:rPr>
          <w:t>espon</w:t>
        </w:r>
      </w:ins>
      <w:ins w:id="2134" w:author="野草" w:date="2024-02-01T10:54:21Z">
        <w:r>
          <w:rPr>
            <w:rFonts w:hint="eastAsia"/>
            <w:highlight w:val="cyan"/>
            <w:lang w:val="en-US" w:eastAsia="zh-CN"/>
          </w:rPr>
          <w:t xml:space="preserve">ding </w:t>
        </w:r>
      </w:ins>
      <w:ins w:id="2135" w:author="野草" w:date="2024-02-01T10:45:51Z">
        <w:r>
          <w:rPr>
            <w:rFonts w:hint="eastAsia"/>
            <w:highlight w:val="green"/>
            <w:lang w:val="en-US" w:eastAsia="zh-CN"/>
            <w:rPrChange w:id="2136" w:author="野草" w:date="2024-02-01T10:45:55Z">
              <w:rPr>
                <w:rFonts w:hint="eastAsia"/>
                <w:highlight w:val="cyan"/>
                <w:lang w:val="en-US" w:eastAsia="zh-CN"/>
              </w:rPr>
            </w:rPrChange>
          </w:rPr>
          <w:t>relative importances</w:t>
        </w:r>
      </w:ins>
      <w:ins w:id="2137" w:author="野草" w:date="2024-02-01T09:46:52Z">
        <w:r>
          <w:rPr>
            <w:rFonts w:hint="eastAsia"/>
            <w:highlight w:val="cyan"/>
            <w:lang w:val="en-US" w:eastAsia="zh-CN"/>
            <w:rPrChange w:id="2138" w:author="野草" w:date="2024-02-01T10:44:12Z">
              <w:rPr>
                <w:rFonts w:hint="eastAsia"/>
                <w:highlight w:val="none"/>
                <w:lang w:val="en-US" w:eastAsia="zh-CN"/>
              </w:rPr>
            </w:rPrChange>
          </w:rPr>
          <w:t xml:space="preserve"> </w:t>
        </w:r>
      </w:ins>
      <w:ins w:id="2139" w:author="野草" w:date="2024-02-01T11:22:56Z">
        <w:r>
          <w:rPr>
            <w:rFonts w:hint="eastAsia"/>
            <w:highlight w:val="cyan"/>
            <w:lang w:val="en-US" w:eastAsia="zh-CN"/>
          </w:rPr>
          <w:t>o</w:t>
        </w:r>
      </w:ins>
      <w:ins w:id="2140" w:author="野草" w:date="2024-02-01T11:22:57Z">
        <w:r>
          <w:rPr>
            <w:rFonts w:hint="eastAsia"/>
            <w:highlight w:val="cyan"/>
            <w:lang w:val="en-US" w:eastAsia="zh-CN"/>
          </w:rPr>
          <w:t>f</w:t>
        </w:r>
      </w:ins>
      <w:ins w:id="2141" w:author="野草" w:date="2024-02-01T09:46:52Z">
        <w:r>
          <w:rPr>
            <w:rFonts w:hint="eastAsia"/>
            <w:highlight w:val="cyan"/>
            <w:lang w:val="en-US" w:eastAsia="zh-CN"/>
            <w:rPrChange w:id="2142" w:author="野草" w:date="2024-02-01T10:44:12Z">
              <w:rPr>
                <w:rFonts w:hint="eastAsia"/>
                <w:highlight w:val="none"/>
                <w:lang w:val="en-US" w:eastAsia="zh-CN"/>
              </w:rPr>
            </w:rPrChange>
          </w:rPr>
          <w:t xml:space="preserve"> </w:t>
        </w:r>
      </w:ins>
      <w:ins w:id="2143" w:author="野草" w:date="2024-02-01T09:46:52Z">
        <w:r>
          <w:rPr>
            <w:rFonts w:hint="eastAsia"/>
            <w:highlight w:val="green"/>
            <w:u w:val="single"/>
            <w:lang w:val="en-US" w:eastAsia="zh-CN"/>
            <w:rPrChange w:id="2144" w:author="野草" w:date="2024-02-01T10:46:01Z">
              <w:rPr>
                <w:rFonts w:hint="eastAsia"/>
                <w:highlight w:val="none"/>
                <w:lang w:val="en-US" w:eastAsia="zh-CN"/>
              </w:rPr>
            </w:rPrChange>
          </w:rPr>
          <w:t>1</w:t>
        </w:r>
      </w:ins>
      <w:ins w:id="2145" w:author="野草" w:date="2024-02-01T09:47:16Z">
        <w:r>
          <w:rPr>
            <w:rFonts w:hint="eastAsia"/>
            <w:highlight w:val="green"/>
            <w:u w:val="single"/>
            <w:lang w:val="en-US" w:eastAsia="zh-CN"/>
            <w:rPrChange w:id="2146" w:author="野草" w:date="2024-02-01T10:46:01Z">
              <w:rPr>
                <w:rFonts w:hint="eastAsia"/>
                <w:highlight w:val="none"/>
                <w:lang w:val="en-US" w:eastAsia="zh-CN"/>
              </w:rPr>
            </w:rPrChange>
          </w:rPr>
          <w:t>5</w:t>
        </w:r>
      </w:ins>
      <w:ins w:id="2147" w:author="野草" w:date="2024-02-01T09:47:17Z">
        <w:r>
          <w:rPr>
            <w:rFonts w:hint="eastAsia"/>
            <w:highlight w:val="green"/>
            <w:u w:val="single"/>
            <w:lang w:val="en-US" w:eastAsia="zh-CN"/>
            <w:rPrChange w:id="2148" w:author="野草" w:date="2024-02-01T10:46:01Z">
              <w:rPr>
                <w:rFonts w:hint="eastAsia"/>
                <w:highlight w:val="none"/>
                <w:lang w:val="en-US" w:eastAsia="zh-CN"/>
              </w:rPr>
            </w:rPrChange>
          </w:rPr>
          <w:t>.1</w:t>
        </w:r>
      </w:ins>
      <w:ins w:id="2149" w:author="野草" w:date="2024-02-01T09:46:52Z">
        <w:r>
          <w:rPr>
            <w:rFonts w:hint="eastAsia"/>
            <w:highlight w:val="green"/>
            <w:u w:val="single"/>
            <w:lang w:val="en-US" w:eastAsia="zh-CN"/>
            <w:rPrChange w:id="2150" w:author="野草" w:date="2024-02-01T10:46:01Z">
              <w:rPr>
                <w:rFonts w:hint="eastAsia"/>
                <w:highlight w:val="none"/>
                <w:lang w:val="en-US" w:eastAsia="zh-CN"/>
              </w:rPr>
            </w:rPrChange>
          </w:rPr>
          <w:t>% and 1</w:t>
        </w:r>
      </w:ins>
      <w:ins w:id="2151" w:author="野草" w:date="2024-02-01T09:47:20Z">
        <w:r>
          <w:rPr>
            <w:rFonts w:hint="eastAsia"/>
            <w:highlight w:val="green"/>
            <w:u w:val="single"/>
            <w:lang w:val="en-US" w:eastAsia="zh-CN"/>
            <w:rPrChange w:id="2152" w:author="野草" w:date="2024-02-01T10:46:01Z">
              <w:rPr>
                <w:rFonts w:hint="eastAsia"/>
                <w:highlight w:val="none"/>
                <w:lang w:val="en-US" w:eastAsia="zh-CN"/>
              </w:rPr>
            </w:rPrChange>
          </w:rPr>
          <w:t>3.9</w:t>
        </w:r>
      </w:ins>
      <w:ins w:id="2153" w:author="野草" w:date="2024-02-01T09:46:52Z">
        <w:r>
          <w:rPr>
            <w:rFonts w:hint="eastAsia"/>
            <w:highlight w:val="green"/>
            <w:u w:val="single"/>
            <w:lang w:val="en-US" w:eastAsia="zh-CN"/>
            <w:rPrChange w:id="2154" w:author="野草" w:date="2024-02-01T10:46:01Z">
              <w:rPr>
                <w:rFonts w:hint="eastAsia"/>
                <w:highlight w:val="none"/>
                <w:lang w:val="en-US" w:eastAsia="zh-CN"/>
              </w:rPr>
            </w:rPrChange>
          </w:rPr>
          <w:t>%</w:t>
        </w:r>
      </w:ins>
      <w:ins w:id="2155" w:author="野草" w:date="2024-02-01T09:46:52Z">
        <w:r>
          <w:rPr>
            <w:rFonts w:hint="eastAsia"/>
            <w:highlight w:val="cyan"/>
            <w:lang w:val="en-US" w:eastAsia="zh-CN"/>
            <w:rPrChange w:id="2156" w:author="野草" w:date="2024-02-01T10:44:12Z">
              <w:rPr>
                <w:rFonts w:hint="eastAsia"/>
                <w:highlight w:val="none"/>
                <w:lang w:val="en-US" w:eastAsia="zh-CN"/>
              </w:rPr>
            </w:rPrChange>
          </w:rPr>
          <w:t xml:space="preserve">. </w:t>
        </w:r>
      </w:ins>
      <w:ins w:id="2157" w:author="野草" w:date="2024-02-01T11:15:12Z">
        <w:r>
          <w:rPr>
            <w:rFonts w:hint="eastAsia"/>
            <w:highlight w:val="cyan"/>
            <w:lang w:val="en-US" w:eastAsia="zh-CN"/>
          </w:rPr>
          <w:t>O</w:t>
        </w:r>
      </w:ins>
      <w:ins w:id="2158" w:author="野草" w:date="2024-02-01T11:15:10Z">
        <w:r>
          <w:rPr>
            <w:rFonts w:hint="eastAsia"/>
            <w:highlight w:val="cyan"/>
            <w:lang w:val="en-US" w:eastAsia="zh-CN"/>
          </w:rPr>
          <w:t>verall</w:t>
        </w:r>
      </w:ins>
      <w:ins w:id="2159" w:author="野草" w:date="2024-02-01T09:46:52Z">
        <w:r>
          <w:rPr>
            <w:rFonts w:hint="eastAsia"/>
            <w:highlight w:val="cyan"/>
            <w:lang w:val="en-US" w:eastAsia="zh-CN"/>
            <w:rPrChange w:id="2160" w:author="野草" w:date="2024-02-01T10:44:12Z">
              <w:rPr>
                <w:rFonts w:hint="eastAsia"/>
                <w:highlight w:val="none"/>
                <w:lang w:val="en-US" w:eastAsia="zh-CN"/>
              </w:rPr>
            </w:rPrChange>
          </w:rPr>
          <w:t xml:space="preserve">, </w:t>
        </w:r>
      </w:ins>
      <w:ins w:id="2161" w:author="野草" w:date="2024-02-01T09:46:52Z">
        <w:r>
          <w:rPr>
            <w:rFonts w:hint="eastAsia"/>
            <w:highlight w:val="green"/>
            <w:lang w:val="en-US" w:eastAsia="zh-CN"/>
            <w:rPrChange w:id="2162" w:author="野草" w:date="2024-02-01T10:46:12Z">
              <w:rPr>
                <w:rFonts w:hint="eastAsia"/>
                <w:highlight w:val="none"/>
                <w:lang w:val="en-US" w:eastAsia="zh-CN"/>
              </w:rPr>
            </w:rPrChange>
          </w:rPr>
          <w:t>topography</w:t>
        </w:r>
      </w:ins>
      <w:ins w:id="2163" w:author="野草" w:date="2024-02-01T09:46:52Z">
        <w:r>
          <w:rPr>
            <w:rFonts w:hint="eastAsia"/>
            <w:highlight w:val="cyan"/>
            <w:lang w:val="en-US" w:eastAsia="zh-CN"/>
            <w:rPrChange w:id="2164" w:author="野草" w:date="2024-02-01T10:44:12Z">
              <w:rPr>
                <w:rFonts w:hint="eastAsia"/>
                <w:highlight w:val="none"/>
                <w:lang w:val="en-US" w:eastAsia="zh-CN"/>
              </w:rPr>
            </w:rPrChange>
          </w:rPr>
          <w:t xml:space="preserve"> exert</w:t>
        </w:r>
      </w:ins>
      <w:ins w:id="2165" w:author="野草" w:date="2024-02-01T10:46:05Z">
        <w:r>
          <w:rPr>
            <w:rFonts w:hint="eastAsia"/>
            <w:highlight w:val="cyan"/>
            <w:lang w:val="en-US" w:eastAsia="zh-CN"/>
          </w:rPr>
          <w:t>ed</w:t>
        </w:r>
      </w:ins>
      <w:ins w:id="2166" w:author="野草" w:date="2024-02-01T09:46:52Z">
        <w:r>
          <w:rPr>
            <w:rFonts w:hint="eastAsia"/>
            <w:highlight w:val="cyan"/>
            <w:lang w:val="en-US" w:eastAsia="zh-CN"/>
            <w:rPrChange w:id="2167" w:author="野草" w:date="2024-02-01T10:44:12Z">
              <w:rPr>
                <w:rFonts w:hint="eastAsia"/>
                <w:highlight w:val="none"/>
                <w:lang w:val="en-US" w:eastAsia="zh-CN"/>
              </w:rPr>
            </w:rPrChange>
          </w:rPr>
          <w:t xml:space="preserve"> </w:t>
        </w:r>
      </w:ins>
      <w:ins w:id="2168" w:author="野草" w:date="2024-02-01T11:22:52Z">
        <w:r>
          <w:rPr>
            <w:rFonts w:hint="eastAsia"/>
            <w:highlight w:val="cyan"/>
            <w:lang w:val="en-US" w:eastAsia="zh-CN"/>
          </w:rPr>
          <w:t xml:space="preserve">a </w:t>
        </w:r>
      </w:ins>
      <w:ins w:id="2169" w:author="野草" w:date="2024-02-01T09:46:52Z">
        <w:r>
          <w:rPr>
            <w:rFonts w:hint="eastAsia"/>
            <w:highlight w:val="green"/>
            <w:lang w:val="en-US" w:eastAsia="zh-CN"/>
            <w:rPrChange w:id="2170" w:author="野草" w:date="2024-02-01T10:46:18Z">
              <w:rPr>
                <w:rFonts w:hint="eastAsia"/>
                <w:highlight w:val="none"/>
                <w:lang w:val="en-US" w:eastAsia="zh-CN"/>
              </w:rPr>
            </w:rPrChange>
          </w:rPr>
          <w:t>stronger impact</w:t>
        </w:r>
      </w:ins>
      <w:ins w:id="2171" w:author="野草" w:date="2024-02-01T09:46:52Z">
        <w:r>
          <w:rPr>
            <w:rFonts w:hint="eastAsia"/>
            <w:highlight w:val="cyan"/>
            <w:lang w:val="en-US" w:eastAsia="zh-CN"/>
            <w:rPrChange w:id="2172" w:author="野草" w:date="2024-02-01T10:44:12Z">
              <w:rPr>
                <w:rFonts w:hint="eastAsia"/>
                <w:highlight w:val="none"/>
                <w:lang w:val="en-US" w:eastAsia="zh-CN"/>
              </w:rPr>
            </w:rPrChange>
          </w:rPr>
          <w:t xml:space="preserve"> on </w:t>
        </w:r>
      </w:ins>
      <w:ins w:id="2173" w:author="野草" w:date="2024-02-01T10:57:22Z">
        <w:r>
          <w:rPr>
            <w:rFonts w:hint="eastAsia"/>
            <w:highlight w:val="cyan"/>
            <w:lang w:val="en-US" w:eastAsia="zh-CN"/>
          </w:rPr>
          <w:t>t</w:t>
        </w:r>
      </w:ins>
      <w:ins w:id="2174" w:author="野草" w:date="2024-02-01T10:57:23Z">
        <w:r>
          <w:rPr>
            <w:rFonts w:hint="eastAsia"/>
            <w:highlight w:val="cyan"/>
            <w:lang w:val="en-US" w:eastAsia="zh-CN"/>
          </w:rPr>
          <w:t xml:space="preserve">he </w:t>
        </w:r>
      </w:ins>
      <w:ins w:id="2175" w:author="野草" w:date="2024-02-01T09:46:52Z">
        <w:r>
          <w:rPr>
            <w:rFonts w:hint="eastAsia"/>
            <w:highlight w:val="green"/>
            <w:lang w:val="en-US" w:eastAsia="zh-CN"/>
            <w:rPrChange w:id="2176" w:author="野草" w:date="2024-02-01T10:46:22Z">
              <w:rPr>
                <w:rFonts w:hint="eastAsia"/>
                <w:highlight w:val="none"/>
                <w:lang w:val="en-US" w:eastAsia="zh-CN"/>
              </w:rPr>
            </w:rPrChange>
          </w:rPr>
          <w:t>cumulative</w:t>
        </w:r>
      </w:ins>
      <w:ins w:id="2177" w:author="野草" w:date="2024-02-01T10:55:57Z">
        <w:r>
          <w:rPr>
            <w:rFonts w:hint="eastAsia"/>
            <w:highlight w:val="green"/>
            <w:lang w:val="en-US" w:eastAsia="zh-CN"/>
          </w:rPr>
          <w:t xml:space="preserve"> e</w:t>
        </w:r>
      </w:ins>
      <w:ins w:id="2178" w:author="野草" w:date="2024-02-01T10:55:58Z">
        <w:r>
          <w:rPr>
            <w:rFonts w:hint="eastAsia"/>
            <w:highlight w:val="green"/>
            <w:lang w:val="en-US" w:eastAsia="zh-CN"/>
          </w:rPr>
          <w:t>ffect</w:t>
        </w:r>
      </w:ins>
      <w:ins w:id="2179" w:author="野草" w:date="2024-02-01T09:46:52Z">
        <w:r>
          <w:rPr>
            <w:rFonts w:hint="eastAsia"/>
            <w:highlight w:val="cyan"/>
            <w:lang w:val="en-US" w:eastAsia="zh-CN"/>
            <w:rPrChange w:id="2180" w:author="野草" w:date="2024-02-01T10:44:12Z">
              <w:rPr>
                <w:rFonts w:hint="eastAsia"/>
                <w:highlight w:val="none"/>
                <w:lang w:val="en-US" w:eastAsia="zh-CN"/>
              </w:rPr>
            </w:rPrChange>
          </w:rPr>
          <w:t xml:space="preserve"> than </w:t>
        </w:r>
      </w:ins>
      <w:ins w:id="2181" w:author="野草" w:date="2024-02-01T11:21:03Z">
        <w:r>
          <w:rPr>
            <w:rFonts w:hint="eastAsia"/>
            <w:highlight w:val="cyan"/>
            <w:lang w:val="en-US" w:eastAsia="zh-CN"/>
          </w:rPr>
          <w:t>o</w:t>
        </w:r>
      </w:ins>
      <w:ins w:id="2182" w:author="野草" w:date="2024-02-01T11:21:04Z">
        <w:r>
          <w:rPr>
            <w:rFonts w:hint="eastAsia"/>
            <w:highlight w:val="cyan"/>
            <w:lang w:val="en-US" w:eastAsia="zh-CN"/>
          </w:rPr>
          <w:t xml:space="preserve">n </w:t>
        </w:r>
      </w:ins>
      <w:ins w:id="2183" w:author="野草" w:date="2024-02-01T10:57:25Z">
        <w:r>
          <w:rPr>
            <w:rFonts w:hint="eastAsia"/>
            <w:highlight w:val="cyan"/>
            <w:lang w:val="en-US" w:eastAsia="zh-CN"/>
          </w:rPr>
          <w:t>the</w:t>
        </w:r>
      </w:ins>
      <w:ins w:id="2184" w:author="野草" w:date="2024-02-01T10:54:57Z">
        <w:r>
          <w:rPr>
            <w:rFonts w:hint="eastAsia"/>
            <w:highlight w:val="green"/>
            <w:lang w:val="en-US" w:eastAsia="zh-CN"/>
          </w:rPr>
          <w:t xml:space="preserve"> </w:t>
        </w:r>
      </w:ins>
      <w:ins w:id="2185" w:author="野草" w:date="2024-02-01T10:55:08Z">
        <w:r>
          <w:rPr>
            <w:rFonts w:hint="eastAsia"/>
            <w:highlight w:val="green"/>
            <w:lang w:val="en-US" w:eastAsia="zh-CN"/>
          </w:rPr>
          <w:t>in</w:t>
        </w:r>
      </w:ins>
      <w:ins w:id="2186" w:author="野草" w:date="2024-02-01T10:55:09Z">
        <w:r>
          <w:rPr>
            <w:rFonts w:hint="eastAsia"/>
            <w:highlight w:val="green"/>
            <w:lang w:val="en-US" w:eastAsia="zh-CN"/>
          </w:rPr>
          <w:t>tensi</w:t>
        </w:r>
      </w:ins>
      <w:ins w:id="2187" w:author="野草" w:date="2024-02-01T10:55:10Z">
        <w:r>
          <w:rPr>
            <w:rFonts w:hint="eastAsia"/>
            <w:highlight w:val="green"/>
            <w:lang w:val="en-US" w:eastAsia="zh-CN"/>
          </w:rPr>
          <w:t>ty</w:t>
        </w:r>
      </w:ins>
      <w:ins w:id="2188" w:author="野草" w:date="2024-02-01T10:56:08Z">
        <w:r>
          <w:rPr>
            <w:rFonts w:hint="eastAsia"/>
            <w:highlight w:val="cyan"/>
            <w:lang w:val="en-US" w:eastAsia="zh-CN"/>
            <w:rPrChange w:id="2189" w:author="野草" w:date="2024-02-01T10:56:45Z">
              <w:rPr>
                <w:rFonts w:hint="eastAsia"/>
                <w:highlight w:val="green"/>
                <w:lang w:val="en-US" w:eastAsia="zh-CN"/>
              </w:rPr>
            </w:rPrChange>
          </w:rPr>
          <w:t xml:space="preserve"> </w:t>
        </w:r>
      </w:ins>
      <w:ins w:id="2190" w:author="野草" w:date="2024-02-01T10:58:51Z">
        <w:r>
          <w:rPr>
            <w:rFonts w:hint="eastAsia"/>
            <w:highlight w:val="cyan"/>
            <w:lang w:val="en-US" w:eastAsia="zh-CN"/>
          </w:rPr>
          <w:t xml:space="preserve">of </w:t>
        </w:r>
      </w:ins>
      <w:ins w:id="2191" w:author="野草" w:date="2024-02-01T10:58:46Z">
        <w:r>
          <w:rPr>
            <w:rFonts w:hint="eastAsia"/>
            <w:highlight w:val="cyan"/>
            <w:lang w:val="en-US" w:eastAsia="zh-CN"/>
          </w:rPr>
          <w:t>coolin</w:t>
        </w:r>
      </w:ins>
      <w:ins w:id="2192" w:author="野草" w:date="2024-02-01T10:58:47Z">
        <w:r>
          <w:rPr>
            <w:rFonts w:hint="eastAsia"/>
            <w:highlight w:val="cyan"/>
            <w:lang w:val="en-US" w:eastAsia="zh-CN"/>
          </w:rPr>
          <w:t xml:space="preserve">g </w:t>
        </w:r>
      </w:ins>
      <w:ins w:id="2193" w:author="野草" w:date="2024-02-01T10:57:06Z">
        <w:r>
          <w:rPr>
            <w:rFonts w:hint="eastAsia"/>
            <w:highlight w:val="cyan"/>
            <w:lang w:val="en-US" w:eastAsia="zh-CN"/>
          </w:rPr>
          <w:t>in</w:t>
        </w:r>
      </w:ins>
      <w:ins w:id="2194" w:author="野草" w:date="2024-02-01T10:56:08Z">
        <w:r>
          <w:rPr>
            <w:rFonts w:hint="eastAsia"/>
            <w:highlight w:val="cyan"/>
            <w:lang w:val="en-US" w:eastAsia="zh-CN"/>
            <w:rPrChange w:id="2195" w:author="野草" w:date="2024-02-01T10:56:45Z">
              <w:rPr>
                <w:rFonts w:hint="eastAsia"/>
                <w:highlight w:val="green"/>
                <w:lang w:val="en-US" w:eastAsia="zh-CN"/>
              </w:rPr>
            </w:rPrChange>
          </w:rPr>
          <w:t xml:space="preserve"> </w:t>
        </w:r>
      </w:ins>
      <w:ins w:id="2196" w:author="野草" w:date="2024-02-01T10:56:20Z">
        <w:r>
          <w:rPr>
            <w:rFonts w:hint="eastAsia"/>
            <w:highlight w:val="green"/>
            <w:lang w:val="en-US" w:eastAsia="zh-CN"/>
          </w:rPr>
          <w:t>waterf</w:t>
        </w:r>
      </w:ins>
      <w:ins w:id="2197" w:author="野草" w:date="2024-02-01T10:56:21Z">
        <w:r>
          <w:rPr>
            <w:rFonts w:hint="eastAsia"/>
            <w:highlight w:val="green"/>
            <w:lang w:val="en-US" w:eastAsia="zh-CN"/>
          </w:rPr>
          <w:t>ront a</w:t>
        </w:r>
      </w:ins>
      <w:ins w:id="2198" w:author="野草" w:date="2024-02-01T10:56:22Z">
        <w:r>
          <w:rPr>
            <w:rFonts w:hint="eastAsia"/>
            <w:highlight w:val="green"/>
            <w:lang w:val="en-US" w:eastAsia="zh-CN"/>
          </w:rPr>
          <w:t>rea</w:t>
        </w:r>
      </w:ins>
      <w:ins w:id="2199" w:author="野草" w:date="2024-02-01T10:56:24Z">
        <w:r>
          <w:rPr>
            <w:rFonts w:hint="eastAsia"/>
            <w:highlight w:val="green"/>
            <w:lang w:val="en-US" w:eastAsia="zh-CN"/>
          </w:rPr>
          <w:t>s</w:t>
        </w:r>
      </w:ins>
      <w:ins w:id="2200" w:author="野草" w:date="2024-02-01T09:46:52Z">
        <w:r>
          <w:rPr>
            <w:rFonts w:hint="eastAsia"/>
            <w:highlight w:val="cyan"/>
            <w:lang w:val="en-US" w:eastAsia="zh-CN"/>
            <w:rPrChange w:id="2201" w:author="野草" w:date="2024-02-01T10:44:12Z">
              <w:rPr>
                <w:rFonts w:hint="eastAsia"/>
                <w:highlight w:val="none"/>
                <w:lang w:val="en-US" w:eastAsia="zh-CN"/>
              </w:rPr>
            </w:rPrChange>
          </w:rPr>
          <w:t>.</w:t>
        </w:r>
      </w:ins>
    </w:p>
    <w:p>
      <w:pPr>
        <w:numPr>
          <w:ilvl w:val="-1"/>
          <w:numId w:val="0"/>
        </w:numPr>
        <w:ind w:left="0" w:leftChars="0" w:firstLine="0" w:firstLineChars="0"/>
        <w:rPr>
          <w:ins w:id="2203" w:author="野草" w:date="2024-02-01T10:46:28Z"/>
          <w:rFonts w:hint="eastAsia"/>
          <w:highlight w:val="cyan"/>
          <w:lang w:val="en-US" w:eastAsia="zh-CN"/>
        </w:rPr>
        <w:pPrChange w:id="2202" w:author="野草" w:date="2024-01-31T15:02:07Z">
          <w:pPr>
            <w:numPr>
              <w:ilvl w:val="0"/>
              <w:numId w:val="3"/>
            </w:numPr>
            <w:ind w:left="420" w:leftChars="0" w:hanging="420" w:firstLineChars="0"/>
          </w:pPr>
        </w:pPrChange>
      </w:pPr>
    </w:p>
    <w:p>
      <w:pPr>
        <w:numPr>
          <w:ilvl w:val="-1"/>
          <w:numId w:val="0"/>
        </w:numPr>
        <w:ind w:left="0" w:leftChars="0" w:firstLine="0" w:firstLineChars="0"/>
        <w:rPr>
          <w:ins w:id="2205" w:author="野草" w:date="2024-02-01T09:58:35Z"/>
          <w:rFonts w:hint="default"/>
          <w:highlight w:val="none"/>
          <w:lang w:val="en-US" w:eastAsia="zh-CN"/>
        </w:rPr>
        <w:pPrChange w:id="2204" w:author="野草" w:date="2024-01-31T15:02:07Z">
          <w:pPr>
            <w:numPr>
              <w:ilvl w:val="0"/>
              <w:numId w:val="3"/>
            </w:numPr>
            <w:ind w:left="420" w:leftChars="0" w:hanging="420" w:firstLineChars="0"/>
          </w:pPr>
        </w:pPrChange>
      </w:pPr>
      <w:ins w:id="2206" w:author="野草" w:date="2024-02-01T11:23:12Z">
        <w:r>
          <w:rPr>
            <w:rFonts w:hint="eastAsia"/>
            <w:highlight w:val="green"/>
            <w:lang w:val="en-US" w:eastAsia="zh-CN"/>
          </w:rPr>
          <w:t>【up2024 0201 11:</w:t>
        </w:r>
      </w:ins>
      <w:ins w:id="2207" w:author="野草" w:date="2024-02-01T11:23:16Z">
        <w:r>
          <w:rPr>
            <w:rFonts w:hint="eastAsia"/>
            <w:highlight w:val="green"/>
            <w:lang w:val="en-US" w:eastAsia="zh-CN"/>
          </w:rPr>
          <w:t>2</w:t>
        </w:r>
      </w:ins>
      <w:ins w:id="2208" w:author="野草" w:date="2024-02-01T11:23:12Z">
        <w:r>
          <w:rPr>
            <w:rFonts w:hint="eastAsia"/>
            <w:highlight w:val="green"/>
            <w:lang w:val="en-US" w:eastAsia="zh-CN"/>
          </w:rPr>
          <w:t>3】</w:t>
        </w:r>
      </w:ins>
    </w:p>
    <w:p>
      <w:pPr>
        <w:numPr>
          <w:ilvl w:val="-1"/>
          <w:numId w:val="0"/>
        </w:numPr>
        <w:ind w:left="0" w:leftChars="0" w:firstLine="0" w:firstLineChars="0"/>
        <w:rPr>
          <w:ins w:id="2210" w:author="野草" w:date="2024-02-01T10:02:16Z"/>
          <w:rFonts w:hint="eastAsia"/>
          <w:highlight w:val="cyan"/>
          <w:lang w:val="en-US" w:eastAsia="zh-CN"/>
          <w:rPrChange w:id="2211" w:author="野草" w:date="2024-02-01T11:23:07Z">
            <w:rPr>
              <w:ins w:id="2212" w:author="野草" w:date="2024-02-01T10:02:16Z"/>
              <w:rFonts w:hint="eastAsia"/>
              <w:highlight w:val="none"/>
              <w:lang w:val="en-US" w:eastAsia="zh-CN"/>
            </w:rPr>
          </w:rPrChange>
        </w:rPr>
        <w:pPrChange w:id="2209" w:author="野草" w:date="2024-01-31T15:02:07Z">
          <w:pPr>
            <w:numPr>
              <w:ilvl w:val="0"/>
              <w:numId w:val="3"/>
            </w:numPr>
            <w:ind w:left="420" w:leftChars="0" w:hanging="420" w:firstLineChars="0"/>
          </w:pPr>
        </w:pPrChange>
      </w:pPr>
      <w:ins w:id="2213" w:author="野草" w:date="2024-02-01T10:01:55Z">
        <w:r>
          <w:rPr>
            <w:rFonts w:hint="eastAsia"/>
            <w:highlight w:val="cyan"/>
            <w:lang w:val="en-US" w:eastAsia="zh-CN"/>
            <w:rPrChange w:id="2214" w:author="野草" w:date="2024-02-01T11:23:07Z">
              <w:rPr>
                <w:rFonts w:hint="eastAsia"/>
                <w:highlight w:val="none"/>
                <w:lang w:val="en-US" w:eastAsia="zh-CN"/>
              </w:rPr>
            </w:rPrChange>
          </w:rPr>
          <w:t xml:space="preserve">For </w:t>
        </w:r>
      </w:ins>
      <w:ins w:id="2215" w:author="野草" w:date="2024-02-01T10:01:55Z">
        <w:r>
          <w:rPr>
            <w:rFonts w:hint="eastAsia"/>
            <w:highlight w:val="green"/>
            <w:lang w:val="en-US" w:eastAsia="zh-CN"/>
            <w:rPrChange w:id="2216" w:author="野草" w:date="2024-02-01T11:23:19Z">
              <w:rPr>
                <w:rFonts w:hint="eastAsia"/>
                <w:highlight w:val="none"/>
                <w:lang w:val="en-US" w:eastAsia="zh-CN"/>
              </w:rPr>
            </w:rPrChange>
          </w:rPr>
          <w:t>land use characteristics</w:t>
        </w:r>
      </w:ins>
      <w:ins w:id="2217" w:author="野草" w:date="2024-02-01T10:01:55Z">
        <w:r>
          <w:rPr>
            <w:rFonts w:hint="eastAsia"/>
            <w:highlight w:val="cyan"/>
            <w:lang w:val="en-US" w:eastAsia="zh-CN"/>
            <w:rPrChange w:id="2218" w:author="野草" w:date="2024-02-01T11:23:07Z">
              <w:rPr>
                <w:rFonts w:hint="eastAsia"/>
                <w:highlight w:val="none"/>
                <w:lang w:val="en-US" w:eastAsia="zh-CN"/>
              </w:rPr>
            </w:rPrChange>
          </w:rPr>
          <w:t xml:space="preserve">, </w:t>
        </w:r>
      </w:ins>
      <w:ins w:id="2219" w:author="野草" w:date="2024-02-01T10:02:25Z">
        <w:r>
          <w:rPr>
            <w:rFonts w:hint="eastAsia"/>
            <w:highlight w:val="cyan"/>
            <w:lang w:val="en-US" w:eastAsia="zh-CN"/>
            <w:rPrChange w:id="2220" w:author="野草" w:date="2024-02-01T11:23:07Z">
              <w:rPr>
                <w:rFonts w:hint="eastAsia"/>
                <w:highlight w:val="none"/>
                <w:lang w:val="en-US" w:eastAsia="zh-CN"/>
              </w:rPr>
            </w:rPrChange>
          </w:rPr>
          <w:t xml:space="preserve">the </w:t>
        </w:r>
      </w:ins>
      <w:ins w:id="2221" w:author="野草" w:date="2024-02-01T10:02:19Z">
        <w:r>
          <w:rPr>
            <w:rFonts w:hint="eastAsia"/>
            <w:highlight w:val="cyan"/>
            <w:lang w:val="en-US" w:eastAsia="zh-CN"/>
            <w:rPrChange w:id="2222" w:author="野草" w:date="2024-02-01T11:23:07Z">
              <w:rPr>
                <w:rFonts w:hint="eastAsia"/>
                <w:highlight w:val="none"/>
                <w:lang w:val="en-US" w:eastAsia="zh-CN"/>
              </w:rPr>
            </w:rPrChange>
          </w:rPr>
          <w:t>in</w:t>
        </w:r>
      </w:ins>
      <w:ins w:id="2223" w:author="野草" w:date="2024-02-01T10:02:20Z">
        <w:r>
          <w:rPr>
            <w:rFonts w:hint="eastAsia"/>
            <w:highlight w:val="cyan"/>
            <w:lang w:val="en-US" w:eastAsia="zh-CN"/>
            <w:rPrChange w:id="2224" w:author="野草" w:date="2024-02-01T11:23:07Z">
              <w:rPr>
                <w:rFonts w:hint="eastAsia"/>
                <w:highlight w:val="none"/>
                <w:lang w:val="en-US" w:eastAsia="zh-CN"/>
              </w:rPr>
            </w:rPrChange>
          </w:rPr>
          <w:t>dexe</w:t>
        </w:r>
      </w:ins>
      <w:ins w:id="2225" w:author="野草" w:date="2024-02-01T10:02:16Z">
        <w:r>
          <w:rPr>
            <w:rFonts w:hint="eastAsia"/>
            <w:highlight w:val="cyan"/>
            <w:lang w:val="en-US" w:eastAsia="zh-CN"/>
            <w:rPrChange w:id="2226" w:author="野草" w:date="2024-02-01T11:23:07Z">
              <w:rPr>
                <w:rFonts w:hint="eastAsia"/>
                <w:highlight w:val="none"/>
                <w:lang w:val="en-US" w:eastAsia="zh-CN"/>
              </w:rPr>
            </w:rPrChange>
          </w:rPr>
          <w:t xml:space="preserve">s </w:t>
        </w:r>
      </w:ins>
      <w:ins w:id="2227" w:author="野草" w:date="2024-02-01T10:02:27Z">
        <w:r>
          <w:rPr>
            <w:rFonts w:hint="eastAsia"/>
            <w:highlight w:val="cyan"/>
            <w:lang w:val="en-US" w:eastAsia="zh-CN"/>
            <w:rPrChange w:id="2228" w:author="野草" w:date="2024-02-01T11:23:07Z">
              <w:rPr>
                <w:rFonts w:hint="eastAsia"/>
                <w:highlight w:val="none"/>
                <w:lang w:val="en-US" w:eastAsia="zh-CN"/>
              </w:rPr>
            </w:rPrChange>
          </w:rPr>
          <w:t>w</w:t>
        </w:r>
      </w:ins>
      <w:ins w:id="2229" w:author="野草" w:date="2024-02-01T10:02:28Z">
        <w:r>
          <w:rPr>
            <w:rFonts w:hint="eastAsia"/>
            <w:highlight w:val="cyan"/>
            <w:lang w:val="en-US" w:eastAsia="zh-CN"/>
            <w:rPrChange w:id="2230" w:author="野草" w:date="2024-02-01T11:23:07Z">
              <w:rPr>
                <w:rFonts w:hint="eastAsia"/>
                <w:highlight w:val="none"/>
                <w:lang w:val="en-US" w:eastAsia="zh-CN"/>
              </w:rPr>
            </w:rPrChange>
          </w:rPr>
          <w:t>e</w:t>
        </w:r>
      </w:ins>
      <w:ins w:id="2231" w:author="野草" w:date="2024-02-01T10:02:16Z">
        <w:r>
          <w:rPr>
            <w:rFonts w:hint="eastAsia"/>
            <w:highlight w:val="cyan"/>
            <w:lang w:val="en-US" w:eastAsia="zh-CN"/>
            <w:rPrChange w:id="2232" w:author="野草" w:date="2024-02-01T11:23:07Z">
              <w:rPr>
                <w:rFonts w:hint="eastAsia"/>
                <w:highlight w:val="none"/>
                <w:lang w:val="en-US" w:eastAsia="zh-CN"/>
              </w:rPr>
            </w:rPrChange>
          </w:rPr>
          <w:t xml:space="preserve">re </w:t>
        </w:r>
      </w:ins>
      <w:ins w:id="2233" w:author="野草" w:date="2024-02-01T10:02:16Z">
        <w:r>
          <w:rPr>
            <w:rFonts w:hint="eastAsia"/>
            <w:highlight w:val="green"/>
            <w:lang w:val="en-US" w:eastAsia="zh-CN"/>
            <w:rPrChange w:id="2234" w:author="野草" w:date="2024-02-01T11:23:28Z">
              <w:rPr>
                <w:rFonts w:hint="eastAsia"/>
                <w:highlight w:val="none"/>
                <w:lang w:val="en-US" w:eastAsia="zh-CN"/>
              </w:rPr>
            </w:rPrChange>
          </w:rPr>
          <w:t xml:space="preserve">ranked in </w:t>
        </w:r>
      </w:ins>
      <w:ins w:id="2235" w:author="野草" w:date="2024-02-01T10:06:29Z">
        <w:r>
          <w:rPr>
            <w:rFonts w:hint="eastAsia"/>
            <w:highlight w:val="green"/>
            <w:lang w:val="en-US" w:eastAsia="zh-CN"/>
            <w:rPrChange w:id="2236" w:author="野草" w:date="2024-02-01T11:23:28Z">
              <w:rPr>
                <w:rFonts w:hint="eastAsia"/>
                <w:highlight w:val="none"/>
                <w:lang w:val="en-US" w:eastAsia="zh-CN"/>
              </w:rPr>
            </w:rPrChange>
          </w:rPr>
          <w:t>con</w:t>
        </w:r>
      </w:ins>
      <w:ins w:id="2237" w:author="野草" w:date="2024-02-01T10:06:30Z">
        <w:r>
          <w:rPr>
            <w:rFonts w:hint="eastAsia"/>
            <w:highlight w:val="green"/>
            <w:lang w:val="en-US" w:eastAsia="zh-CN"/>
            <w:rPrChange w:id="2238" w:author="野草" w:date="2024-02-01T11:23:28Z">
              <w:rPr>
                <w:rFonts w:hint="eastAsia"/>
                <w:highlight w:val="none"/>
                <w:lang w:val="en-US" w:eastAsia="zh-CN"/>
              </w:rPr>
            </w:rPrChange>
          </w:rPr>
          <w:t>tribu</w:t>
        </w:r>
      </w:ins>
      <w:ins w:id="2239" w:author="野草" w:date="2024-02-01T10:06:31Z">
        <w:r>
          <w:rPr>
            <w:rFonts w:hint="eastAsia"/>
            <w:highlight w:val="green"/>
            <w:lang w:val="en-US" w:eastAsia="zh-CN"/>
            <w:rPrChange w:id="2240" w:author="野草" w:date="2024-02-01T11:23:28Z">
              <w:rPr>
                <w:rFonts w:hint="eastAsia"/>
                <w:highlight w:val="none"/>
                <w:lang w:val="en-US" w:eastAsia="zh-CN"/>
              </w:rPr>
            </w:rPrChange>
          </w:rPr>
          <w:t>tions</w:t>
        </w:r>
      </w:ins>
      <w:ins w:id="2241" w:author="野草" w:date="2024-02-01T10:02:16Z">
        <w:r>
          <w:rPr>
            <w:rFonts w:hint="eastAsia"/>
            <w:highlight w:val="cyan"/>
            <w:lang w:val="en-US" w:eastAsia="zh-CN"/>
            <w:rPrChange w:id="2242" w:author="野草" w:date="2024-02-01T11:23:07Z">
              <w:rPr>
                <w:rFonts w:hint="eastAsia"/>
                <w:highlight w:val="none"/>
                <w:lang w:val="en-US" w:eastAsia="zh-CN"/>
              </w:rPr>
            </w:rPrChange>
          </w:rPr>
          <w:t xml:space="preserve"> as </w:t>
        </w:r>
      </w:ins>
      <w:ins w:id="2243" w:author="野草" w:date="2024-02-01T10:02:41Z">
        <w:r>
          <w:rPr>
            <w:rFonts w:hint="eastAsia"/>
            <w:highlight w:val="green"/>
            <w:u w:val="single"/>
            <w:lang w:val="en-US" w:eastAsia="zh-CN"/>
            <w:rPrChange w:id="2244" w:author="野草" w:date="2024-02-01T11:23:38Z">
              <w:rPr>
                <w:rFonts w:hint="eastAsia"/>
                <w:highlight w:val="none"/>
                <w:lang w:val="en-US" w:eastAsia="zh-CN"/>
              </w:rPr>
            </w:rPrChange>
          </w:rPr>
          <w:t xml:space="preserve">PD, </w:t>
        </w:r>
      </w:ins>
      <w:ins w:id="2245" w:author="野草" w:date="2024-02-01T10:02:42Z">
        <w:r>
          <w:rPr>
            <w:rFonts w:hint="eastAsia"/>
            <w:highlight w:val="green"/>
            <w:u w:val="single"/>
            <w:lang w:val="en-US" w:eastAsia="zh-CN"/>
            <w:rPrChange w:id="2246" w:author="野草" w:date="2024-02-01T11:23:38Z">
              <w:rPr>
                <w:rFonts w:hint="eastAsia"/>
                <w:highlight w:val="none"/>
                <w:lang w:val="en-US" w:eastAsia="zh-CN"/>
              </w:rPr>
            </w:rPrChange>
          </w:rPr>
          <w:t>AI_</w:t>
        </w:r>
      </w:ins>
      <w:ins w:id="2247" w:author="野草" w:date="2024-02-01T10:02:43Z">
        <w:r>
          <w:rPr>
            <w:rFonts w:hint="eastAsia"/>
            <w:highlight w:val="green"/>
            <w:u w:val="single"/>
            <w:lang w:val="en-US" w:eastAsia="zh-CN"/>
            <w:rPrChange w:id="2248" w:author="野草" w:date="2024-02-01T11:23:38Z">
              <w:rPr>
                <w:rFonts w:hint="eastAsia"/>
                <w:highlight w:val="none"/>
                <w:lang w:val="en-US" w:eastAsia="zh-CN"/>
              </w:rPr>
            </w:rPrChange>
          </w:rPr>
          <w:t>V</w:t>
        </w:r>
      </w:ins>
      <w:ins w:id="2249" w:author="野草" w:date="2024-02-01T10:03:17Z">
        <w:r>
          <w:rPr>
            <w:rFonts w:hint="eastAsia"/>
            <w:highlight w:val="green"/>
            <w:u w:val="single"/>
            <w:lang w:val="en-US" w:eastAsia="zh-CN"/>
            <w:rPrChange w:id="2250" w:author="野草" w:date="2024-02-01T11:23:38Z">
              <w:rPr>
                <w:rFonts w:hint="eastAsia"/>
                <w:highlight w:val="none"/>
                <w:lang w:val="en-US" w:eastAsia="zh-CN"/>
              </w:rPr>
            </w:rPrChange>
          </w:rPr>
          <w:t xml:space="preserve">, </w:t>
        </w:r>
      </w:ins>
      <w:ins w:id="2251" w:author="野草" w:date="2024-02-01T10:03:19Z">
        <w:r>
          <w:rPr>
            <w:rFonts w:hint="eastAsia"/>
            <w:highlight w:val="green"/>
            <w:u w:val="single"/>
            <w:lang w:val="en-US" w:eastAsia="zh-CN"/>
            <w:rPrChange w:id="2252" w:author="野草" w:date="2024-02-01T11:23:38Z">
              <w:rPr>
                <w:rFonts w:hint="eastAsia"/>
                <w:highlight w:val="none"/>
                <w:lang w:val="en-US" w:eastAsia="zh-CN"/>
              </w:rPr>
            </w:rPrChange>
          </w:rPr>
          <w:t>PLAN</w:t>
        </w:r>
      </w:ins>
      <w:ins w:id="2253" w:author="野草" w:date="2024-02-01T10:03:20Z">
        <w:r>
          <w:rPr>
            <w:rFonts w:hint="eastAsia"/>
            <w:highlight w:val="green"/>
            <w:u w:val="single"/>
            <w:lang w:val="en-US" w:eastAsia="zh-CN"/>
            <w:rPrChange w:id="2254" w:author="野草" w:date="2024-02-01T11:23:38Z">
              <w:rPr>
                <w:rFonts w:hint="eastAsia"/>
                <w:highlight w:val="none"/>
                <w:lang w:val="en-US" w:eastAsia="zh-CN"/>
              </w:rPr>
            </w:rPrChange>
          </w:rPr>
          <w:t>D_I</w:t>
        </w:r>
      </w:ins>
      <w:ins w:id="2255" w:author="野草" w:date="2024-02-01T10:03:23Z">
        <w:r>
          <w:rPr>
            <w:rFonts w:hint="eastAsia"/>
            <w:highlight w:val="green"/>
            <w:u w:val="single"/>
            <w:lang w:val="en-US" w:eastAsia="zh-CN"/>
            <w:rPrChange w:id="2256" w:author="野草" w:date="2024-02-01T11:23:38Z">
              <w:rPr>
                <w:rFonts w:hint="eastAsia"/>
                <w:highlight w:val="none"/>
                <w:lang w:val="en-US" w:eastAsia="zh-CN"/>
              </w:rPr>
            </w:rPrChange>
          </w:rPr>
          <w:t xml:space="preserve">, </w:t>
        </w:r>
      </w:ins>
      <w:ins w:id="2257" w:author="野草" w:date="2024-02-01T10:02:46Z">
        <w:r>
          <w:rPr>
            <w:rFonts w:hint="eastAsia"/>
            <w:highlight w:val="green"/>
            <w:u w:val="single"/>
            <w:lang w:val="en-US" w:eastAsia="zh-CN"/>
            <w:rPrChange w:id="2258" w:author="野草" w:date="2024-02-01T11:23:38Z">
              <w:rPr>
                <w:rFonts w:hint="eastAsia"/>
                <w:highlight w:val="none"/>
                <w:lang w:val="en-US" w:eastAsia="zh-CN"/>
              </w:rPr>
            </w:rPrChange>
          </w:rPr>
          <w:t>AI_</w:t>
        </w:r>
      </w:ins>
      <w:ins w:id="2259" w:author="野草" w:date="2024-02-01T10:02:47Z">
        <w:r>
          <w:rPr>
            <w:rFonts w:hint="eastAsia"/>
            <w:highlight w:val="green"/>
            <w:u w:val="single"/>
            <w:lang w:val="en-US" w:eastAsia="zh-CN"/>
            <w:rPrChange w:id="2260" w:author="野草" w:date="2024-02-01T11:23:38Z">
              <w:rPr>
                <w:rFonts w:hint="eastAsia"/>
                <w:highlight w:val="none"/>
                <w:lang w:val="en-US" w:eastAsia="zh-CN"/>
              </w:rPr>
            </w:rPrChange>
          </w:rPr>
          <w:t>I</w:t>
        </w:r>
      </w:ins>
      <w:ins w:id="2261" w:author="野草" w:date="2024-02-01T10:02:16Z">
        <w:r>
          <w:rPr>
            <w:rFonts w:hint="eastAsia"/>
            <w:highlight w:val="green"/>
            <w:u w:val="single"/>
            <w:lang w:val="en-US" w:eastAsia="zh-CN"/>
            <w:rPrChange w:id="2262" w:author="野草" w:date="2024-02-01T11:23:38Z">
              <w:rPr>
                <w:rFonts w:hint="eastAsia"/>
                <w:highlight w:val="none"/>
                <w:lang w:val="en-US" w:eastAsia="zh-CN"/>
              </w:rPr>
            </w:rPrChange>
          </w:rPr>
          <w:t xml:space="preserve"> </w:t>
        </w:r>
      </w:ins>
      <w:ins w:id="2263" w:author="野草" w:date="2024-02-01T10:03:45Z">
        <w:r>
          <w:rPr>
            <w:rFonts w:hint="eastAsia"/>
            <w:highlight w:val="green"/>
            <w:u w:val="single"/>
            <w:lang w:val="en-US" w:eastAsia="zh-CN"/>
            <w:rPrChange w:id="2264" w:author="野草" w:date="2024-02-01T11:23:38Z">
              <w:rPr>
                <w:rFonts w:hint="eastAsia"/>
                <w:highlight w:val="none"/>
                <w:lang w:val="en-US" w:eastAsia="zh-CN"/>
              </w:rPr>
            </w:rPrChange>
          </w:rPr>
          <w:t xml:space="preserve">and </w:t>
        </w:r>
      </w:ins>
      <w:ins w:id="2265" w:author="野草" w:date="2024-02-01T10:03:50Z">
        <w:r>
          <w:rPr>
            <w:rFonts w:hint="eastAsia"/>
            <w:highlight w:val="green"/>
            <w:u w:val="single"/>
            <w:lang w:val="en-US" w:eastAsia="zh-CN"/>
            <w:rPrChange w:id="2266" w:author="野草" w:date="2024-02-01T11:23:38Z">
              <w:rPr>
                <w:rFonts w:hint="eastAsia"/>
                <w:highlight w:val="none"/>
                <w:lang w:val="en-US" w:eastAsia="zh-CN"/>
              </w:rPr>
            </w:rPrChange>
          </w:rPr>
          <w:t>PLAND_</w:t>
        </w:r>
      </w:ins>
      <w:ins w:id="2267" w:author="野草" w:date="2024-02-01T10:03:52Z">
        <w:r>
          <w:rPr>
            <w:rFonts w:hint="eastAsia"/>
            <w:highlight w:val="green"/>
            <w:u w:val="single"/>
            <w:lang w:val="en-US" w:eastAsia="zh-CN"/>
            <w:rPrChange w:id="2268" w:author="野草" w:date="2024-02-01T11:23:38Z">
              <w:rPr>
                <w:rFonts w:hint="eastAsia"/>
                <w:highlight w:val="none"/>
                <w:lang w:val="en-US" w:eastAsia="zh-CN"/>
              </w:rPr>
            </w:rPrChange>
          </w:rPr>
          <w:t>V</w:t>
        </w:r>
      </w:ins>
      <w:ins w:id="2269" w:author="野草" w:date="2024-02-01T10:03:52Z">
        <w:r>
          <w:rPr>
            <w:rFonts w:hint="eastAsia"/>
            <w:highlight w:val="cyan"/>
            <w:lang w:val="en-US" w:eastAsia="zh-CN"/>
            <w:rPrChange w:id="2270" w:author="野草" w:date="2024-02-01T11:23:07Z">
              <w:rPr>
                <w:rFonts w:hint="eastAsia"/>
                <w:highlight w:val="none"/>
                <w:lang w:val="en-US" w:eastAsia="zh-CN"/>
              </w:rPr>
            </w:rPrChange>
          </w:rPr>
          <w:t xml:space="preserve"> </w:t>
        </w:r>
      </w:ins>
      <w:ins w:id="2271" w:author="野草" w:date="2024-02-01T10:02:16Z">
        <w:r>
          <w:rPr>
            <w:rFonts w:hint="eastAsia"/>
            <w:highlight w:val="cyan"/>
            <w:lang w:val="en-US" w:eastAsia="zh-CN"/>
            <w:rPrChange w:id="2272" w:author="野草" w:date="2024-02-01T11:23:07Z">
              <w:rPr>
                <w:rFonts w:hint="eastAsia"/>
                <w:highlight w:val="none"/>
                <w:lang w:val="en-US" w:eastAsia="zh-CN"/>
              </w:rPr>
            </w:rPrChange>
          </w:rPr>
          <w:t xml:space="preserve">on </w:t>
        </w:r>
      </w:ins>
      <w:ins w:id="2273" w:author="野草" w:date="2024-02-01T10:06:05Z">
        <w:r>
          <w:rPr>
            <w:rFonts w:hint="eastAsia"/>
            <w:highlight w:val="cyan"/>
            <w:lang w:val="en-US" w:eastAsia="zh-CN"/>
            <w:rPrChange w:id="2274" w:author="野草" w:date="2024-02-01T11:23:07Z">
              <w:rPr>
                <w:rFonts w:hint="eastAsia"/>
                <w:highlight w:val="none"/>
                <w:lang w:val="en-US" w:eastAsia="zh-CN"/>
              </w:rPr>
            </w:rPrChange>
          </w:rPr>
          <w:t xml:space="preserve">the </w:t>
        </w:r>
      </w:ins>
      <w:ins w:id="2275" w:author="野草" w:date="2024-02-01T10:06:06Z">
        <w:r>
          <w:rPr>
            <w:rFonts w:hint="eastAsia"/>
            <w:highlight w:val="green"/>
            <w:lang w:val="en-US" w:eastAsia="zh-CN"/>
            <w:rPrChange w:id="2276" w:author="野草" w:date="2024-02-01T11:23:34Z">
              <w:rPr>
                <w:rFonts w:hint="eastAsia"/>
                <w:highlight w:val="none"/>
                <w:lang w:val="en-US" w:eastAsia="zh-CN"/>
              </w:rPr>
            </w:rPrChange>
          </w:rPr>
          <w:t>2 c</w:t>
        </w:r>
      </w:ins>
      <w:ins w:id="2277" w:author="野草" w:date="2024-02-01T10:06:07Z">
        <w:r>
          <w:rPr>
            <w:rFonts w:hint="eastAsia"/>
            <w:highlight w:val="green"/>
            <w:lang w:val="en-US" w:eastAsia="zh-CN"/>
            <w:rPrChange w:id="2278" w:author="野草" w:date="2024-02-01T11:23:34Z">
              <w:rPr>
                <w:rFonts w:hint="eastAsia"/>
                <w:highlight w:val="none"/>
                <w:lang w:val="en-US" w:eastAsia="zh-CN"/>
              </w:rPr>
            </w:rPrChange>
          </w:rPr>
          <w:t>ase da</w:t>
        </w:r>
      </w:ins>
      <w:ins w:id="2279" w:author="野草" w:date="2024-02-01T10:06:08Z">
        <w:r>
          <w:rPr>
            <w:rFonts w:hint="eastAsia"/>
            <w:highlight w:val="green"/>
            <w:lang w:val="en-US" w:eastAsia="zh-CN"/>
            <w:rPrChange w:id="2280" w:author="野草" w:date="2024-02-01T11:23:34Z">
              <w:rPr>
                <w:rFonts w:hint="eastAsia"/>
                <w:highlight w:val="none"/>
                <w:lang w:val="en-US" w:eastAsia="zh-CN"/>
              </w:rPr>
            </w:rPrChange>
          </w:rPr>
          <w:t>ys</w:t>
        </w:r>
      </w:ins>
      <w:ins w:id="2281" w:author="野草" w:date="2024-02-01T10:06:08Z">
        <w:r>
          <w:rPr>
            <w:rFonts w:hint="eastAsia"/>
            <w:highlight w:val="cyan"/>
            <w:lang w:val="en-US" w:eastAsia="zh-CN"/>
            <w:rPrChange w:id="2282" w:author="野草" w:date="2024-02-01T11:23:07Z">
              <w:rPr>
                <w:rFonts w:hint="eastAsia"/>
                <w:highlight w:val="none"/>
                <w:lang w:val="en-US" w:eastAsia="zh-CN"/>
              </w:rPr>
            </w:rPrChange>
          </w:rPr>
          <w:t xml:space="preserve"> </w:t>
        </w:r>
      </w:ins>
      <w:ins w:id="2283" w:author="野草" w:date="2024-02-01T10:06:09Z">
        <w:r>
          <w:rPr>
            <w:rFonts w:hint="eastAsia"/>
            <w:highlight w:val="cyan"/>
            <w:lang w:val="en-US" w:eastAsia="zh-CN"/>
            <w:rPrChange w:id="2284" w:author="野草" w:date="2024-02-01T11:23:07Z">
              <w:rPr>
                <w:rFonts w:hint="eastAsia"/>
                <w:highlight w:val="none"/>
                <w:lang w:val="en-US" w:eastAsia="zh-CN"/>
              </w:rPr>
            </w:rPrChange>
          </w:rPr>
          <w:t>with</w:t>
        </w:r>
      </w:ins>
      <w:ins w:id="2285" w:author="野草" w:date="2024-02-01T10:06:10Z">
        <w:r>
          <w:rPr>
            <w:rFonts w:hint="eastAsia"/>
            <w:highlight w:val="cyan"/>
            <w:lang w:val="en-US" w:eastAsia="zh-CN"/>
            <w:rPrChange w:id="2286" w:author="野草" w:date="2024-02-01T11:23:07Z">
              <w:rPr>
                <w:rFonts w:hint="eastAsia"/>
                <w:highlight w:val="none"/>
                <w:lang w:val="en-US" w:eastAsia="zh-CN"/>
              </w:rPr>
            </w:rPrChange>
          </w:rPr>
          <w:t xml:space="preserve"> t</w:t>
        </w:r>
      </w:ins>
      <w:ins w:id="2287" w:author="野草" w:date="2024-02-01T10:06:11Z">
        <w:r>
          <w:rPr>
            <w:rFonts w:hint="eastAsia"/>
            <w:highlight w:val="cyan"/>
            <w:lang w:val="en-US" w:eastAsia="zh-CN"/>
            <w:rPrChange w:id="2288" w:author="野草" w:date="2024-02-01T11:23:07Z">
              <w:rPr>
                <w:rFonts w:hint="eastAsia"/>
                <w:highlight w:val="none"/>
                <w:lang w:val="en-US" w:eastAsia="zh-CN"/>
              </w:rPr>
            </w:rPrChange>
          </w:rPr>
          <w:t xml:space="preserve">he </w:t>
        </w:r>
      </w:ins>
      <w:ins w:id="2289" w:author="野草" w:date="2024-02-01T10:06:13Z">
        <w:r>
          <w:rPr>
            <w:rFonts w:hint="eastAsia"/>
            <w:highlight w:val="cyan"/>
            <w:lang w:val="en-US" w:eastAsia="zh-CN"/>
            <w:rPrChange w:id="2290" w:author="野草" w:date="2024-02-01T11:23:07Z">
              <w:rPr>
                <w:rFonts w:hint="eastAsia"/>
                <w:highlight w:val="none"/>
                <w:lang w:val="en-US" w:eastAsia="zh-CN"/>
              </w:rPr>
            </w:rPrChange>
          </w:rPr>
          <w:t>co</w:t>
        </w:r>
      </w:ins>
      <w:ins w:id="2291" w:author="野草" w:date="2024-02-01T10:06:14Z">
        <w:r>
          <w:rPr>
            <w:rFonts w:hint="eastAsia"/>
            <w:highlight w:val="cyan"/>
            <w:lang w:val="en-US" w:eastAsia="zh-CN"/>
            <w:rPrChange w:id="2292" w:author="野草" w:date="2024-02-01T11:23:07Z">
              <w:rPr>
                <w:rFonts w:hint="eastAsia"/>
                <w:highlight w:val="none"/>
                <w:lang w:val="en-US" w:eastAsia="zh-CN"/>
              </w:rPr>
            </w:rPrChange>
          </w:rPr>
          <w:t>rresp</w:t>
        </w:r>
      </w:ins>
      <w:ins w:id="2293" w:author="野草" w:date="2024-02-01T10:06:15Z">
        <w:r>
          <w:rPr>
            <w:rFonts w:hint="eastAsia"/>
            <w:highlight w:val="cyan"/>
            <w:lang w:val="en-US" w:eastAsia="zh-CN"/>
            <w:rPrChange w:id="2294" w:author="野草" w:date="2024-02-01T11:23:07Z">
              <w:rPr>
                <w:rFonts w:hint="eastAsia"/>
                <w:highlight w:val="none"/>
                <w:lang w:val="en-US" w:eastAsia="zh-CN"/>
              </w:rPr>
            </w:rPrChange>
          </w:rPr>
          <w:t xml:space="preserve">onding </w:t>
        </w:r>
      </w:ins>
      <w:ins w:id="2295" w:author="野草" w:date="2024-02-01T10:06:34Z">
        <w:r>
          <w:rPr>
            <w:rFonts w:hint="eastAsia"/>
            <w:highlight w:val="green"/>
            <w:lang w:val="en-US" w:eastAsia="zh-CN"/>
            <w:rPrChange w:id="2296" w:author="野草" w:date="2024-02-01T11:23:46Z">
              <w:rPr>
                <w:rFonts w:hint="eastAsia"/>
                <w:highlight w:val="none"/>
                <w:lang w:val="en-US" w:eastAsia="zh-CN"/>
              </w:rPr>
            </w:rPrChange>
          </w:rPr>
          <w:t>relative</w:t>
        </w:r>
      </w:ins>
      <w:ins w:id="2297" w:author="野草" w:date="2024-02-01T10:06:35Z">
        <w:r>
          <w:rPr>
            <w:rFonts w:hint="eastAsia"/>
            <w:highlight w:val="green"/>
            <w:lang w:val="en-US" w:eastAsia="zh-CN"/>
            <w:rPrChange w:id="2298" w:author="野草" w:date="2024-02-01T11:23:46Z">
              <w:rPr>
                <w:rFonts w:hint="eastAsia"/>
                <w:highlight w:val="none"/>
                <w:lang w:val="en-US" w:eastAsia="zh-CN"/>
              </w:rPr>
            </w:rPrChange>
          </w:rPr>
          <w:t xml:space="preserve"> </w:t>
        </w:r>
      </w:ins>
      <w:ins w:id="2299" w:author="野草" w:date="2024-02-01T10:06:36Z">
        <w:r>
          <w:rPr>
            <w:rFonts w:hint="eastAsia"/>
            <w:highlight w:val="green"/>
            <w:lang w:val="en-US" w:eastAsia="zh-CN"/>
            <w:rPrChange w:id="2300" w:author="野草" w:date="2024-02-01T11:23:46Z">
              <w:rPr>
                <w:rFonts w:hint="eastAsia"/>
                <w:highlight w:val="none"/>
                <w:lang w:val="en-US" w:eastAsia="zh-CN"/>
              </w:rPr>
            </w:rPrChange>
          </w:rPr>
          <w:t>imp</w:t>
        </w:r>
      </w:ins>
      <w:ins w:id="2301" w:author="野草" w:date="2024-02-01T10:06:37Z">
        <w:r>
          <w:rPr>
            <w:rFonts w:hint="eastAsia"/>
            <w:highlight w:val="green"/>
            <w:lang w:val="en-US" w:eastAsia="zh-CN"/>
            <w:rPrChange w:id="2302" w:author="野草" w:date="2024-02-01T11:23:46Z">
              <w:rPr>
                <w:rFonts w:hint="eastAsia"/>
                <w:highlight w:val="none"/>
                <w:lang w:val="en-US" w:eastAsia="zh-CN"/>
              </w:rPr>
            </w:rPrChange>
          </w:rPr>
          <w:t>ortan</w:t>
        </w:r>
      </w:ins>
      <w:ins w:id="2303" w:author="野草" w:date="2024-02-01T10:06:38Z">
        <w:r>
          <w:rPr>
            <w:rFonts w:hint="eastAsia"/>
            <w:highlight w:val="green"/>
            <w:lang w:val="en-US" w:eastAsia="zh-CN"/>
            <w:rPrChange w:id="2304" w:author="野草" w:date="2024-02-01T11:23:46Z">
              <w:rPr>
                <w:rFonts w:hint="eastAsia"/>
                <w:highlight w:val="none"/>
                <w:lang w:val="en-US" w:eastAsia="zh-CN"/>
              </w:rPr>
            </w:rPrChange>
          </w:rPr>
          <w:t>ces</w:t>
        </w:r>
      </w:ins>
      <w:ins w:id="2305" w:author="野草" w:date="2024-02-01T10:06:38Z">
        <w:r>
          <w:rPr>
            <w:rFonts w:hint="eastAsia"/>
            <w:highlight w:val="cyan"/>
            <w:lang w:val="en-US" w:eastAsia="zh-CN"/>
            <w:rPrChange w:id="2306" w:author="野草" w:date="2024-02-01T11:23:07Z">
              <w:rPr>
                <w:rFonts w:hint="eastAsia"/>
                <w:highlight w:val="none"/>
                <w:lang w:val="en-US" w:eastAsia="zh-CN"/>
              </w:rPr>
            </w:rPrChange>
          </w:rPr>
          <w:t xml:space="preserve"> be</w:t>
        </w:r>
      </w:ins>
      <w:ins w:id="2307" w:author="野草" w:date="2024-02-01T10:06:39Z">
        <w:r>
          <w:rPr>
            <w:rFonts w:hint="eastAsia"/>
            <w:highlight w:val="cyan"/>
            <w:lang w:val="en-US" w:eastAsia="zh-CN"/>
            <w:rPrChange w:id="2308" w:author="野草" w:date="2024-02-01T11:23:07Z">
              <w:rPr>
                <w:rFonts w:hint="eastAsia"/>
                <w:highlight w:val="none"/>
                <w:lang w:val="en-US" w:eastAsia="zh-CN"/>
              </w:rPr>
            </w:rPrChange>
          </w:rPr>
          <w:t xml:space="preserve">ing </w:t>
        </w:r>
      </w:ins>
      <w:ins w:id="2309" w:author="野草" w:date="2024-02-01T10:06:48Z">
        <w:r>
          <w:rPr>
            <w:rFonts w:hint="eastAsia"/>
            <w:highlight w:val="green"/>
            <w:u w:val="single"/>
            <w:lang w:val="en-US" w:eastAsia="zh-CN"/>
            <w:rPrChange w:id="2310" w:author="野草" w:date="2024-02-01T11:23:50Z">
              <w:rPr>
                <w:rFonts w:hint="eastAsia"/>
                <w:highlight w:val="none"/>
                <w:lang w:val="en-US" w:eastAsia="zh-CN"/>
              </w:rPr>
            </w:rPrChange>
          </w:rPr>
          <w:t>1</w:t>
        </w:r>
      </w:ins>
      <w:ins w:id="2311" w:author="野草" w:date="2024-02-01T10:06:49Z">
        <w:r>
          <w:rPr>
            <w:rFonts w:hint="eastAsia"/>
            <w:highlight w:val="green"/>
            <w:u w:val="single"/>
            <w:lang w:val="en-US" w:eastAsia="zh-CN"/>
            <w:rPrChange w:id="2312" w:author="野草" w:date="2024-02-01T11:23:50Z">
              <w:rPr>
                <w:rFonts w:hint="eastAsia"/>
                <w:highlight w:val="none"/>
                <w:lang w:val="en-US" w:eastAsia="zh-CN"/>
              </w:rPr>
            </w:rPrChange>
          </w:rPr>
          <w:t>1.</w:t>
        </w:r>
      </w:ins>
      <w:ins w:id="2313" w:author="野草" w:date="2024-02-01T10:06:50Z">
        <w:r>
          <w:rPr>
            <w:rFonts w:hint="eastAsia"/>
            <w:highlight w:val="green"/>
            <w:u w:val="single"/>
            <w:lang w:val="en-US" w:eastAsia="zh-CN"/>
            <w:rPrChange w:id="2314" w:author="野草" w:date="2024-02-01T11:23:50Z">
              <w:rPr>
                <w:rFonts w:hint="eastAsia"/>
                <w:highlight w:val="none"/>
                <w:lang w:val="en-US" w:eastAsia="zh-CN"/>
              </w:rPr>
            </w:rPrChange>
          </w:rPr>
          <w:t>1</w:t>
        </w:r>
      </w:ins>
      <w:ins w:id="2315" w:author="野草" w:date="2024-02-01T10:06:51Z">
        <w:r>
          <w:rPr>
            <w:rFonts w:hint="eastAsia"/>
            <w:highlight w:val="green"/>
            <w:u w:val="single"/>
            <w:lang w:val="en-US" w:eastAsia="zh-CN"/>
            <w:rPrChange w:id="2316" w:author="野草" w:date="2024-02-01T11:23:50Z">
              <w:rPr>
                <w:rFonts w:hint="eastAsia"/>
                <w:highlight w:val="none"/>
                <w:lang w:val="en-US" w:eastAsia="zh-CN"/>
              </w:rPr>
            </w:rPrChange>
          </w:rPr>
          <w:t>%</w:t>
        </w:r>
      </w:ins>
      <w:ins w:id="2317" w:author="野草" w:date="2024-02-01T10:06:52Z">
        <w:r>
          <w:rPr>
            <w:rFonts w:hint="eastAsia"/>
            <w:highlight w:val="green"/>
            <w:u w:val="single"/>
            <w:lang w:val="en-US" w:eastAsia="zh-CN"/>
            <w:rPrChange w:id="2318" w:author="野草" w:date="2024-02-01T11:23:50Z">
              <w:rPr>
                <w:rFonts w:hint="eastAsia"/>
                <w:highlight w:val="none"/>
                <w:lang w:val="en-US" w:eastAsia="zh-CN"/>
              </w:rPr>
            </w:rPrChange>
          </w:rPr>
          <w:t xml:space="preserve">, </w:t>
        </w:r>
      </w:ins>
      <w:ins w:id="2319" w:author="野草" w:date="2024-02-01T10:06:53Z">
        <w:r>
          <w:rPr>
            <w:rFonts w:hint="eastAsia"/>
            <w:highlight w:val="green"/>
            <w:u w:val="single"/>
            <w:lang w:val="en-US" w:eastAsia="zh-CN"/>
            <w:rPrChange w:id="2320" w:author="野草" w:date="2024-02-01T11:23:50Z">
              <w:rPr>
                <w:rFonts w:hint="eastAsia"/>
                <w:highlight w:val="none"/>
                <w:lang w:val="en-US" w:eastAsia="zh-CN"/>
              </w:rPr>
            </w:rPrChange>
          </w:rPr>
          <w:t>6.3</w:t>
        </w:r>
      </w:ins>
      <w:ins w:id="2321" w:author="野草" w:date="2024-02-01T10:06:54Z">
        <w:r>
          <w:rPr>
            <w:rFonts w:hint="eastAsia"/>
            <w:highlight w:val="green"/>
            <w:u w:val="single"/>
            <w:lang w:val="en-US" w:eastAsia="zh-CN"/>
            <w:rPrChange w:id="2322" w:author="野草" w:date="2024-02-01T11:23:50Z">
              <w:rPr>
                <w:rFonts w:hint="eastAsia"/>
                <w:highlight w:val="none"/>
                <w:lang w:val="en-US" w:eastAsia="zh-CN"/>
              </w:rPr>
            </w:rPrChange>
          </w:rPr>
          <w:t>%</w:t>
        </w:r>
      </w:ins>
      <w:ins w:id="2323" w:author="野草" w:date="2024-02-01T10:07:02Z">
        <w:r>
          <w:rPr>
            <w:rFonts w:hint="eastAsia"/>
            <w:highlight w:val="green"/>
            <w:u w:val="single"/>
            <w:lang w:val="en-US" w:eastAsia="zh-CN"/>
            <w:rPrChange w:id="2324" w:author="野草" w:date="2024-02-01T11:23:50Z">
              <w:rPr>
                <w:rFonts w:hint="eastAsia"/>
                <w:highlight w:val="none"/>
                <w:lang w:val="en-US" w:eastAsia="zh-CN"/>
              </w:rPr>
            </w:rPrChange>
          </w:rPr>
          <w:t xml:space="preserve">, </w:t>
        </w:r>
      </w:ins>
      <w:ins w:id="2325" w:author="野草" w:date="2024-02-01T10:07:07Z">
        <w:r>
          <w:rPr>
            <w:rFonts w:hint="eastAsia"/>
            <w:highlight w:val="green"/>
            <w:u w:val="single"/>
            <w:lang w:val="en-US" w:eastAsia="zh-CN"/>
            <w:rPrChange w:id="2326" w:author="野草" w:date="2024-02-01T11:23:50Z">
              <w:rPr>
                <w:rFonts w:hint="eastAsia"/>
                <w:highlight w:val="none"/>
                <w:lang w:val="en-US" w:eastAsia="zh-CN"/>
              </w:rPr>
            </w:rPrChange>
          </w:rPr>
          <w:t>6.0</w:t>
        </w:r>
      </w:ins>
      <w:ins w:id="2327" w:author="野草" w:date="2024-02-01T10:07:08Z">
        <w:r>
          <w:rPr>
            <w:rFonts w:hint="eastAsia"/>
            <w:highlight w:val="green"/>
            <w:u w:val="single"/>
            <w:lang w:val="en-US" w:eastAsia="zh-CN"/>
            <w:rPrChange w:id="2328" w:author="野草" w:date="2024-02-01T11:23:50Z">
              <w:rPr>
                <w:rFonts w:hint="eastAsia"/>
                <w:highlight w:val="none"/>
                <w:lang w:val="en-US" w:eastAsia="zh-CN"/>
              </w:rPr>
            </w:rPrChange>
          </w:rPr>
          <w:t>%</w:t>
        </w:r>
      </w:ins>
      <w:ins w:id="2329" w:author="野草" w:date="2024-02-01T10:07:09Z">
        <w:r>
          <w:rPr>
            <w:rFonts w:hint="eastAsia"/>
            <w:highlight w:val="green"/>
            <w:u w:val="single"/>
            <w:lang w:val="en-US" w:eastAsia="zh-CN"/>
            <w:rPrChange w:id="2330" w:author="野草" w:date="2024-02-01T11:23:50Z">
              <w:rPr>
                <w:rFonts w:hint="eastAsia"/>
                <w:highlight w:val="none"/>
                <w:lang w:val="en-US" w:eastAsia="zh-CN"/>
              </w:rPr>
            </w:rPrChange>
          </w:rPr>
          <w:t xml:space="preserve">, </w:t>
        </w:r>
      </w:ins>
      <w:ins w:id="2331" w:author="野草" w:date="2024-02-01T10:07:10Z">
        <w:r>
          <w:rPr>
            <w:rFonts w:hint="eastAsia"/>
            <w:highlight w:val="green"/>
            <w:u w:val="single"/>
            <w:lang w:val="en-US" w:eastAsia="zh-CN"/>
            <w:rPrChange w:id="2332" w:author="野草" w:date="2024-02-01T11:23:50Z">
              <w:rPr>
                <w:rFonts w:hint="eastAsia"/>
                <w:highlight w:val="none"/>
                <w:lang w:val="en-US" w:eastAsia="zh-CN"/>
              </w:rPr>
            </w:rPrChange>
          </w:rPr>
          <w:t>4.8</w:t>
        </w:r>
      </w:ins>
      <w:ins w:id="2333" w:author="野草" w:date="2024-02-01T10:07:11Z">
        <w:r>
          <w:rPr>
            <w:rFonts w:hint="eastAsia"/>
            <w:highlight w:val="green"/>
            <w:u w:val="single"/>
            <w:lang w:val="en-US" w:eastAsia="zh-CN"/>
            <w:rPrChange w:id="2334" w:author="野草" w:date="2024-02-01T11:23:50Z">
              <w:rPr>
                <w:rFonts w:hint="eastAsia"/>
                <w:highlight w:val="none"/>
                <w:lang w:val="en-US" w:eastAsia="zh-CN"/>
              </w:rPr>
            </w:rPrChange>
          </w:rPr>
          <w:t>% and</w:t>
        </w:r>
      </w:ins>
      <w:ins w:id="2335" w:author="野草" w:date="2024-02-01T10:07:12Z">
        <w:r>
          <w:rPr>
            <w:rFonts w:hint="eastAsia"/>
            <w:highlight w:val="green"/>
            <w:u w:val="single"/>
            <w:lang w:val="en-US" w:eastAsia="zh-CN"/>
            <w:rPrChange w:id="2336" w:author="野草" w:date="2024-02-01T11:23:50Z">
              <w:rPr>
                <w:rFonts w:hint="eastAsia"/>
                <w:highlight w:val="none"/>
                <w:lang w:val="en-US" w:eastAsia="zh-CN"/>
              </w:rPr>
            </w:rPrChange>
          </w:rPr>
          <w:t xml:space="preserve"> 4</w:t>
        </w:r>
      </w:ins>
      <w:ins w:id="2337" w:author="野草" w:date="2024-02-01T10:07:13Z">
        <w:r>
          <w:rPr>
            <w:rFonts w:hint="eastAsia"/>
            <w:highlight w:val="green"/>
            <w:u w:val="single"/>
            <w:lang w:val="en-US" w:eastAsia="zh-CN"/>
            <w:rPrChange w:id="2338" w:author="野草" w:date="2024-02-01T11:23:50Z">
              <w:rPr>
                <w:rFonts w:hint="eastAsia"/>
                <w:highlight w:val="none"/>
                <w:lang w:val="en-US" w:eastAsia="zh-CN"/>
              </w:rPr>
            </w:rPrChange>
          </w:rPr>
          <w:t>%</w:t>
        </w:r>
      </w:ins>
      <w:ins w:id="2339" w:author="野草" w:date="2024-02-01T10:07:19Z">
        <w:r>
          <w:rPr>
            <w:rFonts w:hint="eastAsia"/>
            <w:highlight w:val="cyan"/>
            <w:lang w:val="en-US" w:eastAsia="zh-CN"/>
            <w:rPrChange w:id="2340" w:author="野草" w:date="2024-02-01T11:23:07Z">
              <w:rPr>
                <w:rFonts w:hint="eastAsia"/>
                <w:highlight w:val="none"/>
                <w:lang w:val="en-US" w:eastAsia="zh-CN"/>
              </w:rPr>
            </w:rPrChange>
          </w:rPr>
          <w:t xml:space="preserve"> </w:t>
        </w:r>
      </w:ins>
      <w:ins w:id="2341" w:author="野草" w:date="2024-02-01T10:07:20Z">
        <w:r>
          <w:rPr>
            <w:rFonts w:hint="eastAsia"/>
            <w:highlight w:val="cyan"/>
            <w:lang w:val="en-US" w:eastAsia="zh-CN"/>
            <w:rPrChange w:id="2342" w:author="野草" w:date="2024-02-01T11:23:07Z">
              <w:rPr>
                <w:rFonts w:hint="eastAsia"/>
                <w:highlight w:val="none"/>
                <w:lang w:val="en-US" w:eastAsia="zh-CN"/>
              </w:rPr>
            </w:rPrChange>
          </w:rPr>
          <w:t xml:space="preserve">on the </w:t>
        </w:r>
      </w:ins>
      <w:ins w:id="2343" w:author="野草" w:date="2024-02-01T10:07:21Z">
        <w:r>
          <w:rPr>
            <w:rFonts w:hint="eastAsia"/>
            <w:highlight w:val="green"/>
            <w:lang w:val="en-US" w:eastAsia="zh-CN"/>
            <w:rPrChange w:id="2344" w:author="野草" w:date="2024-02-01T11:23:53Z">
              <w:rPr>
                <w:rFonts w:hint="eastAsia"/>
                <w:highlight w:val="none"/>
                <w:lang w:val="en-US" w:eastAsia="zh-CN"/>
              </w:rPr>
            </w:rPrChange>
          </w:rPr>
          <w:t>n</w:t>
        </w:r>
      </w:ins>
      <w:ins w:id="2345" w:author="野草" w:date="2024-02-01T10:07:22Z">
        <w:r>
          <w:rPr>
            <w:rFonts w:hint="eastAsia"/>
            <w:highlight w:val="green"/>
            <w:lang w:val="en-US" w:eastAsia="zh-CN"/>
            <w:rPrChange w:id="2346" w:author="野草" w:date="2024-02-01T11:23:53Z">
              <w:rPr>
                <w:rFonts w:hint="eastAsia"/>
                <w:highlight w:val="none"/>
                <w:lang w:val="en-US" w:eastAsia="zh-CN"/>
              </w:rPr>
            </w:rPrChange>
          </w:rPr>
          <w:t xml:space="preserve">ormal </w:t>
        </w:r>
      </w:ins>
      <w:ins w:id="2347" w:author="野草" w:date="2024-02-01T10:07:23Z">
        <w:r>
          <w:rPr>
            <w:rFonts w:hint="eastAsia"/>
            <w:highlight w:val="green"/>
            <w:lang w:val="en-US" w:eastAsia="zh-CN"/>
            <w:rPrChange w:id="2348" w:author="野草" w:date="2024-02-01T11:23:53Z">
              <w:rPr>
                <w:rFonts w:hint="eastAsia"/>
                <w:highlight w:val="none"/>
                <w:lang w:val="en-US" w:eastAsia="zh-CN"/>
              </w:rPr>
            </w:rPrChange>
          </w:rPr>
          <w:t xml:space="preserve">summer </w:t>
        </w:r>
      </w:ins>
      <w:ins w:id="2349" w:author="野草" w:date="2024-02-01T10:07:24Z">
        <w:r>
          <w:rPr>
            <w:rFonts w:hint="eastAsia"/>
            <w:highlight w:val="green"/>
            <w:lang w:val="en-US" w:eastAsia="zh-CN"/>
            <w:rPrChange w:id="2350" w:author="野草" w:date="2024-02-01T11:23:53Z">
              <w:rPr>
                <w:rFonts w:hint="eastAsia"/>
                <w:highlight w:val="none"/>
                <w:lang w:val="en-US" w:eastAsia="zh-CN"/>
              </w:rPr>
            </w:rPrChange>
          </w:rPr>
          <w:t>day</w:t>
        </w:r>
      </w:ins>
      <w:ins w:id="2351" w:author="野草" w:date="2024-02-01T10:07:24Z">
        <w:r>
          <w:rPr>
            <w:rFonts w:hint="eastAsia"/>
            <w:highlight w:val="cyan"/>
            <w:lang w:val="en-US" w:eastAsia="zh-CN"/>
            <w:rPrChange w:id="2352" w:author="野草" w:date="2024-02-01T11:23:07Z">
              <w:rPr>
                <w:rFonts w:hint="eastAsia"/>
                <w:highlight w:val="none"/>
                <w:lang w:val="en-US" w:eastAsia="zh-CN"/>
              </w:rPr>
            </w:rPrChange>
          </w:rPr>
          <w:t xml:space="preserve"> and</w:t>
        </w:r>
      </w:ins>
      <w:ins w:id="2353" w:author="野草" w:date="2024-02-01T10:07:25Z">
        <w:r>
          <w:rPr>
            <w:rFonts w:hint="eastAsia"/>
            <w:highlight w:val="cyan"/>
            <w:lang w:val="en-US" w:eastAsia="zh-CN"/>
            <w:rPrChange w:id="2354" w:author="野草" w:date="2024-02-01T11:23:07Z">
              <w:rPr>
                <w:rFonts w:hint="eastAsia"/>
                <w:highlight w:val="none"/>
                <w:lang w:val="en-US" w:eastAsia="zh-CN"/>
              </w:rPr>
            </w:rPrChange>
          </w:rPr>
          <w:t xml:space="preserve"> </w:t>
        </w:r>
      </w:ins>
      <w:ins w:id="2355" w:author="野草" w:date="2024-02-01T10:07:39Z">
        <w:r>
          <w:rPr>
            <w:rFonts w:hint="eastAsia"/>
            <w:highlight w:val="green"/>
            <w:u w:val="single"/>
            <w:lang w:val="en-US" w:eastAsia="zh-CN"/>
            <w:rPrChange w:id="2356" w:author="野草" w:date="2024-02-01T11:23:58Z">
              <w:rPr>
                <w:rFonts w:hint="eastAsia"/>
                <w:highlight w:val="none"/>
                <w:lang w:val="en-US" w:eastAsia="zh-CN"/>
              </w:rPr>
            </w:rPrChange>
          </w:rPr>
          <w:t>1</w:t>
        </w:r>
      </w:ins>
      <w:ins w:id="2357" w:author="野草" w:date="2024-02-01T10:07:40Z">
        <w:r>
          <w:rPr>
            <w:rFonts w:hint="eastAsia"/>
            <w:highlight w:val="green"/>
            <w:u w:val="single"/>
            <w:lang w:val="en-US" w:eastAsia="zh-CN"/>
            <w:rPrChange w:id="2358" w:author="野草" w:date="2024-02-01T11:23:58Z">
              <w:rPr>
                <w:rFonts w:hint="eastAsia"/>
                <w:highlight w:val="none"/>
                <w:lang w:val="en-US" w:eastAsia="zh-CN"/>
              </w:rPr>
            </w:rPrChange>
          </w:rPr>
          <w:t>1.2</w:t>
        </w:r>
      </w:ins>
      <w:ins w:id="2359" w:author="野草" w:date="2024-02-01T10:07:41Z">
        <w:r>
          <w:rPr>
            <w:rFonts w:hint="eastAsia"/>
            <w:highlight w:val="green"/>
            <w:u w:val="single"/>
            <w:lang w:val="en-US" w:eastAsia="zh-CN"/>
            <w:rPrChange w:id="2360" w:author="野草" w:date="2024-02-01T11:23:58Z">
              <w:rPr>
                <w:rFonts w:hint="eastAsia"/>
                <w:highlight w:val="none"/>
                <w:lang w:val="en-US" w:eastAsia="zh-CN"/>
              </w:rPr>
            </w:rPrChange>
          </w:rPr>
          <w:t>%</w:t>
        </w:r>
      </w:ins>
      <w:ins w:id="2361" w:author="野草" w:date="2024-02-01T10:07:42Z">
        <w:r>
          <w:rPr>
            <w:rFonts w:hint="eastAsia"/>
            <w:highlight w:val="green"/>
            <w:u w:val="single"/>
            <w:lang w:val="en-US" w:eastAsia="zh-CN"/>
            <w:rPrChange w:id="2362" w:author="野草" w:date="2024-02-01T11:23:58Z">
              <w:rPr>
                <w:rFonts w:hint="eastAsia"/>
                <w:highlight w:val="none"/>
                <w:lang w:val="en-US" w:eastAsia="zh-CN"/>
              </w:rPr>
            </w:rPrChange>
          </w:rPr>
          <w:t xml:space="preserve">, </w:t>
        </w:r>
      </w:ins>
      <w:ins w:id="2363" w:author="野草" w:date="2024-02-01T10:07:43Z">
        <w:r>
          <w:rPr>
            <w:rFonts w:hint="eastAsia"/>
            <w:highlight w:val="green"/>
            <w:u w:val="single"/>
            <w:lang w:val="en-US" w:eastAsia="zh-CN"/>
            <w:rPrChange w:id="2364" w:author="野草" w:date="2024-02-01T11:23:58Z">
              <w:rPr>
                <w:rFonts w:hint="eastAsia"/>
                <w:highlight w:val="none"/>
                <w:lang w:val="en-US" w:eastAsia="zh-CN"/>
              </w:rPr>
            </w:rPrChange>
          </w:rPr>
          <w:t>8.8</w:t>
        </w:r>
      </w:ins>
      <w:ins w:id="2365" w:author="野草" w:date="2024-02-01T10:07:44Z">
        <w:r>
          <w:rPr>
            <w:rFonts w:hint="eastAsia"/>
            <w:highlight w:val="green"/>
            <w:u w:val="single"/>
            <w:lang w:val="en-US" w:eastAsia="zh-CN"/>
            <w:rPrChange w:id="2366" w:author="野草" w:date="2024-02-01T11:23:58Z">
              <w:rPr>
                <w:rFonts w:hint="eastAsia"/>
                <w:highlight w:val="none"/>
                <w:lang w:val="en-US" w:eastAsia="zh-CN"/>
              </w:rPr>
            </w:rPrChange>
          </w:rPr>
          <w:t>%</w:t>
        </w:r>
      </w:ins>
      <w:ins w:id="2367" w:author="野草" w:date="2024-02-01T10:07:45Z">
        <w:r>
          <w:rPr>
            <w:rFonts w:hint="eastAsia"/>
            <w:highlight w:val="green"/>
            <w:u w:val="single"/>
            <w:lang w:val="en-US" w:eastAsia="zh-CN"/>
            <w:rPrChange w:id="2368" w:author="野草" w:date="2024-02-01T11:23:58Z">
              <w:rPr>
                <w:rFonts w:hint="eastAsia"/>
                <w:highlight w:val="none"/>
                <w:lang w:val="en-US" w:eastAsia="zh-CN"/>
              </w:rPr>
            </w:rPrChange>
          </w:rPr>
          <w:t xml:space="preserve">, </w:t>
        </w:r>
      </w:ins>
      <w:ins w:id="2369" w:author="野草" w:date="2024-02-01T10:07:46Z">
        <w:r>
          <w:rPr>
            <w:rFonts w:hint="eastAsia"/>
            <w:highlight w:val="green"/>
            <w:u w:val="single"/>
            <w:lang w:val="en-US" w:eastAsia="zh-CN"/>
            <w:rPrChange w:id="2370" w:author="野草" w:date="2024-02-01T11:23:58Z">
              <w:rPr>
                <w:rFonts w:hint="eastAsia"/>
                <w:highlight w:val="none"/>
                <w:lang w:val="en-US" w:eastAsia="zh-CN"/>
              </w:rPr>
            </w:rPrChange>
          </w:rPr>
          <w:t>5.2</w:t>
        </w:r>
      </w:ins>
      <w:ins w:id="2371" w:author="野草" w:date="2024-02-01T10:07:47Z">
        <w:r>
          <w:rPr>
            <w:rFonts w:hint="eastAsia"/>
            <w:highlight w:val="green"/>
            <w:u w:val="single"/>
            <w:lang w:val="en-US" w:eastAsia="zh-CN"/>
            <w:rPrChange w:id="2372" w:author="野草" w:date="2024-02-01T11:23:58Z">
              <w:rPr>
                <w:rFonts w:hint="eastAsia"/>
                <w:highlight w:val="none"/>
                <w:lang w:val="en-US" w:eastAsia="zh-CN"/>
              </w:rPr>
            </w:rPrChange>
          </w:rPr>
          <w:t xml:space="preserve">%, </w:t>
        </w:r>
      </w:ins>
      <w:ins w:id="2373" w:author="野草" w:date="2024-02-01T10:13:26Z">
        <w:r>
          <w:rPr>
            <w:rFonts w:hint="eastAsia"/>
            <w:highlight w:val="green"/>
            <w:u w:val="single"/>
            <w:lang w:val="en-US" w:eastAsia="zh-CN"/>
            <w:rPrChange w:id="2374" w:author="野草" w:date="2024-02-01T11:23:58Z">
              <w:rPr>
                <w:rFonts w:hint="eastAsia"/>
                <w:highlight w:val="none"/>
                <w:lang w:val="en-US" w:eastAsia="zh-CN"/>
              </w:rPr>
            </w:rPrChange>
          </w:rPr>
          <w:t>3.</w:t>
        </w:r>
      </w:ins>
      <w:ins w:id="2375" w:author="野草" w:date="2024-02-01T10:13:27Z">
        <w:r>
          <w:rPr>
            <w:rFonts w:hint="eastAsia"/>
            <w:highlight w:val="green"/>
            <w:u w:val="single"/>
            <w:lang w:val="en-US" w:eastAsia="zh-CN"/>
            <w:rPrChange w:id="2376" w:author="野草" w:date="2024-02-01T11:23:58Z">
              <w:rPr>
                <w:rFonts w:hint="eastAsia"/>
                <w:highlight w:val="none"/>
                <w:lang w:val="en-US" w:eastAsia="zh-CN"/>
              </w:rPr>
            </w:rPrChange>
          </w:rPr>
          <w:t xml:space="preserve">5% </w:t>
        </w:r>
      </w:ins>
      <w:ins w:id="2377" w:author="野草" w:date="2024-02-01T10:13:28Z">
        <w:r>
          <w:rPr>
            <w:rFonts w:hint="eastAsia"/>
            <w:highlight w:val="green"/>
            <w:u w:val="single"/>
            <w:lang w:val="en-US" w:eastAsia="zh-CN"/>
            <w:rPrChange w:id="2378" w:author="野草" w:date="2024-02-01T11:23:58Z">
              <w:rPr>
                <w:rFonts w:hint="eastAsia"/>
                <w:highlight w:val="none"/>
                <w:lang w:val="en-US" w:eastAsia="zh-CN"/>
              </w:rPr>
            </w:rPrChange>
          </w:rPr>
          <w:t xml:space="preserve">and </w:t>
        </w:r>
      </w:ins>
      <w:ins w:id="2379" w:author="野草" w:date="2024-02-01T10:13:29Z">
        <w:r>
          <w:rPr>
            <w:rFonts w:hint="eastAsia"/>
            <w:highlight w:val="green"/>
            <w:u w:val="single"/>
            <w:lang w:val="en-US" w:eastAsia="zh-CN"/>
            <w:rPrChange w:id="2380" w:author="野草" w:date="2024-02-01T11:23:58Z">
              <w:rPr>
                <w:rFonts w:hint="eastAsia"/>
                <w:highlight w:val="none"/>
                <w:lang w:val="en-US" w:eastAsia="zh-CN"/>
              </w:rPr>
            </w:rPrChange>
          </w:rPr>
          <w:t>3.3</w:t>
        </w:r>
      </w:ins>
      <w:ins w:id="2381" w:author="野草" w:date="2024-02-01T10:13:30Z">
        <w:r>
          <w:rPr>
            <w:rFonts w:hint="eastAsia"/>
            <w:highlight w:val="green"/>
            <w:u w:val="single"/>
            <w:lang w:val="en-US" w:eastAsia="zh-CN"/>
            <w:rPrChange w:id="2382" w:author="野草" w:date="2024-02-01T11:23:58Z">
              <w:rPr>
                <w:rFonts w:hint="eastAsia"/>
                <w:highlight w:val="none"/>
                <w:lang w:val="en-US" w:eastAsia="zh-CN"/>
              </w:rPr>
            </w:rPrChange>
          </w:rPr>
          <w:t>%</w:t>
        </w:r>
      </w:ins>
      <w:ins w:id="2383" w:author="野草" w:date="2024-02-01T10:04:11Z">
        <w:r>
          <w:rPr>
            <w:rFonts w:hint="eastAsia"/>
            <w:highlight w:val="cyan"/>
            <w:lang w:val="en-US" w:eastAsia="zh-CN"/>
            <w:rPrChange w:id="2384" w:author="野草" w:date="2024-02-01T11:23:07Z">
              <w:rPr>
                <w:rFonts w:hint="eastAsia"/>
                <w:highlight w:val="none"/>
                <w:lang w:val="en-US" w:eastAsia="zh-CN"/>
              </w:rPr>
            </w:rPrChange>
          </w:rPr>
          <w:t xml:space="preserve"> </w:t>
        </w:r>
      </w:ins>
      <w:ins w:id="2385" w:author="野草" w:date="2024-02-01T10:02:16Z">
        <w:r>
          <w:rPr>
            <w:rFonts w:hint="eastAsia"/>
            <w:highlight w:val="cyan"/>
            <w:lang w:val="en-US" w:eastAsia="zh-CN"/>
            <w:rPrChange w:id="2386" w:author="野草" w:date="2024-02-01T11:23:07Z">
              <w:rPr>
                <w:rFonts w:hint="eastAsia"/>
                <w:highlight w:val="none"/>
                <w:lang w:val="en-US" w:eastAsia="zh-CN"/>
              </w:rPr>
            </w:rPrChange>
          </w:rPr>
          <w:t>on the extremely hot day</w:t>
        </w:r>
      </w:ins>
      <w:ins w:id="2387" w:author="野草" w:date="2024-02-01T11:24:03Z">
        <w:r>
          <w:rPr>
            <w:rFonts w:hint="eastAsia"/>
            <w:highlight w:val="cyan"/>
            <w:lang w:val="en-US" w:eastAsia="zh-CN"/>
          </w:rPr>
          <w:t>, re</w:t>
        </w:r>
      </w:ins>
      <w:ins w:id="2388" w:author="野草" w:date="2024-02-01T11:24:04Z">
        <w:r>
          <w:rPr>
            <w:rFonts w:hint="eastAsia"/>
            <w:highlight w:val="cyan"/>
            <w:lang w:val="en-US" w:eastAsia="zh-CN"/>
          </w:rPr>
          <w:t>spec</w:t>
        </w:r>
      </w:ins>
      <w:ins w:id="2389" w:author="野草" w:date="2024-02-01T11:24:05Z">
        <w:r>
          <w:rPr>
            <w:rFonts w:hint="eastAsia"/>
            <w:highlight w:val="cyan"/>
            <w:lang w:val="en-US" w:eastAsia="zh-CN"/>
          </w:rPr>
          <w:t>tivel</w:t>
        </w:r>
      </w:ins>
      <w:ins w:id="2390" w:author="野草" w:date="2024-02-01T11:24:06Z">
        <w:r>
          <w:rPr>
            <w:rFonts w:hint="eastAsia"/>
            <w:highlight w:val="cyan"/>
            <w:lang w:val="en-US" w:eastAsia="zh-CN"/>
          </w:rPr>
          <w:t>y</w:t>
        </w:r>
      </w:ins>
      <w:ins w:id="2391" w:author="野草" w:date="2024-02-01T10:05:05Z">
        <w:r>
          <w:rPr>
            <w:rFonts w:hint="eastAsia"/>
            <w:highlight w:val="cyan"/>
            <w:lang w:val="en-US" w:eastAsia="zh-CN"/>
            <w:rPrChange w:id="2392" w:author="野草" w:date="2024-02-01T11:23:07Z">
              <w:rPr>
                <w:rFonts w:hint="eastAsia"/>
                <w:highlight w:val="none"/>
                <w:lang w:val="en-US" w:eastAsia="zh-CN"/>
              </w:rPr>
            </w:rPrChange>
          </w:rPr>
          <w:t>.</w:t>
        </w:r>
      </w:ins>
    </w:p>
    <w:p>
      <w:pPr>
        <w:numPr>
          <w:ilvl w:val="-1"/>
          <w:numId w:val="0"/>
        </w:numPr>
        <w:ind w:left="0" w:leftChars="0" w:firstLine="0" w:firstLineChars="0"/>
        <w:rPr>
          <w:ins w:id="2394" w:author="野草" w:date="2024-02-01T11:28:06Z"/>
          <w:rFonts w:hint="eastAsia"/>
          <w:highlight w:val="none"/>
          <w:lang w:val="en-US" w:eastAsia="zh-CN"/>
        </w:rPr>
        <w:pPrChange w:id="2393" w:author="野草" w:date="2024-01-31T15:02:07Z">
          <w:pPr>
            <w:numPr>
              <w:ilvl w:val="0"/>
              <w:numId w:val="3"/>
            </w:numPr>
            <w:ind w:left="420" w:leftChars="0" w:hanging="420" w:firstLineChars="0"/>
          </w:pPr>
        </w:pPrChange>
      </w:pPr>
    </w:p>
    <w:p>
      <w:pPr>
        <w:numPr>
          <w:ilvl w:val="-1"/>
          <w:numId w:val="0"/>
        </w:numPr>
        <w:ind w:left="0" w:leftChars="0" w:firstLine="0" w:firstLineChars="0"/>
        <w:rPr>
          <w:ins w:id="2396" w:author="野草" w:date="2024-02-01T10:14:10Z"/>
          <w:rFonts w:hint="eastAsia"/>
          <w:highlight w:val="none"/>
          <w:lang w:val="en-US" w:eastAsia="zh-CN"/>
        </w:rPr>
        <w:pPrChange w:id="2395" w:author="野草" w:date="2024-01-31T15:02:07Z">
          <w:pPr>
            <w:numPr>
              <w:ilvl w:val="0"/>
              <w:numId w:val="3"/>
            </w:numPr>
            <w:ind w:left="420" w:leftChars="0" w:hanging="420" w:firstLineChars="0"/>
          </w:pPr>
        </w:pPrChange>
      </w:pPr>
      <w:ins w:id="2397" w:author="野草" w:date="2024-02-01T11:28:06Z">
        <w:r>
          <w:rPr>
            <w:rFonts w:hint="eastAsia"/>
            <w:highlight w:val="green"/>
            <w:lang w:val="en-US" w:eastAsia="zh-CN"/>
          </w:rPr>
          <w:t>【up2024 0201 11:2</w:t>
        </w:r>
      </w:ins>
      <w:ins w:id="2398" w:author="野草" w:date="2024-02-01T11:28:53Z">
        <w:r>
          <w:rPr>
            <w:rFonts w:hint="eastAsia"/>
            <w:highlight w:val="green"/>
            <w:lang w:val="en-US" w:eastAsia="zh-CN"/>
          </w:rPr>
          <w:t>9</w:t>
        </w:r>
      </w:ins>
      <w:ins w:id="2399" w:author="野草" w:date="2024-02-01T11:28:06Z">
        <w:r>
          <w:rPr>
            <w:rFonts w:hint="eastAsia"/>
            <w:highlight w:val="green"/>
            <w:lang w:val="en-US" w:eastAsia="zh-CN"/>
          </w:rPr>
          <w:t>】</w:t>
        </w:r>
      </w:ins>
    </w:p>
    <w:p>
      <w:pPr>
        <w:numPr>
          <w:ilvl w:val="-1"/>
          <w:numId w:val="0"/>
        </w:numPr>
        <w:ind w:left="0" w:leftChars="0" w:firstLine="0" w:firstLineChars="0"/>
        <w:rPr>
          <w:del w:id="2401" w:author="野草" w:date="2024-02-01T09:46:52Z"/>
          <w:rFonts w:hint="eastAsia"/>
          <w:highlight w:val="none"/>
          <w:lang w:val="en-US" w:eastAsia="zh-CN"/>
        </w:rPr>
        <w:pPrChange w:id="2400" w:author="野草" w:date="2024-01-31T15:02:07Z">
          <w:pPr>
            <w:numPr>
              <w:ilvl w:val="0"/>
              <w:numId w:val="3"/>
            </w:numPr>
            <w:ind w:left="420" w:leftChars="0" w:hanging="420" w:firstLineChars="0"/>
          </w:pPr>
        </w:pPrChange>
      </w:pPr>
      <w:ins w:id="2402" w:author="野草" w:date="2024-02-01T11:27:46Z">
        <w:r>
          <w:rPr>
            <w:rFonts w:hint="eastAsia"/>
            <w:highlight w:val="cyan"/>
            <w:lang w:val="en-US" w:eastAsia="zh-CN"/>
            <w:rPrChange w:id="2403" w:author="野草" w:date="2024-02-01T11:28:04Z">
              <w:rPr>
                <w:rFonts w:hint="eastAsia"/>
                <w:highlight w:val="none"/>
                <w:lang w:val="en-US" w:eastAsia="zh-CN"/>
              </w:rPr>
            </w:rPrChange>
          </w:rPr>
          <w:t xml:space="preserve">The impacts of </w:t>
        </w:r>
      </w:ins>
      <w:ins w:id="2404" w:author="野草" w:date="2024-02-01T11:27:46Z">
        <w:r>
          <w:rPr>
            <w:rFonts w:hint="eastAsia"/>
            <w:highlight w:val="green"/>
            <w:lang w:val="en-US" w:eastAsia="zh-CN"/>
            <w:rPrChange w:id="2405" w:author="野草" w:date="2024-02-01T11:28:15Z">
              <w:rPr>
                <w:rFonts w:hint="eastAsia"/>
                <w:highlight w:val="none"/>
                <w:lang w:val="en-US" w:eastAsia="zh-CN"/>
              </w:rPr>
            </w:rPrChange>
          </w:rPr>
          <w:t>river width</w:t>
        </w:r>
      </w:ins>
      <w:ins w:id="2406" w:author="野草" w:date="2024-02-01T11:27:46Z">
        <w:r>
          <w:rPr>
            <w:rFonts w:hint="eastAsia"/>
            <w:highlight w:val="cyan"/>
            <w:lang w:val="en-US" w:eastAsia="zh-CN"/>
            <w:rPrChange w:id="2407" w:author="野草" w:date="2024-02-01T11:28:04Z">
              <w:rPr>
                <w:rFonts w:hint="eastAsia"/>
                <w:highlight w:val="none"/>
                <w:lang w:val="en-US" w:eastAsia="zh-CN"/>
              </w:rPr>
            </w:rPrChange>
          </w:rPr>
          <w:t xml:space="preserve"> and </w:t>
        </w:r>
      </w:ins>
      <w:ins w:id="2408" w:author="野草" w:date="2024-02-01T11:27:46Z">
        <w:r>
          <w:rPr>
            <w:rFonts w:hint="eastAsia"/>
            <w:highlight w:val="green"/>
            <w:lang w:val="en-US" w:eastAsia="zh-CN"/>
            <w:rPrChange w:id="2409" w:author="野草" w:date="2024-02-01T11:28:19Z">
              <w:rPr>
                <w:rFonts w:hint="eastAsia"/>
                <w:highlight w:val="none"/>
                <w:lang w:val="en-US" w:eastAsia="zh-CN"/>
              </w:rPr>
            </w:rPrChange>
          </w:rPr>
          <w:t>3D building characteristics</w:t>
        </w:r>
      </w:ins>
      <w:ins w:id="2410" w:author="野草" w:date="2024-02-01T11:27:46Z">
        <w:r>
          <w:rPr>
            <w:rFonts w:hint="eastAsia"/>
            <w:highlight w:val="cyan"/>
            <w:lang w:val="en-US" w:eastAsia="zh-CN"/>
            <w:rPrChange w:id="2411" w:author="野草" w:date="2024-02-01T11:28:04Z">
              <w:rPr>
                <w:rFonts w:hint="eastAsia"/>
                <w:highlight w:val="none"/>
                <w:lang w:val="en-US" w:eastAsia="zh-CN"/>
              </w:rPr>
            </w:rPrChange>
          </w:rPr>
          <w:t xml:space="preserve"> on CRCI were </w:t>
        </w:r>
      </w:ins>
      <w:ins w:id="2412" w:author="野草" w:date="2024-02-01T11:27:46Z">
        <w:r>
          <w:rPr>
            <w:rFonts w:hint="eastAsia"/>
            <w:highlight w:val="green"/>
            <w:lang w:val="en-US" w:eastAsia="zh-CN"/>
            <w:rPrChange w:id="2413" w:author="野草" w:date="2024-02-01T11:28:23Z">
              <w:rPr>
                <w:rFonts w:hint="eastAsia"/>
                <w:highlight w:val="none"/>
                <w:lang w:val="en-US" w:eastAsia="zh-CN"/>
              </w:rPr>
            </w:rPrChange>
          </w:rPr>
          <w:t>relatively smaller</w:t>
        </w:r>
      </w:ins>
      <w:ins w:id="2414" w:author="野草" w:date="2024-02-01T11:27:46Z">
        <w:r>
          <w:rPr>
            <w:rFonts w:hint="eastAsia"/>
            <w:highlight w:val="cyan"/>
            <w:lang w:val="en-US" w:eastAsia="zh-CN"/>
            <w:rPrChange w:id="2415" w:author="野草" w:date="2024-02-01T11:28:04Z">
              <w:rPr>
                <w:rFonts w:hint="eastAsia"/>
                <w:highlight w:val="none"/>
                <w:lang w:val="en-US" w:eastAsia="zh-CN"/>
              </w:rPr>
            </w:rPrChange>
          </w:rPr>
          <w:t xml:space="preserve"> compared to </w:t>
        </w:r>
      </w:ins>
      <w:ins w:id="2416" w:author="野草" w:date="2024-02-01T11:27:46Z">
        <w:r>
          <w:rPr>
            <w:rFonts w:hint="eastAsia"/>
            <w:highlight w:val="green"/>
            <w:lang w:val="en-US" w:eastAsia="zh-CN"/>
            <w:rPrChange w:id="2417" w:author="野草" w:date="2024-02-01T11:28:26Z">
              <w:rPr>
                <w:rFonts w:hint="eastAsia"/>
                <w:highlight w:val="none"/>
                <w:lang w:val="en-US" w:eastAsia="zh-CN"/>
              </w:rPr>
            </w:rPrChange>
          </w:rPr>
          <w:t>their effects</w:t>
        </w:r>
      </w:ins>
      <w:ins w:id="2418" w:author="野草" w:date="2024-02-01T11:27:46Z">
        <w:r>
          <w:rPr>
            <w:rFonts w:hint="eastAsia"/>
            <w:highlight w:val="cyan"/>
            <w:lang w:val="en-US" w:eastAsia="zh-CN"/>
            <w:rPrChange w:id="2419" w:author="野草" w:date="2024-02-01T11:28:04Z">
              <w:rPr>
                <w:rFonts w:hint="eastAsia"/>
                <w:highlight w:val="none"/>
                <w:lang w:val="en-US" w:eastAsia="zh-CN"/>
              </w:rPr>
            </w:rPrChange>
          </w:rPr>
          <w:t xml:space="preserve"> on RCI. The ranking of </w:t>
        </w:r>
      </w:ins>
      <w:ins w:id="2420" w:author="野草" w:date="2024-02-01T11:27:46Z">
        <w:r>
          <w:rPr>
            <w:rFonts w:hint="eastAsia"/>
            <w:highlight w:val="green"/>
            <w:lang w:val="en-US" w:eastAsia="zh-CN"/>
            <w:rPrChange w:id="2421" w:author="野草" w:date="2024-02-01T11:28:30Z">
              <w:rPr>
                <w:rFonts w:hint="eastAsia"/>
                <w:highlight w:val="none"/>
                <w:lang w:val="en-US" w:eastAsia="zh-CN"/>
              </w:rPr>
            </w:rPrChange>
          </w:rPr>
          <w:t>relative importances</w:t>
        </w:r>
      </w:ins>
      <w:ins w:id="2422" w:author="野草" w:date="2024-02-01T11:27:46Z">
        <w:r>
          <w:rPr>
            <w:rFonts w:hint="eastAsia"/>
            <w:highlight w:val="cyan"/>
            <w:lang w:val="en-US" w:eastAsia="zh-CN"/>
            <w:rPrChange w:id="2423" w:author="野草" w:date="2024-02-01T11:28:04Z">
              <w:rPr>
                <w:rFonts w:hint="eastAsia"/>
                <w:highlight w:val="none"/>
                <w:lang w:val="en-US" w:eastAsia="zh-CN"/>
              </w:rPr>
            </w:rPrChange>
          </w:rPr>
          <w:t xml:space="preserve"> was </w:t>
        </w:r>
      </w:ins>
      <w:ins w:id="2424" w:author="野草" w:date="2024-02-01T11:27:46Z">
        <w:r>
          <w:rPr>
            <w:rFonts w:hint="eastAsia"/>
            <w:highlight w:val="green"/>
            <w:lang w:val="en-US" w:eastAsia="zh-CN"/>
            <w:rPrChange w:id="2425" w:author="野草" w:date="2024-02-01T11:28:33Z">
              <w:rPr>
                <w:rFonts w:hint="eastAsia"/>
                <w:highlight w:val="none"/>
                <w:lang w:val="en-US" w:eastAsia="zh-CN"/>
              </w:rPr>
            </w:rPrChange>
          </w:rPr>
          <w:t>as follows</w:t>
        </w:r>
      </w:ins>
      <w:ins w:id="2426" w:author="野草" w:date="2024-02-01T11:27:46Z">
        <w:r>
          <w:rPr>
            <w:rFonts w:hint="eastAsia"/>
            <w:highlight w:val="cyan"/>
            <w:lang w:val="en-US" w:eastAsia="zh-CN"/>
            <w:rPrChange w:id="2427" w:author="野草" w:date="2024-02-01T11:28:04Z">
              <w:rPr>
                <w:rFonts w:hint="eastAsia"/>
                <w:highlight w:val="none"/>
                <w:lang w:val="en-US" w:eastAsia="zh-CN"/>
              </w:rPr>
            </w:rPrChange>
          </w:rPr>
          <w:t xml:space="preserve"> on the </w:t>
        </w:r>
      </w:ins>
      <w:ins w:id="2428" w:author="野草" w:date="2024-02-01T11:27:46Z">
        <w:r>
          <w:rPr>
            <w:rFonts w:hint="eastAsia"/>
            <w:highlight w:val="green"/>
            <w:lang w:val="en-US" w:eastAsia="zh-CN"/>
            <w:rPrChange w:id="2429" w:author="野草" w:date="2024-02-01T11:28:35Z">
              <w:rPr>
                <w:rFonts w:hint="eastAsia"/>
                <w:highlight w:val="none"/>
                <w:lang w:val="en-US" w:eastAsia="zh-CN"/>
              </w:rPr>
            </w:rPrChange>
          </w:rPr>
          <w:t>normal summer day</w:t>
        </w:r>
      </w:ins>
      <w:ins w:id="2430" w:author="野草" w:date="2024-02-01T11:27:46Z">
        <w:r>
          <w:rPr>
            <w:rFonts w:hint="eastAsia"/>
            <w:highlight w:val="cyan"/>
            <w:lang w:val="en-US" w:eastAsia="zh-CN"/>
            <w:rPrChange w:id="2431" w:author="野草" w:date="2024-02-01T11:28:04Z">
              <w:rPr>
                <w:rFonts w:hint="eastAsia"/>
                <w:highlight w:val="none"/>
                <w:lang w:val="en-US" w:eastAsia="zh-CN"/>
              </w:rPr>
            </w:rPrChange>
          </w:rPr>
          <w:t xml:space="preserve">: </w:t>
        </w:r>
      </w:ins>
      <w:ins w:id="2432" w:author="野草" w:date="2024-02-01T11:27:46Z">
        <w:r>
          <w:rPr>
            <w:rFonts w:hint="eastAsia"/>
            <w:strike w:val="0"/>
            <w:highlight w:val="green"/>
            <w:u w:val="single"/>
            <w:lang w:val="en-US" w:eastAsia="zh-CN"/>
            <w:rPrChange w:id="2433" w:author="野草" w:date="2024-02-01T11:28:41Z">
              <w:rPr>
                <w:rFonts w:hint="eastAsia"/>
                <w:highlight w:val="none"/>
                <w:lang w:val="en-US" w:eastAsia="zh-CN"/>
              </w:rPr>
            </w:rPrChange>
          </w:rPr>
          <w:t>RW (10.1%), FAR (4.0%), MBH (2.4%), and BR (2.2%)</w:t>
        </w:r>
      </w:ins>
      <w:ins w:id="2434" w:author="野草" w:date="2024-02-01T11:27:46Z">
        <w:r>
          <w:rPr>
            <w:rFonts w:hint="eastAsia"/>
            <w:highlight w:val="cyan"/>
            <w:lang w:val="en-US" w:eastAsia="zh-CN"/>
            <w:rPrChange w:id="2435" w:author="野草" w:date="2024-02-01T11:28:04Z">
              <w:rPr>
                <w:rFonts w:hint="eastAsia"/>
                <w:highlight w:val="none"/>
                <w:lang w:val="en-US" w:eastAsia="zh-CN"/>
              </w:rPr>
            </w:rPrChange>
          </w:rPr>
          <w:t xml:space="preserve">. On the </w:t>
        </w:r>
      </w:ins>
      <w:ins w:id="2436" w:author="野草" w:date="2024-02-01T11:27:46Z">
        <w:r>
          <w:rPr>
            <w:rFonts w:hint="eastAsia"/>
            <w:highlight w:val="green"/>
            <w:lang w:val="en-US" w:eastAsia="zh-CN"/>
            <w:rPrChange w:id="2437" w:author="野草" w:date="2024-02-01T11:28:45Z">
              <w:rPr>
                <w:rFonts w:hint="eastAsia"/>
                <w:highlight w:val="none"/>
                <w:lang w:val="en-US" w:eastAsia="zh-CN"/>
              </w:rPr>
            </w:rPrChange>
          </w:rPr>
          <w:t>extremely hot day</w:t>
        </w:r>
      </w:ins>
      <w:ins w:id="2438" w:author="野草" w:date="2024-02-01T11:27:46Z">
        <w:r>
          <w:rPr>
            <w:rFonts w:hint="eastAsia"/>
            <w:highlight w:val="cyan"/>
            <w:lang w:val="en-US" w:eastAsia="zh-CN"/>
            <w:rPrChange w:id="2439" w:author="野草" w:date="2024-02-01T11:28:04Z">
              <w:rPr>
                <w:rFonts w:hint="eastAsia"/>
                <w:highlight w:val="none"/>
                <w:lang w:val="en-US" w:eastAsia="zh-CN"/>
              </w:rPr>
            </w:rPrChange>
          </w:rPr>
          <w:t xml:space="preserve">, the ranking was </w:t>
        </w:r>
      </w:ins>
      <w:ins w:id="2440" w:author="野草" w:date="2024-02-01T11:27:46Z">
        <w:r>
          <w:rPr>
            <w:rFonts w:hint="eastAsia"/>
            <w:highlight w:val="green"/>
            <w:u w:val="single"/>
            <w:lang w:val="en-US" w:eastAsia="zh-CN"/>
            <w:rPrChange w:id="2441" w:author="野草" w:date="2024-02-01T11:28:49Z">
              <w:rPr>
                <w:rFonts w:hint="eastAsia"/>
                <w:highlight w:val="none"/>
                <w:lang w:val="en-US" w:eastAsia="zh-CN"/>
              </w:rPr>
            </w:rPrChange>
          </w:rPr>
          <w:t>RW (7.6%), FAR (3.1%), BR (2.2%), and MBH (1.8%)</w:t>
        </w:r>
      </w:ins>
      <w:ins w:id="2442" w:author="野草" w:date="2024-02-01T11:27:46Z">
        <w:r>
          <w:rPr>
            <w:rFonts w:hint="eastAsia"/>
            <w:highlight w:val="cyan"/>
            <w:lang w:val="en-US" w:eastAsia="zh-CN"/>
            <w:rPrChange w:id="2443" w:author="野草" w:date="2024-02-01T11:28:04Z">
              <w:rPr>
                <w:rFonts w:hint="eastAsia"/>
                <w:highlight w:val="none"/>
                <w:lang w:val="en-US" w:eastAsia="zh-CN"/>
              </w:rPr>
            </w:rPrChange>
          </w:rPr>
          <w:t>.</w:t>
        </w:r>
      </w:ins>
      <w:del w:id="2444" w:author="野草" w:date="2024-02-01T09:46:52Z">
        <w:r>
          <w:rPr>
            <w:rFonts w:hint="eastAsia"/>
            <w:highlight w:val="none"/>
            <w:lang w:val="en-US" w:eastAsia="zh-CN"/>
          </w:rPr>
          <w:delText xml:space="preserve">Similar to RCI, CRCI is also largely affected by topography as average slope and elevation contribute </w:delText>
        </w:r>
      </w:del>
      <w:del w:id="2445" w:author="野草" w:date="2024-02-01T09:46:52Z">
        <w:r>
          <w:rPr>
            <w:rFonts w:hint="eastAsia"/>
            <w:highlight w:val="none"/>
            <w:u w:val="single"/>
            <w:lang w:val="en-US" w:eastAsia="zh-CN"/>
          </w:rPr>
          <w:delText>8.3 % and 22.1 %</w:delText>
        </w:r>
      </w:del>
      <w:del w:id="2446" w:author="野草" w:date="2024-02-01T09:46:52Z">
        <w:r>
          <w:rPr>
            <w:rFonts w:hint="eastAsia"/>
            <w:highlight w:val="none"/>
            <w:lang w:val="en-US" w:eastAsia="zh-CN"/>
          </w:rPr>
          <w:delText xml:space="preserve"> in the normal summer day. In the extremely hot day, the corresponding contributions are even higher, being </w:delText>
        </w:r>
      </w:del>
      <w:del w:id="2447" w:author="野草" w:date="2024-02-01T09:46:52Z">
        <w:r>
          <w:rPr>
            <w:rFonts w:hint="eastAsia"/>
            <w:highlight w:val="none"/>
            <w:u w:val="single"/>
            <w:lang w:val="en-US" w:eastAsia="zh-CN"/>
          </w:rPr>
          <w:delText>32.9 % and 9.0 %</w:delText>
        </w:r>
      </w:del>
      <w:del w:id="2448" w:author="野草" w:date="2024-02-01T09:46:52Z">
        <w:r>
          <w:rPr>
            <w:rFonts w:hint="eastAsia"/>
            <w:highlight w:val="none"/>
            <w:lang w:val="en-US" w:eastAsia="zh-CN"/>
          </w:rPr>
          <w:delText xml:space="preserve">, respectively. </w:delText>
        </w:r>
      </w:del>
    </w:p>
    <w:p>
      <w:pPr>
        <w:numPr>
          <w:ilvl w:val="-1"/>
          <w:numId w:val="0"/>
        </w:numPr>
        <w:ind w:left="0" w:leftChars="0" w:firstLine="0" w:firstLineChars="0"/>
        <w:rPr>
          <w:del w:id="2450" w:author="野草" w:date="2024-02-01T07:42:40Z"/>
          <w:rFonts w:hint="default"/>
          <w:highlight w:val="none"/>
          <w:lang w:val="en-US" w:eastAsia="zh-CN"/>
        </w:rPr>
        <w:pPrChange w:id="2449" w:author="野草" w:date="2024-01-31T15:02:08Z">
          <w:pPr>
            <w:numPr>
              <w:ilvl w:val="0"/>
              <w:numId w:val="3"/>
            </w:numPr>
            <w:ind w:left="420" w:leftChars="0" w:hanging="420" w:firstLineChars="0"/>
          </w:pPr>
        </w:pPrChange>
      </w:pPr>
      <w:del w:id="2451" w:author="野草" w:date="2024-02-01T07:42:40Z">
        <w:r>
          <w:rPr>
            <w:rFonts w:hint="eastAsia"/>
            <w:highlight w:val="none"/>
            <w:lang w:val="en-US" w:eastAsia="zh-CN"/>
          </w:rPr>
          <w:delText>Compared to the relative importance of 2D land use patterns in influencing RCI, their contributions on CRCI are significantly stronger.</w:delText>
        </w:r>
      </w:del>
    </w:p>
    <w:p>
      <w:pPr>
        <w:numPr>
          <w:ilvl w:val="-1"/>
          <w:numId w:val="0"/>
        </w:numPr>
        <w:ind w:left="0" w:leftChars="0" w:firstLine="0" w:firstLineChars="0"/>
        <w:rPr>
          <w:del w:id="2453" w:author="野草" w:date="2024-02-01T07:42:40Z"/>
          <w:rFonts w:hint="default"/>
          <w:highlight w:val="none"/>
          <w:lang w:val="en-US" w:eastAsia="zh-CN"/>
        </w:rPr>
        <w:pPrChange w:id="2452" w:author="野草" w:date="2024-01-31T15:02:08Z">
          <w:pPr>
            <w:numPr>
              <w:ilvl w:val="0"/>
              <w:numId w:val="3"/>
            </w:numPr>
            <w:ind w:left="420" w:leftChars="0" w:hanging="420" w:firstLineChars="0"/>
          </w:pPr>
        </w:pPrChange>
      </w:pPr>
      <w:del w:id="2454" w:author="野草" w:date="2024-02-01T07:42:40Z">
        <w:r>
          <w:rPr>
            <w:rFonts w:hint="eastAsia"/>
            <w:highlight w:val="none"/>
            <w:lang w:val="en-US" w:eastAsia="zh-CN"/>
          </w:rPr>
          <w:delText xml:space="preserve">LSI_I stands out as the predominant factor, making a substantial contribution of </w:delText>
        </w:r>
      </w:del>
      <w:del w:id="2455" w:author="野草" w:date="2024-02-01T07:42:40Z">
        <w:r>
          <w:rPr>
            <w:rFonts w:hint="eastAsia"/>
            <w:highlight w:val="none"/>
            <w:u w:val="single"/>
            <w:lang w:val="en-US" w:eastAsia="zh-CN"/>
          </w:rPr>
          <w:delText>28.8 %</w:delText>
        </w:r>
      </w:del>
      <w:del w:id="2456" w:author="野草" w:date="2024-02-01T07:42:40Z">
        <w:r>
          <w:rPr>
            <w:rFonts w:hint="eastAsia"/>
            <w:highlight w:val="none"/>
            <w:lang w:val="en-US" w:eastAsia="zh-CN"/>
          </w:rPr>
          <w:delText xml:space="preserve">, surpassing the second-largest factor by </w:delText>
        </w:r>
      </w:del>
      <w:del w:id="2457" w:author="野草" w:date="2024-02-01T07:42:40Z">
        <w:r>
          <w:rPr>
            <w:rFonts w:hint="eastAsia"/>
            <w:highlight w:val="none"/>
            <w:u w:val="single"/>
            <w:lang w:val="en-US" w:eastAsia="zh-CN"/>
          </w:rPr>
          <w:delText>more than 7 % in the normal summer day</w:delText>
        </w:r>
      </w:del>
      <w:del w:id="2458" w:author="野草" w:date="2024-02-01T07:42:40Z">
        <w:r>
          <w:rPr>
            <w:rFonts w:hint="eastAsia"/>
            <w:highlight w:val="none"/>
            <w:lang w:val="en-US" w:eastAsia="zh-CN"/>
          </w:rPr>
          <w:delText>.</w:delText>
        </w:r>
      </w:del>
    </w:p>
    <w:p>
      <w:pPr>
        <w:numPr>
          <w:ilvl w:val="-1"/>
          <w:numId w:val="0"/>
        </w:numPr>
        <w:ind w:left="0" w:leftChars="0" w:firstLine="0" w:firstLineChars="0"/>
        <w:rPr>
          <w:del w:id="2460" w:author="野草" w:date="2024-02-01T07:42:40Z"/>
          <w:rFonts w:hint="default"/>
          <w:highlight w:val="none"/>
          <w:lang w:val="en-US" w:eastAsia="zh-CN"/>
        </w:rPr>
        <w:pPrChange w:id="2459" w:author="野草" w:date="2024-01-31T15:02:09Z">
          <w:pPr>
            <w:numPr>
              <w:ilvl w:val="0"/>
              <w:numId w:val="3"/>
            </w:numPr>
            <w:ind w:left="420" w:leftChars="0" w:hanging="420" w:firstLineChars="0"/>
          </w:pPr>
        </w:pPrChange>
      </w:pPr>
      <w:del w:id="2461" w:author="野草" w:date="2024-02-01T07:42:40Z">
        <w:r>
          <w:rPr>
            <w:rFonts w:hint="default"/>
            <w:highlight w:val="none"/>
            <w:lang w:val="en-US" w:eastAsia="zh-CN"/>
          </w:rPr>
          <w:delText xml:space="preserve">Factors </w:delText>
        </w:r>
      </w:del>
      <w:del w:id="2462" w:author="野草" w:date="2024-02-01T07:42:40Z">
        <w:r>
          <w:rPr>
            <w:rFonts w:hint="eastAsia"/>
            <w:highlight w:val="none"/>
            <w:lang w:val="en-US" w:eastAsia="zh-CN"/>
          </w:rPr>
          <w:delText xml:space="preserve">of </w:delText>
        </w:r>
      </w:del>
      <w:del w:id="2463" w:author="野草" w:date="2024-02-01T07:42:40Z">
        <w:r>
          <w:rPr>
            <w:rFonts w:hint="eastAsia"/>
            <w:highlight w:val="none"/>
            <w:u w:val="single"/>
            <w:lang w:val="en-US" w:eastAsia="zh-CN"/>
          </w:rPr>
          <w:delText>LSI_G (11.0 %)</w:delText>
        </w:r>
      </w:del>
      <w:del w:id="2464" w:author="野草" w:date="2024-02-01T07:42:40Z">
        <w:r>
          <w:rPr>
            <w:rFonts w:hint="default"/>
            <w:highlight w:val="none"/>
            <w:u w:val="single"/>
            <w:lang w:val="en-US" w:eastAsia="zh-CN"/>
          </w:rPr>
          <w:delText xml:space="preserve">, </w:delText>
        </w:r>
      </w:del>
      <w:del w:id="2465" w:author="野草" w:date="2024-02-01T07:42:40Z">
        <w:r>
          <w:rPr>
            <w:rFonts w:hint="eastAsia"/>
            <w:highlight w:val="none"/>
            <w:u w:val="single"/>
            <w:lang w:val="en-US" w:eastAsia="zh-CN"/>
          </w:rPr>
          <w:delText>AI_G</w:delText>
        </w:r>
      </w:del>
      <w:del w:id="2466" w:author="野草" w:date="2024-02-01T07:42:40Z">
        <w:r>
          <w:rPr>
            <w:rFonts w:hint="default"/>
            <w:highlight w:val="none"/>
            <w:u w:val="single"/>
            <w:lang w:val="en-US" w:eastAsia="zh-CN"/>
          </w:rPr>
          <w:delText xml:space="preserve"> </w:delText>
        </w:r>
      </w:del>
      <w:del w:id="2467" w:author="野草" w:date="2024-02-01T07:42:40Z">
        <w:r>
          <w:rPr>
            <w:rFonts w:hint="eastAsia"/>
            <w:highlight w:val="none"/>
            <w:u w:val="single"/>
            <w:lang w:val="en-US" w:eastAsia="zh-CN"/>
          </w:rPr>
          <w:delText>(6.7 %), AI_I</w:delText>
        </w:r>
      </w:del>
      <w:del w:id="2468" w:author="野草" w:date="2024-02-01T07:42:40Z">
        <w:r>
          <w:rPr>
            <w:rFonts w:hint="default"/>
            <w:highlight w:val="none"/>
            <w:u w:val="single"/>
            <w:lang w:val="en-US" w:eastAsia="zh-CN"/>
          </w:rPr>
          <w:delText xml:space="preserve"> </w:delText>
        </w:r>
      </w:del>
      <w:del w:id="2469" w:author="野草" w:date="2024-02-01T07:42:40Z">
        <w:r>
          <w:rPr>
            <w:rFonts w:hint="eastAsia"/>
            <w:highlight w:val="none"/>
            <w:u w:val="single"/>
            <w:lang w:val="en-US" w:eastAsia="zh-CN"/>
          </w:rPr>
          <w:delText>(6.4 %), PRO_I (2.1 %) and PRO_G (1.8 %)</w:delText>
        </w:r>
      </w:del>
      <w:del w:id="2470" w:author="野草" w:date="2024-02-01T07:42:40Z">
        <w:r>
          <w:rPr>
            <w:rFonts w:hint="eastAsia"/>
            <w:highlight w:val="none"/>
            <w:lang w:val="en-US" w:eastAsia="zh-CN"/>
          </w:rPr>
          <w:delText xml:space="preserve"> </w:delText>
        </w:r>
      </w:del>
      <w:del w:id="2471" w:author="野草" w:date="2024-02-01T07:42:40Z">
        <w:r>
          <w:rPr>
            <w:rFonts w:hint="default"/>
            <w:highlight w:val="none"/>
            <w:lang w:val="en-US" w:eastAsia="zh-CN"/>
          </w:rPr>
          <w:delText>follow in succession in terms of contribution.</w:delText>
        </w:r>
      </w:del>
    </w:p>
    <w:p>
      <w:pPr>
        <w:numPr>
          <w:ilvl w:val="-1"/>
          <w:numId w:val="0"/>
        </w:numPr>
        <w:ind w:left="0" w:leftChars="0" w:firstLine="0" w:firstLineChars="0"/>
        <w:rPr>
          <w:del w:id="2473" w:author="野草" w:date="2024-02-01T07:42:40Z"/>
          <w:rFonts w:hint="default"/>
          <w:highlight w:val="none"/>
          <w:lang w:val="en-US" w:eastAsia="zh-CN"/>
        </w:rPr>
        <w:pPrChange w:id="2472" w:author="野草" w:date="2024-01-31T15:02:10Z">
          <w:pPr>
            <w:numPr>
              <w:ilvl w:val="0"/>
              <w:numId w:val="3"/>
            </w:numPr>
            <w:ind w:left="420" w:leftChars="0" w:hanging="420" w:firstLineChars="0"/>
          </w:pPr>
        </w:pPrChange>
      </w:pPr>
      <w:del w:id="2474" w:author="野草" w:date="2024-02-01T07:42:40Z">
        <w:r>
          <w:rPr>
            <w:rFonts w:hint="eastAsia"/>
            <w:highlight w:val="none"/>
            <w:lang w:val="en-US" w:eastAsia="zh-CN"/>
          </w:rPr>
          <w:delText xml:space="preserve">In the extremely hot day, the contribution of </w:delText>
        </w:r>
      </w:del>
      <w:del w:id="2475" w:author="野草" w:date="2024-02-01T07:42:40Z">
        <w:r>
          <w:rPr>
            <w:rFonts w:hint="eastAsia"/>
            <w:highlight w:val="none"/>
            <w:u w:val="single"/>
            <w:lang w:val="en-US" w:eastAsia="zh-CN"/>
          </w:rPr>
          <w:delText>LSI_I</w:delText>
        </w:r>
      </w:del>
      <w:del w:id="2476" w:author="野草" w:date="2024-02-01T07:42:40Z">
        <w:r>
          <w:rPr>
            <w:rFonts w:hint="eastAsia"/>
            <w:highlight w:val="none"/>
            <w:lang w:val="en-US" w:eastAsia="zh-CN"/>
          </w:rPr>
          <w:delText xml:space="preserve"> is significantly smaller, </w:delText>
        </w:r>
      </w:del>
      <w:del w:id="2477" w:author="野草" w:date="2024-02-01T07:42:40Z">
        <w:r>
          <w:rPr>
            <w:rFonts w:hint="eastAsia"/>
            <w:highlight w:val="none"/>
            <w:u w:val="single"/>
            <w:lang w:val="en-US" w:eastAsia="zh-CN"/>
          </w:rPr>
          <w:delText>being 19.3 %.</w:delText>
        </w:r>
      </w:del>
    </w:p>
    <w:p>
      <w:pPr>
        <w:numPr>
          <w:ilvl w:val="-1"/>
          <w:numId w:val="0"/>
        </w:numPr>
        <w:ind w:left="0" w:leftChars="0" w:firstLine="0" w:firstLineChars="0"/>
        <w:rPr>
          <w:del w:id="2479" w:author="野草" w:date="2024-02-01T07:42:40Z"/>
          <w:rFonts w:hint="default"/>
          <w:highlight w:val="none"/>
          <w:lang w:val="en-US" w:eastAsia="zh-CN"/>
        </w:rPr>
        <w:pPrChange w:id="2478" w:author="野草" w:date="2024-01-31T15:02:11Z">
          <w:pPr>
            <w:numPr>
              <w:ilvl w:val="0"/>
              <w:numId w:val="3"/>
            </w:numPr>
            <w:ind w:left="420" w:leftChars="0" w:hanging="420" w:firstLineChars="0"/>
          </w:pPr>
        </w:pPrChange>
      </w:pPr>
      <w:del w:id="2480" w:author="野草" w:date="2024-02-01T07:42:40Z">
        <w:r>
          <w:rPr>
            <w:rFonts w:hint="eastAsia"/>
            <w:highlight w:val="none"/>
            <w:u w:val="single"/>
            <w:lang w:val="en-US" w:eastAsia="zh-CN"/>
          </w:rPr>
          <w:delText>AI_G</w:delText>
        </w:r>
      </w:del>
      <w:del w:id="2481" w:author="野草" w:date="2024-02-01T07:42:40Z">
        <w:r>
          <w:rPr>
            <w:rFonts w:hint="default"/>
            <w:highlight w:val="none"/>
            <w:u w:val="single"/>
            <w:lang w:val="en-US" w:eastAsia="zh-CN"/>
          </w:rPr>
          <w:delText xml:space="preserve">, </w:delText>
        </w:r>
      </w:del>
      <w:del w:id="2482" w:author="野草" w:date="2024-02-01T07:42:40Z">
        <w:r>
          <w:rPr>
            <w:rFonts w:hint="eastAsia"/>
            <w:highlight w:val="none"/>
            <w:u w:val="single"/>
            <w:lang w:val="en-US" w:eastAsia="zh-CN"/>
          </w:rPr>
          <w:delText>LSI_G</w:delText>
        </w:r>
      </w:del>
      <w:del w:id="2483" w:author="野草" w:date="2024-02-01T07:42:40Z">
        <w:r>
          <w:rPr>
            <w:rFonts w:hint="default"/>
            <w:highlight w:val="none"/>
            <w:u w:val="single"/>
            <w:lang w:val="en-US" w:eastAsia="zh-CN"/>
          </w:rPr>
          <w:delText xml:space="preserve">, </w:delText>
        </w:r>
      </w:del>
      <w:del w:id="2484" w:author="野草" w:date="2024-02-01T07:42:40Z">
        <w:r>
          <w:rPr>
            <w:rFonts w:hint="eastAsia"/>
            <w:highlight w:val="none"/>
            <w:u w:val="single"/>
            <w:lang w:val="en-US" w:eastAsia="zh-CN"/>
          </w:rPr>
          <w:delText>AI_I</w:delText>
        </w:r>
      </w:del>
      <w:del w:id="2485" w:author="野草" w:date="2024-02-01T07:42:40Z">
        <w:r>
          <w:rPr>
            <w:rFonts w:hint="default"/>
            <w:highlight w:val="none"/>
            <w:u w:val="single"/>
            <w:lang w:val="en-US" w:eastAsia="zh-CN"/>
          </w:rPr>
          <w:delText>,</w:delText>
        </w:r>
      </w:del>
      <w:del w:id="2486" w:author="野草" w:date="2024-02-01T07:42:40Z">
        <w:r>
          <w:rPr>
            <w:rFonts w:hint="eastAsia"/>
            <w:highlight w:val="none"/>
            <w:u w:val="single"/>
            <w:lang w:val="en-US" w:eastAsia="zh-CN"/>
          </w:rPr>
          <w:delText xml:space="preserve"> PRO_I</w:delText>
        </w:r>
      </w:del>
      <w:del w:id="2487" w:author="野草" w:date="2024-02-01T07:42:40Z">
        <w:r>
          <w:rPr>
            <w:rFonts w:hint="default"/>
            <w:highlight w:val="none"/>
            <w:u w:val="single"/>
            <w:lang w:val="en-US" w:eastAsia="zh-CN"/>
          </w:rPr>
          <w:delText xml:space="preserve"> and </w:delText>
        </w:r>
      </w:del>
      <w:del w:id="2488" w:author="野草" w:date="2024-02-01T07:42:40Z">
        <w:r>
          <w:rPr>
            <w:rFonts w:hint="eastAsia"/>
            <w:highlight w:val="none"/>
            <w:u w:val="single"/>
            <w:lang w:val="en-US" w:eastAsia="zh-CN"/>
          </w:rPr>
          <w:delText>PRO_G</w:delText>
        </w:r>
      </w:del>
      <w:del w:id="2489" w:author="野草" w:date="2024-02-01T07:42:40Z">
        <w:r>
          <w:rPr>
            <w:rFonts w:hint="default"/>
            <w:highlight w:val="none"/>
            <w:lang w:val="en-US" w:eastAsia="zh-CN"/>
          </w:rPr>
          <w:delText xml:space="preserve"> rank successively</w:delText>
        </w:r>
      </w:del>
      <w:del w:id="2490" w:author="野草" w:date="2024-02-01T07:42:40Z">
        <w:r>
          <w:rPr>
            <w:rFonts w:hint="eastAsia"/>
            <w:highlight w:val="none"/>
            <w:lang w:val="en-US" w:eastAsia="zh-CN"/>
          </w:rPr>
          <w:delText xml:space="preserve"> with relative importance of 10.8 %, 8.3 %, 4.1 %, 2.8 % and 1.3 %, respectively.</w:delText>
        </w:r>
      </w:del>
    </w:p>
    <w:p>
      <w:pPr>
        <w:numPr>
          <w:ilvl w:val="-1"/>
          <w:numId w:val="0"/>
        </w:numPr>
        <w:ind w:left="0" w:leftChars="0" w:firstLine="0" w:firstLineChars="0"/>
        <w:rPr>
          <w:del w:id="2492" w:author="野草" w:date="2024-02-01T07:42:40Z"/>
          <w:rFonts w:hint="default"/>
          <w:highlight w:val="none"/>
          <w:lang w:val="en-US" w:eastAsia="zh-CN"/>
        </w:rPr>
        <w:pPrChange w:id="2491" w:author="野草" w:date="2024-01-31T15:02:11Z">
          <w:pPr>
            <w:numPr>
              <w:ilvl w:val="0"/>
              <w:numId w:val="3"/>
            </w:numPr>
            <w:ind w:left="420" w:leftChars="0" w:hanging="420" w:firstLineChars="0"/>
          </w:pPr>
        </w:pPrChange>
      </w:pPr>
      <w:del w:id="2493" w:author="野草" w:date="2024-02-01T07:42:40Z">
        <w:r>
          <w:rPr>
            <w:rFonts w:hint="eastAsia"/>
            <w:highlight w:val="none"/>
            <w:lang w:val="en-US" w:eastAsia="zh-CN"/>
          </w:rPr>
          <w:delText>It should be noted that 3D building characteristics make little contributions on CRCI. Both variables (FAR and MBH) contribute</w:delText>
        </w:r>
      </w:del>
      <w:del w:id="2494" w:author="野草" w:date="2024-02-01T07:42:40Z">
        <w:r>
          <w:rPr>
            <w:rFonts w:hint="eastAsia"/>
            <w:highlight w:val="none"/>
            <w:u w:val="single"/>
            <w:lang w:val="en-US" w:eastAsia="zh-CN"/>
          </w:rPr>
          <w:delText xml:space="preserve"> less than 3 %</w:delText>
        </w:r>
      </w:del>
      <w:del w:id="2495" w:author="野草" w:date="2024-02-01T07:42:40Z">
        <w:r>
          <w:rPr>
            <w:rFonts w:hint="eastAsia"/>
            <w:highlight w:val="none"/>
            <w:lang w:val="en-US" w:eastAsia="zh-CN"/>
          </w:rPr>
          <w:delText xml:space="preserve"> in the 2 case days.</w:delText>
        </w:r>
      </w:del>
    </w:p>
    <w:p>
      <w:pPr>
        <w:numPr>
          <w:ilvl w:val="-1"/>
          <w:numId w:val="0"/>
        </w:numPr>
        <w:ind w:left="0" w:leftChars="0" w:firstLine="0" w:firstLineChars="0"/>
        <w:rPr>
          <w:del w:id="2497" w:author="野草" w:date="2024-02-01T07:42:40Z"/>
          <w:rFonts w:hint="default"/>
          <w:highlight w:val="none"/>
          <w:lang w:val="en-US" w:eastAsia="zh-CN"/>
        </w:rPr>
        <w:pPrChange w:id="2496" w:author="野草" w:date="2024-01-31T15:29:55Z">
          <w:pPr>
            <w:numPr>
              <w:ilvl w:val="0"/>
              <w:numId w:val="3"/>
            </w:numPr>
            <w:ind w:left="420" w:leftChars="0" w:hanging="420" w:firstLineChars="0"/>
          </w:pPr>
        </w:pPrChange>
      </w:pPr>
      <w:del w:id="2498" w:author="野草" w:date="2024-02-01T07:42:40Z">
        <w:r>
          <w:rPr>
            <w:rFonts w:hint="eastAsia"/>
            <w:highlight w:val="none"/>
            <w:lang w:val="en-US" w:eastAsia="zh-CN"/>
          </w:rPr>
          <w:delText>In addition, river width contributes 4.3 % and 3.1 % in the normal summer day and the extremely hot day, respectively.</w:delText>
        </w:r>
      </w:del>
    </w:p>
    <w:p>
      <w:pPr>
        <w:numPr>
          <w:ilvl w:val="0"/>
          <w:numId w:val="0"/>
        </w:numPr>
        <w:ind w:leftChars="0"/>
        <w:rPr>
          <w:del w:id="2499" w:author="野草" w:date="2024-02-01T07:42:40Z"/>
          <w:rFonts w:hint="default" w:ascii="Georgia" w:hAnsi="Georgia" w:eastAsia="宋体" w:cs="Georgia"/>
          <w:i w:val="0"/>
          <w:iCs w:val="0"/>
          <w:caps w:val="0"/>
          <w:color w:val="1F1F1F"/>
          <w:spacing w:val="0"/>
          <w:highlight w:val="none"/>
          <w:lang w:val="en-US" w:eastAsia="zh-CN"/>
        </w:rPr>
      </w:pPr>
    </w:p>
    <w:p>
      <w:pPr>
        <w:numPr>
          <w:ilvl w:val="0"/>
          <w:numId w:val="0"/>
        </w:numPr>
        <w:ind w:leftChars="0"/>
        <w:rPr>
          <w:rFonts w:hint="default" w:ascii="Georgia" w:hAnsi="Georgia" w:eastAsia="宋体" w:cs="Georgia"/>
          <w:i w:val="0"/>
          <w:iCs w:val="0"/>
          <w:caps w:val="0"/>
          <w:color w:val="1F1F1F"/>
          <w:spacing w:val="0"/>
          <w:highlight w:val="none"/>
          <w:lang w:val="en-US" w:eastAsia="zh-CN"/>
        </w:rPr>
      </w:pPr>
    </w:p>
    <w:p>
      <w:pPr>
        <w:pStyle w:val="4"/>
        <w:bidi w:val="0"/>
        <w:rPr>
          <w:rFonts w:hint="eastAsia"/>
          <w:highlight w:val="none"/>
          <w:lang w:val="en-US" w:eastAsia="zh-CN"/>
        </w:rPr>
      </w:pPr>
      <w:r>
        <w:rPr>
          <w:rFonts w:hint="eastAsia"/>
          <w:highlight w:val="none"/>
          <w:lang w:val="en-US" w:eastAsia="zh-CN"/>
        </w:rPr>
        <w:t>3.3. Marginal effects of key impact factors on river cooling effect</w:t>
      </w:r>
    </w:p>
    <w:p>
      <w:pPr>
        <w:jc w:val="center"/>
        <w:rPr>
          <w:highlight w:val="none"/>
        </w:rPr>
      </w:pPr>
      <w:ins w:id="2500" w:author="野草" w:date="2024-02-03T14:29:39Z">
        <w:r>
          <w:rPr>
            <w:highlight w:val="none"/>
          </w:rPr>
          <w:drawing>
            <wp:inline distT="0" distB="0" distL="114300" distR="114300">
              <wp:extent cx="3858895" cy="4824095"/>
              <wp:effectExtent l="0" t="0" r="1905" b="1905"/>
              <wp:docPr id="14" name="图片 14" descr="FIG_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_ME1"/>
                      <pic:cNvPicPr>
                        <a:picLocks noChangeAspect="1"/>
                      </pic:cNvPicPr>
                    </pic:nvPicPr>
                    <pic:blipFill>
                      <a:blip r:embed="rId17"/>
                      <a:stretch>
                        <a:fillRect/>
                      </a:stretch>
                    </pic:blipFill>
                    <pic:spPr>
                      <a:xfrm>
                        <a:off x="0" y="0"/>
                        <a:ext cx="3858895" cy="4824095"/>
                      </a:xfrm>
                      <a:prstGeom prst="rect">
                        <a:avLst/>
                      </a:prstGeom>
                    </pic:spPr>
                  </pic:pic>
                </a:graphicData>
              </a:graphic>
            </wp:inline>
          </w:drawing>
        </w:r>
      </w:ins>
      <w:del w:id="2502" w:author="野草" w:date="2024-02-01T22:46:12Z">
        <w:r>
          <w:rPr>
            <w:highlight w:val="none"/>
          </w:rPr>
          <w:drawing>
            <wp:inline distT="0" distB="0" distL="114300" distR="114300">
              <wp:extent cx="4159885" cy="4994275"/>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59885" cy="4994275"/>
                      </a:xfrm>
                      <a:prstGeom prst="rect">
                        <a:avLst/>
                      </a:prstGeom>
                      <a:noFill/>
                      <a:ln>
                        <a:noFill/>
                      </a:ln>
                    </pic:spPr>
                  </pic:pic>
                </a:graphicData>
              </a:graphic>
            </wp:inline>
          </w:drawing>
        </w:r>
      </w:del>
    </w:p>
    <w:p>
      <w:pPr>
        <w:jc w:val="center"/>
        <w:rPr>
          <w:highlight w:val="none"/>
        </w:rPr>
      </w:pPr>
    </w:p>
    <w:p>
      <w:pPr>
        <w:jc w:val="center"/>
        <w:rPr>
          <w:ins w:id="2504" w:author="野草" w:date="2024-02-02T23:09:50Z"/>
          <w:rFonts w:hint="eastAsia"/>
          <w:highlight w:val="cyan"/>
          <w:lang w:val="en-US" w:eastAsia="zh-CN"/>
        </w:rPr>
      </w:pPr>
      <w:r>
        <w:rPr>
          <w:rFonts w:hint="eastAsia"/>
          <w:highlight w:val="cyan"/>
          <w:lang w:val="en-US" w:eastAsia="zh-CN"/>
          <w:rPrChange w:id="2505" w:author="野草" w:date="2024-02-01T22:46:32Z">
            <w:rPr>
              <w:rFonts w:hint="eastAsia"/>
              <w:highlight w:val="none"/>
              <w:lang w:val="en-US" w:eastAsia="zh-CN"/>
            </w:rPr>
          </w:rPrChange>
        </w:rPr>
        <w:t xml:space="preserve">Fig. 8  </w:t>
      </w:r>
      <w:r>
        <w:rPr>
          <w:rFonts w:hint="default"/>
          <w:highlight w:val="green"/>
          <w:lang w:val="en-US" w:eastAsia="zh-CN"/>
          <w:rPrChange w:id="2506" w:author="野草" w:date="2024-02-01T22:47:08Z">
            <w:rPr>
              <w:rFonts w:hint="default"/>
              <w:highlight w:val="none"/>
              <w:lang w:val="en-US" w:eastAsia="zh-CN"/>
            </w:rPr>
          </w:rPrChange>
        </w:rPr>
        <w:t>Marginal effects</w:t>
      </w:r>
      <w:r>
        <w:rPr>
          <w:rFonts w:hint="default"/>
          <w:highlight w:val="cyan"/>
          <w:lang w:val="en-US" w:eastAsia="zh-CN"/>
          <w:rPrChange w:id="2507" w:author="野草" w:date="2024-02-01T22:46:32Z">
            <w:rPr>
              <w:rFonts w:hint="default"/>
              <w:highlight w:val="none"/>
              <w:lang w:val="en-US" w:eastAsia="zh-CN"/>
            </w:rPr>
          </w:rPrChange>
        </w:rPr>
        <w:t xml:space="preserve"> of </w:t>
      </w:r>
      <w:del w:id="2508" w:author="野草" w:date="2024-02-02T11:00:38Z">
        <w:r>
          <w:rPr>
            <w:rFonts w:hint="default"/>
            <w:highlight w:val="green"/>
            <w:lang w:val="en-US" w:eastAsia="zh-CN"/>
            <w:rPrChange w:id="2509" w:author="野草" w:date="2024-02-02T08:04:31Z">
              <w:rPr>
                <w:rFonts w:hint="default"/>
                <w:highlight w:val="none"/>
                <w:lang w:val="en-US" w:eastAsia="zh-CN"/>
              </w:rPr>
            </w:rPrChange>
          </w:rPr>
          <w:delText>the</w:delText>
        </w:r>
      </w:del>
      <w:ins w:id="2510" w:author="野草" w:date="2024-02-02T11:00:38Z">
        <w:r>
          <w:rPr>
            <w:rFonts w:hint="eastAsia"/>
            <w:highlight w:val="green"/>
            <w:lang w:val="en-US" w:eastAsia="zh-CN"/>
          </w:rPr>
          <w:t xml:space="preserve">the </w:t>
        </w:r>
      </w:ins>
      <w:ins w:id="2511" w:author="野草" w:date="2024-02-02T11:00:39Z">
        <w:r>
          <w:rPr>
            <w:rFonts w:hint="eastAsia"/>
            <w:highlight w:val="green"/>
            <w:lang w:val="en-US" w:eastAsia="zh-CN"/>
          </w:rPr>
          <w:t>top</w:t>
        </w:r>
      </w:ins>
      <w:ins w:id="2512" w:author="野草" w:date="2024-02-02T11:00:40Z">
        <w:r>
          <w:rPr>
            <w:rFonts w:hint="eastAsia"/>
            <w:highlight w:val="green"/>
            <w:lang w:val="en-US" w:eastAsia="zh-CN"/>
          </w:rPr>
          <w:t xml:space="preserve"> </w:t>
        </w:r>
      </w:ins>
      <w:ins w:id="2513" w:author="野草" w:date="2024-02-02T15:56:11Z">
        <w:r>
          <w:rPr>
            <w:rFonts w:hint="eastAsia"/>
            <w:highlight w:val="green"/>
            <w:lang w:val="en-US" w:eastAsia="zh-CN"/>
          </w:rPr>
          <w:t>4</w:t>
        </w:r>
      </w:ins>
      <w:ins w:id="2514" w:author="野草" w:date="2024-02-02T11:00:41Z">
        <w:r>
          <w:rPr>
            <w:rFonts w:hint="eastAsia"/>
            <w:highlight w:val="cyan"/>
            <w:lang w:val="en-US" w:eastAsia="zh-CN"/>
            <w:rPrChange w:id="2515" w:author="野草" w:date="2024-02-03T14:32:12Z">
              <w:rPr>
                <w:rFonts w:hint="eastAsia"/>
                <w:highlight w:val="green"/>
                <w:lang w:val="en-US" w:eastAsia="zh-CN"/>
              </w:rPr>
            </w:rPrChange>
          </w:rPr>
          <w:t xml:space="preserve"> </w:t>
        </w:r>
      </w:ins>
      <w:ins w:id="2516" w:author="野草" w:date="2024-02-02T11:00:41Z">
        <w:r>
          <w:rPr>
            <w:rFonts w:hint="eastAsia"/>
            <w:highlight w:val="green"/>
            <w:lang w:val="en-US" w:eastAsia="zh-CN"/>
          </w:rPr>
          <w:t>most</w:t>
        </w:r>
      </w:ins>
      <w:ins w:id="2517" w:author="野草" w:date="2024-02-02T11:00:42Z">
        <w:r>
          <w:rPr>
            <w:rFonts w:hint="eastAsia"/>
            <w:highlight w:val="green"/>
            <w:lang w:val="en-US" w:eastAsia="zh-CN"/>
          </w:rPr>
          <w:t xml:space="preserve"> contr</w:t>
        </w:r>
      </w:ins>
      <w:ins w:id="2518" w:author="野草" w:date="2024-02-02T11:00:43Z">
        <w:r>
          <w:rPr>
            <w:rFonts w:hint="eastAsia"/>
            <w:highlight w:val="green"/>
            <w:lang w:val="en-US" w:eastAsia="zh-CN"/>
          </w:rPr>
          <w:t>ibuti</w:t>
        </w:r>
      </w:ins>
      <w:ins w:id="2519" w:author="野草" w:date="2024-02-02T11:00:44Z">
        <w:r>
          <w:rPr>
            <w:rFonts w:hint="eastAsia"/>
            <w:highlight w:val="green"/>
            <w:lang w:val="en-US" w:eastAsia="zh-CN"/>
          </w:rPr>
          <w:t xml:space="preserve">ng </w:t>
        </w:r>
      </w:ins>
      <w:ins w:id="2520" w:author="野草" w:date="2024-02-02T11:01:00Z">
        <w:r>
          <w:rPr>
            <w:rFonts w:hint="eastAsia"/>
            <w:highlight w:val="green"/>
            <w:lang w:val="en-US" w:eastAsia="zh-CN"/>
          </w:rPr>
          <w:t>fa</w:t>
        </w:r>
      </w:ins>
      <w:ins w:id="2521" w:author="野草" w:date="2024-02-02T11:00:45Z">
        <w:r>
          <w:rPr>
            <w:rFonts w:hint="eastAsia"/>
            <w:highlight w:val="green"/>
            <w:lang w:val="en-US" w:eastAsia="zh-CN"/>
          </w:rPr>
          <w:t>ctors</w:t>
        </w:r>
      </w:ins>
      <w:del w:id="2522" w:author="野草" w:date="2024-02-02T08:03:14Z">
        <w:r>
          <w:rPr>
            <w:rFonts w:hint="default"/>
            <w:highlight w:val="cyan"/>
            <w:lang w:val="en-US" w:eastAsia="zh-CN"/>
            <w:rPrChange w:id="2523" w:author="野草" w:date="2024-02-01T22:46:32Z">
              <w:rPr>
                <w:rFonts w:hint="default"/>
                <w:highlight w:val="none"/>
                <w:lang w:val="en-US" w:eastAsia="zh-CN"/>
              </w:rPr>
            </w:rPrChange>
          </w:rPr>
          <w:delText xml:space="preserve"> </w:delText>
        </w:r>
      </w:del>
      <w:ins w:id="2524" w:author="野草" w:date="2024-02-02T08:03:26Z">
        <w:r>
          <w:rPr>
            <w:rFonts w:hint="eastAsia"/>
            <w:highlight w:val="cyan"/>
            <w:lang w:val="en-US" w:eastAsia="zh-CN"/>
          </w:rPr>
          <w:t xml:space="preserve"> </w:t>
        </w:r>
      </w:ins>
      <w:del w:id="2525" w:author="野草" w:date="2024-02-02T08:03:13Z">
        <w:r>
          <w:rPr>
            <w:rFonts w:hint="default"/>
            <w:highlight w:val="cyan"/>
            <w:lang w:val="en-US" w:eastAsia="zh-CN"/>
            <w:rPrChange w:id="2526" w:author="野草" w:date="2024-02-01T22:46:32Z">
              <w:rPr>
                <w:rFonts w:hint="default"/>
                <w:highlight w:val="none"/>
                <w:lang w:val="en-US" w:eastAsia="zh-CN"/>
              </w:rPr>
            </w:rPrChange>
          </w:rPr>
          <w:delText xml:space="preserve">top </w:delText>
        </w:r>
      </w:del>
      <w:del w:id="2527" w:author="野草" w:date="2024-02-02T08:03:13Z">
        <w:r>
          <w:rPr>
            <w:rFonts w:hint="default"/>
            <w:highlight w:val="cyan"/>
            <w:lang w:val="en-US" w:eastAsia="zh-CN"/>
            <w:rPrChange w:id="2528" w:author="野草" w:date="2024-02-01T22:46:32Z">
              <w:rPr>
                <w:rFonts w:hint="default"/>
                <w:highlight w:val="none"/>
                <w:lang w:val="en-US" w:eastAsia="zh-CN"/>
              </w:rPr>
            </w:rPrChange>
          </w:rPr>
          <w:delText>five</w:delText>
        </w:r>
      </w:del>
      <w:del w:id="2529" w:author="野草" w:date="2024-02-02T08:03:13Z">
        <w:r>
          <w:rPr>
            <w:rFonts w:hint="default"/>
            <w:highlight w:val="cyan"/>
            <w:lang w:val="en-US" w:eastAsia="zh-CN"/>
            <w:rPrChange w:id="2530" w:author="野草" w:date="2024-02-01T22:46:32Z">
              <w:rPr>
                <w:rFonts w:hint="default"/>
                <w:highlight w:val="none"/>
                <w:lang w:val="en-US" w:eastAsia="zh-CN"/>
              </w:rPr>
            </w:rPrChange>
          </w:rPr>
          <w:delText xml:space="preserve"> </w:delText>
        </w:r>
      </w:del>
      <w:del w:id="2531" w:author="野草" w:date="2024-02-02T08:03:13Z">
        <w:r>
          <w:rPr>
            <w:rFonts w:hint="default"/>
            <w:highlight w:val="green"/>
            <w:lang w:val="en-US" w:eastAsia="zh-CN"/>
            <w:rPrChange w:id="2532" w:author="野草" w:date="2024-02-01T22:47:13Z">
              <w:rPr>
                <w:rFonts w:hint="eastAsia"/>
                <w:highlight w:val="none"/>
                <w:lang w:val="en-US" w:eastAsia="zh-CN"/>
              </w:rPr>
            </w:rPrChange>
          </w:rPr>
          <w:delText xml:space="preserve">most </w:delText>
        </w:r>
      </w:del>
      <w:del w:id="2533" w:author="野草" w:date="2024-02-02T08:03:13Z">
        <w:r>
          <w:rPr>
            <w:rFonts w:hint="default"/>
            <w:highlight w:val="green"/>
            <w:lang w:val="en-US" w:eastAsia="zh-CN"/>
            <w:rPrChange w:id="2534" w:author="野草" w:date="2024-02-01T22:47:13Z">
              <w:rPr>
                <w:rFonts w:hint="default"/>
                <w:highlight w:val="none"/>
                <w:lang w:val="en-US" w:eastAsia="zh-CN"/>
              </w:rPr>
            </w:rPrChange>
          </w:rPr>
          <w:delText>influential</w:delText>
        </w:r>
      </w:del>
      <w:del w:id="2535" w:author="野草" w:date="2024-02-02T08:03:13Z">
        <w:r>
          <w:rPr>
            <w:rFonts w:hint="default"/>
            <w:highlight w:val="green"/>
            <w:lang w:val="en-US" w:eastAsia="zh-CN"/>
            <w:rPrChange w:id="2536" w:author="野草" w:date="2024-02-01T22:47:13Z">
              <w:rPr>
                <w:rFonts w:hint="default"/>
                <w:highlight w:val="none"/>
                <w:lang w:val="en-US" w:eastAsia="zh-CN"/>
              </w:rPr>
            </w:rPrChange>
          </w:rPr>
          <w:delText xml:space="preserve"> </w:delText>
        </w:r>
      </w:del>
      <w:del w:id="2537" w:author="野草" w:date="2024-02-02T08:03:13Z">
        <w:r>
          <w:rPr>
            <w:rFonts w:hint="default"/>
            <w:highlight w:val="green"/>
            <w:lang w:val="en-US" w:eastAsia="zh-CN"/>
            <w:rPrChange w:id="2538" w:author="野草" w:date="2024-02-01T22:47:13Z">
              <w:rPr>
                <w:rFonts w:hint="eastAsia"/>
                <w:highlight w:val="none"/>
                <w:lang w:val="en-US" w:eastAsia="zh-CN"/>
              </w:rPr>
            </w:rPrChange>
          </w:rPr>
          <w:delText>factors</w:delText>
        </w:r>
      </w:del>
      <w:del w:id="2539" w:author="野草" w:date="2024-02-02T08:03:20Z">
        <w:r>
          <w:rPr>
            <w:rFonts w:hint="eastAsia"/>
            <w:highlight w:val="cyan"/>
            <w:lang w:val="en-US" w:eastAsia="zh-CN"/>
            <w:rPrChange w:id="2540" w:author="野草" w:date="2024-02-01T22:46:32Z">
              <w:rPr>
                <w:rFonts w:hint="eastAsia"/>
                <w:highlight w:val="none"/>
                <w:lang w:val="en-US" w:eastAsia="zh-CN"/>
              </w:rPr>
            </w:rPrChange>
          </w:rPr>
          <w:delText xml:space="preserve"> </w:delText>
        </w:r>
      </w:del>
      <w:r>
        <w:rPr>
          <w:rFonts w:hint="eastAsia"/>
          <w:highlight w:val="cyan"/>
          <w:lang w:val="en-US" w:eastAsia="zh-CN"/>
          <w:rPrChange w:id="2541" w:author="野草" w:date="2024-02-01T22:46:32Z">
            <w:rPr>
              <w:rFonts w:hint="eastAsia"/>
              <w:highlight w:val="none"/>
              <w:lang w:val="en-US" w:eastAsia="zh-CN"/>
            </w:rPr>
          </w:rPrChange>
        </w:rPr>
        <w:t xml:space="preserve">on </w:t>
      </w:r>
      <w:r>
        <w:rPr>
          <w:rFonts w:hint="eastAsia"/>
          <w:highlight w:val="green"/>
          <w:lang w:val="en-US" w:eastAsia="zh-CN"/>
          <w:rPrChange w:id="2542" w:author="野草" w:date="2024-02-01T22:47:18Z">
            <w:rPr>
              <w:rFonts w:hint="eastAsia"/>
              <w:highlight w:val="none"/>
              <w:lang w:val="en-US" w:eastAsia="zh-CN"/>
            </w:rPr>
          </w:rPrChange>
        </w:rPr>
        <w:t>RCI</w:t>
      </w:r>
      <w:del w:id="2543" w:author="野草" w:date="2024-02-02T11:00:53Z">
        <w:r>
          <w:rPr>
            <w:rFonts w:hint="eastAsia"/>
            <w:highlight w:val="cyan"/>
            <w:lang w:val="en-US" w:eastAsia="zh-CN"/>
            <w:rPrChange w:id="2544" w:author="野草" w:date="2024-02-01T22:46:32Z">
              <w:rPr>
                <w:rFonts w:hint="eastAsia"/>
                <w:highlight w:val="none"/>
                <w:lang w:val="en-US" w:eastAsia="zh-CN"/>
              </w:rPr>
            </w:rPrChange>
          </w:rPr>
          <w:delText xml:space="preserve"> </w:delText>
        </w:r>
      </w:del>
      <w:ins w:id="2545" w:author="野草" w:date="2024-02-02T08:03:32Z">
        <w:r>
          <w:rPr>
            <w:rFonts w:hint="eastAsia"/>
            <w:highlight w:val="cyan"/>
            <w:lang w:val="en-US" w:eastAsia="zh-CN"/>
          </w:rPr>
          <w:t xml:space="preserve"> </w:t>
        </w:r>
      </w:ins>
      <w:del w:id="2546" w:author="野草" w:date="2024-02-01T22:46:28Z">
        <w:r>
          <w:rPr>
            <w:rFonts w:hint="default"/>
            <w:highlight w:val="cyan"/>
            <w:lang w:val="en-US" w:eastAsia="zh-CN"/>
            <w:rPrChange w:id="2547" w:author="野草" w:date="2024-02-01T22:46:32Z">
              <w:rPr>
                <w:rFonts w:hint="default"/>
                <w:highlight w:val="none"/>
                <w:lang w:val="en-US" w:eastAsia="zh-CN"/>
              </w:rPr>
            </w:rPrChange>
          </w:rPr>
          <w:delText>i</w:delText>
        </w:r>
      </w:del>
      <w:ins w:id="2548" w:author="野草" w:date="2024-02-01T22:46:28Z">
        <w:r>
          <w:rPr>
            <w:rFonts w:hint="eastAsia"/>
            <w:highlight w:val="cyan"/>
            <w:lang w:val="en-US" w:eastAsia="zh-CN"/>
            <w:rPrChange w:id="2549" w:author="野草" w:date="2024-02-01T22:46:32Z">
              <w:rPr>
                <w:rFonts w:hint="eastAsia"/>
                <w:highlight w:val="none"/>
                <w:lang w:val="en-US" w:eastAsia="zh-CN"/>
              </w:rPr>
            </w:rPrChange>
          </w:rPr>
          <w:t>o</w:t>
        </w:r>
      </w:ins>
      <w:r>
        <w:rPr>
          <w:rFonts w:hint="eastAsia"/>
          <w:highlight w:val="cyan"/>
          <w:lang w:val="en-US" w:eastAsia="zh-CN"/>
          <w:rPrChange w:id="2550" w:author="野草" w:date="2024-02-01T22:47:56Z">
            <w:rPr>
              <w:rFonts w:hint="eastAsia"/>
              <w:highlight w:val="none"/>
              <w:lang w:val="en-US" w:eastAsia="zh-CN"/>
            </w:rPr>
          </w:rPrChange>
        </w:rPr>
        <w:t xml:space="preserve">n </w:t>
      </w:r>
      <w:r>
        <w:rPr>
          <w:rFonts w:hint="eastAsia"/>
          <w:highlight w:val="cyan"/>
          <w:lang w:val="en-US" w:eastAsia="zh-CN"/>
          <w:rPrChange w:id="2551" w:author="野草" w:date="2024-02-01T22:47:56Z">
            <w:rPr>
              <w:rFonts w:hint="eastAsia"/>
              <w:highlight w:val="none"/>
              <w:lang w:val="en-US" w:eastAsia="zh-CN"/>
            </w:rPr>
          </w:rPrChange>
        </w:rPr>
        <w:t xml:space="preserve">the </w:t>
      </w:r>
      <w:del w:id="2552" w:author="野草" w:date="2024-02-02T08:03:36Z">
        <w:r>
          <w:rPr>
            <w:rFonts w:hint="default"/>
            <w:highlight w:val="green"/>
            <w:lang w:val="en-US" w:eastAsia="zh-CN"/>
            <w:rPrChange w:id="2553" w:author="野草" w:date="2024-02-01T22:47:23Z">
              <w:rPr>
                <w:rFonts w:hint="eastAsia"/>
                <w:highlight w:val="none"/>
                <w:lang w:val="en-US" w:eastAsia="zh-CN"/>
              </w:rPr>
            </w:rPrChange>
          </w:rPr>
          <w:delText>normal summer day</w:delText>
        </w:r>
      </w:del>
      <w:del w:id="2554" w:author="野草" w:date="2024-02-02T08:03:36Z">
        <w:r>
          <w:rPr>
            <w:rFonts w:hint="default"/>
            <w:highlight w:val="cyan"/>
            <w:lang w:val="en-US" w:eastAsia="zh-CN"/>
            <w:rPrChange w:id="2555" w:author="野草" w:date="2024-02-01T22:46:32Z">
              <w:rPr>
                <w:rFonts w:hint="eastAsia"/>
                <w:highlight w:val="none"/>
                <w:lang w:val="en-US" w:eastAsia="zh-CN"/>
              </w:rPr>
            </w:rPrChange>
          </w:rPr>
          <w:delText xml:space="preserve"> and the </w:delText>
        </w:r>
      </w:del>
      <w:del w:id="2556" w:author="野草" w:date="2024-02-02T08:03:36Z">
        <w:r>
          <w:rPr>
            <w:rFonts w:hint="default"/>
            <w:highlight w:val="green"/>
            <w:lang w:val="en-US" w:eastAsia="zh-CN"/>
            <w:rPrChange w:id="2557" w:author="野草" w:date="2024-02-01T22:47:26Z">
              <w:rPr>
                <w:rFonts w:hint="eastAsia"/>
                <w:highlight w:val="none"/>
                <w:lang w:val="en-US" w:eastAsia="zh-CN"/>
              </w:rPr>
            </w:rPrChange>
          </w:rPr>
          <w:delText>extremely hot day</w:delText>
        </w:r>
      </w:del>
      <w:del w:id="2558" w:author="野草" w:date="2024-02-02T08:03:36Z">
        <w:r>
          <w:rPr>
            <w:rFonts w:hint="default"/>
            <w:highlight w:val="cyan"/>
            <w:lang w:val="en-US" w:eastAsia="zh-CN"/>
            <w:rPrChange w:id="2559" w:author="野草" w:date="2024-02-01T22:46:32Z">
              <w:rPr>
                <w:rFonts w:hint="eastAsia"/>
                <w:highlight w:val="none"/>
                <w:lang w:val="en-US" w:eastAsia="zh-CN"/>
              </w:rPr>
            </w:rPrChange>
          </w:rPr>
          <w:delText>, respectively</w:delText>
        </w:r>
      </w:del>
      <w:ins w:id="2560" w:author="野草" w:date="2024-02-02T08:03:36Z">
        <w:r>
          <w:rPr>
            <w:rFonts w:hint="eastAsia"/>
            <w:highlight w:val="green"/>
            <w:lang w:val="en-US" w:eastAsia="zh-CN"/>
          </w:rPr>
          <w:t>2</w:t>
        </w:r>
      </w:ins>
      <w:ins w:id="2561" w:author="野草" w:date="2024-02-02T08:03:37Z">
        <w:r>
          <w:rPr>
            <w:rFonts w:hint="eastAsia"/>
            <w:highlight w:val="green"/>
            <w:lang w:val="en-US" w:eastAsia="zh-CN"/>
          </w:rPr>
          <w:t xml:space="preserve"> </w:t>
        </w:r>
      </w:ins>
      <w:ins w:id="2562" w:author="野草" w:date="2024-02-02T08:03:38Z">
        <w:r>
          <w:rPr>
            <w:rFonts w:hint="eastAsia"/>
            <w:highlight w:val="green"/>
            <w:lang w:val="en-US" w:eastAsia="zh-CN"/>
          </w:rPr>
          <w:t>c</w:t>
        </w:r>
      </w:ins>
      <w:ins w:id="2563" w:author="野草" w:date="2024-02-02T08:03:40Z">
        <w:r>
          <w:rPr>
            <w:rFonts w:hint="eastAsia"/>
            <w:highlight w:val="green"/>
            <w:lang w:val="en-US" w:eastAsia="zh-CN"/>
          </w:rPr>
          <w:t xml:space="preserve">ase </w:t>
        </w:r>
      </w:ins>
      <w:ins w:id="2564" w:author="野草" w:date="2024-02-02T08:03:41Z">
        <w:r>
          <w:rPr>
            <w:rFonts w:hint="eastAsia"/>
            <w:highlight w:val="green"/>
            <w:lang w:val="en-US" w:eastAsia="zh-CN"/>
          </w:rPr>
          <w:t>days</w:t>
        </w:r>
      </w:ins>
      <w:r>
        <w:rPr>
          <w:rFonts w:hint="eastAsia"/>
          <w:highlight w:val="cyan"/>
          <w:lang w:val="en-US" w:eastAsia="zh-CN"/>
          <w:rPrChange w:id="2565" w:author="野草" w:date="2024-02-01T22:46:32Z">
            <w:rPr>
              <w:rFonts w:hint="eastAsia"/>
              <w:highlight w:val="none"/>
              <w:lang w:val="en-US" w:eastAsia="zh-CN"/>
            </w:rPr>
          </w:rPrChange>
        </w:rPr>
        <w:t>.</w:t>
      </w:r>
    </w:p>
    <w:p>
      <w:pPr>
        <w:jc w:val="center"/>
        <w:rPr>
          <w:ins w:id="2566" w:author="野草" w:date="2024-02-02T23:09:50Z"/>
          <w:rFonts w:hint="eastAsia"/>
          <w:highlight w:val="cyan"/>
          <w:lang w:val="en-US" w:eastAsia="zh-CN"/>
        </w:rPr>
      </w:pPr>
    </w:p>
    <w:p>
      <w:pPr>
        <w:jc w:val="both"/>
        <w:rPr>
          <w:ins w:id="2568" w:author="野草" w:date="2024-02-02T14:39:53Z"/>
          <w:rFonts w:hint="eastAsia"/>
          <w:highlight w:val="green"/>
          <w:lang w:val="en-US" w:eastAsia="zh-CN"/>
          <w:rPrChange w:id="2569" w:author="野草" w:date="2024-02-03T14:38:26Z">
            <w:rPr>
              <w:ins w:id="2570" w:author="野草" w:date="2024-02-02T14:39:53Z"/>
              <w:rFonts w:hint="eastAsia"/>
              <w:highlight w:val="cyan"/>
              <w:lang w:val="en-US" w:eastAsia="zh-CN"/>
            </w:rPr>
          </w:rPrChange>
        </w:rPr>
        <w:pPrChange w:id="2567" w:author="野草" w:date="2024-02-03T14:38:13Z">
          <w:pPr>
            <w:jc w:val="center"/>
          </w:pPr>
        </w:pPrChange>
      </w:pPr>
      <w:ins w:id="2571" w:author="野草" w:date="2024-02-03T14:38:15Z">
        <w:r>
          <w:rPr>
            <w:rFonts w:hint="eastAsia"/>
            <w:highlight w:val="green"/>
            <w:lang w:val="en-US" w:eastAsia="zh-CN"/>
            <w:rPrChange w:id="2572" w:author="野草" w:date="2024-02-03T14:38:26Z">
              <w:rPr>
                <w:rFonts w:hint="eastAsia"/>
                <w:highlight w:val="cyan"/>
                <w:lang w:val="en-US" w:eastAsia="zh-CN"/>
              </w:rPr>
            </w:rPrChange>
          </w:rPr>
          <w:t>【</w:t>
        </w:r>
      </w:ins>
      <w:ins w:id="2573" w:author="野草" w:date="2024-02-03T14:38:17Z">
        <w:r>
          <w:rPr>
            <w:rFonts w:hint="eastAsia"/>
            <w:highlight w:val="green"/>
            <w:lang w:val="en-US" w:eastAsia="zh-CN"/>
            <w:rPrChange w:id="2574" w:author="野草" w:date="2024-02-03T14:38:26Z">
              <w:rPr>
                <w:rFonts w:hint="eastAsia"/>
                <w:highlight w:val="cyan"/>
                <w:lang w:val="en-US" w:eastAsia="zh-CN"/>
              </w:rPr>
            </w:rPrChange>
          </w:rPr>
          <w:t>up</w:t>
        </w:r>
      </w:ins>
      <w:ins w:id="2575" w:author="野草" w:date="2024-02-03T14:38:18Z">
        <w:r>
          <w:rPr>
            <w:rFonts w:hint="eastAsia"/>
            <w:highlight w:val="green"/>
            <w:lang w:val="en-US" w:eastAsia="zh-CN"/>
            <w:rPrChange w:id="2576" w:author="野草" w:date="2024-02-03T14:38:26Z">
              <w:rPr>
                <w:rFonts w:hint="eastAsia"/>
                <w:highlight w:val="cyan"/>
                <w:lang w:val="en-US" w:eastAsia="zh-CN"/>
              </w:rPr>
            </w:rPrChange>
          </w:rPr>
          <w:t>202</w:t>
        </w:r>
      </w:ins>
      <w:ins w:id="2577" w:author="野草" w:date="2024-02-03T14:38:19Z">
        <w:r>
          <w:rPr>
            <w:rFonts w:hint="eastAsia"/>
            <w:highlight w:val="green"/>
            <w:lang w:val="en-US" w:eastAsia="zh-CN"/>
            <w:rPrChange w:id="2578" w:author="野草" w:date="2024-02-03T14:38:26Z">
              <w:rPr>
                <w:rFonts w:hint="eastAsia"/>
                <w:highlight w:val="cyan"/>
                <w:lang w:val="en-US" w:eastAsia="zh-CN"/>
              </w:rPr>
            </w:rPrChange>
          </w:rPr>
          <w:t>4 0203</w:t>
        </w:r>
      </w:ins>
      <w:ins w:id="2579" w:author="野草" w:date="2024-02-03T14:38:20Z">
        <w:r>
          <w:rPr>
            <w:rFonts w:hint="eastAsia"/>
            <w:highlight w:val="green"/>
            <w:lang w:val="en-US" w:eastAsia="zh-CN"/>
            <w:rPrChange w:id="2580" w:author="野草" w:date="2024-02-03T14:38:26Z">
              <w:rPr>
                <w:rFonts w:hint="eastAsia"/>
                <w:highlight w:val="cyan"/>
                <w:lang w:val="en-US" w:eastAsia="zh-CN"/>
              </w:rPr>
            </w:rPrChange>
          </w:rPr>
          <w:t xml:space="preserve"> 1</w:t>
        </w:r>
      </w:ins>
      <w:ins w:id="2581" w:author="野草" w:date="2024-02-03T14:38:21Z">
        <w:r>
          <w:rPr>
            <w:rFonts w:hint="eastAsia"/>
            <w:highlight w:val="green"/>
            <w:lang w:val="en-US" w:eastAsia="zh-CN"/>
            <w:rPrChange w:id="2582" w:author="野草" w:date="2024-02-03T14:38:26Z">
              <w:rPr>
                <w:rFonts w:hint="eastAsia"/>
                <w:highlight w:val="cyan"/>
                <w:lang w:val="en-US" w:eastAsia="zh-CN"/>
              </w:rPr>
            </w:rPrChange>
          </w:rPr>
          <w:t>4:</w:t>
        </w:r>
      </w:ins>
      <w:ins w:id="2583" w:author="野草" w:date="2024-02-03T14:50:38Z">
        <w:r>
          <w:rPr>
            <w:rFonts w:hint="eastAsia"/>
            <w:highlight w:val="green"/>
            <w:lang w:val="en-US" w:eastAsia="zh-CN"/>
          </w:rPr>
          <w:t>50</w:t>
        </w:r>
      </w:ins>
      <w:ins w:id="2584" w:author="野草" w:date="2024-02-03T14:38:15Z">
        <w:r>
          <w:rPr>
            <w:rFonts w:hint="eastAsia"/>
            <w:highlight w:val="green"/>
            <w:lang w:val="en-US" w:eastAsia="zh-CN"/>
            <w:rPrChange w:id="2585" w:author="野草" w:date="2024-02-03T14:38:26Z">
              <w:rPr>
                <w:rFonts w:hint="eastAsia"/>
                <w:highlight w:val="cyan"/>
                <w:lang w:val="en-US" w:eastAsia="zh-CN"/>
              </w:rPr>
            </w:rPrChange>
          </w:rPr>
          <w:t>】</w:t>
        </w:r>
      </w:ins>
    </w:p>
    <w:p>
      <w:pPr>
        <w:numPr>
          <w:ilvl w:val="-1"/>
          <w:numId w:val="0"/>
        </w:numPr>
        <w:ind w:left="0" w:leftChars="0" w:firstLine="0" w:firstLineChars="0"/>
        <w:rPr>
          <w:ins w:id="2587" w:author="野草" w:date="2024-02-02T21:29:26Z"/>
          <w:rFonts w:hint="eastAsia" w:eastAsia="宋体" w:cs="Times New Roman"/>
          <w:i w:val="0"/>
          <w:iCs w:val="0"/>
          <w:caps w:val="0"/>
          <w:color w:val="1F1F1F"/>
          <w:spacing w:val="0"/>
          <w:sz w:val="21"/>
          <w:szCs w:val="21"/>
          <w:highlight w:val="none"/>
          <w:lang w:val="en-US" w:eastAsia="zh-CN"/>
        </w:rPr>
        <w:pPrChange w:id="2586" w:author="野草" w:date="2024-02-02T20:21:14Z">
          <w:pPr>
            <w:numPr>
              <w:ilvl w:val="0"/>
              <w:numId w:val="3"/>
            </w:numPr>
            <w:ind w:left="420" w:leftChars="0" w:hanging="420" w:firstLineChars="0"/>
          </w:pPr>
        </w:pPrChange>
      </w:pPr>
      <w:ins w:id="2588" w:author="野草" w:date="2024-02-02T21:30:08Z">
        <w:r>
          <w:rPr>
            <w:rFonts w:hint="eastAsia"/>
            <w:sz w:val="21"/>
            <w:szCs w:val="21"/>
            <w:highlight w:val="green"/>
            <w:lang w:val="en-US" w:eastAsia="zh-CN"/>
            <w:rPrChange w:id="2589" w:author="野草" w:date="2024-02-02T23:10:07Z">
              <w:rPr>
                <w:rFonts w:hint="eastAsia"/>
                <w:sz w:val="21"/>
                <w:szCs w:val="21"/>
                <w:highlight w:val="none"/>
                <w:lang w:val="en-US" w:eastAsia="zh-CN"/>
              </w:rPr>
            </w:rPrChange>
          </w:rPr>
          <w:t xml:space="preserve">The top </w:t>
        </w:r>
      </w:ins>
      <w:ins w:id="2590" w:author="野草" w:date="2024-02-02T22:23:08Z">
        <w:r>
          <w:rPr>
            <w:rFonts w:hint="eastAsia"/>
            <w:sz w:val="21"/>
            <w:szCs w:val="21"/>
            <w:highlight w:val="green"/>
            <w:lang w:val="en-US" w:eastAsia="zh-CN"/>
            <w:rPrChange w:id="2591" w:author="野草" w:date="2024-02-02T23:10:07Z">
              <w:rPr>
                <w:rFonts w:hint="eastAsia"/>
                <w:sz w:val="21"/>
                <w:szCs w:val="21"/>
                <w:highlight w:val="none"/>
                <w:lang w:val="en-US" w:eastAsia="zh-CN"/>
              </w:rPr>
            </w:rPrChange>
          </w:rPr>
          <w:t>4</w:t>
        </w:r>
      </w:ins>
      <w:ins w:id="2592" w:author="野草" w:date="2024-02-02T21:30:08Z">
        <w:r>
          <w:rPr>
            <w:rFonts w:hint="eastAsia"/>
            <w:sz w:val="21"/>
            <w:szCs w:val="21"/>
            <w:highlight w:val="cyan"/>
            <w:lang w:val="en-US" w:eastAsia="zh-CN"/>
            <w:rPrChange w:id="2593" w:author="野草" w:date="2024-02-02T23:10:04Z">
              <w:rPr>
                <w:rFonts w:hint="eastAsia"/>
                <w:sz w:val="21"/>
                <w:szCs w:val="21"/>
                <w:highlight w:val="none"/>
                <w:lang w:val="en-US" w:eastAsia="zh-CN"/>
              </w:rPr>
            </w:rPrChange>
          </w:rPr>
          <w:t xml:space="preserve"> </w:t>
        </w:r>
      </w:ins>
      <w:ins w:id="2594" w:author="野草" w:date="2024-02-02T23:10:15Z">
        <w:r>
          <w:rPr>
            <w:rFonts w:hint="eastAsia"/>
            <w:sz w:val="21"/>
            <w:szCs w:val="21"/>
            <w:highlight w:val="green"/>
            <w:lang w:val="en-US" w:eastAsia="zh-CN"/>
            <w:rPrChange w:id="2595" w:author="野草" w:date="2024-02-02T23:10:57Z">
              <w:rPr>
                <w:rFonts w:hint="eastAsia"/>
                <w:sz w:val="21"/>
                <w:szCs w:val="21"/>
                <w:highlight w:val="cyan"/>
                <w:lang w:val="en-US" w:eastAsia="zh-CN"/>
              </w:rPr>
            </w:rPrChange>
          </w:rPr>
          <w:t xml:space="preserve">most </w:t>
        </w:r>
      </w:ins>
      <w:ins w:id="2596" w:author="野草" w:date="2024-02-02T21:30:08Z">
        <w:r>
          <w:rPr>
            <w:rFonts w:hint="eastAsia"/>
            <w:sz w:val="21"/>
            <w:szCs w:val="21"/>
            <w:highlight w:val="green"/>
            <w:lang w:val="en-US" w:eastAsia="zh-CN"/>
            <w:rPrChange w:id="2597" w:author="野草" w:date="2024-02-02T23:10:57Z">
              <w:rPr>
                <w:rFonts w:hint="eastAsia"/>
                <w:sz w:val="21"/>
                <w:szCs w:val="21"/>
                <w:highlight w:val="none"/>
                <w:lang w:val="en-US" w:eastAsia="zh-CN"/>
              </w:rPr>
            </w:rPrChange>
          </w:rPr>
          <w:t>contributing factors</w:t>
        </w:r>
      </w:ins>
      <w:ins w:id="2598" w:author="野草" w:date="2024-02-02T21:30:08Z">
        <w:r>
          <w:rPr>
            <w:rFonts w:hint="eastAsia"/>
            <w:sz w:val="21"/>
            <w:szCs w:val="21"/>
            <w:highlight w:val="cyan"/>
            <w:lang w:val="en-US" w:eastAsia="zh-CN"/>
            <w:rPrChange w:id="2599" w:author="野草" w:date="2024-02-02T23:10:04Z">
              <w:rPr>
                <w:rFonts w:hint="eastAsia"/>
                <w:sz w:val="21"/>
                <w:szCs w:val="21"/>
                <w:highlight w:val="none"/>
                <w:lang w:val="en-US" w:eastAsia="zh-CN"/>
              </w:rPr>
            </w:rPrChange>
          </w:rPr>
          <w:t xml:space="preserve"> were selected for </w:t>
        </w:r>
      </w:ins>
      <w:ins w:id="2600" w:author="野草" w:date="2024-02-02T22:23:32Z">
        <w:r>
          <w:rPr>
            <w:rFonts w:hint="eastAsia"/>
            <w:sz w:val="21"/>
            <w:szCs w:val="21"/>
            <w:highlight w:val="green"/>
            <w:lang w:val="en-US" w:eastAsia="zh-CN"/>
            <w:rPrChange w:id="2601" w:author="野草" w:date="2024-02-02T23:11:05Z">
              <w:rPr>
                <w:rFonts w:hint="eastAsia"/>
                <w:sz w:val="21"/>
                <w:szCs w:val="21"/>
                <w:highlight w:val="none"/>
                <w:lang w:val="en-US" w:eastAsia="zh-CN"/>
              </w:rPr>
            </w:rPrChange>
          </w:rPr>
          <w:t xml:space="preserve">the </w:t>
        </w:r>
      </w:ins>
      <w:ins w:id="2602" w:author="野草" w:date="2024-02-02T21:30:08Z">
        <w:r>
          <w:rPr>
            <w:rFonts w:hint="eastAsia"/>
            <w:sz w:val="21"/>
            <w:szCs w:val="21"/>
            <w:highlight w:val="green"/>
            <w:lang w:val="en-US" w:eastAsia="zh-CN"/>
            <w:rPrChange w:id="2603" w:author="野草" w:date="2024-02-02T23:11:05Z">
              <w:rPr>
                <w:rFonts w:hint="eastAsia"/>
                <w:sz w:val="21"/>
                <w:szCs w:val="21"/>
                <w:highlight w:val="none"/>
                <w:lang w:val="en-US" w:eastAsia="zh-CN"/>
              </w:rPr>
            </w:rPrChange>
          </w:rPr>
          <w:t>subsequent analysis</w:t>
        </w:r>
      </w:ins>
      <w:ins w:id="2604" w:author="野草" w:date="2024-02-02T21:30:08Z">
        <w:r>
          <w:rPr>
            <w:rFonts w:hint="eastAsia"/>
            <w:sz w:val="21"/>
            <w:szCs w:val="21"/>
            <w:highlight w:val="cyan"/>
            <w:lang w:val="en-US" w:eastAsia="zh-CN"/>
            <w:rPrChange w:id="2605" w:author="野草" w:date="2024-02-02T23:10:04Z">
              <w:rPr>
                <w:rFonts w:hint="eastAsia"/>
                <w:sz w:val="21"/>
                <w:szCs w:val="21"/>
                <w:highlight w:val="none"/>
                <w:lang w:val="en-US" w:eastAsia="zh-CN"/>
              </w:rPr>
            </w:rPrChange>
          </w:rPr>
          <w:t xml:space="preserve"> of </w:t>
        </w:r>
      </w:ins>
      <w:ins w:id="2606" w:author="野草" w:date="2024-02-02T21:30:08Z">
        <w:r>
          <w:rPr>
            <w:rFonts w:hint="eastAsia"/>
            <w:sz w:val="21"/>
            <w:szCs w:val="21"/>
            <w:highlight w:val="green"/>
            <w:lang w:val="en-US" w:eastAsia="zh-CN"/>
            <w:rPrChange w:id="2607" w:author="野草" w:date="2024-02-02T23:11:09Z">
              <w:rPr>
                <w:rFonts w:hint="eastAsia"/>
                <w:sz w:val="21"/>
                <w:szCs w:val="21"/>
                <w:highlight w:val="none"/>
                <w:lang w:val="en-US" w:eastAsia="zh-CN"/>
              </w:rPr>
            </w:rPrChange>
          </w:rPr>
          <w:t xml:space="preserve">marginal effects </w:t>
        </w:r>
      </w:ins>
      <w:ins w:id="2608" w:author="野草" w:date="2024-02-02T23:11:18Z">
        <w:r>
          <w:rPr>
            <w:rFonts w:hint="eastAsia"/>
            <w:sz w:val="21"/>
            <w:szCs w:val="21"/>
            <w:highlight w:val="cyan"/>
            <w:lang w:val="en-US" w:eastAsia="zh-CN"/>
            <w:rPrChange w:id="2609" w:author="野草" w:date="2024-02-02T23:11:56Z">
              <w:rPr>
                <w:rFonts w:hint="eastAsia"/>
                <w:sz w:val="21"/>
                <w:szCs w:val="21"/>
                <w:highlight w:val="green"/>
                <w:lang w:val="en-US" w:eastAsia="zh-CN"/>
              </w:rPr>
            </w:rPrChange>
          </w:rPr>
          <w:t>o</w:t>
        </w:r>
      </w:ins>
      <w:ins w:id="2610" w:author="野草" w:date="2024-02-02T21:30:08Z">
        <w:r>
          <w:rPr>
            <w:rFonts w:hint="eastAsia"/>
            <w:sz w:val="21"/>
            <w:szCs w:val="21"/>
            <w:highlight w:val="cyan"/>
            <w:lang w:val="en-US" w:eastAsia="zh-CN"/>
            <w:rPrChange w:id="2611" w:author="野草" w:date="2024-02-02T23:10:04Z">
              <w:rPr>
                <w:rFonts w:hint="eastAsia"/>
                <w:sz w:val="21"/>
                <w:szCs w:val="21"/>
                <w:highlight w:val="none"/>
                <w:lang w:val="en-US" w:eastAsia="zh-CN"/>
              </w:rPr>
            </w:rPrChange>
          </w:rPr>
          <w:t xml:space="preserve">n the </w:t>
        </w:r>
      </w:ins>
      <w:ins w:id="2612" w:author="野草" w:date="2024-02-02T21:30:08Z">
        <w:r>
          <w:rPr>
            <w:rFonts w:hint="eastAsia"/>
            <w:sz w:val="21"/>
            <w:szCs w:val="21"/>
            <w:highlight w:val="green"/>
            <w:lang w:val="en-US" w:eastAsia="zh-CN"/>
            <w:rPrChange w:id="2613" w:author="野草" w:date="2024-02-02T23:11:16Z">
              <w:rPr>
                <w:rFonts w:hint="eastAsia"/>
                <w:sz w:val="21"/>
                <w:szCs w:val="21"/>
                <w:highlight w:val="none"/>
                <w:lang w:val="en-US" w:eastAsia="zh-CN"/>
              </w:rPr>
            </w:rPrChange>
          </w:rPr>
          <w:t>two case days</w:t>
        </w:r>
      </w:ins>
      <w:ins w:id="2614" w:author="野草" w:date="2024-02-02T21:30:08Z">
        <w:r>
          <w:rPr>
            <w:rFonts w:hint="eastAsia"/>
            <w:sz w:val="21"/>
            <w:szCs w:val="21"/>
            <w:highlight w:val="cyan"/>
            <w:lang w:val="en-US" w:eastAsia="zh-CN"/>
            <w:rPrChange w:id="2615" w:author="野草" w:date="2024-02-02T23:10:04Z">
              <w:rPr>
                <w:rFonts w:hint="eastAsia"/>
                <w:sz w:val="21"/>
                <w:szCs w:val="21"/>
                <w:highlight w:val="none"/>
                <w:lang w:val="en-US" w:eastAsia="zh-CN"/>
              </w:rPr>
            </w:rPrChange>
          </w:rPr>
          <w:t xml:space="preserve">. The results </w:t>
        </w:r>
      </w:ins>
      <w:ins w:id="2616" w:author="野草" w:date="2024-02-03T14:40:35Z">
        <w:r>
          <w:rPr>
            <w:rFonts w:hint="eastAsia"/>
            <w:sz w:val="21"/>
            <w:szCs w:val="21"/>
            <w:highlight w:val="cyan"/>
            <w:u w:val="single"/>
            <w:lang w:val="en-US" w:eastAsia="zh-CN"/>
            <w:rPrChange w:id="2617" w:author="野草" w:date="2024-02-03T14:45:13Z">
              <w:rPr>
                <w:rFonts w:hint="eastAsia"/>
                <w:sz w:val="21"/>
                <w:szCs w:val="21"/>
                <w:highlight w:val="cyan"/>
                <w:lang w:val="en-US" w:eastAsia="zh-CN"/>
              </w:rPr>
            </w:rPrChange>
          </w:rPr>
          <w:t>unveiled</w:t>
        </w:r>
      </w:ins>
      <w:ins w:id="2618" w:author="野草" w:date="2024-02-02T21:30:08Z">
        <w:r>
          <w:rPr>
            <w:rFonts w:hint="eastAsia"/>
            <w:sz w:val="21"/>
            <w:szCs w:val="21"/>
            <w:highlight w:val="cyan"/>
            <w:lang w:val="en-US" w:eastAsia="zh-CN"/>
            <w:rPrChange w:id="2619" w:author="野草" w:date="2024-02-02T23:10:04Z">
              <w:rPr>
                <w:rFonts w:hint="eastAsia"/>
                <w:sz w:val="21"/>
                <w:szCs w:val="21"/>
                <w:highlight w:val="none"/>
                <w:lang w:val="en-US" w:eastAsia="zh-CN"/>
              </w:rPr>
            </w:rPrChange>
          </w:rPr>
          <w:t xml:space="preserve"> </w:t>
        </w:r>
      </w:ins>
      <w:ins w:id="2620" w:author="野草" w:date="2024-02-02T21:30:08Z">
        <w:r>
          <w:rPr>
            <w:rFonts w:hint="eastAsia"/>
            <w:sz w:val="21"/>
            <w:szCs w:val="21"/>
            <w:highlight w:val="green"/>
            <w:lang w:val="en-US" w:eastAsia="zh-CN"/>
            <w:rPrChange w:id="2621" w:author="野草" w:date="2024-02-02T23:11:35Z">
              <w:rPr>
                <w:rFonts w:hint="eastAsia"/>
                <w:sz w:val="21"/>
                <w:szCs w:val="21"/>
                <w:highlight w:val="none"/>
                <w:lang w:val="en-US" w:eastAsia="zh-CN"/>
              </w:rPr>
            </w:rPrChange>
          </w:rPr>
          <w:t>the non-linear influences</w:t>
        </w:r>
      </w:ins>
      <w:ins w:id="2622" w:author="野草" w:date="2024-02-02T21:30:08Z">
        <w:r>
          <w:rPr>
            <w:rFonts w:hint="eastAsia"/>
            <w:sz w:val="21"/>
            <w:szCs w:val="21"/>
            <w:highlight w:val="cyan"/>
            <w:lang w:val="en-US" w:eastAsia="zh-CN"/>
            <w:rPrChange w:id="2623" w:author="野草" w:date="2024-02-02T23:10:04Z">
              <w:rPr>
                <w:rFonts w:hint="eastAsia"/>
                <w:sz w:val="21"/>
                <w:szCs w:val="21"/>
                <w:highlight w:val="none"/>
                <w:lang w:val="en-US" w:eastAsia="zh-CN"/>
              </w:rPr>
            </w:rPrChange>
          </w:rPr>
          <w:t xml:space="preserve"> of </w:t>
        </w:r>
      </w:ins>
      <w:ins w:id="2624" w:author="野草" w:date="2024-02-02T21:30:08Z">
        <w:r>
          <w:rPr>
            <w:rFonts w:hint="eastAsia"/>
            <w:sz w:val="21"/>
            <w:szCs w:val="21"/>
            <w:highlight w:val="green"/>
            <w:lang w:val="en-US" w:eastAsia="zh-CN"/>
            <w:rPrChange w:id="2625" w:author="野草" w:date="2024-02-02T23:11:52Z">
              <w:rPr>
                <w:rFonts w:hint="eastAsia"/>
                <w:sz w:val="21"/>
                <w:szCs w:val="21"/>
                <w:highlight w:val="none"/>
                <w:lang w:val="en-US" w:eastAsia="zh-CN"/>
              </w:rPr>
            </w:rPrChange>
          </w:rPr>
          <w:t xml:space="preserve">environmental </w:t>
        </w:r>
      </w:ins>
      <w:ins w:id="2626" w:author="野草" w:date="2024-02-02T23:11:43Z">
        <w:r>
          <w:rPr>
            <w:rFonts w:hint="eastAsia"/>
            <w:sz w:val="21"/>
            <w:szCs w:val="21"/>
            <w:highlight w:val="green"/>
            <w:lang w:val="en-US" w:eastAsia="zh-CN"/>
            <w:rPrChange w:id="2627" w:author="野草" w:date="2024-02-02T23:11:52Z">
              <w:rPr>
                <w:rFonts w:hint="eastAsia"/>
                <w:sz w:val="21"/>
                <w:szCs w:val="21"/>
                <w:highlight w:val="cyan"/>
                <w:lang w:val="en-US" w:eastAsia="zh-CN"/>
              </w:rPr>
            </w:rPrChange>
          </w:rPr>
          <w:t>va</w:t>
        </w:r>
      </w:ins>
      <w:ins w:id="2628" w:author="野草" w:date="2024-02-02T23:11:44Z">
        <w:r>
          <w:rPr>
            <w:rFonts w:hint="eastAsia"/>
            <w:sz w:val="21"/>
            <w:szCs w:val="21"/>
            <w:highlight w:val="green"/>
            <w:lang w:val="en-US" w:eastAsia="zh-CN"/>
            <w:rPrChange w:id="2629" w:author="野草" w:date="2024-02-02T23:11:52Z">
              <w:rPr>
                <w:rFonts w:hint="eastAsia"/>
                <w:sz w:val="21"/>
                <w:szCs w:val="21"/>
                <w:highlight w:val="cyan"/>
                <w:lang w:val="en-US" w:eastAsia="zh-CN"/>
              </w:rPr>
            </w:rPrChange>
          </w:rPr>
          <w:t>riabl</w:t>
        </w:r>
      </w:ins>
      <w:ins w:id="2630" w:author="野草" w:date="2024-02-02T23:11:45Z">
        <w:r>
          <w:rPr>
            <w:rFonts w:hint="eastAsia"/>
            <w:sz w:val="21"/>
            <w:szCs w:val="21"/>
            <w:highlight w:val="green"/>
            <w:lang w:val="en-US" w:eastAsia="zh-CN"/>
            <w:rPrChange w:id="2631" w:author="野草" w:date="2024-02-02T23:11:52Z">
              <w:rPr>
                <w:rFonts w:hint="eastAsia"/>
                <w:sz w:val="21"/>
                <w:szCs w:val="21"/>
                <w:highlight w:val="cyan"/>
                <w:lang w:val="en-US" w:eastAsia="zh-CN"/>
              </w:rPr>
            </w:rPrChange>
          </w:rPr>
          <w:t>es</w:t>
        </w:r>
      </w:ins>
      <w:ins w:id="2632" w:author="野草" w:date="2024-02-02T21:30:08Z">
        <w:r>
          <w:rPr>
            <w:rFonts w:hint="eastAsia"/>
            <w:sz w:val="21"/>
            <w:szCs w:val="21"/>
            <w:highlight w:val="cyan"/>
            <w:lang w:val="en-US" w:eastAsia="zh-CN"/>
            <w:rPrChange w:id="2633" w:author="野草" w:date="2024-02-02T23:10:04Z">
              <w:rPr>
                <w:rFonts w:hint="eastAsia"/>
                <w:sz w:val="21"/>
                <w:szCs w:val="21"/>
                <w:highlight w:val="none"/>
                <w:lang w:val="en-US" w:eastAsia="zh-CN"/>
              </w:rPr>
            </w:rPrChange>
          </w:rPr>
          <w:t xml:space="preserve"> on </w:t>
        </w:r>
      </w:ins>
      <w:ins w:id="2634" w:author="野草" w:date="2024-02-02T21:30:08Z">
        <w:r>
          <w:rPr>
            <w:rFonts w:hint="eastAsia"/>
            <w:sz w:val="21"/>
            <w:szCs w:val="21"/>
            <w:highlight w:val="green"/>
            <w:lang w:val="en-US" w:eastAsia="zh-CN"/>
            <w:rPrChange w:id="2635" w:author="野草" w:date="2024-02-02T23:11:59Z">
              <w:rPr>
                <w:rFonts w:hint="eastAsia"/>
                <w:sz w:val="21"/>
                <w:szCs w:val="21"/>
                <w:highlight w:val="none"/>
                <w:lang w:val="en-US" w:eastAsia="zh-CN"/>
              </w:rPr>
            </w:rPrChange>
          </w:rPr>
          <w:t>river cooling</w:t>
        </w:r>
      </w:ins>
      <w:ins w:id="2636" w:author="野草" w:date="2024-02-02T21:30:08Z">
        <w:r>
          <w:rPr>
            <w:rFonts w:hint="eastAsia"/>
            <w:sz w:val="21"/>
            <w:szCs w:val="21"/>
            <w:highlight w:val="cyan"/>
            <w:lang w:val="en-US" w:eastAsia="zh-CN"/>
            <w:rPrChange w:id="2637" w:author="野草" w:date="2024-02-02T23:10:04Z">
              <w:rPr>
                <w:rFonts w:hint="eastAsia"/>
                <w:sz w:val="21"/>
                <w:szCs w:val="21"/>
                <w:highlight w:val="none"/>
                <w:lang w:val="en-US" w:eastAsia="zh-CN"/>
              </w:rPr>
            </w:rPrChange>
          </w:rPr>
          <w:t xml:space="preserve">. </w:t>
        </w:r>
      </w:ins>
      <w:ins w:id="2638" w:author="野草" w:date="2024-02-02T21:30:44Z">
        <w:r>
          <w:rPr>
            <w:rFonts w:hint="default" w:ascii="Times New Roman" w:hAnsi="Times New Roman" w:eastAsia="宋体" w:cs="Times New Roman"/>
            <w:i w:val="0"/>
            <w:iCs w:val="0"/>
            <w:caps w:val="0"/>
            <w:color w:val="1F1F1F"/>
            <w:spacing w:val="0"/>
            <w:sz w:val="21"/>
            <w:szCs w:val="21"/>
            <w:highlight w:val="cyan"/>
            <w:lang w:val="en-US" w:eastAsia="zh-CN"/>
            <w:rPrChange w:id="2639" w:author="野草" w:date="2024-02-02T23:10:04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As the </w:t>
        </w:r>
      </w:ins>
      <w:ins w:id="2640" w:author="野草" w:date="2024-02-02T21:30:44Z">
        <w:r>
          <w:rPr>
            <w:rFonts w:hint="default" w:ascii="Times New Roman" w:hAnsi="Times New Roman" w:eastAsia="宋体" w:cs="Times New Roman"/>
            <w:i w:val="0"/>
            <w:iCs w:val="0"/>
            <w:caps w:val="0"/>
            <w:color w:val="1F1F1F"/>
            <w:spacing w:val="0"/>
            <w:sz w:val="21"/>
            <w:szCs w:val="21"/>
            <w:highlight w:val="green"/>
            <w:lang w:val="en-US" w:eastAsia="zh-CN"/>
            <w:rPrChange w:id="2641" w:author="野草" w:date="2024-02-02T23:12:04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most </w:t>
        </w:r>
      </w:ins>
      <w:ins w:id="2642" w:author="野草" w:date="2024-02-02T21:30:44Z">
        <w:r>
          <w:rPr>
            <w:rFonts w:hint="default"/>
            <w:highlight w:val="green"/>
            <w:lang w:val="en-US" w:eastAsia="zh-CN"/>
            <w:rPrChange w:id="2643" w:author="野草" w:date="2024-02-02T23:12:04Z">
              <w:rPr>
                <w:rFonts w:hint="default"/>
                <w:highlight w:val="none"/>
                <w:lang w:val="en-US" w:eastAsia="zh-CN"/>
              </w:rPr>
            </w:rPrChange>
          </w:rPr>
          <w:t>contributing</w:t>
        </w:r>
      </w:ins>
      <w:ins w:id="2644" w:author="野草" w:date="2024-02-02T21:30:44Z">
        <w:r>
          <w:rPr>
            <w:rFonts w:hint="default" w:ascii="Times New Roman" w:hAnsi="Times New Roman" w:eastAsia="宋体" w:cs="Times New Roman"/>
            <w:i w:val="0"/>
            <w:iCs w:val="0"/>
            <w:caps w:val="0"/>
            <w:color w:val="1F1F1F"/>
            <w:spacing w:val="0"/>
            <w:sz w:val="21"/>
            <w:szCs w:val="21"/>
            <w:highlight w:val="green"/>
            <w:lang w:val="en-US" w:eastAsia="zh-CN"/>
            <w:rPrChange w:id="2645" w:author="野草" w:date="2024-02-02T23:12:04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 factor</w:t>
        </w:r>
      </w:ins>
      <w:ins w:id="2646" w:author="野草" w:date="2024-02-02T21:30:44Z">
        <w:r>
          <w:rPr>
            <w:rFonts w:hint="default" w:ascii="Times New Roman" w:hAnsi="Times New Roman" w:eastAsia="宋体" w:cs="Times New Roman"/>
            <w:i w:val="0"/>
            <w:iCs w:val="0"/>
            <w:caps w:val="0"/>
            <w:color w:val="1F1F1F"/>
            <w:spacing w:val="0"/>
            <w:sz w:val="21"/>
            <w:szCs w:val="21"/>
            <w:highlight w:val="cyan"/>
            <w:lang w:val="en-US" w:eastAsia="zh-CN"/>
            <w:rPrChange w:id="2647" w:author="野草" w:date="2024-02-02T23:10:04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 in </w:t>
        </w:r>
      </w:ins>
      <w:ins w:id="2648" w:author="野草" w:date="2024-02-02T21:30:44Z">
        <w:r>
          <w:rPr>
            <w:rFonts w:hint="default" w:ascii="Times New Roman" w:hAnsi="Times New Roman" w:eastAsia="宋体" w:cs="Times New Roman"/>
            <w:i w:val="0"/>
            <w:iCs w:val="0"/>
            <w:caps w:val="0"/>
            <w:color w:val="1F1F1F"/>
            <w:spacing w:val="0"/>
            <w:sz w:val="21"/>
            <w:szCs w:val="21"/>
            <w:highlight w:val="green"/>
            <w:lang w:val="en-US" w:eastAsia="zh-CN"/>
            <w:rPrChange w:id="2649" w:author="野草" w:date="2024-02-02T23:12:09Z">
              <w:rPr>
                <w:rFonts w:hint="default" w:ascii="Times New Roman" w:hAnsi="Times New Roman" w:eastAsia="宋体" w:cs="Times New Roman"/>
                <w:i w:val="0"/>
                <w:iCs w:val="0"/>
                <w:caps w:val="0"/>
                <w:color w:val="1F1F1F"/>
                <w:spacing w:val="0"/>
                <w:sz w:val="21"/>
                <w:szCs w:val="21"/>
                <w:highlight w:val="none"/>
                <w:lang w:val="en-US" w:eastAsia="zh-CN"/>
              </w:rPr>
            </w:rPrChange>
          </w:rPr>
          <w:t>explaining RCI</w:t>
        </w:r>
      </w:ins>
      <w:ins w:id="2650" w:author="野草" w:date="2024-02-02T21:30:44Z">
        <w:r>
          <w:rPr>
            <w:rFonts w:hint="eastAsia" w:eastAsia="宋体" w:cs="Times New Roman"/>
            <w:i w:val="0"/>
            <w:iCs w:val="0"/>
            <w:caps w:val="0"/>
            <w:color w:val="1F1F1F"/>
            <w:spacing w:val="0"/>
            <w:sz w:val="21"/>
            <w:szCs w:val="21"/>
            <w:highlight w:val="cyan"/>
            <w:lang w:val="en-US" w:eastAsia="zh-CN"/>
            <w:rPrChange w:id="2651" w:author="野草" w:date="2024-02-02T23:10:04Z">
              <w:rPr>
                <w:rFonts w:hint="eastAsia" w:eastAsia="宋体" w:cs="Times New Roman"/>
                <w:i w:val="0"/>
                <w:iCs w:val="0"/>
                <w:caps w:val="0"/>
                <w:color w:val="1F1F1F"/>
                <w:spacing w:val="0"/>
                <w:sz w:val="21"/>
                <w:szCs w:val="21"/>
                <w:highlight w:val="none"/>
                <w:lang w:val="en-US" w:eastAsia="zh-CN"/>
              </w:rPr>
            </w:rPrChange>
          </w:rPr>
          <w:t xml:space="preserve"> on the </w:t>
        </w:r>
      </w:ins>
      <w:ins w:id="2652" w:author="野草" w:date="2024-02-02T21:30:44Z">
        <w:r>
          <w:rPr>
            <w:rFonts w:hint="eastAsia" w:eastAsia="宋体" w:cs="Times New Roman"/>
            <w:i w:val="0"/>
            <w:iCs w:val="0"/>
            <w:caps w:val="0"/>
            <w:color w:val="1F1F1F"/>
            <w:spacing w:val="0"/>
            <w:sz w:val="21"/>
            <w:szCs w:val="21"/>
            <w:highlight w:val="green"/>
            <w:lang w:val="en-US" w:eastAsia="zh-CN"/>
            <w:rPrChange w:id="2653" w:author="野草" w:date="2024-02-02T23:12:13Z">
              <w:rPr>
                <w:rFonts w:hint="eastAsia" w:eastAsia="宋体" w:cs="Times New Roman"/>
                <w:i w:val="0"/>
                <w:iCs w:val="0"/>
                <w:caps w:val="0"/>
                <w:color w:val="1F1F1F"/>
                <w:spacing w:val="0"/>
                <w:sz w:val="21"/>
                <w:szCs w:val="21"/>
                <w:highlight w:val="none"/>
                <w:lang w:val="en-US" w:eastAsia="zh-CN"/>
              </w:rPr>
            </w:rPrChange>
          </w:rPr>
          <w:t>normal summer day</w:t>
        </w:r>
      </w:ins>
      <w:ins w:id="2654" w:author="野草" w:date="2024-02-02T21:30:44Z">
        <w:r>
          <w:rPr>
            <w:rFonts w:hint="default" w:ascii="Times New Roman" w:hAnsi="Times New Roman" w:eastAsia="宋体" w:cs="Times New Roman"/>
            <w:i w:val="0"/>
            <w:iCs w:val="0"/>
            <w:caps w:val="0"/>
            <w:color w:val="1F1F1F"/>
            <w:spacing w:val="0"/>
            <w:sz w:val="21"/>
            <w:szCs w:val="21"/>
            <w:highlight w:val="cyan"/>
            <w:lang w:val="en-US" w:eastAsia="zh-CN"/>
            <w:rPrChange w:id="2655" w:author="野草" w:date="2024-02-02T23:10:04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 </w:t>
        </w:r>
      </w:ins>
      <w:ins w:id="2656" w:author="野草" w:date="2024-02-02T21:30:44Z">
        <w:r>
          <w:rPr>
            <w:rFonts w:hint="default" w:ascii="Times New Roman" w:hAnsi="Times New Roman" w:eastAsia="宋体" w:cs="Times New Roman"/>
            <w:i w:val="0"/>
            <w:iCs w:val="0"/>
            <w:caps w:val="0"/>
            <w:color w:val="1F1F1F"/>
            <w:spacing w:val="0"/>
            <w:sz w:val="21"/>
            <w:szCs w:val="21"/>
            <w:highlight w:val="green"/>
            <w:lang w:val="en-US" w:eastAsia="zh-CN"/>
            <w:rPrChange w:id="2657" w:author="野草" w:date="2024-02-02T23:12:17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average </w:t>
        </w:r>
      </w:ins>
      <w:ins w:id="2658" w:author="野草" w:date="2024-02-02T21:30:44Z">
        <w:r>
          <w:rPr>
            <w:rFonts w:hint="eastAsia" w:eastAsia="宋体" w:cs="Times New Roman"/>
            <w:i w:val="0"/>
            <w:iCs w:val="0"/>
            <w:caps w:val="0"/>
            <w:color w:val="1F1F1F"/>
            <w:spacing w:val="0"/>
            <w:sz w:val="21"/>
            <w:szCs w:val="21"/>
            <w:highlight w:val="green"/>
            <w:lang w:val="en-US" w:eastAsia="zh-CN"/>
            <w:rPrChange w:id="2659" w:author="野草" w:date="2024-02-02T23:12:17Z">
              <w:rPr>
                <w:rFonts w:hint="eastAsia" w:eastAsia="宋体" w:cs="Times New Roman"/>
                <w:i w:val="0"/>
                <w:iCs w:val="0"/>
                <w:caps w:val="0"/>
                <w:color w:val="1F1F1F"/>
                <w:spacing w:val="0"/>
                <w:sz w:val="21"/>
                <w:szCs w:val="21"/>
                <w:highlight w:val="none"/>
                <w:lang w:val="en-US" w:eastAsia="zh-CN"/>
              </w:rPr>
            </w:rPrChange>
          </w:rPr>
          <w:t>slope</w:t>
        </w:r>
      </w:ins>
      <w:ins w:id="2660" w:author="野草" w:date="2024-02-02T21:30:44Z">
        <w:r>
          <w:rPr>
            <w:rFonts w:hint="default" w:ascii="Times New Roman" w:hAnsi="Times New Roman" w:eastAsia="宋体" w:cs="Times New Roman"/>
            <w:i w:val="0"/>
            <w:iCs w:val="0"/>
            <w:caps w:val="0"/>
            <w:color w:val="1F1F1F"/>
            <w:spacing w:val="0"/>
            <w:sz w:val="21"/>
            <w:szCs w:val="21"/>
            <w:highlight w:val="cyan"/>
            <w:lang w:val="en-US" w:eastAsia="zh-CN"/>
            <w:rPrChange w:id="2661" w:author="野草" w:date="2024-02-02T23:10:04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 </w:t>
        </w:r>
      </w:ins>
      <w:ins w:id="2662" w:author="野草" w:date="2024-02-03T14:40:50Z">
        <w:r>
          <w:rPr>
            <w:rFonts w:hint="default" w:ascii="Times New Roman" w:hAnsi="Times New Roman" w:eastAsia="宋体" w:cs="Times New Roman"/>
            <w:i w:val="0"/>
            <w:iCs w:val="0"/>
            <w:caps w:val="0"/>
            <w:color w:val="1F1F1F"/>
            <w:spacing w:val="0"/>
            <w:sz w:val="21"/>
            <w:szCs w:val="21"/>
            <w:highlight w:val="cyan"/>
            <w:lang w:val="en-US" w:eastAsia="zh-CN"/>
          </w:rPr>
          <w:t>manifested in</w:t>
        </w:r>
      </w:ins>
      <w:ins w:id="2663" w:author="野草" w:date="2024-02-02T21:30:44Z">
        <w:r>
          <w:rPr>
            <w:rFonts w:hint="default" w:ascii="Times New Roman" w:hAnsi="Times New Roman" w:eastAsia="宋体" w:cs="Times New Roman"/>
            <w:i w:val="0"/>
            <w:iCs w:val="0"/>
            <w:caps w:val="0"/>
            <w:color w:val="1F1F1F"/>
            <w:spacing w:val="0"/>
            <w:sz w:val="21"/>
            <w:szCs w:val="21"/>
            <w:highlight w:val="green"/>
            <w:lang w:val="en-US" w:eastAsia="zh-CN"/>
            <w:rPrChange w:id="2664" w:author="野草" w:date="2024-02-02T23:12:24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 </w:t>
        </w:r>
      </w:ins>
      <w:ins w:id="2665" w:author="野草" w:date="2024-02-03T14:41:02Z">
        <w:r>
          <w:rPr>
            <w:rFonts w:hint="eastAsia" w:eastAsia="宋体" w:cs="Times New Roman"/>
            <w:i w:val="0"/>
            <w:iCs w:val="0"/>
            <w:caps w:val="0"/>
            <w:color w:val="1F1F1F"/>
            <w:spacing w:val="0"/>
            <w:sz w:val="21"/>
            <w:szCs w:val="21"/>
            <w:highlight w:val="green"/>
            <w:lang w:val="en-US" w:eastAsia="zh-CN"/>
          </w:rPr>
          <w:t>a</w:t>
        </w:r>
      </w:ins>
      <w:ins w:id="2666" w:author="野草" w:date="2024-02-02T21:30:44Z">
        <w:r>
          <w:rPr>
            <w:rFonts w:hint="default" w:ascii="Times New Roman" w:hAnsi="Times New Roman" w:eastAsia="宋体" w:cs="Times New Roman"/>
            <w:i w:val="0"/>
            <w:iCs w:val="0"/>
            <w:caps w:val="0"/>
            <w:color w:val="1F1F1F"/>
            <w:spacing w:val="0"/>
            <w:sz w:val="21"/>
            <w:szCs w:val="21"/>
            <w:highlight w:val="green"/>
            <w:lang w:val="en-US" w:eastAsia="zh-CN"/>
            <w:rPrChange w:id="2667" w:author="野草" w:date="2024-02-03T14:41:05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 de</w:t>
        </w:r>
      </w:ins>
      <w:ins w:id="2668" w:author="野草" w:date="2024-02-02T21:30:44Z">
        <w:r>
          <w:rPr>
            <w:rFonts w:hint="eastAsia" w:eastAsia="宋体" w:cs="Times New Roman"/>
            <w:i w:val="0"/>
            <w:iCs w:val="0"/>
            <w:caps w:val="0"/>
            <w:color w:val="1F1F1F"/>
            <w:spacing w:val="0"/>
            <w:sz w:val="21"/>
            <w:szCs w:val="21"/>
            <w:highlight w:val="green"/>
            <w:lang w:val="en-US" w:eastAsia="zh-CN"/>
            <w:rPrChange w:id="2669" w:author="野草" w:date="2024-02-03T14:41:05Z">
              <w:rPr>
                <w:rFonts w:hint="eastAsia" w:eastAsia="宋体" w:cs="Times New Roman"/>
                <w:i w:val="0"/>
                <w:iCs w:val="0"/>
                <w:caps w:val="0"/>
                <w:color w:val="1F1F1F"/>
                <w:spacing w:val="0"/>
                <w:sz w:val="21"/>
                <w:szCs w:val="21"/>
                <w:highlight w:val="none"/>
                <w:lang w:val="en-US" w:eastAsia="zh-CN"/>
              </w:rPr>
            </w:rPrChange>
          </w:rPr>
          <w:t>scent</w:t>
        </w:r>
      </w:ins>
      <w:ins w:id="2670" w:author="野草" w:date="2024-02-02T21:30:44Z">
        <w:r>
          <w:rPr>
            <w:rFonts w:hint="default" w:ascii="Times New Roman" w:hAnsi="Times New Roman" w:eastAsia="宋体" w:cs="Times New Roman"/>
            <w:i w:val="0"/>
            <w:iCs w:val="0"/>
            <w:caps w:val="0"/>
            <w:color w:val="1F1F1F"/>
            <w:spacing w:val="0"/>
            <w:sz w:val="21"/>
            <w:szCs w:val="21"/>
            <w:highlight w:val="green"/>
            <w:lang w:val="en-US" w:eastAsia="zh-CN"/>
            <w:rPrChange w:id="2671" w:author="野草" w:date="2024-02-03T14:41:05Z">
              <w:rPr>
                <w:rFonts w:hint="default" w:ascii="Times New Roman" w:hAnsi="Times New Roman" w:eastAsia="宋体" w:cs="Times New Roman"/>
                <w:i w:val="0"/>
                <w:iCs w:val="0"/>
                <w:caps w:val="0"/>
                <w:color w:val="1F1F1F"/>
                <w:spacing w:val="0"/>
                <w:sz w:val="21"/>
                <w:szCs w:val="21"/>
                <w:highlight w:val="none"/>
                <w:lang w:val="en-US" w:eastAsia="zh-CN"/>
              </w:rPr>
            </w:rPrChange>
          </w:rPr>
          <w:t xml:space="preserve"> pattern</w:t>
        </w:r>
      </w:ins>
      <w:ins w:id="2672" w:author="野草" w:date="2024-02-02T21:30:44Z">
        <w:r>
          <w:rPr>
            <w:rFonts w:hint="default" w:ascii="Times New Roman" w:hAnsi="Times New Roman" w:eastAsia="宋体" w:cs="Times New Roman"/>
            <w:i w:val="0"/>
            <w:iCs w:val="0"/>
            <w:caps w:val="0"/>
            <w:color w:val="1F1F1F"/>
            <w:spacing w:val="0"/>
            <w:sz w:val="21"/>
            <w:szCs w:val="21"/>
            <w:highlight w:val="cyan"/>
            <w:lang w:val="en-US" w:eastAsia="zh-CN"/>
            <w:rPrChange w:id="2673" w:author="野草" w:date="2024-02-02T23:10:04Z">
              <w:rPr>
                <w:rFonts w:hint="default" w:ascii="Times New Roman" w:hAnsi="Times New Roman" w:eastAsia="宋体" w:cs="Times New Roman"/>
                <w:i w:val="0"/>
                <w:iCs w:val="0"/>
                <w:caps w:val="0"/>
                <w:color w:val="1F1F1F"/>
                <w:spacing w:val="0"/>
                <w:sz w:val="21"/>
                <w:szCs w:val="21"/>
                <w:highlight w:val="none"/>
                <w:lang w:val="en-US" w:eastAsia="zh-CN"/>
              </w:rPr>
            </w:rPrChange>
          </w:rPr>
          <w:t>.</w:t>
        </w:r>
      </w:ins>
      <w:ins w:id="2674" w:author="野草" w:date="2024-02-02T21:31:56Z">
        <w:r>
          <w:rPr>
            <w:rFonts w:hint="eastAsia" w:eastAsia="宋体" w:cs="Times New Roman"/>
            <w:i w:val="0"/>
            <w:iCs w:val="0"/>
            <w:caps w:val="0"/>
            <w:color w:val="1F1F1F"/>
            <w:spacing w:val="0"/>
            <w:sz w:val="21"/>
            <w:szCs w:val="21"/>
            <w:highlight w:val="cyan"/>
            <w:lang w:val="en-US" w:eastAsia="zh-CN"/>
            <w:rPrChange w:id="2675" w:author="野草" w:date="2024-02-02T23:10:04Z">
              <w:rPr>
                <w:rFonts w:hint="eastAsia" w:eastAsia="宋体" w:cs="Times New Roman"/>
                <w:i w:val="0"/>
                <w:iCs w:val="0"/>
                <w:caps w:val="0"/>
                <w:color w:val="1F1F1F"/>
                <w:spacing w:val="0"/>
                <w:sz w:val="21"/>
                <w:szCs w:val="21"/>
                <w:highlight w:val="none"/>
                <w:lang w:val="en-US" w:eastAsia="zh-CN"/>
              </w:rPr>
            </w:rPrChange>
          </w:rPr>
          <w:t xml:space="preserve"> When it increased from </w:t>
        </w:r>
      </w:ins>
      <w:ins w:id="2676" w:author="野草" w:date="2024-02-02T23:27:40Z">
        <w:r>
          <w:rPr>
            <w:rFonts w:hint="eastAsia" w:eastAsia="宋体" w:cs="Times New Roman"/>
            <w:i w:val="0"/>
            <w:iCs w:val="0"/>
            <w:caps w:val="0"/>
            <w:color w:val="1F1F1F"/>
            <w:spacing w:val="0"/>
            <w:sz w:val="21"/>
            <w:szCs w:val="21"/>
            <w:highlight w:val="green"/>
            <w:u w:val="single"/>
            <w:lang w:val="en-US" w:eastAsia="zh-CN"/>
            <w:rPrChange w:id="2677" w:author="野草" w:date="2024-02-02T23:28:06Z">
              <w:rPr>
                <w:rFonts w:hint="eastAsia" w:eastAsia="宋体" w:cs="Times New Roman"/>
                <w:i w:val="0"/>
                <w:iCs w:val="0"/>
                <w:caps w:val="0"/>
                <w:color w:val="1F1F1F"/>
                <w:spacing w:val="0"/>
                <w:sz w:val="21"/>
                <w:szCs w:val="21"/>
                <w:highlight w:val="cyan"/>
                <w:lang w:val="en-US" w:eastAsia="zh-CN"/>
              </w:rPr>
            </w:rPrChange>
          </w:rPr>
          <w:t>6</w:t>
        </w:r>
      </w:ins>
      <w:ins w:id="2678" w:author="野草" w:date="2024-02-02T21:31:56Z">
        <w:r>
          <w:rPr>
            <w:rFonts w:hint="eastAsia" w:eastAsia="宋体" w:cs="Times New Roman"/>
            <w:i w:val="0"/>
            <w:iCs w:val="0"/>
            <w:caps w:val="0"/>
            <w:color w:val="1F1F1F"/>
            <w:spacing w:val="0"/>
            <w:sz w:val="21"/>
            <w:szCs w:val="21"/>
            <w:highlight w:val="green"/>
            <w:u w:val="single"/>
            <w:lang w:val="en-US" w:eastAsia="zh-CN"/>
            <w:rPrChange w:id="2679" w:author="野草" w:date="2024-02-02T23:28:06Z">
              <w:rPr>
                <w:rFonts w:hint="eastAsia" w:eastAsia="宋体" w:cs="Times New Roman"/>
                <w:i w:val="0"/>
                <w:iCs w:val="0"/>
                <w:caps w:val="0"/>
                <w:color w:val="1F1F1F"/>
                <w:spacing w:val="0"/>
                <w:sz w:val="21"/>
                <w:szCs w:val="21"/>
                <w:highlight w:val="none"/>
                <w:lang w:val="en-US" w:eastAsia="zh-CN"/>
              </w:rPr>
            </w:rPrChange>
          </w:rPr>
          <w:t>.2 to 2</w:t>
        </w:r>
      </w:ins>
      <w:ins w:id="2680" w:author="野草" w:date="2024-02-02T23:27:42Z">
        <w:r>
          <w:rPr>
            <w:rFonts w:hint="eastAsia" w:eastAsia="宋体" w:cs="Times New Roman"/>
            <w:i w:val="0"/>
            <w:iCs w:val="0"/>
            <w:caps w:val="0"/>
            <w:color w:val="1F1F1F"/>
            <w:spacing w:val="0"/>
            <w:sz w:val="21"/>
            <w:szCs w:val="21"/>
            <w:highlight w:val="green"/>
            <w:u w:val="single"/>
            <w:lang w:val="en-US" w:eastAsia="zh-CN"/>
            <w:rPrChange w:id="2681" w:author="野草" w:date="2024-02-02T23:28:06Z">
              <w:rPr>
                <w:rFonts w:hint="eastAsia" w:eastAsia="宋体" w:cs="Times New Roman"/>
                <w:i w:val="0"/>
                <w:iCs w:val="0"/>
                <w:caps w:val="0"/>
                <w:color w:val="1F1F1F"/>
                <w:spacing w:val="0"/>
                <w:sz w:val="21"/>
                <w:szCs w:val="21"/>
                <w:highlight w:val="cyan"/>
                <w:lang w:val="en-US" w:eastAsia="zh-CN"/>
              </w:rPr>
            </w:rPrChange>
          </w:rPr>
          <w:t>2</w:t>
        </w:r>
      </w:ins>
      <w:ins w:id="2682" w:author="野草" w:date="2024-02-02T21:31:56Z">
        <w:r>
          <w:rPr>
            <w:rFonts w:hint="eastAsia" w:eastAsia="宋体" w:cs="Times New Roman"/>
            <w:i w:val="0"/>
            <w:iCs w:val="0"/>
            <w:caps w:val="0"/>
            <w:color w:val="1F1F1F"/>
            <w:spacing w:val="0"/>
            <w:sz w:val="21"/>
            <w:szCs w:val="21"/>
            <w:highlight w:val="green"/>
            <w:u w:val="single"/>
            <w:lang w:val="en-US" w:eastAsia="zh-CN"/>
            <w:rPrChange w:id="2683" w:author="野草" w:date="2024-02-02T23:28:06Z">
              <w:rPr>
                <w:rFonts w:hint="eastAsia" w:eastAsia="宋体" w:cs="Times New Roman"/>
                <w:i w:val="0"/>
                <w:iCs w:val="0"/>
                <w:caps w:val="0"/>
                <w:color w:val="1F1F1F"/>
                <w:spacing w:val="0"/>
                <w:sz w:val="21"/>
                <w:szCs w:val="21"/>
                <w:highlight w:val="none"/>
                <w:lang w:val="en-US" w:eastAsia="zh-CN"/>
              </w:rPr>
            </w:rPrChange>
          </w:rPr>
          <w:t>.</w:t>
        </w:r>
      </w:ins>
      <w:ins w:id="2684" w:author="野草" w:date="2024-02-02T23:27:43Z">
        <w:r>
          <w:rPr>
            <w:rFonts w:hint="eastAsia" w:eastAsia="宋体" w:cs="Times New Roman"/>
            <w:i w:val="0"/>
            <w:iCs w:val="0"/>
            <w:caps w:val="0"/>
            <w:color w:val="1F1F1F"/>
            <w:spacing w:val="0"/>
            <w:sz w:val="21"/>
            <w:szCs w:val="21"/>
            <w:highlight w:val="green"/>
            <w:u w:val="single"/>
            <w:lang w:val="en-US" w:eastAsia="zh-CN"/>
            <w:rPrChange w:id="2685" w:author="野草" w:date="2024-02-02T23:28:06Z">
              <w:rPr>
                <w:rFonts w:hint="eastAsia" w:eastAsia="宋体" w:cs="Times New Roman"/>
                <w:i w:val="0"/>
                <w:iCs w:val="0"/>
                <w:caps w:val="0"/>
                <w:color w:val="1F1F1F"/>
                <w:spacing w:val="0"/>
                <w:sz w:val="21"/>
                <w:szCs w:val="21"/>
                <w:highlight w:val="cyan"/>
                <w:lang w:val="en-US" w:eastAsia="zh-CN"/>
              </w:rPr>
            </w:rPrChange>
          </w:rPr>
          <w:t>5</w:t>
        </w:r>
      </w:ins>
      <w:ins w:id="2686" w:author="野草" w:date="2024-02-02T21:31:56Z">
        <w:r>
          <w:rPr>
            <w:rFonts w:hint="eastAsia" w:eastAsia="宋体" w:cs="Times New Roman"/>
            <w:i w:val="0"/>
            <w:iCs w:val="0"/>
            <w:caps w:val="0"/>
            <w:color w:val="1F1F1F"/>
            <w:spacing w:val="0"/>
            <w:sz w:val="21"/>
            <w:szCs w:val="21"/>
            <w:highlight w:val="cyan"/>
            <w:lang w:val="en-US" w:eastAsia="zh-CN"/>
            <w:rPrChange w:id="2687" w:author="野草" w:date="2024-02-02T23:10:04Z">
              <w:rPr>
                <w:rFonts w:hint="eastAsia" w:eastAsia="宋体" w:cs="Times New Roman"/>
                <w:i w:val="0"/>
                <w:iCs w:val="0"/>
                <w:caps w:val="0"/>
                <w:color w:val="1F1F1F"/>
                <w:spacing w:val="0"/>
                <w:sz w:val="21"/>
                <w:szCs w:val="21"/>
                <w:highlight w:val="none"/>
                <w:lang w:val="en-US" w:eastAsia="zh-CN"/>
              </w:rPr>
            </w:rPrChange>
          </w:rPr>
          <w:t xml:space="preserve">, the </w:t>
        </w:r>
      </w:ins>
      <w:ins w:id="2688" w:author="野草" w:date="2024-02-02T21:31:56Z">
        <w:r>
          <w:rPr>
            <w:rFonts w:hint="eastAsia" w:eastAsia="宋体" w:cs="Times New Roman"/>
            <w:i w:val="0"/>
            <w:iCs w:val="0"/>
            <w:caps w:val="0"/>
            <w:color w:val="1F1F1F"/>
            <w:spacing w:val="0"/>
            <w:sz w:val="21"/>
            <w:szCs w:val="21"/>
            <w:highlight w:val="green"/>
            <w:lang w:val="en-US" w:eastAsia="zh-CN"/>
            <w:rPrChange w:id="2689" w:author="野草" w:date="2024-02-02T23:52:56Z">
              <w:rPr>
                <w:rFonts w:hint="eastAsia" w:eastAsia="宋体" w:cs="Times New Roman"/>
                <w:i w:val="0"/>
                <w:iCs w:val="0"/>
                <w:caps w:val="0"/>
                <w:color w:val="1F1F1F"/>
                <w:spacing w:val="0"/>
                <w:sz w:val="21"/>
                <w:szCs w:val="21"/>
                <w:highlight w:val="none"/>
                <w:lang w:val="en-US" w:eastAsia="zh-CN"/>
              </w:rPr>
            </w:rPrChange>
          </w:rPr>
          <w:t>cooling intensity</w:t>
        </w:r>
      </w:ins>
      <w:ins w:id="2690" w:author="野草" w:date="2024-02-02T21:31:56Z">
        <w:r>
          <w:rPr>
            <w:rFonts w:hint="eastAsia" w:eastAsia="宋体" w:cs="Times New Roman"/>
            <w:i w:val="0"/>
            <w:iCs w:val="0"/>
            <w:caps w:val="0"/>
            <w:color w:val="1F1F1F"/>
            <w:spacing w:val="0"/>
            <w:sz w:val="21"/>
            <w:szCs w:val="21"/>
            <w:highlight w:val="cyan"/>
            <w:lang w:val="en-US" w:eastAsia="zh-CN"/>
            <w:rPrChange w:id="2691" w:author="野草" w:date="2024-02-02T23:10:04Z">
              <w:rPr>
                <w:rFonts w:hint="eastAsia" w:eastAsia="宋体" w:cs="Times New Roman"/>
                <w:i w:val="0"/>
                <w:iCs w:val="0"/>
                <w:caps w:val="0"/>
                <w:color w:val="1F1F1F"/>
                <w:spacing w:val="0"/>
                <w:sz w:val="21"/>
                <w:szCs w:val="21"/>
                <w:highlight w:val="none"/>
                <w:lang w:val="en-US" w:eastAsia="zh-CN"/>
              </w:rPr>
            </w:rPrChange>
          </w:rPr>
          <w:t xml:space="preserve"> induced by </w:t>
        </w:r>
      </w:ins>
      <w:ins w:id="2692" w:author="野草" w:date="2024-02-02T21:31:56Z">
        <w:r>
          <w:rPr>
            <w:rFonts w:hint="eastAsia" w:eastAsia="宋体" w:cs="Times New Roman"/>
            <w:i w:val="0"/>
            <w:iCs w:val="0"/>
            <w:caps w:val="0"/>
            <w:color w:val="1F1F1F"/>
            <w:spacing w:val="0"/>
            <w:sz w:val="21"/>
            <w:szCs w:val="21"/>
            <w:highlight w:val="green"/>
            <w:lang w:val="en-US" w:eastAsia="zh-CN"/>
            <w:rPrChange w:id="2693" w:author="野草" w:date="2024-02-02T23:53:00Z">
              <w:rPr>
                <w:rFonts w:hint="eastAsia" w:eastAsia="宋体" w:cs="Times New Roman"/>
                <w:i w:val="0"/>
                <w:iCs w:val="0"/>
                <w:caps w:val="0"/>
                <w:color w:val="1F1F1F"/>
                <w:spacing w:val="0"/>
                <w:sz w:val="21"/>
                <w:szCs w:val="21"/>
                <w:highlight w:val="none"/>
                <w:lang w:val="en-US" w:eastAsia="zh-CN"/>
              </w:rPr>
            </w:rPrChange>
          </w:rPr>
          <w:t>the river</w:t>
        </w:r>
      </w:ins>
      <w:ins w:id="2694" w:author="野草" w:date="2024-02-02T21:31:56Z">
        <w:r>
          <w:rPr>
            <w:rFonts w:hint="eastAsia" w:eastAsia="宋体" w:cs="Times New Roman"/>
            <w:i w:val="0"/>
            <w:iCs w:val="0"/>
            <w:caps w:val="0"/>
            <w:color w:val="1F1F1F"/>
            <w:spacing w:val="0"/>
            <w:sz w:val="21"/>
            <w:szCs w:val="21"/>
            <w:highlight w:val="cyan"/>
            <w:lang w:val="en-US" w:eastAsia="zh-CN"/>
            <w:rPrChange w:id="2695" w:author="野草" w:date="2024-02-02T23:10:04Z">
              <w:rPr>
                <w:rFonts w:hint="eastAsia" w:eastAsia="宋体" w:cs="Times New Roman"/>
                <w:i w:val="0"/>
                <w:iCs w:val="0"/>
                <w:caps w:val="0"/>
                <w:color w:val="1F1F1F"/>
                <w:spacing w:val="0"/>
                <w:sz w:val="21"/>
                <w:szCs w:val="21"/>
                <w:highlight w:val="none"/>
                <w:lang w:val="en-US" w:eastAsia="zh-CN"/>
              </w:rPr>
            </w:rPrChange>
          </w:rPr>
          <w:t xml:space="preserve"> decreased from </w:t>
        </w:r>
      </w:ins>
      <w:ins w:id="2696" w:author="野草" w:date="2024-02-02T23:27:58Z">
        <w:r>
          <w:rPr>
            <w:rFonts w:hint="eastAsia" w:eastAsia="宋体" w:cs="Times New Roman"/>
            <w:i w:val="0"/>
            <w:iCs w:val="0"/>
            <w:caps w:val="0"/>
            <w:color w:val="1F1F1F"/>
            <w:spacing w:val="0"/>
            <w:sz w:val="21"/>
            <w:szCs w:val="21"/>
            <w:highlight w:val="green"/>
            <w:u w:val="single"/>
            <w:lang w:val="en-US" w:eastAsia="zh-CN"/>
            <w:rPrChange w:id="2697" w:author="野草" w:date="2024-02-02T23:28:12Z">
              <w:rPr>
                <w:rFonts w:hint="eastAsia" w:eastAsia="宋体" w:cs="Times New Roman"/>
                <w:i w:val="0"/>
                <w:iCs w:val="0"/>
                <w:caps w:val="0"/>
                <w:color w:val="1F1F1F"/>
                <w:spacing w:val="0"/>
                <w:sz w:val="21"/>
                <w:szCs w:val="21"/>
                <w:highlight w:val="cyan"/>
                <w:lang w:val="en-US" w:eastAsia="zh-CN"/>
              </w:rPr>
            </w:rPrChange>
          </w:rPr>
          <w:t xml:space="preserve">6.6 </w:t>
        </w:r>
      </w:ins>
      <w:ins w:id="2698" w:author="野草" w:date="2024-02-02T21:31:56Z">
        <w:r>
          <w:rPr>
            <w:rFonts w:hint="eastAsia" w:eastAsia="宋体" w:cs="Times New Roman"/>
            <w:i w:val="0"/>
            <w:iCs w:val="0"/>
            <w:caps w:val="0"/>
            <w:color w:val="1F1F1F"/>
            <w:spacing w:val="0"/>
            <w:sz w:val="21"/>
            <w:szCs w:val="21"/>
            <w:highlight w:val="green"/>
            <w:u w:val="single"/>
            <w:lang w:val="en-US" w:eastAsia="zh-CN"/>
            <w:rPrChange w:id="2699" w:author="野草" w:date="2024-02-02T23:28:12Z">
              <w:rPr>
                <w:rFonts w:hint="eastAsia" w:eastAsia="宋体" w:cs="Times New Roman"/>
                <w:i w:val="0"/>
                <w:iCs w:val="0"/>
                <w:caps w:val="0"/>
                <w:color w:val="1F1F1F"/>
                <w:spacing w:val="0"/>
                <w:sz w:val="21"/>
                <w:szCs w:val="21"/>
                <w:highlight w:val="none"/>
                <w:lang w:val="en-US" w:eastAsia="zh-CN"/>
              </w:rPr>
            </w:rPrChange>
          </w:rPr>
          <w:t xml:space="preserve"> to 3.9 °C</w:t>
        </w:r>
      </w:ins>
      <w:ins w:id="2700" w:author="野草" w:date="2024-02-02T21:31:56Z">
        <w:r>
          <w:rPr>
            <w:rFonts w:hint="eastAsia" w:eastAsia="宋体" w:cs="Times New Roman"/>
            <w:i w:val="0"/>
            <w:iCs w:val="0"/>
            <w:caps w:val="0"/>
            <w:color w:val="1F1F1F"/>
            <w:spacing w:val="0"/>
            <w:sz w:val="21"/>
            <w:szCs w:val="21"/>
            <w:highlight w:val="cyan"/>
            <w:lang w:val="en-US" w:eastAsia="zh-CN"/>
            <w:rPrChange w:id="2701" w:author="野草" w:date="2024-02-02T23:10:04Z">
              <w:rPr>
                <w:rFonts w:hint="eastAsia" w:eastAsia="宋体" w:cs="Times New Roman"/>
                <w:i w:val="0"/>
                <w:iCs w:val="0"/>
                <w:caps w:val="0"/>
                <w:color w:val="1F1F1F"/>
                <w:spacing w:val="0"/>
                <w:sz w:val="21"/>
                <w:szCs w:val="21"/>
                <w:highlight w:val="none"/>
                <w:lang w:val="en-US" w:eastAsia="zh-CN"/>
              </w:rPr>
            </w:rPrChange>
          </w:rPr>
          <w:t xml:space="preserve">, indicating that </w:t>
        </w:r>
      </w:ins>
      <w:ins w:id="2702" w:author="野草" w:date="2024-02-02T21:31:56Z">
        <w:r>
          <w:rPr>
            <w:rFonts w:hint="eastAsia" w:eastAsia="宋体" w:cs="Times New Roman"/>
            <w:i w:val="0"/>
            <w:iCs w:val="0"/>
            <w:caps w:val="0"/>
            <w:color w:val="1F1F1F"/>
            <w:spacing w:val="0"/>
            <w:sz w:val="21"/>
            <w:szCs w:val="21"/>
            <w:highlight w:val="green"/>
            <w:lang w:val="en-US" w:eastAsia="zh-CN"/>
            <w:rPrChange w:id="2703" w:author="野草" w:date="2024-02-03T14:38:58Z">
              <w:rPr>
                <w:rFonts w:hint="eastAsia" w:eastAsia="宋体" w:cs="Times New Roman"/>
                <w:i w:val="0"/>
                <w:iCs w:val="0"/>
                <w:caps w:val="0"/>
                <w:color w:val="1F1F1F"/>
                <w:spacing w:val="0"/>
                <w:sz w:val="21"/>
                <w:szCs w:val="21"/>
                <w:highlight w:val="none"/>
                <w:lang w:val="en-US" w:eastAsia="zh-CN"/>
              </w:rPr>
            </w:rPrChange>
          </w:rPr>
          <w:t>a larger slope</w:t>
        </w:r>
      </w:ins>
      <w:ins w:id="2704" w:author="野草" w:date="2024-02-02T21:31:56Z">
        <w:r>
          <w:rPr>
            <w:rFonts w:hint="eastAsia" w:eastAsia="宋体" w:cs="Times New Roman"/>
            <w:i w:val="0"/>
            <w:iCs w:val="0"/>
            <w:caps w:val="0"/>
            <w:color w:val="1F1F1F"/>
            <w:spacing w:val="0"/>
            <w:sz w:val="21"/>
            <w:szCs w:val="21"/>
            <w:highlight w:val="cyan"/>
            <w:lang w:val="en-US" w:eastAsia="zh-CN"/>
            <w:rPrChange w:id="2705" w:author="野草" w:date="2024-02-02T23:10:04Z">
              <w:rPr>
                <w:rFonts w:hint="eastAsia" w:eastAsia="宋体" w:cs="Times New Roman"/>
                <w:i w:val="0"/>
                <w:iCs w:val="0"/>
                <w:caps w:val="0"/>
                <w:color w:val="1F1F1F"/>
                <w:spacing w:val="0"/>
                <w:sz w:val="21"/>
                <w:szCs w:val="21"/>
                <w:highlight w:val="none"/>
                <w:lang w:val="en-US" w:eastAsia="zh-CN"/>
              </w:rPr>
            </w:rPrChange>
          </w:rPr>
          <w:t xml:space="preserve"> </w:t>
        </w:r>
      </w:ins>
      <w:ins w:id="2706" w:author="野草" w:date="2024-02-03T14:44:50Z">
        <w:r>
          <w:rPr>
            <w:rFonts w:hint="eastAsia" w:eastAsia="宋体" w:cs="Times New Roman"/>
            <w:i w:val="0"/>
            <w:iCs w:val="0"/>
            <w:caps w:val="0"/>
            <w:color w:val="1F1F1F"/>
            <w:spacing w:val="0"/>
            <w:sz w:val="21"/>
            <w:szCs w:val="21"/>
            <w:highlight w:val="cyan"/>
            <w:lang w:val="en-US" w:eastAsia="zh-CN"/>
          </w:rPr>
          <w:t>in</w:t>
        </w:r>
      </w:ins>
      <w:ins w:id="2707" w:author="野草" w:date="2024-02-02T21:31:56Z">
        <w:r>
          <w:rPr>
            <w:rFonts w:hint="eastAsia" w:eastAsia="宋体" w:cs="Times New Roman"/>
            <w:i w:val="0"/>
            <w:iCs w:val="0"/>
            <w:caps w:val="0"/>
            <w:color w:val="1F1F1F"/>
            <w:spacing w:val="0"/>
            <w:sz w:val="21"/>
            <w:szCs w:val="21"/>
            <w:highlight w:val="cyan"/>
            <w:lang w:val="en-US" w:eastAsia="zh-CN"/>
            <w:rPrChange w:id="2708" w:author="野草" w:date="2024-02-02T23:10:04Z">
              <w:rPr>
                <w:rFonts w:hint="eastAsia" w:eastAsia="宋体" w:cs="Times New Roman"/>
                <w:i w:val="0"/>
                <w:iCs w:val="0"/>
                <w:caps w:val="0"/>
                <w:color w:val="1F1F1F"/>
                <w:spacing w:val="0"/>
                <w:sz w:val="21"/>
                <w:szCs w:val="21"/>
                <w:highlight w:val="none"/>
                <w:lang w:val="en-US" w:eastAsia="zh-CN"/>
              </w:rPr>
            </w:rPrChange>
          </w:rPr>
          <w:t xml:space="preserve"> the </w:t>
        </w:r>
      </w:ins>
      <w:ins w:id="2709" w:author="野草" w:date="2024-02-02T21:31:56Z">
        <w:r>
          <w:rPr>
            <w:rFonts w:hint="eastAsia" w:eastAsia="宋体" w:cs="Times New Roman"/>
            <w:i w:val="0"/>
            <w:iCs w:val="0"/>
            <w:caps w:val="0"/>
            <w:color w:val="1F1F1F"/>
            <w:spacing w:val="0"/>
            <w:sz w:val="21"/>
            <w:szCs w:val="21"/>
            <w:highlight w:val="green"/>
            <w:lang w:val="en-US" w:eastAsia="zh-CN"/>
            <w:rPrChange w:id="2710" w:author="野草" w:date="2024-02-02T23:52:52Z">
              <w:rPr>
                <w:rFonts w:hint="eastAsia" w:eastAsia="宋体" w:cs="Times New Roman"/>
                <w:i w:val="0"/>
                <w:iCs w:val="0"/>
                <w:caps w:val="0"/>
                <w:color w:val="1F1F1F"/>
                <w:spacing w:val="0"/>
                <w:sz w:val="21"/>
                <w:szCs w:val="21"/>
                <w:highlight w:val="none"/>
                <w:lang w:val="en-US" w:eastAsia="zh-CN"/>
              </w:rPr>
            </w:rPrChange>
          </w:rPr>
          <w:t>waterfront area</w:t>
        </w:r>
      </w:ins>
      <w:ins w:id="2711" w:author="野草" w:date="2024-02-02T21:31:56Z">
        <w:r>
          <w:rPr>
            <w:rFonts w:hint="eastAsia" w:eastAsia="宋体" w:cs="Times New Roman"/>
            <w:i w:val="0"/>
            <w:iCs w:val="0"/>
            <w:caps w:val="0"/>
            <w:color w:val="1F1F1F"/>
            <w:spacing w:val="0"/>
            <w:sz w:val="21"/>
            <w:szCs w:val="21"/>
            <w:highlight w:val="cyan"/>
            <w:lang w:val="en-US" w:eastAsia="zh-CN"/>
            <w:rPrChange w:id="2712" w:author="野草" w:date="2024-02-02T23:10:04Z">
              <w:rPr>
                <w:rFonts w:hint="eastAsia" w:eastAsia="宋体" w:cs="Times New Roman"/>
                <w:i w:val="0"/>
                <w:iCs w:val="0"/>
                <w:caps w:val="0"/>
                <w:color w:val="1F1F1F"/>
                <w:spacing w:val="0"/>
                <w:sz w:val="21"/>
                <w:szCs w:val="21"/>
                <w:highlight w:val="none"/>
                <w:lang w:val="en-US" w:eastAsia="zh-CN"/>
              </w:rPr>
            </w:rPrChange>
          </w:rPr>
          <w:t xml:space="preserve"> is not conducive to the </w:t>
        </w:r>
      </w:ins>
      <w:ins w:id="2713" w:author="野草" w:date="2024-02-02T21:31:56Z">
        <w:r>
          <w:rPr>
            <w:rFonts w:hint="eastAsia" w:eastAsia="宋体" w:cs="Times New Roman"/>
            <w:i w:val="0"/>
            <w:iCs w:val="0"/>
            <w:caps w:val="0"/>
            <w:color w:val="1F1F1F"/>
            <w:spacing w:val="0"/>
            <w:sz w:val="21"/>
            <w:szCs w:val="21"/>
            <w:highlight w:val="green"/>
            <w:lang w:val="en-US" w:eastAsia="zh-CN"/>
            <w:rPrChange w:id="2714" w:author="野草" w:date="2024-02-02T23:49:11Z">
              <w:rPr>
                <w:rFonts w:hint="eastAsia" w:eastAsia="宋体" w:cs="Times New Roman"/>
                <w:i w:val="0"/>
                <w:iCs w:val="0"/>
                <w:caps w:val="0"/>
                <w:color w:val="1F1F1F"/>
                <w:spacing w:val="0"/>
                <w:sz w:val="21"/>
                <w:szCs w:val="21"/>
                <w:highlight w:val="none"/>
                <w:lang w:val="en-US" w:eastAsia="zh-CN"/>
              </w:rPr>
            </w:rPrChange>
          </w:rPr>
          <w:t>heat mitigation</w:t>
        </w:r>
      </w:ins>
      <w:ins w:id="2715" w:author="野草" w:date="2024-02-02T21:31:56Z">
        <w:r>
          <w:rPr>
            <w:rFonts w:hint="eastAsia" w:eastAsia="宋体" w:cs="Times New Roman"/>
            <w:i w:val="0"/>
            <w:iCs w:val="0"/>
            <w:caps w:val="0"/>
            <w:color w:val="1F1F1F"/>
            <w:spacing w:val="0"/>
            <w:sz w:val="21"/>
            <w:szCs w:val="21"/>
            <w:highlight w:val="cyan"/>
            <w:lang w:val="en-US" w:eastAsia="zh-CN"/>
            <w:rPrChange w:id="2716" w:author="野草" w:date="2024-02-02T23:10:04Z">
              <w:rPr>
                <w:rFonts w:hint="eastAsia" w:eastAsia="宋体" w:cs="Times New Roman"/>
                <w:i w:val="0"/>
                <w:iCs w:val="0"/>
                <w:caps w:val="0"/>
                <w:color w:val="1F1F1F"/>
                <w:spacing w:val="0"/>
                <w:sz w:val="21"/>
                <w:szCs w:val="21"/>
                <w:highlight w:val="none"/>
                <w:lang w:val="en-US" w:eastAsia="zh-CN"/>
              </w:rPr>
            </w:rPrChange>
          </w:rPr>
          <w:t xml:space="preserve"> provided by </w:t>
        </w:r>
      </w:ins>
      <w:ins w:id="2717" w:author="野草" w:date="2024-02-02T21:31:56Z">
        <w:r>
          <w:rPr>
            <w:rFonts w:hint="eastAsia" w:eastAsia="宋体" w:cs="Times New Roman"/>
            <w:i w:val="0"/>
            <w:iCs w:val="0"/>
            <w:caps w:val="0"/>
            <w:color w:val="1F1F1F"/>
            <w:spacing w:val="0"/>
            <w:sz w:val="21"/>
            <w:szCs w:val="21"/>
            <w:highlight w:val="green"/>
            <w:lang w:val="en-US" w:eastAsia="zh-CN"/>
            <w:rPrChange w:id="2718" w:author="野草" w:date="2024-02-02T23:49:15Z">
              <w:rPr>
                <w:rFonts w:hint="eastAsia" w:eastAsia="宋体" w:cs="Times New Roman"/>
                <w:i w:val="0"/>
                <w:iCs w:val="0"/>
                <w:caps w:val="0"/>
                <w:color w:val="1F1F1F"/>
                <w:spacing w:val="0"/>
                <w:sz w:val="21"/>
                <w:szCs w:val="21"/>
                <w:highlight w:val="none"/>
                <w:lang w:val="en-US" w:eastAsia="zh-CN"/>
              </w:rPr>
            </w:rPrChange>
          </w:rPr>
          <w:t>the nearby river</w:t>
        </w:r>
      </w:ins>
      <w:ins w:id="2719" w:author="野草" w:date="2024-02-02T21:31:56Z">
        <w:r>
          <w:rPr>
            <w:rFonts w:hint="eastAsia" w:eastAsia="宋体" w:cs="Times New Roman"/>
            <w:i w:val="0"/>
            <w:iCs w:val="0"/>
            <w:caps w:val="0"/>
            <w:color w:val="1F1F1F"/>
            <w:spacing w:val="0"/>
            <w:sz w:val="21"/>
            <w:szCs w:val="21"/>
            <w:highlight w:val="cyan"/>
            <w:lang w:val="en-US" w:eastAsia="zh-CN"/>
            <w:rPrChange w:id="2720" w:author="野草" w:date="2024-02-02T23:10:04Z">
              <w:rPr>
                <w:rFonts w:hint="eastAsia" w:eastAsia="宋体" w:cs="Times New Roman"/>
                <w:i w:val="0"/>
                <w:iCs w:val="0"/>
                <w:caps w:val="0"/>
                <w:color w:val="1F1F1F"/>
                <w:spacing w:val="0"/>
                <w:sz w:val="21"/>
                <w:szCs w:val="21"/>
                <w:highlight w:val="none"/>
                <w:lang w:val="en-US" w:eastAsia="zh-CN"/>
              </w:rPr>
            </w:rPrChange>
          </w:rPr>
          <w:t xml:space="preserve">. It </w:t>
        </w:r>
      </w:ins>
      <w:ins w:id="2721" w:author="野草" w:date="2024-02-02T21:31:56Z">
        <w:r>
          <w:rPr>
            <w:rFonts w:hint="eastAsia" w:eastAsia="宋体" w:cs="Times New Roman"/>
            <w:i w:val="0"/>
            <w:iCs w:val="0"/>
            <w:caps w:val="0"/>
            <w:color w:val="1F1F1F"/>
            <w:spacing w:val="0"/>
            <w:sz w:val="21"/>
            <w:szCs w:val="21"/>
            <w:highlight w:val="green"/>
            <w:lang w:val="en-US" w:eastAsia="zh-CN"/>
            <w:rPrChange w:id="2722" w:author="野草" w:date="2024-02-02T23:49:18Z">
              <w:rPr>
                <w:rFonts w:hint="eastAsia" w:eastAsia="宋体" w:cs="Times New Roman"/>
                <w:i w:val="0"/>
                <w:iCs w:val="0"/>
                <w:caps w:val="0"/>
                <w:color w:val="1F1F1F"/>
                <w:spacing w:val="0"/>
                <w:sz w:val="21"/>
                <w:szCs w:val="21"/>
                <w:highlight w:val="none"/>
                <w:lang w:val="en-US" w:eastAsia="zh-CN"/>
              </w:rPr>
            </w:rPrChange>
          </w:rPr>
          <w:t>should be noted</w:t>
        </w:r>
      </w:ins>
      <w:ins w:id="2723" w:author="野草" w:date="2024-02-02T21:31:56Z">
        <w:r>
          <w:rPr>
            <w:rFonts w:hint="eastAsia" w:eastAsia="宋体" w:cs="Times New Roman"/>
            <w:i w:val="0"/>
            <w:iCs w:val="0"/>
            <w:caps w:val="0"/>
            <w:color w:val="1F1F1F"/>
            <w:spacing w:val="0"/>
            <w:sz w:val="21"/>
            <w:szCs w:val="21"/>
            <w:highlight w:val="cyan"/>
            <w:lang w:val="en-US" w:eastAsia="zh-CN"/>
            <w:rPrChange w:id="2724" w:author="野草" w:date="2024-02-02T23:10:04Z">
              <w:rPr>
                <w:rFonts w:hint="eastAsia" w:eastAsia="宋体" w:cs="Times New Roman"/>
                <w:i w:val="0"/>
                <w:iCs w:val="0"/>
                <w:caps w:val="0"/>
                <w:color w:val="1F1F1F"/>
                <w:spacing w:val="0"/>
                <w:sz w:val="21"/>
                <w:szCs w:val="21"/>
                <w:highlight w:val="none"/>
                <w:lang w:val="en-US" w:eastAsia="zh-CN"/>
              </w:rPr>
            </w:rPrChange>
          </w:rPr>
          <w:t xml:space="preserve"> that when SLP </w:t>
        </w:r>
      </w:ins>
      <w:ins w:id="2725" w:author="野草" w:date="2024-02-02T21:31:56Z">
        <w:r>
          <w:rPr>
            <w:rFonts w:hint="eastAsia" w:eastAsia="宋体" w:cs="Times New Roman"/>
            <w:i w:val="0"/>
            <w:iCs w:val="0"/>
            <w:caps w:val="0"/>
            <w:color w:val="1F1F1F"/>
            <w:spacing w:val="0"/>
            <w:sz w:val="21"/>
            <w:szCs w:val="21"/>
            <w:highlight w:val="green"/>
            <w:lang w:val="en-US" w:eastAsia="zh-CN"/>
            <w:rPrChange w:id="2726" w:author="野草" w:date="2024-02-02T23:49:28Z">
              <w:rPr>
                <w:rFonts w:hint="eastAsia" w:eastAsia="宋体" w:cs="Times New Roman"/>
                <w:i w:val="0"/>
                <w:iCs w:val="0"/>
                <w:caps w:val="0"/>
                <w:color w:val="1F1F1F"/>
                <w:spacing w:val="0"/>
                <w:sz w:val="21"/>
                <w:szCs w:val="21"/>
                <w:highlight w:val="none"/>
                <w:lang w:val="en-US" w:eastAsia="zh-CN"/>
              </w:rPr>
            </w:rPrChange>
          </w:rPr>
          <w:t xml:space="preserve">was </w:t>
        </w:r>
      </w:ins>
      <w:ins w:id="2727" w:author="野草" w:date="2024-02-03T14:44:24Z">
        <w:r>
          <w:rPr>
            <w:rFonts w:hint="eastAsia" w:eastAsia="宋体" w:cs="Times New Roman"/>
            <w:i w:val="0"/>
            <w:iCs w:val="0"/>
            <w:caps w:val="0"/>
            <w:color w:val="1F1F1F"/>
            <w:spacing w:val="0"/>
            <w:sz w:val="21"/>
            <w:szCs w:val="21"/>
            <w:highlight w:val="green"/>
            <w:lang w:val="en-US" w:eastAsia="zh-CN"/>
          </w:rPr>
          <w:t>gre</w:t>
        </w:r>
      </w:ins>
      <w:ins w:id="2728" w:author="野草" w:date="2024-02-03T14:44:25Z">
        <w:r>
          <w:rPr>
            <w:rFonts w:hint="eastAsia" w:eastAsia="宋体" w:cs="Times New Roman"/>
            <w:i w:val="0"/>
            <w:iCs w:val="0"/>
            <w:caps w:val="0"/>
            <w:color w:val="1F1F1F"/>
            <w:spacing w:val="0"/>
            <w:sz w:val="21"/>
            <w:szCs w:val="21"/>
            <w:highlight w:val="green"/>
            <w:lang w:val="en-US" w:eastAsia="zh-CN"/>
          </w:rPr>
          <w:t>ater</w:t>
        </w:r>
      </w:ins>
      <w:ins w:id="2729" w:author="野草" w:date="2024-02-02T21:31:56Z">
        <w:r>
          <w:rPr>
            <w:rFonts w:hint="eastAsia" w:eastAsia="宋体" w:cs="Times New Roman"/>
            <w:i w:val="0"/>
            <w:iCs w:val="0"/>
            <w:caps w:val="0"/>
            <w:color w:val="1F1F1F"/>
            <w:spacing w:val="0"/>
            <w:sz w:val="21"/>
            <w:szCs w:val="21"/>
            <w:highlight w:val="green"/>
            <w:lang w:val="en-US" w:eastAsia="zh-CN"/>
            <w:rPrChange w:id="2730" w:author="野草" w:date="2024-02-02T23:49:28Z">
              <w:rPr>
                <w:rFonts w:hint="eastAsia" w:eastAsia="宋体" w:cs="Times New Roman"/>
                <w:i w:val="0"/>
                <w:iCs w:val="0"/>
                <w:caps w:val="0"/>
                <w:color w:val="1F1F1F"/>
                <w:spacing w:val="0"/>
                <w:sz w:val="21"/>
                <w:szCs w:val="21"/>
                <w:highlight w:val="none"/>
                <w:lang w:val="en-US" w:eastAsia="zh-CN"/>
              </w:rPr>
            </w:rPrChange>
          </w:rPr>
          <w:t xml:space="preserve"> than</w:t>
        </w:r>
      </w:ins>
      <w:ins w:id="2731" w:author="野草" w:date="2024-02-02T21:31:56Z">
        <w:r>
          <w:rPr>
            <w:rFonts w:hint="eastAsia" w:eastAsia="宋体" w:cs="Times New Roman"/>
            <w:i w:val="0"/>
            <w:iCs w:val="0"/>
            <w:caps w:val="0"/>
            <w:color w:val="1F1F1F"/>
            <w:spacing w:val="0"/>
            <w:sz w:val="21"/>
            <w:szCs w:val="21"/>
            <w:highlight w:val="cyan"/>
            <w:lang w:val="en-US" w:eastAsia="zh-CN"/>
            <w:rPrChange w:id="2732" w:author="野草" w:date="2024-02-02T23:10:04Z">
              <w:rPr>
                <w:rFonts w:hint="eastAsia" w:eastAsia="宋体" w:cs="Times New Roman"/>
                <w:i w:val="0"/>
                <w:iCs w:val="0"/>
                <w:caps w:val="0"/>
                <w:color w:val="1F1F1F"/>
                <w:spacing w:val="0"/>
                <w:sz w:val="21"/>
                <w:szCs w:val="21"/>
                <w:highlight w:val="none"/>
                <w:lang w:val="en-US" w:eastAsia="zh-CN"/>
              </w:rPr>
            </w:rPrChange>
          </w:rPr>
          <w:t xml:space="preserve"> </w:t>
        </w:r>
      </w:ins>
      <w:ins w:id="2733" w:author="野草" w:date="2024-02-02T21:31:56Z">
        <w:r>
          <w:rPr>
            <w:rFonts w:hint="eastAsia" w:eastAsia="宋体" w:cs="Times New Roman"/>
            <w:i w:val="0"/>
            <w:iCs w:val="0"/>
            <w:caps w:val="0"/>
            <w:color w:val="1F1F1F"/>
            <w:spacing w:val="0"/>
            <w:sz w:val="21"/>
            <w:szCs w:val="21"/>
            <w:highlight w:val="green"/>
            <w:u w:val="single"/>
            <w:lang w:val="en-US" w:eastAsia="zh-CN"/>
            <w:rPrChange w:id="2734" w:author="野草" w:date="2024-02-02T23:49:55Z">
              <w:rPr>
                <w:rFonts w:hint="eastAsia" w:eastAsia="宋体" w:cs="Times New Roman"/>
                <w:i w:val="0"/>
                <w:iCs w:val="0"/>
                <w:caps w:val="0"/>
                <w:color w:val="1F1F1F"/>
                <w:spacing w:val="0"/>
                <w:sz w:val="21"/>
                <w:szCs w:val="21"/>
                <w:highlight w:val="none"/>
                <w:lang w:val="en-US" w:eastAsia="zh-CN"/>
              </w:rPr>
            </w:rPrChange>
          </w:rPr>
          <w:t>2</w:t>
        </w:r>
      </w:ins>
      <w:ins w:id="2735" w:author="野草" w:date="2024-02-02T23:49:44Z">
        <w:r>
          <w:rPr>
            <w:rFonts w:hint="eastAsia" w:eastAsia="宋体" w:cs="Times New Roman"/>
            <w:i w:val="0"/>
            <w:iCs w:val="0"/>
            <w:caps w:val="0"/>
            <w:color w:val="1F1F1F"/>
            <w:spacing w:val="0"/>
            <w:sz w:val="21"/>
            <w:szCs w:val="21"/>
            <w:highlight w:val="green"/>
            <w:u w:val="single"/>
            <w:lang w:val="en-US" w:eastAsia="zh-CN"/>
            <w:rPrChange w:id="2736" w:author="野草" w:date="2024-02-02T23:49:55Z">
              <w:rPr>
                <w:rFonts w:hint="eastAsia" w:eastAsia="宋体" w:cs="Times New Roman"/>
                <w:i w:val="0"/>
                <w:iCs w:val="0"/>
                <w:caps w:val="0"/>
                <w:color w:val="1F1F1F"/>
                <w:spacing w:val="0"/>
                <w:sz w:val="21"/>
                <w:szCs w:val="21"/>
                <w:highlight w:val="cyan"/>
                <w:lang w:val="en-US" w:eastAsia="zh-CN"/>
              </w:rPr>
            </w:rPrChange>
          </w:rPr>
          <w:t>2</w:t>
        </w:r>
      </w:ins>
      <w:ins w:id="2737" w:author="野草" w:date="2024-02-02T21:31:56Z">
        <w:r>
          <w:rPr>
            <w:rFonts w:hint="eastAsia" w:eastAsia="宋体" w:cs="Times New Roman"/>
            <w:i w:val="0"/>
            <w:iCs w:val="0"/>
            <w:caps w:val="0"/>
            <w:color w:val="1F1F1F"/>
            <w:spacing w:val="0"/>
            <w:sz w:val="21"/>
            <w:szCs w:val="21"/>
            <w:highlight w:val="green"/>
            <w:u w:val="single"/>
            <w:lang w:val="en-US" w:eastAsia="zh-CN"/>
            <w:rPrChange w:id="2738" w:author="野草" w:date="2024-02-02T23:49:55Z">
              <w:rPr>
                <w:rFonts w:hint="eastAsia" w:eastAsia="宋体" w:cs="Times New Roman"/>
                <w:i w:val="0"/>
                <w:iCs w:val="0"/>
                <w:caps w:val="0"/>
                <w:color w:val="1F1F1F"/>
                <w:spacing w:val="0"/>
                <w:sz w:val="21"/>
                <w:szCs w:val="21"/>
                <w:highlight w:val="none"/>
                <w:lang w:val="en-US" w:eastAsia="zh-CN"/>
              </w:rPr>
            </w:rPrChange>
          </w:rPr>
          <w:t>.</w:t>
        </w:r>
      </w:ins>
      <w:ins w:id="2739" w:author="野草" w:date="2024-02-02T23:49:46Z">
        <w:r>
          <w:rPr>
            <w:rFonts w:hint="eastAsia" w:eastAsia="宋体" w:cs="Times New Roman"/>
            <w:i w:val="0"/>
            <w:iCs w:val="0"/>
            <w:caps w:val="0"/>
            <w:color w:val="1F1F1F"/>
            <w:spacing w:val="0"/>
            <w:sz w:val="21"/>
            <w:szCs w:val="21"/>
            <w:highlight w:val="green"/>
            <w:u w:val="single"/>
            <w:lang w:val="en-US" w:eastAsia="zh-CN"/>
            <w:rPrChange w:id="2740" w:author="野草" w:date="2024-02-02T23:49:55Z">
              <w:rPr>
                <w:rFonts w:hint="eastAsia" w:eastAsia="宋体" w:cs="Times New Roman"/>
                <w:i w:val="0"/>
                <w:iCs w:val="0"/>
                <w:caps w:val="0"/>
                <w:color w:val="1F1F1F"/>
                <w:spacing w:val="0"/>
                <w:sz w:val="21"/>
                <w:szCs w:val="21"/>
                <w:highlight w:val="cyan"/>
                <w:lang w:val="en-US" w:eastAsia="zh-CN"/>
              </w:rPr>
            </w:rPrChange>
          </w:rPr>
          <w:t>5</w:t>
        </w:r>
      </w:ins>
      <w:ins w:id="2741" w:author="野草" w:date="2024-02-02T21:31:56Z">
        <w:r>
          <w:rPr>
            <w:rFonts w:hint="eastAsia" w:eastAsia="宋体" w:cs="Times New Roman"/>
            <w:i w:val="0"/>
            <w:iCs w:val="0"/>
            <w:caps w:val="0"/>
            <w:color w:val="1F1F1F"/>
            <w:spacing w:val="0"/>
            <w:sz w:val="21"/>
            <w:szCs w:val="21"/>
            <w:highlight w:val="cyan"/>
            <w:lang w:val="en-US" w:eastAsia="zh-CN"/>
            <w:rPrChange w:id="2742" w:author="野草" w:date="2024-02-02T23:10:04Z">
              <w:rPr>
                <w:rFonts w:hint="eastAsia" w:eastAsia="宋体" w:cs="Times New Roman"/>
                <w:i w:val="0"/>
                <w:iCs w:val="0"/>
                <w:caps w:val="0"/>
                <w:color w:val="1F1F1F"/>
                <w:spacing w:val="0"/>
                <w:sz w:val="21"/>
                <w:szCs w:val="21"/>
                <w:highlight w:val="none"/>
                <w:lang w:val="en-US" w:eastAsia="zh-CN"/>
              </w:rPr>
            </w:rPrChange>
          </w:rPr>
          <w:t xml:space="preserve">, the RCI value remained </w:t>
        </w:r>
      </w:ins>
      <w:ins w:id="2743" w:author="野草" w:date="2024-02-02T21:31:56Z">
        <w:r>
          <w:rPr>
            <w:rFonts w:hint="eastAsia" w:eastAsia="宋体" w:cs="Times New Roman"/>
            <w:i w:val="0"/>
            <w:iCs w:val="0"/>
            <w:caps w:val="0"/>
            <w:color w:val="1F1F1F"/>
            <w:spacing w:val="0"/>
            <w:sz w:val="21"/>
            <w:szCs w:val="21"/>
            <w:highlight w:val="green"/>
            <w:lang w:val="en-US" w:eastAsia="zh-CN"/>
            <w:rPrChange w:id="2744" w:author="野草" w:date="2024-02-02T23:50:00Z">
              <w:rPr>
                <w:rFonts w:hint="eastAsia" w:eastAsia="宋体" w:cs="Times New Roman"/>
                <w:i w:val="0"/>
                <w:iCs w:val="0"/>
                <w:caps w:val="0"/>
                <w:color w:val="1F1F1F"/>
                <w:spacing w:val="0"/>
                <w:sz w:val="21"/>
                <w:szCs w:val="21"/>
                <w:highlight w:val="none"/>
                <w:lang w:val="en-US" w:eastAsia="zh-CN"/>
              </w:rPr>
            </w:rPrChange>
          </w:rPr>
          <w:t xml:space="preserve">relatively </w:t>
        </w:r>
      </w:ins>
      <w:ins w:id="2745" w:author="野草" w:date="2024-02-03T16:18:03Z">
        <w:r>
          <w:rPr>
            <w:rFonts w:hint="eastAsia" w:eastAsia="宋体" w:cs="Times New Roman"/>
            <w:i w:val="0"/>
            <w:iCs w:val="0"/>
            <w:caps w:val="0"/>
            <w:color w:val="1F1F1F"/>
            <w:spacing w:val="0"/>
            <w:sz w:val="21"/>
            <w:szCs w:val="21"/>
            <w:highlight w:val="green"/>
            <w:lang w:val="en-US" w:eastAsia="zh-CN"/>
          </w:rPr>
          <w:t>sta</w:t>
        </w:r>
      </w:ins>
      <w:ins w:id="2746" w:author="野草" w:date="2024-02-03T16:18:05Z">
        <w:r>
          <w:rPr>
            <w:rFonts w:hint="eastAsia" w:eastAsia="宋体" w:cs="Times New Roman"/>
            <w:i w:val="0"/>
            <w:iCs w:val="0"/>
            <w:caps w:val="0"/>
            <w:color w:val="1F1F1F"/>
            <w:spacing w:val="0"/>
            <w:sz w:val="21"/>
            <w:szCs w:val="21"/>
            <w:highlight w:val="green"/>
            <w:lang w:val="en-US" w:eastAsia="zh-CN"/>
          </w:rPr>
          <w:t>ble</w:t>
        </w:r>
      </w:ins>
      <w:ins w:id="2747" w:author="野草" w:date="2024-02-02T21:31:56Z">
        <w:r>
          <w:rPr>
            <w:rFonts w:hint="eastAsia" w:eastAsia="宋体" w:cs="Times New Roman"/>
            <w:i w:val="0"/>
            <w:iCs w:val="0"/>
            <w:caps w:val="0"/>
            <w:color w:val="1F1F1F"/>
            <w:spacing w:val="0"/>
            <w:sz w:val="21"/>
            <w:szCs w:val="21"/>
            <w:highlight w:val="cyan"/>
            <w:lang w:val="en-US" w:eastAsia="zh-CN"/>
            <w:rPrChange w:id="2748" w:author="野草" w:date="2024-02-02T23:10:04Z">
              <w:rPr>
                <w:rFonts w:hint="eastAsia" w:eastAsia="宋体" w:cs="Times New Roman"/>
                <w:i w:val="0"/>
                <w:iCs w:val="0"/>
                <w:caps w:val="0"/>
                <w:color w:val="1F1F1F"/>
                <w:spacing w:val="0"/>
                <w:sz w:val="21"/>
                <w:szCs w:val="21"/>
                <w:highlight w:val="none"/>
                <w:lang w:val="en-US" w:eastAsia="zh-CN"/>
              </w:rPr>
            </w:rPrChange>
          </w:rPr>
          <w:t>.</w:t>
        </w:r>
      </w:ins>
    </w:p>
    <w:p>
      <w:pPr>
        <w:numPr>
          <w:ilvl w:val="-1"/>
          <w:numId w:val="0"/>
        </w:numPr>
        <w:ind w:left="0" w:leftChars="0" w:firstLine="0" w:firstLineChars="0"/>
        <w:rPr>
          <w:ins w:id="2750" w:author="野草" w:date="2024-02-03T14:45:48Z"/>
          <w:rFonts w:hint="default" w:eastAsia="宋体" w:cs="Times New Roman"/>
          <w:i w:val="0"/>
          <w:iCs w:val="0"/>
          <w:caps w:val="0"/>
          <w:color w:val="1F1F1F"/>
          <w:spacing w:val="0"/>
          <w:sz w:val="21"/>
          <w:szCs w:val="21"/>
          <w:highlight w:val="none"/>
          <w:lang w:val="en-US" w:eastAsia="zh-CN"/>
        </w:rPr>
        <w:pPrChange w:id="2749" w:author="野草" w:date="2024-02-02T20:21:14Z">
          <w:pPr>
            <w:numPr>
              <w:ilvl w:val="0"/>
              <w:numId w:val="3"/>
            </w:numPr>
            <w:ind w:left="420" w:leftChars="0" w:hanging="420" w:firstLineChars="0"/>
          </w:pPr>
        </w:pPrChange>
      </w:pPr>
    </w:p>
    <w:p>
      <w:pPr>
        <w:numPr>
          <w:ilvl w:val="-1"/>
          <w:numId w:val="0"/>
        </w:numPr>
        <w:ind w:left="0" w:leftChars="0" w:firstLine="0" w:firstLineChars="0"/>
        <w:rPr>
          <w:ins w:id="2752" w:author="野草" w:date="2024-02-02T14:48:26Z"/>
          <w:rFonts w:hint="default" w:eastAsia="宋体" w:cs="Times New Roman"/>
          <w:i w:val="0"/>
          <w:iCs w:val="0"/>
          <w:caps w:val="0"/>
          <w:color w:val="1F1F1F"/>
          <w:spacing w:val="0"/>
          <w:sz w:val="21"/>
          <w:szCs w:val="21"/>
          <w:highlight w:val="green"/>
          <w:lang w:val="en-US" w:eastAsia="zh-CN"/>
          <w:rPrChange w:id="2753" w:author="野草" w:date="2024-02-03T15:16:06Z">
            <w:rPr>
              <w:ins w:id="2754" w:author="野草" w:date="2024-02-02T14:48:26Z"/>
              <w:rFonts w:hint="default" w:eastAsia="宋体" w:cs="Times New Roman"/>
              <w:i w:val="0"/>
              <w:iCs w:val="0"/>
              <w:caps w:val="0"/>
              <w:color w:val="1F1F1F"/>
              <w:spacing w:val="0"/>
              <w:sz w:val="21"/>
              <w:szCs w:val="21"/>
              <w:highlight w:val="none"/>
              <w:lang w:val="en-US" w:eastAsia="zh-CN"/>
            </w:rPr>
          </w:rPrChange>
        </w:rPr>
        <w:pPrChange w:id="2751" w:author="野草" w:date="2024-02-02T20:21:14Z">
          <w:pPr>
            <w:numPr>
              <w:ilvl w:val="0"/>
              <w:numId w:val="3"/>
            </w:numPr>
            <w:ind w:left="420" w:leftChars="0" w:hanging="420" w:firstLineChars="0"/>
          </w:pPr>
        </w:pPrChange>
      </w:pPr>
      <w:ins w:id="2755" w:author="野草" w:date="2024-02-03T14:45:48Z">
        <w:r>
          <w:rPr>
            <w:rFonts w:hint="eastAsia" w:eastAsia="宋体" w:cs="Times New Roman"/>
            <w:i w:val="0"/>
            <w:iCs w:val="0"/>
            <w:caps w:val="0"/>
            <w:color w:val="1F1F1F"/>
            <w:spacing w:val="0"/>
            <w:sz w:val="21"/>
            <w:szCs w:val="21"/>
            <w:highlight w:val="green"/>
            <w:lang w:val="en-US" w:eastAsia="zh-CN"/>
            <w:rPrChange w:id="2756" w:author="野草" w:date="2024-02-03T15:16:06Z">
              <w:rPr>
                <w:rFonts w:hint="eastAsia" w:eastAsia="宋体" w:cs="Times New Roman"/>
                <w:i w:val="0"/>
                <w:iCs w:val="0"/>
                <w:caps w:val="0"/>
                <w:color w:val="1F1F1F"/>
                <w:spacing w:val="0"/>
                <w:sz w:val="21"/>
                <w:szCs w:val="21"/>
                <w:highlight w:val="none"/>
                <w:lang w:val="en-US" w:eastAsia="zh-CN"/>
              </w:rPr>
            </w:rPrChange>
          </w:rPr>
          <w:t>【</w:t>
        </w:r>
      </w:ins>
      <w:ins w:id="2757" w:author="野草" w:date="2024-02-03T15:16:00Z">
        <w:r>
          <w:rPr>
            <w:rFonts w:hint="eastAsia" w:eastAsia="宋体" w:cs="Times New Roman"/>
            <w:i w:val="0"/>
            <w:iCs w:val="0"/>
            <w:caps w:val="0"/>
            <w:color w:val="1F1F1F"/>
            <w:spacing w:val="0"/>
            <w:sz w:val="21"/>
            <w:szCs w:val="21"/>
            <w:highlight w:val="green"/>
            <w:lang w:val="en-US" w:eastAsia="zh-CN"/>
            <w:rPrChange w:id="2758" w:author="野草" w:date="2024-02-03T15:16:06Z">
              <w:rPr>
                <w:rFonts w:hint="eastAsia" w:eastAsia="宋体" w:cs="Times New Roman"/>
                <w:i w:val="0"/>
                <w:iCs w:val="0"/>
                <w:caps w:val="0"/>
                <w:color w:val="1F1F1F"/>
                <w:spacing w:val="0"/>
                <w:sz w:val="21"/>
                <w:szCs w:val="21"/>
                <w:highlight w:val="none"/>
                <w:lang w:val="en-US" w:eastAsia="zh-CN"/>
              </w:rPr>
            </w:rPrChange>
          </w:rPr>
          <w:t>up</w:t>
        </w:r>
      </w:ins>
      <w:ins w:id="2759" w:author="野草" w:date="2024-02-03T14:51:25Z">
        <w:r>
          <w:rPr>
            <w:rFonts w:hint="eastAsia"/>
            <w:highlight w:val="green"/>
            <w:lang w:val="en-US" w:eastAsia="zh-CN"/>
          </w:rPr>
          <w:t>2024 0203 1</w:t>
        </w:r>
      </w:ins>
      <w:ins w:id="2760" w:author="野草" w:date="2024-02-03T15:16:02Z">
        <w:r>
          <w:rPr>
            <w:rFonts w:hint="eastAsia"/>
            <w:highlight w:val="green"/>
            <w:lang w:val="en-US" w:eastAsia="zh-CN"/>
          </w:rPr>
          <w:t>5</w:t>
        </w:r>
      </w:ins>
      <w:ins w:id="2761" w:author="野草" w:date="2024-02-03T14:51:25Z">
        <w:r>
          <w:rPr>
            <w:rFonts w:hint="eastAsia"/>
            <w:highlight w:val="green"/>
            <w:lang w:val="en-US" w:eastAsia="zh-CN"/>
          </w:rPr>
          <w:t>:</w:t>
        </w:r>
      </w:ins>
      <w:ins w:id="2762" w:author="野草" w:date="2024-02-03T15:16:04Z">
        <w:r>
          <w:rPr>
            <w:rFonts w:hint="eastAsia"/>
            <w:highlight w:val="green"/>
            <w:lang w:val="en-US" w:eastAsia="zh-CN"/>
          </w:rPr>
          <w:t>1</w:t>
        </w:r>
      </w:ins>
      <w:ins w:id="2763" w:author="野草" w:date="2024-02-03T15:16:29Z">
        <w:r>
          <w:rPr>
            <w:rFonts w:hint="eastAsia"/>
            <w:highlight w:val="green"/>
            <w:lang w:val="en-US" w:eastAsia="zh-CN"/>
          </w:rPr>
          <w:t>6</w:t>
        </w:r>
      </w:ins>
      <w:ins w:id="2764" w:author="野草" w:date="2024-02-03T14:45:48Z">
        <w:r>
          <w:rPr>
            <w:rFonts w:hint="eastAsia" w:eastAsia="宋体" w:cs="Times New Roman"/>
            <w:i w:val="0"/>
            <w:iCs w:val="0"/>
            <w:caps w:val="0"/>
            <w:color w:val="1F1F1F"/>
            <w:spacing w:val="0"/>
            <w:sz w:val="21"/>
            <w:szCs w:val="21"/>
            <w:highlight w:val="green"/>
            <w:lang w:val="en-US" w:eastAsia="zh-CN"/>
            <w:rPrChange w:id="2765" w:author="野草" w:date="2024-02-03T15:16:06Z">
              <w:rPr>
                <w:rFonts w:hint="eastAsia" w:eastAsia="宋体" w:cs="Times New Roman"/>
                <w:i w:val="0"/>
                <w:iCs w:val="0"/>
                <w:caps w:val="0"/>
                <w:color w:val="1F1F1F"/>
                <w:spacing w:val="0"/>
                <w:sz w:val="21"/>
                <w:szCs w:val="21"/>
                <w:highlight w:val="none"/>
                <w:lang w:val="en-US" w:eastAsia="zh-CN"/>
              </w:rPr>
            </w:rPrChange>
          </w:rPr>
          <w:t>】</w:t>
        </w:r>
      </w:ins>
    </w:p>
    <w:p>
      <w:pPr>
        <w:numPr>
          <w:ilvl w:val="-1"/>
          <w:numId w:val="0"/>
        </w:numPr>
        <w:ind w:left="0" w:leftChars="0" w:firstLine="0" w:firstLineChars="0"/>
        <w:rPr>
          <w:ins w:id="2767" w:author="野草" w:date="2024-02-03T15:16:32Z"/>
          <w:rFonts w:hint="eastAsia" w:eastAsia="宋体" w:cs="Times New Roman"/>
          <w:i w:val="0"/>
          <w:iCs w:val="0"/>
          <w:caps w:val="0"/>
          <w:color w:val="1F1F1F"/>
          <w:spacing w:val="0"/>
          <w:sz w:val="21"/>
          <w:szCs w:val="21"/>
          <w:highlight w:val="cyan"/>
          <w:u w:val="none"/>
          <w:lang w:val="en-US" w:eastAsia="zh-CN"/>
        </w:rPr>
        <w:pPrChange w:id="2766" w:author="野草" w:date="2024-02-02T21:47:33Z">
          <w:pPr>
            <w:numPr>
              <w:ilvl w:val="0"/>
              <w:numId w:val="3"/>
            </w:numPr>
            <w:ind w:left="420" w:leftChars="0" w:hanging="420" w:firstLineChars="0"/>
          </w:pPr>
        </w:pPrChange>
      </w:pPr>
      <w:ins w:id="2768" w:author="野草" w:date="2024-02-03T07:21:05Z">
        <w:r>
          <w:rPr>
            <w:rFonts w:hint="eastAsia" w:eastAsia="宋体" w:cs="Times New Roman"/>
            <w:i w:val="0"/>
            <w:iCs w:val="0"/>
            <w:caps w:val="0"/>
            <w:color w:val="1F1F1F"/>
            <w:spacing w:val="0"/>
            <w:sz w:val="21"/>
            <w:szCs w:val="21"/>
            <w:highlight w:val="cyan"/>
            <w:u w:val="none"/>
            <w:lang w:val="en-US" w:eastAsia="zh-CN"/>
            <w:rPrChange w:id="2769"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The influence of </w:t>
        </w:r>
      </w:ins>
      <w:ins w:id="2770" w:author="野草" w:date="2024-02-03T07:21:05Z">
        <w:r>
          <w:rPr>
            <w:rFonts w:hint="eastAsia" w:eastAsia="宋体" w:cs="Times New Roman"/>
            <w:i w:val="0"/>
            <w:iCs w:val="0"/>
            <w:caps w:val="0"/>
            <w:color w:val="1F1F1F"/>
            <w:spacing w:val="0"/>
            <w:sz w:val="21"/>
            <w:szCs w:val="21"/>
            <w:highlight w:val="green"/>
            <w:u w:val="none"/>
            <w:lang w:val="en-US" w:eastAsia="zh-CN"/>
            <w:rPrChange w:id="2771" w:author="野草" w:date="2024-02-03T07:21:59Z">
              <w:rPr>
                <w:rFonts w:hint="eastAsia" w:eastAsia="宋体" w:cs="Times New Roman"/>
                <w:i w:val="0"/>
                <w:iCs w:val="0"/>
                <w:caps w:val="0"/>
                <w:color w:val="1F1F1F"/>
                <w:spacing w:val="0"/>
                <w:sz w:val="21"/>
                <w:szCs w:val="21"/>
                <w:highlight w:val="none"/>
                <w:u w:val="none"/>
                <w:lang w:val="en-US" w:eastAsia="zh-CN"/>
              </w:rPr>
            </w:rPrChange>
          </w:rPr>
          <w:t>river width</w:t>
        </w:r>
      </w:ins>
      <w:ins w:id="2772" w:author="野草" w:date="2024-02-03T07:21:05Z">
        <w:r>
          <w:rPr>
            <w:rFonts w:hint="eastAsia" w:eastAsia="宋体" w:cs="Times New Roman"/>
            <w:i w:val="0"/>
            <w:iCs w:val="0"/>
            <w:caps w:val="0"/>
            <w:color w:val="1F1F1F"/>
            <w:spacing w:val="0"/>
            <w:sz w:val="21"/>
            <w:szCs w:val="21"/>
            <w:highlight w:val="cyan"/>
            <w:u w:val="none"/>
            <w:lang w:val="en-US" w:eastAsia="zh-CN"/>
            <w:rPrChange w:id="2773"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exhibit</w:t>
        </w:r>
      </w:ins>
      <w:ins w:id="2774" w:author="野草" w:date="2024-02-03T07:21:09Z">
        <w:r>
          <w:rPr>
            <w:rFonts w:hint="eastAsia" w:eastAsia="宋体" w:cs="Times New Roman"/>
            <w:i w:val="0"/>
            <w:iCs w:val="0"/>
            <w:caps w:val="0"/>
            <w:color w:val="1F1F1F"/>
            <w:spacing w:val="0"/>
            <w:sz w:val="21"/>
            <w:szCs w:val="21"/>
            <w:highlight w:val="cyan"/>
            <w:u w:val="none"/>
            <w:lang w:val="en-US" w:eastAsia="zh-CN"/>
            <w:rPrChange w:id="2775" w:author="野草" w:date="2024-02-03T07:21:55Z">
              <w:rPr>
                <w:rFonts w:hint="eastAsia" w:eastAsia="宋体" w:cs="Times New Roman"/>
                <w:i w:val="0"/>
                <w:iCs w:val="0"/>
                <w:caps w:val="0"/>
                <w:color w:val="1F1F1F"/>
                <w:spacing w:val="0"/>
                <w:sz w:val="21"/>
                <w:szCs w:val="21"/>
                <w:highlight w:val="none"/>
                <w:u w:val="none"/>
                <w:lang w:val="en-US" w:eastAsia="zh-CN"/>
              </w:rPr>
            </w:rPrChange>
          </w:rPr>
          <w:t>ed</w:t>
        </w:r>
      </w:ins>
      <w:ins w:id="2776" w:author="野草" w:date="2024-02-03T07:21:05Z">
        <w:r>
          <w:rPr>
            <w:rFonts w:hint="eastAsia" w:eastAsia="宋体" w:cs="Times New Roman"/>
            <w:i w:val="0"/>
            <w:iCs w:val="0"/>
            <w:caps w:val="0"/>
            <w:color w:val="1F1F1F"/>
            <w:spacing w:val="0"/>
            <w:sz w:val="21"/>
            <w:szCs w:val="21"/>
            <w:highlight w:val="cyan"/>
            <w:u w:val="none"/>
            <w:lang w:val="en-US" w:eastAsia="zh-CN"/>
            <w:rPrChange w:id="2777"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w:t>
        </w:r>
      </w:ins>
      <w:ins w:id="2778" w:author="野草" w:date="2024-02-03T07:21:05Z">
        <w:r>
          <w:rPr>
            <w:rFonts w:hint="eastAsia" w:eastAsia="宋体" w:cs="Times New Roman"/>
            <w:i w:val="0"/>
            <w:iCs w:val="0"/>
            <w:caps w:val="0"/>
            <w:color w:val="1F1F1F"/>
            <w:spacing w:val="0"/>
            <w:sz w:val="21"/>
            <w:szCs w:val="21"/>
            <w:highlight w:val="green"/>
            <w:u w:val="none"/>
            <w:lang w:val="en-US" w:eastAsia="zh-CN"/>
            <w:rPrChange w:id="2779" w:author="野草" w:date="2024-02-03T07:22:03Z">
              <w:rPr>
                <w:rFonts w:hint="eastAsia" w:eastAsia="宋体" w:cs="Times New Roman"/>
                <w:i w:val="0"/>
                <w:iCs w:val="0"/>
                <w:caps w:val="0"/>
                <w:color w:val="1F1F1F"/>
                <w:spacing w:val="0"/>
                <w:sz w:val="21"/>
                <w:szCs w:val="21"/>
                <w:highlight w:val="none"/>
                <w:u w:val="none"/>
                <w:lang w:val="en-US" w:eastAsia="zh-CN"/>
              </w:rPr>
            </w:rPrChange>
          </w:rPr>
          <w:t>a complex pattern</w:t>
        </w:r>
      </w:ins>
      <w:ins w:id="2780" w:author="野草" w:date="2024-02-03T07:21:05Z">
        <w:r>
          <w:rPr>
            <w:rFonts w:hint="eastAsia" w:eastAsia="宋体" w:cs="Times New Roman"/>
            <w:i w:val="0"/>
            <w:iCs w:val="0"/>
            <w:caps w:val="0"/>
            <w:color w:val="1F1F1F"/>
            <w:spacing w:val="0"/>
            <w:sz w:val="21"/>
            <w:szCs w:val="21"/>
            <w:highlight w:val="cyan"/>
            <w:u w:val="none"/>
            <w:lang w:val="en-US" w:eastAsia="zh-CN"/>
            <w:rPrChange w:id="2781"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w:t>
        </w:r>
      </w:ins>
      <w:ins w:id="2782" w:author="野草" w:date="2024-02-03T14:55:54Z">
        <w:r>
          <w:rPr>
            <w:rFonts w:hint="eastAsia" w:ascii="Times New Roman" w:hAnsi="Times New Roman" w:eastAsia="宋体" w:cs="Times New Roman"/>
            <w:i w:val="0"/>
            <w:iCs w:val="0"/>
            <w:caps w:val="0"/>
            <w:color w:val="1F1F1F"/>
            <w:spacing w:val="0"/>
            <w:sz w:val="21"/>
            <w:szCs w:val="21"/>
            <w:highlight w:val="cyan"/>
            <w:u w:val="none"/>
            <w:rPrChange w:id="2783" w:author="野草" w:date="2024-02-03T14:55:59Z">
              <w:rPr>
                <w:rFonts w:ascii="Segoe UI" w:hAnsi="Segoe UI" w:eastAsia="Segoe UI" w:cs="Segoe UI"/>
                <w:i w:val="0"/>
                <w:iCs w:val="0"/>
                <w:caps w:val="0"/>
                <w:color w:val="374151"/>
                <w:spacing w:val="0"/>
                <w:sz w:val="16"/>
                <w:szCs w:val="16"/>
              </w:rPr>
            </w:rPrChange>
          </w:rPr>
          <w:t>As</w:t>
        </w:r>
      </w:ins>
      <w:ins w:id="2784" w:author="野草" w:date="2024-02-03T07:21:05Z">
        <w:r>
          <w:rPr>
            <w:rFonts w:hint="eastAsia" w:eastAsia="宋体" w:cs="Times New Roman"/>
            <w:i w:val="0"/>
            <w:iCs w:val="0"/>
            <w:caps w:val="0"/>
            <w:color w:val="1F1F1F"/>
            <w:spacing w:val="0"/>
            <w:sz w:val="21"/>
            <w:szCs w:val="21"/>
            <w:highlight w:val="cyan"/>
            <w:u w:val="none"/>
            <w:lang w:val="en-US" w:eastAsia="zh-CN"/>
            <w:rPrChange w:id="2785" w:author="野草" w:date="2024-02-03T14:55:59Z">
              <w:rPr>
                <w:rFonts w:hint="eastAsia" w:eastAsia="宋体" w:cs="Times New Roman"/>
                <w:i w:val="0"/>
                <w:iCs w:val="0"/>
                <w:caps w:val="0"/>
                <w:color w:val="1F1F1F"/>
                <w:spacing w:val="0"/>
                <w:sz w:val="21"/>
                <w:szCs w:val="21"/>
                <w:highlight w:val="none"/>
                <w:u w:val="none"/>
                <w:lang w:val="en-US" w:eastAsia="zh-CN"/>
              </w:rPr>
            </w:rPrChange>
          </w:rPr>
          <w:t xml:space="preserve"> R</w:t>
        </w:r>
      </w:ins>
      <w:ins w:id="2786" w:author="野草" w:date="2024-02-03T07:21:05Z">
        <w:r>
          <w:rPr>
            <w:rFonts w:hint="eastAsia" w:eastAsia="宋体" w:cs="Times New Roman"/>
            <w:i w:val="0"/>
            <w:iCs w:val="0"/>
            <w:caps w:val="0"/>
            <w:color w:val="1F1F1F"/>
            <w:spacing w:val="0"/>
            <w:sz w:val="21"/>
            <w:szCs w:val="21"/>
            <w:highlight w:val="cyan"/>
            <w:u w:val="none"/>
            <w:lang w:val="en-US" w:eastAsia="zh-CN"/>
            <w:rPrChange w:id="2787"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W </w:t>
        </w:r>
      </w:ins>
      <w:ins w:id="2788" w:author="野草" w:date="2024-02-03T07:38:35Z">
        <w:r>
          <w:rPr>
            <w:rFonts w:hint="eastAsia" w:eastAsia="宋体" w:cs="Times New Roman"/>
            <w:i w:val="0"/>
            <w:iCs w:val="0"/>
            <w:caps w:val="0"/>
            <w:color w:val="1F1F1F"/>
            <w:spacing w:val="0"/>
            <w:sz w:val="21"/>
            <w:szCs w:val="21"/>
            <w:highlight w:val="cyan"/>
            <w:u w:val="none"/>
            <w:lang w:val="en-US" w:eastAsia="zh-CN"/>
          </w:rPr>
          <w:t>inc</w:t>
        </w:r>
      </w:ins>
      <w:ins w:id="2789" w:author="野草" w:date="2024-02-03T07:38:36Z">
        <w:r>
          <w:rPr>
            <w:rFonts w:hint="eastAsia" w:eastAsia="宋体" w:cs="Times New Roman"/>
            <w:i w:val="0"/>
            <w:iCs w:val="0"/>
            <w:caps w:val="0"/>
            <w:color w:val="1F1F1F"/>
            <w:spacing w:val="0"/>
            <w:sz w:val="21"/>
            <w:szCs w:val="21"/>
            <w:highlight w:val="cyan"/>
            <w:u w:val="none"/>
            <w:lang w:val="en-US" w:eastAsia="zh-CN"/>
          </w:rPr>
          <w:t>rease</w:t>
        </w:r>
      </w:ins>
      <w:ins w:id="2790" w:author="野草" w:date="2024-02-03T07:38:37Z">
        <w:r>
          <w:rPr>
            <w:rFonts w:hint="eastAsia" w:eastAsia="宋体" w:cs="Times New Roman"/>
            <w:i w:val="0"/>
            <w:iCs w:val="0"/>
            <w:caps w:val="0"/>
            <w:color w:val="1F1F1F"/>
            <w:spacing w:val="0"/>
            <w:sz w:val="21"/>
            <w:szCs w:val="21"/>
            <w:highlight w:val="cyan"/>
            <w:u w:val="none"/>
            <w:lang w:val="en-US" w:eastAsia="zh-CN"/>
          </w:rPr>
          <w:t>d</w:t>
        </w:r>
      </w:ins>
      <w:ins w:id="2791" w:author="野草" w:date="2024-02-03T07:21:05Z">
        <w:r>
          <w:rPr>
            <w:rFonts w:hint="eastAsia" w:eastAsia="宋体" w:cs="Times New Roman"/>
            <w:i w:val="0"/>
            <w:iCs w:val="0"/>
            <w:caps w:val="0"/>
            <w:color w:val="1F1F1F"/>
            <w:spacing w:val="0"/>
            <w:sz w:val="21"/>
            <w:szCs w:val="21"/>
            <w:highlight w:val="cyan"/>
            <w:u w:val="none"/>
            <w:lang w:val="en-US" w:eastAsia="zh-CN"/>
            <w:rPrChange w:id="2792"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w:t>
        </w:r>
      </w:ins>
      <w:ins w:id="2793" w:author="野草" w:date="2024-02-03T07:21:05Z">
        <w:r>
          <w:rPr>
            <w:rFonts w:hint="eastAsia" w:eastAsia="宋体" w:cs="Times New Roman"/>
            <w:i w:val="0"/>
            <w:iCs w:val="0"/>
            <w:caps w:val="0"/>
            <w:color w:val="1F1F1F"/>
            <w:spacing w:val="0"/>
            <w:sz w:val="21"/>
            <w:szCs w:val="21"/>
            <w:highlight w:val="green"/>
            <w:u w:val="none"/>
            <w:lang w:val="en-US" w:eastAsia="zh-CN"/>
            <w:rPrChange w:id="2794" w:author="野草" w:date="2024-02-03T07:22:09Z">
              <w:rPr>
                <w:rFonts w:hint="eastAsia" w:eastAsia="宋体" w:cs="Times New Roman"/>
                <w:i w:val="0"/>
                <w:iCs w:val="0"/>
                <w:caps w:val="0"/>
                <w:color w:val="1F1F1F"/>
                <w:spacing w:val="0"/>
                <w:sz w:val="21"/>
                <w:szCs w:val="21"/>
                <w:highlight w:val="none"/>
                <w:u w:val="none"/>
                <w:lang w:val="en-US" w:eastAsia="zh-CN"/>
              </w:rPr>
            </w:rPrChange>
          </w:rPr>
          <w:t xml:space="preserve">within </w:t>
        </w:r>
      </w:ins>
      <w:ins w:id="2795" w:author="野草" w:date="2024-02-03T07:21:05Z">
        <w:r>
          <w:rPr>
            <w:rFonts w:hint="eastAsia" w:eastAsia="宋体" w:cs="Times New Roman"/>
            <w:i w:val="0"/>
            <w:iCs w:val="0"/>
            <w:caps w:val="0"/>
            <w:color w:val="1F1F1F"/>
            <w:spacing w:val="0"/>
            <w:sz w:val="21"/>
            <w:szCs w:val="21"/>
            <w:highlight w:val="green"/>
            <w:u w:val="none"/>
            <w:lang w:val="en-US" w:eastAsia="zh-CN"/>
            <w:rPrChange w:id="2796" w:author="野草" w:date="2024-02-03T07:22:09Z">
              <w:rPr>
                <w:rFonts w:hint="eastAsia" w:eastAsia="宋体" w:cs="Times New Roman"/>
                <w:i w:val="0"/>
                <w:iCs w:val="0"/>
                <w:caps w:val="0"/>
                <w:color w:val="1F1F1F"/>
                <w:spacing w:val="0"/>
                <w:sz w:val="21"/>
                <w:szCs w:val="21"/>
                <w:highlight w:val="none"/>
                <w:u w:val="none"/>
                <w:lang w:val="en-US" w:eastAsia="zh-CN"/>
              </w:rPr>
            </w:rPrChange>
          </w:rPr>
          <w:t>the range</w:t>
        </w:r>
      </w:ins>
      <w:ins w:id="2797" w:author="野草" w:date="2024-02-03T07:21:05Z">
        <w:r>
          <w:rPr>
            <w:rFonts w:hint="eastAsia" w:eastAsia="宋体" w:cs="Times New Roman"/>
            <w:i w:val="0"/>
            <w:iCs w:val="0"/>
            <w:caps w:val="0"/>
            <w:color w:val="1F1F1F"/>
            <w:spacing w:val="0"/>
            <w:sz w:val="21"/>
            <w:szCs w:val="21"/>
            <w:highlight w:val="cyan"/>
            <w:u w:val="none"/>
            <w:lang w:val="en-US" w:eastAsia="zh-CN"/>
            <w:rPrChange w:id="2798"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of </w:t>
        </w:r>
      </w:ins>
      <w:ins w:id="2799" w:author="野草" w:date="2024-02-03T07:21:05Z">
        <w:r>
          <w:rPr>
            <w:rFonts w:hint="eastAsia" w:eastAsia="宋体" w:cs="Times New Roman"/>
            <w:i w:val="0"/>
            <w:iCs w:val="0"/>
            <w:caps w:val="0"/>
            <w:color w:val="1F1F1F"/>
            <w:spacing w:val="0"/>
            <w:sz w:val="21"/>
            <w:szCs w:val="21"/>
            <w:highlight w:val="green"/>
            <w:u w:val="single"/>
            <w:lang w:val="en-US" w:eastAsia="zh-CN"/>
            <w:rPrChange w:id="2800" w:author="野草" w:date="2024-02-03T07:22:12Z">
              <w:rPr>
                <w:rFonts w:hint="eastAsia" w:eastAsia="宋体" w:cs="Times New Roman"/>
                <w:i w:val="0"/>
                <w:iCs w:val="0"/>
                <w:caps w:val="0"/>
                <w:color w:val="1F1F1F"/>
                <w:spacing w:val="0"/>
                <w:sz w:val="21"/>
                <w:szCs w:val="21"/>
                <w:highlight w:val="none"/>
                <w:u w:val="none"/>
                <w:lang w:val="en-US" w:eastAsia="zh-CN"/>
              </w:rPr>
            </w:rPrChange>
          </w:rPr>
          <w:t>246.8 to 623.8</w:t>
        </w:r>
      </w:ins>
      <w:ins w:id="2801" w:author="野草" w:date="2024-02-03T07:21:05Z">
        <w:r>
          <w:rPr>
            <w:rFonts w:hint="eastAsia" w:eastAsia="宋体" w:cs="Times New Roman"/>
            <w:i w:val="0"/>
            <w:iCs w:val="0"/>
            <w:caps w:val="0"/>
            <w:color w:val="1F1F1F"/>
            <w:spacing w:val="0"/>
            <w:sz w:val="21"/>
            <w:szCs w:val="21"/>
            <w:highlight w:val="cyan"/>
            <w:u w:val="none"/>
            <w:lang w:val="en-US" w:eastAsia="zh-CN"/>
            <w:rPrChange w:id="2802"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meters</w:t>
        </w:r>
      </w:ins>
      <w:ins w:id="2803" w:author="野草" w:date="2024-02-03T07:21:05Z">
        <w:r>
          <w:rPr>
            <w:rFonts w:hint="eastAsia" w:eastAsia="宋体" w:cs="Times New Roman"/>
            <w:i w:val="0"/>
            <w:iCs w:val="0"/>
            <w:caps w:val="0"/>
            <w:color w:val="1F1F1F"/>
            <w:spacing w:val="0"/>
            <w:sz w:val="21"/>
            <w:szCs w:val="21"/>
            <w:highlight w:val="cyan"/>
            <w:u w:val="none"/>
            <w:lang w:val="en-US" w:eastAsia="zh-CN"/>
            <w:rPrChange w:id="2804" w:author="野草" w:date="2024-02-03T07:21:55Z">
              <w:rPr>
                <w:rFonts w:hint="eastAsia" w:eastAsia="宋体" w:cs="Times New Roman"/>
                <w:i w:val="0"/>
                <w:iCs w:val="0"/>
                <w:caps w:val="0"/>
                <w:color w:val="1F1F1F"/>
                <w:spacing w:val="0"/>
                <w:sz w:val="21"/>
                <w:szCs w:val="21"/>
                <w:highlight w:val="none"/>
                <w:u w:val="none"/>
                <w:lang w:val="en-US" w:eastAsia="zh-CN"/>
              </w:rPr>
            </w:rPrChange>
          </w:rPr>
          <w:t>, RCI show</w:t>
        </w:r>
      </w:ins>
      <w:ins w:id="2805" w:author="野草" w:date="2024-02-03T07:21:29Z">
        <w:r>
          <w:rPr>
            <w:rFonts w:hint="eastAsia" w:eastAsia="宋体" w:cs="Times New Roman"/>
            <w:i w:val="0"/>
            <w:iCs w:val="0"/>
            <w:caps w:val="0"/>
            <w:color w:val="1F1F1F"/>
            <w:spacing w:val="0"/>
            <w:sz w:val="21"/>
            <w:szCs w:val="21"/>
            <w:highlight w:val="cyan"/>
            <w:u w:val="none"/>
            <w:lang w:val="en-US" w:eastAsia="zh-CN"/>
            <w:rPrChange w:id="2806" w:author="野草" w:date="2024-02-03T07:21:55Z">
              <w:rPr>
                <w:rFonts w:hint="eastAsia" w:eastAsia="宋体" w:cs="Times New Roman"/>
                <w:i w:val="0"/>
                <w:iCs w:val="0"/>
                <w:caps w:val="0"/>
                <w:color w:val="1F1F1F"/>
                <w:spacing w:val="0"/>
                <w:sz w:val="21"/>
                <w:szCs w:val="21"/>
                <w:highlight w:val="none"/>
                <w:u w:val="none"/>
                <w:lang w:val="en-US" w:eastAsia="zh-CN"/>
              </w:rPr>
            </w:rPrChange>
          </w:rPr>
          <w:t>ed</w:t>
        </w:r>
      </w:ins>
      <w:ins w:id="2807" w:author="野草" w:date="2024-02-03T07:21:05Z">
        <w:r>
          <w:rPr>
            <w:rFonts w:hint="eastAsia" w:eastAsia="宋体" w:cs="Times New Roman"/>
            <w:i w:val="0"/>
            <w:iCs w:val="0"/>
            <w:caps w:val="0"/>
            <w:color w:val="1F1F1F"/>
            <w:spacing w:val="0"/>
            <w:sz w:val="21"/>
            <w:szCs w:val="21"/>
            <w:highlight w:val="cyan"/>
            <w:u w:val="none"/>
            <w:lang w:val="en-US" w:eastAsia="zh-CN"/>
            <w:rPrChange w:id="2808"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w:t>
        </w:r>
      </w:ins>
      <w:ins w:id="2809" w:author="野草" w:date="2024-02-03T07:39:25Z">
        <w:r>
          <w:rPr>
            <w:rFonts w:hint="eastAsia" w:eastAsia="宋体" w:cs="Times New Roman"/>
            <w:i w:val="0"/>
            <w:iCs w:val="0"/>
            <w:caps w:val="0"/>
            <w:color w:val="1F1F1F"/>
            <w:spacing w:val="0"/>
            <w:sz w:val="21"/>
            <w:szCs w:val="21"/>
            <w:highlight w:val="green"/>
            <w:u w:val="none"/>
            <w:lang w:val="en-US" w:eastAsia="zh-CN"/>
          </w:rPr>
          <w:t xml:space="preserve">an </w:t>
        </w:r>
      </w:ins>
      <w:ins w:id="2810" w:author="野草" w:date="2024-02-03T15:15:00Z">
        <w:r>
          <w:rPr>
            <w:rFonts w:hint="eastAsia" w:eastAsia="宋体" w:cs="Times New Roman"/>
            <w:i w:val="0"/>
            <w:iCs w:val="0"/>
            <w:caps w:val="0"/>
            <w:color w:val="1F1F1F"/>
            <w:spacing w:val="0"/>
            <w:sz w:val="21"/>
            <w:szCs w:val="21"/>
            <w:highlight w:val="green"/>
            <w:u w:val="none"/>
            <w:lang w:val="en-US" w:eastAsia="zh-CN"/>
          </w:rPr>
          <w:t>fluctuating</w:t>
        </w:r>
      </w:ins>
      <w:ins w:id="2811" w:author="野草" w:date="2024-02-03T14:56:59Z">
        <w:r>
          <w:rPr>
            <w:rFonts w:hint="eastAsia" w:eastAsia="宋体" w:cs="Times New Roman"/>
            <w:i w:val="0"/>
            <w:iCs w:val="0"/>
            <w:caps w:val="0"/>
            <w:color w:val="1F1F1F"/>
            <w:spacing w:val="0"/>
            <w:sz w:val="21"/>
            <w:szCs w:val="21"/>
            <w:highlight w:val="green"/>
            <w:u w:val="none"/>
            <w:lang w:val="en-US" w:eastAsia="zh-CN"/>
          </w:rPr>
          <w:t xml:space="preserve"> </w:t>
        </w:r>
      </w:ins>
      <w:ins w:id="2812" w:author="野草" w:date="2024-02-03T07:39:25Z">
        <w:r>
          <w:rPr>
            <w:rFonts w:hint="eastAsia" w:eastAsia="宋体" w:cs="Times New Roman"/>
            <w:i w:val="0"/>
            <w:iCs w:val="0"/>
            <w:caps w:val="0"/>
            <w:color w:val="1F1F1F"/>
            <w:spacing w:val="0"/>
            <w:sz w:val="21"/>
            <w:szCs w:val="21"/>
            <w:highlight w:val="green"/>
            <w:u w:val="none"/>
            <w:lang w:val="en-US" w:eastAsia="zh-CN"/>
          </w:rPr>
          <w:t>upward trend</w:t>
        </w:r>
      </w:ins>
      <w:ins w:id="2813" w:author="野草" w:date="2024-02-03T07:21:05Z">
        <w:r>
          <w:rPr>
            <w:rFonts w:hint="eastAsia" w:eastAsia="宋体" w:cs="Times New Roman"/>
            <w:i w:val="0"/>
            <w:iCs w:val="0"/>
            <w:caps w:val="0"/>
            <w:color w:val="1F1F1F"/>
            <w:spacing w:val="0"/>
            <w:sz w:val="21"/>
            <w:szCs w:val="21"/>
            <w:highlight w:val="cyan"/>
            <w:u w:val="none"/>
            <w:lang w:val="en-US" w:eastAsia="zh-CN"/>
            <w:rPrChange w:id="2814"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Subsequently, RW </w:t>
        </w:r>
      </w:ins>
      <w:ins w:id="2815" w:author="野草" w:date="2024-02-03T07:21:05Z">
        <w:r>
          <w:rPr>
            <w:rFonts w:hint="eastAsia" w:eastAsia="宋体" w:cs="Times New Roman"/>
            <w:i w:val="0"/>
            <w:iCs w:val="0"/>
            <w:caps w:val="0"/>
            <w:color w:val="1F1F1F"/>
            <w:spacing w:val="0"/>
            <w:sz w:val="21"/>
            <w:szCs w:val="21"/>
            <w:highlight w:val="green"/>
            <w:u w:val="none"/>
            <w:lang w:val="en-US" w:eastAsia="zh-CN"/>
            <w:rPrChange w:id="2816" w:author="野草" w:date="2024-02-03T07:39:53Z">
              <w:rPr>
                <w:rFonts w:hint="eastAsia" w:eastAsia="宋体" w:cs="Times New Roman"/>
                <w:i w:val="0"/>
                <w:iCs w:val="0"/>
                <w:caps w:val="0"/>
                <w:color w:val="1F1F1F"/>
                <w:spacing w:val="0"/>
                <w:sz w:val="21"/>
                <w:szCs w:val="21"/>
                <w:highlight w:val="none"/>
                <w:u w:val="none"/>
                <w:lang w:val="en-US" w:eastAsia="zh-CN"/>
              </w:rPr>
            </w:rPrChange>
          </w:rPr>
          <w:t>gradually decrease</w:t>
        </w:r>
      </w:ins>
      <w:ins w:id="2817" w:author="野草" w:date="2024-02-03T07:39:39Z">
        <w:r>
          <w:rPr>
            <w:rFonts w:hint="eastAsia" w:eastAsia="宋体" w:cs="Times New Roman"/>
            <w:i w:val="0"/>
            <w:iCs w:val="0"/>
            <w:caps w:val="0"/>
            <w:color w:val="1F1F1F"/>
            <w:spacing w:val="0"/>
            <w:sz w:val="21"/>
            <w:szCs w:val="21"/>
            <w:highlight w:val="green"/>
            <w:u w:val="none"/>
            <w:lang w:val="en-US" w:eastAsia="zh-CN"/>
            <w:rPrChange w:id="2818" w:author="野草" w:date="2024-02-03T07:39:53Z">
              <w:rPr>
                <w:rFonts w:hint="eastAsia" w:eastAsia="宋体" w:cs="Times New Roman"/>
                <w:i w:val="0"/>
                <w:iCs w:val="0"/>
                <w:caps w:val="0"/>
                <w:color w:val="1F1F1F"/>
                <w:spacing w:val="0"/>
                <w:sz w:val="21"/>
                <w:szCs w:val="21"/>
                <w:highlight w:val="cyan"/>
                <w:u w:val="none"/>
                <w:lang w:val="en-US" w:eastAsia="zh-CN"/>
              </w:rPr>
            </w:rPrChange>
          </w:rPr>
          <w:t>d</w:t>
        </w:r>
      </w:ins>
      <w:ins w:id="2819" w:author="野草" w:date="2024-02-03T07:21:05Z">
        <w:r>
          <w:rPr>
            <w:rFonts w:hint="eastAsia" w:eastAsia="宋体" w:cs="Times New Roman"/>
            <w:i w:val="0"/>
            <w:iCs w:val="0"/>
            <w:caps w:val="0"/>
            <w:color w:val="1F1F1F"/>
            <w:spacing w:val="0"/>
            <w:sz w:val="21"/>
            <w:szCs w:val="21"/>
            <w:highlight w:val="cyan"/>
            <w:u w:val="none"/>
            <w:lang w:val="en-US" w:eastAsia="zh-CN"/>
            <w:rPrChange w:id="2820"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until it reache</w:t>
        </w:r>
      </w:ins>
      <w:ins w:id="2821" w:author="野草" w:date="2024-02-03T07:39:50Z">
        <w:r>
          <w:rPr>
            <w:rFonts w:hint="eastAsia" w:eastAsia="宋体" w:cs="Times New Roman"/>
            <w:i w:val="0"/>
            <w:iCs w:val="0"/>
            <w:caps w:val="0"/>
            <w:color w:val="1F1F1F"/>
            <w:spacing w:val="0"/>
            <w:sz w:val="21"/>
            <w:szCs w:val="21"/>
            <w:highlight w:val="cyan"/>
            <w:u w:val="none"/>
            <w:lang w:val="en-US" w:eastAsia="zh-CN"/>
          </w:rPr>
          <w:t>d</w:t>
        </w:r>
      </w:ins>
      <w:ins w:id="2822" w:author="野草" w:date="2024-02-03T07:21:05Z">
        <w:r>
          <w:rPr>
            <w:rFonts w:hint="eastAsia" w:eastAsia="宋体" w:cs="Times New Roman"/>
            <w:i w:val="0"/>
            <w:iCs w:val="0"/>
            <w:caps w:val="0"/>
            <w:color w:val="1F1F1F"/>
            <w:spacing w:val="0"/>
            <w:sz w:val="21"/>
            <w:szCs w:val="21"/>
            <w:highlight w:val="cyan"/>
            <w:u w:val="none"/>
            <w:lang w:val="en-US" w:eastAsia="zh-CN"/>
            <w:rPrChange w:id="2823"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w:t>
        </w:r>
      </w:ins>
      <w:ins w:id="2824" w:author="野草" w:date="2024-02-03T07:21:05Z">
        <w:r>
          <w:rPr>
            <w:rFonts w:hint="eastAsia" w:eastAsia="宋体" w:cs="Times New Roman"/>
            <w:i w:val="0"/>
            <w:iCs w:val="0"/>
            <w:caps w:val="0"/>
            <w:color w:val="1F1F1F"/>
            <w:spacing w:val="0"/>
            <w:sz w:val="21"/>
            <w:szCs w:val="21"/>
            <w:highlight w:val="green"/>
            <w:u w:val="single"/>
            <w:lang w:val="en-US" w:eastAsia="zh-CN"/>
            <w:rPrChange w:id="2825" w:author="野草" w:date="2024-02-03T07:39:59Z">
              <w:rPr>
                <w:rFonts w:hint="eastAsia" w:eastAsia="宋体" w:cs="Times New Roman"/>
                <w:i w:val="0"/>
                <w:iCs w:val="0"/>
                <w:caps w:val="0"/>
                <w:color w:val="1F1F1F"/>
                <w:spacing w:val="0"/>
                <w:sz w:val="21"/>
                <w:szCs w:val="21"/>
                <w:highlight w:val="none"/>
                <w:u w:val="none"/>
                <w:lang w:val="en-US" w:eastAsia="zh-CN"/>
              </w:rPr>
            </w:rPrChange>
          </w:rPr>
          <w:t>868.9 meters</w:t>
        </w:r>
      </w:ins>
      <w:ins w:id="2826" w:author="野草" w:date="2024-02-03T07:21:05Z">
        <w:r>
          <w:rPr>
            <w:rFonts w:hint="eastAsia" w:eastAsia="宋体" w:cs="Times New Roman"/>
            <w:i w:val="0"/>
            <w:iCs w:val="0"/>
            <w:caps w:val="0"/>
            <w:color w:val="1F1F1F"/>
            <w:spacing w:val="0"/>
            <w:sz w:val="21"/>
            <w:szCs w:val="21"/>
            <w:highlight w:val="cyan"/>
            <w:u w:val="none"/>
            <w:lang w:val="en-US" w:eastAsia="zh-CN"/>
            <w:rPrChange w:id="2827"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w:t>
        </w:r>
      </w:ins>
      <w:ins w:id="2828" w:author="野草" w:date="2024-02-03T07:44:31Z">
        <w:r>
          <w:rPr>
            <w:rFonts w:hint="eastAsia" w:eastAsia="宋体" w:cs="Times New Roman"/>
            <w:i w:val="0"/>
            <w:iCs w:val="0"/>
            <w:caps w:val="0"/>
            <w:color w:val="1F1F1F"/>
            <w:spacing w:val="0"/>
            <w:sz w:val="21"/>
            <w:szCs w:val="21"/>
            <w:highlight w:val="cyan"/>
            <w:u w:val="none"/>
            <w:lang w:val="en-US" w:eastAsia="zh-CN"/>
          </w:rPr>
          <w:t xml:space="preserve">Overall, the </w:t>
        </w:r>
      </w:ins>
      <w:ins w:id="2829" w:author="野草" w:date="2024-02-03T07:44:44Z">
        <w:r>
          <w:rPr>
            <w:rFonts w:hint="eastAsia" w:eastAsia="宋体" w:cs="Times New Roman"/>
            <w:i w:val="0"/>
            <w:iCs w:val="0"/>
            <w:caps w:val="0"/>
            <w:color w:val="1F1F1F"/>
            <w:spacing w:val="0"/>
            <w:sz w:val="21"/>
            <w:szCs w:val="21"/>
            <w:highlight w:val="cyan"/>
            <w:u w:val="none"/>
            <w:lang w:val="en-US" w:eastAsia="zh-CN"/>
          </w:rPr>
          <w:t>increa</w:t>
        </w:r>
      </w:ins>
      <w:ins w:id="2830" w:author="野草" w:date="2024-02-03T07:44:45Z">
        <w:r>
          <w:rPr>
            <w:rFonts w:hint="eastAsia" w:eastAsia="宋体" w:cs="Times New Roman"/>
            <w:i w:val="0"/>
            <w:iCs w:val="0"/>
            <w:caps w:val="0"/>
            <w:color w:val="1F1F1F"/>
            <w:spacing w:val="0"/>
            <w:sz w:val="21"/>
            <w:szCs w:val="21"/>
            <w:highlight w:val="cyan"/>
            <w:u w:val="none"/>
            <w:lang w:val="en-US" w:eastAsia="zh-CN"/>
          </w:rPr>
          <w:t>sed</w:t>
        </w:r>
      </w:ins>
      <w:ins w:id="2831" w:author="野草" w:date="2024-02-03T07:44:31Z">
        <w:r>
          <w:rPr>
            <w:rFonts w:hint="eastAsia" w:eastAsia="宋体" w:cs="Times New Roman"/>
            <w:i w:val="0"/>
            <w:iCs w:val="0"/>
            <w:caps w:val="0"/>
            <w:color w:val="1F1F1F"/>
            <w:spacing w:val="0"/>
            <w:sz w:val="21"/>
            <w:szCs w:val="21"/>
            <w:highlight w:val="cyan"/>
            <w:u w:val="none"/>
            <w:lang w:val="en-US" w:eastAsia="zh-CN"/>
          </w:rPr>
          <w:t xml:space="preserve"> </w:t>
        </w:r>
      </w:ins>
      <w:ins w:id="2832" w:author="野草" w:date="2024-02-03T07:44:31Z">
        <w:r>
          <w:rPr>
            <w:rFonts w:hint="eastAsia" w:eastAsia="宋体" w:cs="Times New Roman"/>
            <w:i w:val="0"/>
            <w:iCs w:val="0"/>
            <w:caps w:val="0"/>
            <w:color w:val="1F1F1F"/>
            <w:spacing w:val="0"/>
            <w:sz w:val="21"/>
            <w:szCs w:val="21"/>
            <w:highlight w:val="green"/>
            <w:u w:val="none"/>
            <w:lang w:val="en-US" w:eastAsia="zh-CN"/>
            <w:rPrChange w:id="2833" w:author="野草" w:date="2024-02-03T07:46:00Z">
              <w:rPr>
                <w:rFonts w:hint="eastAsia" w:eastAsia="宋体" w:cs="Times New Roman"/>
                <w:i w:val="0"/>
                <w:iCs w:val="0"/>
                <w:caps w:val="0"/>
                <w:color w:val="1F1F1F"/>
                <w:spacing w:val="0"/>
                <w:sz w:val="21"/>
                <w:szCs w:val="21"/>
                <w:highlight w:val="cyan"/>
                <w:u w:val="none"/>
                <w:lang w:val="en-US" w:eastAsia="zh-CN"/>
              </w:rPr>
            </w:rPrChange>
          </w:rPr>
          <w:t xml:space="preserve">river </w:t>
        </w:r>
      </w:ins>
      <w:ins w:id="2834" w:author="野草" w:date="2024-02-03T07:44:51Z">
        <w:r>
          <w:rPr>
            <w:rFonts w:hint="eastAsia" w:eastAsia="宋体" w:cs="Times New Roman"/>
            <w:i w:val="0"/>
            <w:iCs w:val="0"/>
            <w:caps w:val="0"/>
            <w:color w:val="1F1F1F"/>
            <w:spacing w:val="0"/>
            <w:sz w:val="21"/>
            <w:szCs w:val="21"/>
            <w:highlight w:val="green"/>
            <w:u w:val="none"/>
            <w:lang w:val="en-US" w:eastAsia="zh-CN"/>
            <w:rPrChange w:id="2835" w:author="野草" w:date="2024-02-03T07:46:00Z">
              <w:rPr>
                <w:rFonts w:hint="eastAsia" w:eastAsia="宋体" w:cs="Times New Roman"/>
                <w:i w:val="0"/>
                <w:iCs w:val="0"/>
                <w:caps w:val="0"/>
                <w:color w:val="1F1F1F"/>
                <w:spacing w:val="0"/>
                <w:sz w:val="21"/>
                <w:szCs w:val="21"/>
                <w:highlight w:val="cyan"/>
                <w:u w:val="none"/>
                <w:lang w:val="en-US" w:eastAsia="zh-CN"/>
              </w:rPr>
            </w:rPrChange>
          </w:rPr>
          <w:t>w</w:t>
        </w:r>
      </w:ins>
      <w:ins w:id="2836" w:author="野草" w:date="2024-02-03T07:44:52Z">
        <w:r>
          <w:rPr>
            <w:rFonts w:hint="eastAsia" w:eastAsia="宋体" w:cs="Times New Roman"/>
            <w:i w:val="0"/>
            <w:iCs w:val="0"/>
            <w:caps w:val="0"/>
            <w:color w:val="1F1F1F"/>
            <w:spacing w:val="0"/>
            <w:sz w:val="21"/>
            <w:szCs w:val="21"/>
            <w:highlight w:val="green"/>
            <w:u w:val="none"/>
            <w:lang w:val="en-US" w:eastAsia="zh-CN"/>
            <w:rPrChange w:id="2837" w:author="野草" w:date="2024-02-03T07:46:00Z">
              <w:rPr>
                <w:rFonts w:hint="eastAsia" w:eastAsia="宋体" w:cs="Times New Roman"/>
                <w:i w:val="0"/>
                <w:iCs w:val="0"/>
                <w:caps w:val="0"/>
                <w:color w:val="1F1F1F"/>
                <w:spacing w:val="0"/>
                <w:sz w:val="21"/>
                <w:szCs w:val="21"/>
                <w:highlight w:val="cyan"/>
                <w:u w:val="none"/>
                <w:lang w:val="en-US" w:eastAsia="zh-CN"/>
              </w:rPr>
            </w:rPrChange>
          </w:rPr>
          <w:t>idth</w:t>
        </w:r>
      </w:ins>
      <w:ins w:id="2838" w:author="野草" w:date="2024-02-03T07:44:52Z">
        <w:r>
          <w:rPr>
            <w:rFonts w:hint="eastAsia" w:eastAsia="宋体" w:cs="Times New Roman"/>
            <w:i w:val="0"/>
            <w:iCs w:val="0"/>
            <w:caps w:val="0"/>
            <w:color w:val="1F1F1F"/>
            <w:spacing w:val="0"/>
            <w:sz w:val="21"/>
            <w:szCs w:val="21"/>
            <w:highlight w:val="cyan"/>
            <w:u w:val="none"/>
            <w:lang w:val="en-US" w:eastAsia="zh-CN"/>
          </w:rPr>
          <w:t xml:space="preserve"> </w:t>
        </w:r>
      </w:ins>
      <w:ins w:id="2839" w:author="野草" w:date="2024-02-03T07:44:54Z">
        <w:r>
          <w:rPr>
            <w:rFonts w:hint="eastAsia" w:eastAsia="宋体" w:cs="Times New Roman"/>
            <w:i w:val="0"/>
            <w:iCs w:val="0"/>
            <w:caps w:val="0"/>
            <w:color w:val="1F1F1F"/>
            <w:spacing w:val="0"/>
            <w:sz w:val="21"/>
            <w:szCs w:val="21"/>
            <w:highlight w:val="cyan"/>
            <w:u w:val="none"/>
            <w:lang w:val="en-US" w:eastAsia="zh-CN"/>
          </w:rPr>
          <w:t>wa</w:t>
        </w:r>
      </w:ins>
      <w:ins w:id="2840" w:author="野草" w:date="2024-02-03T07:44:31Z">
        <w:r>
          <w:rPr>
            <w:rFonts w:hint="eastAsia" w:eastAsia="宋体" w:cs="Times New Roman"/>
            <w:i w:val="0"/>
            <w:iCs w:val="0"/>
            <w:caps w:val="0"/>
            <w:color w:val="1F1F1F"/>
            <w:spacing w:val="0"/>
            <w:sz w:val="21"/>
            <w:szCs w:val="21"/>
            <w:highlight w:val="cyan"/>
            <w:u w:val="none"/>
            <w:lang w:val="en-US" w:eastAsia="zh-CN"/>
          </w:rPr>
          <w:t xml:space="preserve">s </w:t>
        </w:r>
      </w:ins>
      <w:ins w:id="2841" w:author="野草" w:date="2024-02-03T07:44:31Z">
        <w:r>
          <w:rPr>
            <w:rFonts w:hint="eastAsia" w:eastAsia="宋体" w:cs="Times New Roman"/>
            <w:i w:val="0"/>
            <w:iCs w:val="0"/>
            <w:caps w:val="0"/>
            <w:color w:val="1F1F1F"/>
            <w:spacing w:val="0"/>
            <w:sz w:val="21"/>
            <w:szCs w:val="21"/>
            <w:highlight w:val="green"/>
            <w:u w:val="none"/>
            <w:lang w:val="en-US" w:eastAsia="zh-CN"/>
            <w:rPrChange w:id="2842" w:author="野草" w:date="2024-02-03T07:46:07Z">
              <w:rPr>
                <w:rFonts w:hint="eastAsia" w:eastAsia="宋体" w:cs="Times New Roman"/>
                <w:i w:val="0"/>
                <w:iCs w:val="0"/>
                <w:caps w:val="0"/>
                <w:color w:val="1F1F1F"/>
                <w:spacing w:val="0"/>
                <w:sz w:val="21"/>
                <w:szCs w:val="21"/>
                <w:highlight w:val="cyan"/>
                <w:u w:val="none"/>
                <w:lang w:val="en-US" w:eastAsia="zh-CN"/>
              </w:rPr>
            </w:rPrChange>
          </w:rPr>
          <w:t>associated with</w:t>
        </w:r>
      </w:ins>
      <w:ins w:id="2843" w:author="野草" w:date="2024-02-03T07:44:31Z">
        <w:r>
          <w:rPr>
            <w:rFonts w:hint="eastAsia" w:eastAsia="宋体" w:cs="Times New Roman"/>
            <w:i w:val="0"/>
            <w:iCs w:val="0"/>
            <w:caps w:val="0"/>
            <w:color w:val="1F1F1F"/>
            <w:spacing w:val="0"/>
            <w:sz w:val="21"/>
            <w:szCs w:val="21"/>
            <w:highlight w:val="cyan"/>
            <w:u w:val="none"/>
            <w:lang w:val="en-US" w:eastAsia="zh-CN"/>
          </w:rPr>
          <w:t xml:space="preserve"> a corresponding </w:t>
        </w:r>
      </w:ins>
      <w:ins w:id="2844" w:author="野草" w:date="2024-02-03T07:45:38Z">
        <w:r>
          <w:rPr>
            <w:rFonts w:hint="eastAsia" w:eastAsia="宋体" w:cs="Times New Roman"/>
            <w:i w:val="0"/>
            <w:iCs w:val="0"/>
            <w:caps w:val="0"/>
            <w:color w:val="1F1F1F"/>
            <w:spacing w:val="0"/>
            <w:sz w:val="21"/>
            <w:szCs w:val="21"/>
            <w:highlight w:val="green"/>
            <w:u w:val="none"/>
            <w:lang w:val="en-US" w:eastAsia="zh-CN"/>
            <w:rPrChange w:id="2845" w:author="野草" w:date="2024-02-03T07:46:12Z">
              <w:rPr>
                <w:rFonts w:hint="eastAsia" w:eastAsia="宋体" w:cs="Times New Roman"/>
                <w:i w:val="0"/>
                <w:iCs w:val="0"/>
                <w:caps w:val="0"/>
                <w:color w:val="1F1F1F"/>
                <w:spacing w:val="0"/>
                <w:sz w:val="21"/>
                <w:szCs w:val="21"/>
                <w:highlight w:val="cyan"/>
                <w:u w:val="none"/>
                <w:lang w:val="en-US" w:eastAsia="zh-CN"/>
              </w:rPr>
            </w:rPrChange>
          </w:rPr>
          <w:t>enhanced</w:t>
        </w:r>
      </w:ins>
      <w:ins w:id="2846" w:author="野草" w:date="2024-02-03T07:44:31Z">
        <w:r>
          <w:rPr>
            <w:rFonts w:hint="eastAsia" w:eastAsia="宋体" w:cs="Times New Roman"/>
            <w:i w:val="0"/>
            <w:iCs w:val="0"/>
            <w:caps w:val="0"/>
            <w:color w:val="1F1F1F"/>
            <w:spacing w:val="0"/>
            <w:sz w:val="21"/>
            <w:szCs w:val="21"/>
            <w:highlight w:val="green"/>
            <w:u w:val="none"/>
            <w:lang w:val="en-US" w:eastAsia="zh-CN"/>
            <w:rPrChange w:id="2847" w:author="野草" w:date="2024-02-03T07:46:12Z">
              <w:rPr>
                <w:rFonts w:hint="eastAsia" w:eastAsia="宋体" w:cs="Times New Roman"/>
                <w:i w:val="0"/>
                <w:iCs w:val="0"/>
                <w:caps w:val="0"/>
                <w:color w:val="1F1F1F"/>
                <w:spacing w:val="0"/>
                <w:sz w:val="21"/>
                <w:szCs w:val="21"/>
                <w:highlight w:val="cyan"/>
                <w:u w:val="none"/>
                <w:lang w:val="en-US" w:eastAsia="zh-CN"/>
              </w:rPr>
            </w:rPrChange>
          </w:rPr>
          <w:t xml:space="preserve"> RCI</w:t>
        </w:r>
      </w:ins>
      <w:ins w:id="2848" w:author="野草" w:date="2024-02-03T07:21:05Z">
        <w:r>
          <w:rPr>
            <w:rFonts w:hint="eastAsia" w:eastAsia="宋体" w:cs="Times New Roman"/>
            <w:i w:val="0"/>
            <w:iCs w:val="0"/>
            <w:caps w:val="0"/>
            <w:color w:val="1F1F1F"/>
            <w:spacing w:val="0"/>
            <w:sz w:val="21"/>
            <w:szCs w:val="21"/>
            <w:highlight w:val="cyan"/>
            <w:u w:val="none"/>
            <w:lang w:val="en-US" w:eastAsia="zh-CN"/>
            <w:rPrChange w:id="2849"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This observation </w:t>
        </w:r>
      </w:ins>
      <w:ins w:id="2850" w:author="野草" w:date="2024-02-03T07:21:05Z">
        <w:r>
          <w:rPr>
            <w:rFonts w:hint="eastAsia" w:eastAsia="宋体" w:cs="Times New Roman"/>
            <w:i w:val="0"/>
            <w:iCs w:val="0"/>
            <w:caps w:val="0"/>
            <w:color w:val="1F1F1F"/>
            <w:spacing w:val="0"/>
            <w:sz w:val="21"/>
            <w:szCs w:val="21"/>
            <w:highlight w:val="green"/>
            <w:u w:val="single"/>
            <w:lang w:val="en-US" w:eastAsia="zh-CN"/>
            <w:rPrChange w:id="2851" w:author="野草" w:date="2024-02-03T16:57:31Z">
              <w:rPr>
                <w:rFonts w:hint="eastAsia" w:eastAsia="宋体" w:cs="Times New Roman"/>
                <w:i w:val="0"/>
                <w:iCs w:val="0"/>
                <w:caps w:val="0"/>
                <w:color w:val="1F1F1F"/>
                <w:spacing w:val="0"/>
                <w:sz w:val="21"/>
                <w:szCs w:val="21"/>
                <w:highlight w:val="none"/>
                <w:u w:val="none"/>
                <w:lang w:val="en-US" w:eastAsia="zh-CN"/>
              </w:rPr>
            </w:rPrChange>
          </w:rPr>
          <w:t>align</w:t>
        </w:r>
      </w:ins>
      <w:ins w:id="2852" w:author="野草" w:date="2024-02-03T15:16:23Z">
        <w:r>
          <w:rPr>
            <w:rFonts w:hint="eastAsia" w:eastAsia="宋体" w:cs="Times New Roman"/>
            <w:i w:val="0"/>
            <w:iCs w:val="0"/>
            <w:caps w:val="0"/>
            <w:color w:val="1F1F1F"/>
            <w:spacing w:val="0"/>
            <w:sz w:val="21"/>
            <w:szCs w:val="21"/>
            <w:highlight w:val="green"/>
            <w:u w:val="single"/>
            <w:lang w:val="en-US" w:eastAsia="zh-CN"/>
            <w:rPrChange w:id="2853" w:author="野草" w:date="2024-02-03T16:57:31Z">
              <w:rPr>
                <w:rFonts w:hint="eastAsia" w:eastAsia="宋体" w:cs="Times New Roman"/>
                <w:i w:val="0"/>
                <w:iCs w:val="0"/>
                <w:caps w:val="0"/>
                <w:color w:val="1F1F1F"/>
                <w:spacing w:val="0"/>
                <w:sz w:val="21"/>
                <w:szCs w:val="21"/>
                <w:highlight w:val="green"/>
                <w:u w:val="none"/>
                <w:lang w:val="en-US" w:eastAsia="zh-CN"/>
              </w:rPr>
            </w:rPrChange>
          </w:rPr>
          <w:t>s</w:t>
        </w:r>
      </w:ins>
      <w:ins w:id="2854" w:author="野草" w:date="2024-02-03T07:21:05Z">
        <w:r>
          <w:rPr>
            <w:rFonts w:hint="eastAsia" w:eastAsia="宋体" w:cs="Times New Roman"/>
            <w:i w:val="0"/>
            <w:iCs w:val="0"/>
            <w:caps w:val="0"/>
            <w:color w:val="1F1F1F"/>
            <w:spacing w:val="0"/>
            <w:sz w:val="21"/>
            <w:szCs w:val="21"/>
            <w:highlight w:val="green"/>
            <w:u w:val="single"/>
            <w:lang w:val="en-US" w:eastAsia="zh-CN"/>
            <w:rPrChange w:id="2855" w:author="野草" w:date="2024-02-03T16:57:31Z">
              <w:rPr>
                <w:rFonts w:hint="eastAsia" w:eastAsia="宋体" w:cs="Times New Roman"/>
                <w:i w:val="0"/>
                <w:iCs w:val="0"/>
                <w:caps w:val="0"/>
                <w:color w:val="1F1F1F"/>
                <w:spacing w:val="0"/>
                <w:sz w:val="21"/>
                <w:szCs w:val="21"/>
                <w:highlight w:val="none"/>
                <w:u w:val="none"/>
                <w:lang w:val="en-US" w:eastAsia="zh-CN"/>
              </w:rPr>
            </w:rPrChange>
          </w:rPr>
          <w:t xml:space="preserve"> with</w:t>
        </w:r>
      </w:ins>
      <w:ins w:id="2856" w:author="野草" w:date="2024-02-03T07:21:05Z">
        <w:r>
          <w:rPr>
            <w:rFonts w:hint="eastAsia" w:eastAsia="宋体" w:cs="Times New Roman"/>
            <w:i w:val="0"/>
            <w:iCs w:val="0"/>
            <w:caps w:val="0"/>
            <w:color w:val="1F1F1F"/>
            <w:spacing w:val="0"/>
            <w:sz w:val="21"/>
            <w:szCs w:val="21"/>
            <w:highlight w:val="cyan"/>
            <w:u w:val="none"/>
            <w:lang w:val="en-US" w:eastAsia="zh-CN"/>
            <w:rPrChange w:id="2857"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the </w:t>
        </w:r>
      </w:ins>
      <w:ins w:id="2858" w:author="野草" w:date="2024-02-03T07:21:05Z">
        <w:r>
          <w:rPr>
            <w:rFonts w:hint="eastAsia" w:eastAsia="宋体" w:cs="Times New Roman"/>
            <w:i w:val="0"/>
            <w:iCs w:val="0"/>
            <w:caps w:val="0"/>
            <w:color w:val="1F1F1F"/>
            <w:spacing w:val="0"/>
            <w:sz w:val="21"/>
            <w:szCs w:val="21"/>
            <w:highlight w:val="green"/>
            <w:u w:val="none"/>
            <w:lang w:val="en-US" w:eastAsia="zh-CN"/>
            <w:rPrChange w:id="2859" w:author="野草" w:date="2024-02-03T07:46:22Z">
              <w:rPr>
                <w:rFonts w:hint="eastAsia" w:eastAsia="宋体" w:cs="Times New Roman"/>
                <w:i w:val="0"/>
                <w:iCs w:val="0"/>
                <w:caps w:val="0"/>
                <w:color w:val="1F1F1F"/>
                <w:spacing w:val="0"/>
                <w:sz w:val="21"/>
                <w:szCs w:val="21"/>
                <w:highlight w:val="none"/>
                <w:u w:val="none"/>
                <w:lang w:val="en-US" w:eastAsia="zh-CN"/>
              </w:rPr>
            </w:rPrChange>
          </w:rPr>
          <w:t>higher RCI</w:t>
        </w:r>
      </w:ins>
      <w:ins w:id="2860" w:author="野草" w:date="2024-02-03T07:21:05Z">
        <w:r>
          <w:rPr>
            <w:rFonts w:hint="eastAsia" w:eastAsia="宋体" w:cs="Times New Roman"/>
            <w:i w:val="0"/>
            <w:iCs w:val="0"/>
            <w:caps w:val="0"/>
            <w:color w:val="1F1F1F"/>
            <w:spacing w:val="0"/>
            <w:sz w:val="21"/>
            <w:szCs w:val="21"/>
            <w:highlight w:val="cyan"/>
            <w:u w:val="none"/>
            <w:lang w:val="en-US" w:eastAsia="zh-CN"/>
            <w:rPrChange w:id="2861"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for </w:t>
        </w:r>
      </w:ins>
      <w:ins w:id="2862" w:author="野草" w:date="2024-02-03T07:21:05Z">
        <w:r>
          <w:rPr>
            <w:rFonts w:hint="eastAsia" w:eastAsia="宋体" w:cs="Times New Roman"/>
            <w:i w:val="0"/>
            <w:iCs w:val="0"/>
            <w:caps w:val="0"/>
            <w:color w:val="1F1F1F"/>
            <w:spacing w:val="0"/>
            <w:sz w:val="21"/>
            <w:szCs w:val="21"/>
            <w:highlight w:val="green"/>
            <w:u w:val="none"/>
            <w:lang w:val="en-US" w:eastAsia="zh-CN"/>
            <w:rPrChange w:id="2863" w:author="野草" w:date="2024-02-03T07:46:25Z">
              <w:rPr>
                <w:rFonts w:hint="eastAsia" w:eastAsia="宋体" w:cs="Times New Roman"/>
                <w:i w:val="0"/>
                <w:iCs w:val="0"/>
                <w:caps w:val="0"/>
                <w:color w:val="1F1F1F"/>
                <w:spacing w:val="0"/>
                <w:sz w:val="21"/>
                <w:szCs w:val="21"/>
                <w:highlight w:val="none"/>
                <w:u w:val="none"/>
                <w:lang w:val="en-US" w:eastAsia="zh-CN"/>
              </w:rPr>
            </w:rPrChange>
          </w:rPr>
          <w:t>river segments</w:t>
        </w:r>
      </w:ins>
      <w:ins w:id="2864" w:author="野草" w:date="2024-02-03T07:21:05Z">
        <w:r>
          <w:rPr>
            <w:rFonts w:hint="eastAsia" w:eastAsia="宋体" w:cs="Times New Roman"/>
            <w:i w:val="0"/>
            <w:iCs w:val="0"/>
            <w:caps w:val="0"/>
            <w:color w:val="1F1F1F"/>
            <w:spacing w:val="0"/>
            <w:sz w:val="21"/>
            <w:szCs w:val="21"/>
            <w:highlight w:val="cyan"/>
            <w:u w:val="none"/>
            <w:lang w:val="en-US" w:eastAsia="zh-CN"/>
            <w:rPrChange w:id="2865"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in </w:t>
        </w:r>
      </w:ins>
      <w:ins w:id="2866" w:author="野草" w:date="2024-02-03T07:21:05Z">
        <w:r>
          <w:rPr>
            <w:rFonts w:hint="eastAsia" w:eastAsia="宋体" w:cs="Times New Roman"/>
            <w:i w:val="0"/>
            <w:iCs w:val="0"/>
            <w:caps w:val="0"/>
            <w:color w:val="1F1F1F"/>
            <w:spacing w:val="0"/>
            <w:sz w:val="21"/>
            <w:szCs w:val="21"/>
            <w:highlight w:val="green"/>
            <w:u w:val="none"/>
            <w:lang w:val="en-US" w:eastAsia="zh-CN"/>
            <w:rPrChange w:id="2867" w:author="野草" w:date="2024-02-03T07:46:30Z">
              <w:rPr>
                <w:rFonts w:hint="eastAsia" w:eastAsia="宋体" w:cs="Times New Roman"/>
                <w:i w:val="0"/>
                <w:iCs w:val="0"/>
                <w:caps w:val="0"/>
                <w:color w:val="1F1F1F"/>
                <w:spacing w:val="0"/>
                <w:sz w:val="21"/>
                <w:szCs w:val="21"/>
                <w:highlight w:val="none"/>
                <w:u w:val="none"/>
                <w:lang w:val="en-US" w:eastAsia="zh-CN"/>
              </w:rPr>
            </w:rPrChange>
          </w:rPr>
          <w:t>the Yangtze River</w:t>
        </w:r>
      </w:ins>
      <w:ins w:id="2868" w:author="野草" w:date="2024-02-03T07:21:05Z">
        <w:r>
          <w:rPr>
            <w:rFonts w:hint="eastAsia" w:eastAsia="宋体" w:cs="Times New Roman"/>
            <w:i w:val="0"/>
            <w:iCs w:val="0"/>
            <w:caps w:val="0"/>
            <w:color w:val="1F1F1F"/>
            <w:spacing w:val="0"/>
            <w:sz w:val="21"/>
            <w:szCs w:val="21"/>
            <w:highlight w:val="cyan"/>
            <w:u w:val="none"/>
            <w:lang w:val="en-US" w:eastAsia="zh-CN"/>
            <w:rPrChange w:id="2869" w:author="野草" w:date="2024-02-03T07:21:55Z">
              <w:rPr>
                <w:rFonts w:hint="eastAsia" w:eastAsia="宋体" w:cs="Times New Roman"/>
                <w:i w:val="0"/>
                <w:iCs w:val="0"/>
                <w:caps w:val="0"/>
                <w:color w:val="1F1F1F"/>
                <w:spacing w:val="0"/>
                <w:sz w:val="21"/>
                <w:szCs w:val="21"/>
                <w:highlight w:val="none"/>
                <w:u w:val="none"/>
                <w:lang w:val="en-US" w:eastAsia="zh-CN"/>
              </w:rPr>
            </w:rPrChange>
          </w:rPr>
          <w:t xml:space="preserve"> compared to </w:t>
        </w:r>
      </w:ins>
      <w:ins w:id="2870" w:author="野草" w:date="2024-02-03T07:21:05Z">
        <w:r>
          <w:rPr>
            <w:rFonts w:hint="eastAsia" w:eastAsia="宋体" w:cs="Times New Roman"/>
            <w:i w:val="0"/>
            <w:iCs w:val="0"/>
            <w:caps w:val="0"/>
            <w:color w:val="1F1F1F"/>
            <w:spacing w:val="0"/>
            <w:sz w:val="21"/>
            <w:szCs w:val="21"/>
            <w:highlight w:val="green"/>
            <w:u w:val="none"/>
            <w:lang w:val="en-US" w:eastAsia="zh-CN"/>
            <w:rPrChange w:id="2871" w:author="野草" w:date="2024-02-03T07:46:32Z">
              <w:rPr>
                <w:rFonts w:hint="eastAsia" w:eastAsia="宋体" w:cs="Times New Roman"/>
                <w:i w:val="0"/>
                <w:iCs w:val="0"/>
                <w:caps w:val="0"/>
                <w:color w:val="1F1F1F"/>
                <w:spacing w:val="0"/>
                <w:sz w:val="21"/>
                <w:szCs w:val="21"/>
                <w:highlight w:val="none"/>
                <w:u w:val="none"/>
                <w:lang w:val="en-US" w:eastAsia="zh-CN"/>
              </w:rPr>
            </w:rPrChange>
          </w:rPr>
          <w:t>the Jialing River</w:t>
        </w:r>
      </w:ins>
      <w:ins w:id="2872" w:author="野草" w:date="2024-02-03T07:46:34Z">
        <w:r>
          <w:rPr>
            <w:rFonts w:hint="eastAsia" w:eastAsia="宋体" w:cs="Times New Roman"/>
            <w:i w:val="0"/>
            <w:iCs w:val="0"/>
            <w:caps w:val="0"/>
            <w:color w:val="1F1F1F"/>
            <w:spacing w:val="0"/>
            <w:sz w:val="21"/>
            <w:szCs w:val="21"/>
            <w:highlight w:val="cyan"/>
            <w:u w:val="none"/>
            <w:lang w:val="en-US" w:eastAsia="zh-CN"/>
            <w:rPrChange w:id="2873" w:author="野草" w:date="2024-02-03T07:46:39Z">
              <w:rPr>
                <w:rFonts w:hint="eastAsia" w:eastAsia="宋体" w:cs="Times New Roman"/>
                <w:i w:val="0"/>
                <w:iCs w:val="0"/>
                <w:caps w:val="0"/>
                <w:color w:val="1F1F1F"/>
                <w:spacing w:val="0"/>
                <w:sz w:val="21"/>
                <w:szCs w:val="21"/>
                <w:highlight w:val="green"/>
                <w:u w:val="none"/>
                <w:lang w:val="en-US" w:eastAsia="zh-CN"/>
              </w:rPr>
            </w:rPrChange>
          </w:rPr>
          <w:t xml:space="preserve">, </w:t>
        </w:r>
      </w:ins>
      <w:ins w:id="2874" w:author="野草" w:date="2024-02-03T15:13:47Z">
        <w:r>
          <w:rPr>
            <w:rFonts w:hint="eastAsia" w:eastAsia="宋体" w:cs="Times New Roman"/>
            <w:i w:val="0"/>
            <w:iCs w:val="0"/>
            <w:caps w:val="0"/>
            <w:color w:val="1F1F1F"/>
            <w:spacing w:val="0"/>
            <w:sz w:val="21"/>
            <w:szCs w:val="21"/>
            <w:highlight w:val="cyan"/>
            <w:u w:val="none"/>
            <w:lang w:val="en-US" w:eastAsia="zh-CN"/>
          </w:rPr>
          <w:t>as</w:t>
        </w:r>
      </w:ins>
      <w:ins w:id="2875" w:author="野草" w:date="2024-02-03T07:46:45Z">
        <w:r>
          <w:rPr>
            <w:rFonts w:hint="eastAsia" w:eastAsia="宋体" w:cs="Times New Roman"/>
            <w:i w:val="0"/>
            <w:iCs w:val="0"/>
            <w:caps w:val="0"/>
            <w:color w:val="1F1F1F"/>
            <w:spacing w:val="0"/>
            <w:sz w:val="21"/>
            <w:szCs w:val="21"/>
            <w:highlight w:val="cyan"/>
            <w:u w:val="none"/>
            <w:lang w:val="en-US" w:eastAsia="zh-CN"/>
          </w:rPr>
          <w:t xml:space="preserve"> </w:t>
        </w:r>
      </w:ins>
      <w:ins w:id="2876" w:author="野草" w:date="2024-02-03T15:13:39Z">
        <w:r>
          <w:rPr>
            <w:rFonts w:hint="eastAsia" w:eastAsia="宋体" w:cs="Times New Roman"/>
            <w:i w:val="0"/>
            <w:iCs w:val="0"/>
            <w:caps w:val="0"/>
            <w:color w:val="1F1F1F"/>
            <w:spacing w:val="0"/>
            <w:sz w:val="21"/>
            <w:szCs w:val="21"/>
            <w:highlight w:val="cyan"/>
            <w:u w:val="none"/>
            <w:lang w:val="en-US" w:eastAsia="zh-CN"/>
          </w:rPr>
          <w:t>d</w:t>
        </w:r>
      </w:ins>
      <w:ins w:id="2877" w:author="野草" w:date="2024-02-03T15:13:40Z">
        <w:r>
          <w:rPr>
            <w:rFonts w:hint="eastAsia" w:eastAsia="宋体" w:cs="Times New Roman"/>
            <w:i w:val="0"/>
            <w:iCs w:val="0"/>
            <w:caps w:val="0"/>
            <w:color w:val="1F1F1F"/>
            <w:spacing w:val="0"/>
            <w:sz w:val="21"/>
            <w:szCs w:val="21"/>
            <w:highlight w:val="cyan"/>
            <w:u w:val="none"/>
            <w:lang w:val="en-US" w:eastAsia="zh-CN"/>
          </w:rPr>
          <w:t>iscus</w:t>
        </w:r>
      </w:ins>
      <w:ins w:id="2878" w:author="野草" w:date="2024-02-03T15:13:41Z">
        <w:r>
          <w:rPr>
            <w:rFonts w:hint="eastAsia" w:eastAsia="宋体" w:cs="Times New Roman"/>
            <w:i w:val="0"/>
            <w:iCs w:val="0"/>
            <w:caps w:val="0"/>
            <w:color w:val="1F1F1F"/>
            <w:spacing w:val="0"/>
            <w:sz w:val="21"/>
            <w:szCs w:val="21"/>
            <w:highlight w:val="cyan"/>
            <w:u w:val="none"/>
            <w:lang w:val="en-US" w:eastAsia="zh-CN"/>
          </w:rPr>
          <w:t>sed</w:t>
        </w:r>
      </w:ins>
      <w:ins w:id="2879" w:author="野草" w:date="2024-02-03T07:46:47Z">
        <w:r>
          <w:rPr>
            <w:rFonts w:hint="eastAsia" w:eastAsia="宋体" w:cs="Times New Roman"/>
            <w:i w:val="0"/>
            <w:iCs w:val="0"/>
            <w:caps w:val="0"/>
            <w:color w:val="1F1F1F"/>
            <w:spacing w:val="0"/>
            <w:sz w:val="21"/>
            <w:szCs w:val="21"/>
            <w:highlight w:val="cyan"/>
            <w:u w:val="none"/>
            <w:lang w:val="en-US" w:eastAsia="zh-CN"/>
          </w:rPr>
          <w:t xml:space="preserve"> i</w:t>
        </w:r>
      </w:ins>
      <w:ins w:id="2880" w:author="野草" w:date="2024-02-03T07:46:48Z">
        <w:r>
          <w:rPr>
            <w:rFonts w:hint="eastAsia" w:eastAsia="宋体" w:cs="Times New Roman"/>
            <w:i w:val="0"/>
            <w:iCs w:val="0"/>
            <w:caps w:val="0"/>
            <w:color w:val="1F1F1F"/>
            <w:spacing w:val="0"/>
            <w:sz w:val="21"/>
            <w:szCs w:val="21"/>
            <w:highlight w:val="cyan"/>
            <w:u w:val="none"/>
            <w:lang w:val="en-US" w:eastAsia="zh-CN"/>
          </w:rPr>
          <w:t xml:space="preserve">n </w:t>
        </w:r>
      </w:ins>
      <w:ins w:id="2881" w:author="野草" w:date="2024-02-03T07:46:48Z">
        <w:r>
          <w:rPr>
            <w:rFonts w:hint="eastAsia" w:eastAsia="宋体" w:cs="Times New Roman"/>
            <w:i w:val="0"/>
            <w:iCs w:val="0"/>
            <w:caps w:val="0"/>
            <w:color w:val="1F1F1F"/>
            <w:spacing w:val="0"/>
            <w:sz w:val="21"/>
            <w:szCs w:val="21"/>
            <w:highlight w:val="green"/>
            <w:u w:val="single"/>
            <w:lang w:val="en-US" w:eastAsia="zh-CN"/>
            <w:rPrChange w:id="2882" w:author="野草" w:date="2024-02-03T14:55:01Z">
              <w:rPr>
                <w:rFonts w:hint="eastAsia" w:eastAsia="宋体" w:cs="Times New Roman"/>
                <w:i w:val="0"/>
                <w:iCs w:val="0"/>
                <w:caps w:val="0"/>
                <w:color w:val="1F1F1F"/>
                <w:spacing w:val="0"/>
                <w:sz w:val="21"/>
                <w:szCs w:val="21"/>
                <w:highlight w:val="cyan"/>
                <w:u w:val="none"/>
                <w:lang w:val="en-US" w:eastAsia="zh-CN"/>
              </w:rPr>
            </w:rPrChange>
          </w:rPr>
          <w:t>Sect</w:t>
        </w:r>
      </w:ins>
      <w:ins w:id="2883" w:author="野草" w:date="2024-02-03T07:46:49Z">
        <w:r>
          <w:rPr>
            <w:rFonts w:hint="eastAsia" w:eastAsia="宋体" w:cs="Times New Roman"/>
            <w:i w:val="0"/>
            <w:iCs w:val="0"/>
            <w:caps w:val="0"/>
            <w:color w:val="1F1F1F"/>
            <w:spacing w:val="0"/>
            <w:sz w:val="21"/>
            <w:szCs w:val="21"/>
            <w:highlight w:val="green"/>
            <w:u w:val="single"/>
            <w:lang w:val="en-US" w:eastAsia="zh-CN"/>
            <w:rPrChange w:id="2884" w:author="野草" w:date="2024-02-03T14:55:01Z">
              <w:rPr>
                <w:rFonts w:hint="eastAsia" w:eastAsia="宋体" w:cs="Times New Roman"/>
                <w:i w:val="0"/>
                <w:iCs w:val="0"/>
                <w:caps w:val="0"/>
                <w:color w:val="1F1F1F"/>
                <w:spacing w:val="0"/>
                <w:sz w:val="21"/>
                <w:szCs w:val="21"/>
                <w:highlight w:val="cyan"/>
                <w:u w:val="none"/>
                <w:lang w:val="en-US" w:eastAsia="zh-CN"/>
              </w:rPr>
            </w:rPrChange>
          </w:rPr>
          <w:t>.</w:t>
        </w:r>
      </w:ins>
      <w:ins w:id="2885" w:author="野草" w:date="2024-02-03T07:46:50Z">
        <w:r>
          <w:rPr>
            <w:rFonts w:hint="eastAsia" w:eastAsia="宋体" w:cs="Times New Roman"/>
            <w:i w:val="0"/>
            <w:iCs w:val="0"/>
            <w:caps w:val="0"/>
            <w:color w:val="1F1F1F"/>
            <w:spacing w:val="0"/>
            <w:sz w:val="21"/>
            <w:szCs w:val="21"/>
            <w:highlight w:val="green"/>
            <w:u w:val="single"/>
            <w:lang w:val="en-US" w:eastAsia="zh-CN"/>
            <w:rPrChange w:id="2886" w:author="野草" w:date="2024-02-03T14:55:01Z">
              <w:rPr>
                <w:rFonts w:hint="eastAsia" w:eastAsia="宋体" w:cs="Times New Roman"/>
                <w:i w:val="0"/>
                <w:iCs w:val="0"/>
                <w:caps w:val="0"/>
                <w:color w:val="1F1F1F"/>
                <w:spacing w:val="0"/>
                <w:sz w:val="21"/>
                <w:szCs w:val="21"/>
                <w:highlight w:val="cyan"/>
                <w:u w:val="none"/>
                <w:lang w:val="en-US" w:eastAsia="zh-CN"/>
              </w:rPr>
            </w:rPrChange>
          </w:rPr>
          <w:t xml:space="preserve"> 3.1</w:t>
        </w:r>
      </w:ins>
      <w:ins w:id="2887" w:author="野草" w:date="2024-02-03T07:46:51Z">
        <w:r>
          <w:rPr>
            <w:rFonts w:hint="eastAsia" w:eastAsia="宋体" w:cs="Times New Roman"/>
            <w:i w:val="0"/>
            <w:iCs w:val="0"/>
            <w:caps w:val="0"/>
            <w:color w:val="1F1F1F"/>
            <w:spacing w:val="0"/>
            <w:sz w:val="21"/>
            <w:szCs w:val="21"/>
            <w:highlight w:val="cyan"/>
            <w:u w:val="none"/>
            <w:lang w:val="en-US" w:eastAsia="zh-CN"/>
          </w:rPr>
          <w:t>.</w:t>
        </w:r>
      </w:ins>
    </w:p>
    <w:p>
      <w:pPr>
        <w:numPr>
          <w:ilvl w:val="-1"/>
          <w:numId w:val="0"/>
        </w:numPr>
        <w:ind w:left="0" w:leftChars="0" w:firstLine="0" w:firstLineChars="0"/>
        <w:rPr>
          <w:ins w:id="2889" w:author="野草" w:date="2024-02-03T07:21:06Z"/>
          <w:rFonts w:hint="default" w:eastAsia="宋体" w:cs="Times New Roman"/>
          <w:i w:val="0"/>
          <w:iCs w:val="0"/>
          <w:caps w:val="0"/>
          <w:color w:val="1F1F1F"/>
          <w:spacing w:val="0"/>
          <w:sz w:val="21"/>
          <w:szCs w:val="21"/>
          <w:highlight w:val="cyan"/>
          <w:u w:val="none"/>
          <w:lang w:val="en-US" w:eastAsia="zh-CN"/>
          <w:rPrChange w:id="2890" w:author="野草" w:date="2024-02-03T07:21:55Z">
            <w:rPr>
              <w:ins w:id="2891" w:author="野草" w:date="2024-02-03T07:21:06Z"/>
              <w:rFonts w:hint="eastAsia" w:eastAsia="宋体" w:cs="Times New Roman"/>
              <w:i w:val="0"/>
              <w:iCs w:val="0"/>
              <w:caps w:val="0"/>
              <w:color w:val="1F1F1F"/>
              <w:spacing w:val="0"/>
              <w:sz w:val="21"/>
              <w:szCs w:val="21"/>
              <w:highlight w:val="none"/>
              <w:u w:val="none"/>
              <w:lang w:val="en-US" w:eastAsia="zh-CN"/>
            </w:rPr>
          </w:rPrChange>
        </w:rPr>
        <w:pPrChange w:id="2888" w:author="野草" w:date="2024-02-02T21:47:33Z">
          <w:pPr>
            <w:numPr>
              <w:ilvl w:val="0"/>
              <w:numId w:val="3"/>
            </w:numPr>
            <w:ind w:left="420" w:leftChars="0" w:hanging="420" w:firstLineChars="0"/>
          </w:pPr>
        </w:pPrChange>
      </w:pPr>
    </w:p>
    <w:p>
      <w:pPr>
        <w:numPr>
          <w:ilvl w:val="-1"/>
          <w:numId w:val="0"/>
        </w:numPr>
        <w:ind w:left="0" w:leftChars="0" w:firstLine="0" w:firstLineChars="0"/>
        <w:rPr>
          <w:ins w:id="2893" w:author="野草" w:date="2024-02-02T21:47:47Z"/>
          <w:rFonts w:hint="eastAsia" w:eastAsiaTheme="minorEastAsia" w:cstheme="minorBidi"/>
          <w:i w:val="0"/>
          <w:iCs w:val="0"/>
          <w:caps w:val="0"/>
          <w:color w:val="auto"/>
          <w:spacing w:val="0"/>
          <w:sz w:val="21"/>
          <w:szCs w:val="24"/>
          <w:highlight w:val="green"/>
          <w:u w:val="none"/>
          <w:lang w:val="en-US" w:eastAsia="zh-CN"/>
          <w:rPrChange w:id="2894" w:author="野草" w:date="2024-02-03T15:24:41Z">
            <w:rPr>
              <w:ins w:id="2895" w:author="野草" w:date="2024-02-02T21:47:47Z"/>
              <w:rFonts w:hint="eastAsia" w:eastAsia="宋体" w:cs="Times New Roman"/>
              <w:i w:val="0"/>
              <w:iCs w:val="0"/>
              <w:caps w:val="0"/>
              <w:color w:val="1F1F1F"/>
              <w:spacing w:val="0"/>
              <w:sz w:val="21"/>
              <w:szCs w:val="21"/>
              <w:highlight w:val="none"/>
              <w:u w:val="none"/>
              <w:lang w:val="en-US" w:eastAsia="zh-CN"/>
            </w:rPr>
          </w:rPrChange>
        </w:rPr>
        <w:pPrChange w:id="2892" w:author="野草" w:date="2024-02-02T21:47:33Z">
          <w:pPr>
            <w:numPr>
              <w:ilvl w:val="0"/>
              <w:numId w:val="3"/>
            </w:numPr>
            <w:ind w:left="420" w:leftChars="0" w:hanging="420" w:firstLineChars="0"/>
          </w:pPr>
        </w:pPrChange>
      </w:pPr>
      <w:ins w:id="2896" w:author="野草" w:date="2024-02-03T15:16:34Z">
        <w:r>
          <w:rPr>
            <w:rFonts w:hint="eastAsia" w:eastAsiaTheme="minorEastAsia" w:cstheme="minorBidi"/>
            <w:i w:val="0"/>
            <w:iCs w:val="0"/>
            <w:caps w:val="0"/>
            <w:color w:val="auto"/>
            <w:spacing w:val="0"/>
            <w:sz w:val="21"/>
            <w:szCs w:val="24"/>
            <w:highlight w:val="green"/>
            <w:u w:val="none"/>
            <w:lang w:val="en-US" w:eastAsia="zh-CN"/>
            <w:rPrChange w:id="2897" w:author="野草" w:date="2024-02-03T15:24:41Z">
              <w:rPr>
                <w:rFonts w:hint="eastAsia" w:eastAsia="宋体" w:cs="Times New Roman"/>
                <w:i w:val="0"/>
                <w:iCs w:val="0"/>
                <w:caps w:val="0"/>
                <w:color w:val="1F1F1F"/>
                <w:spacing w:val="0"/>
                <w:sz w:val="21"/>
                <w:szCs w:val="21"/>
                <w:highlight w:val="none"/>
                <w:u w:val="none"/>
                <w:lang w:val="en-US" w:eastAsia="zh-CN"/>
              </w:rPr>
            </w:rPrChange>
          </w:rPr>
          <w:t>【</w:t>
        </w:r>
      </w:ins>
      <w:ins w:id="2898" w:author="野草" w:date="2024-02-03T15:24:37Z">
        <w:r>
          <w:rPr>
            <w:rFonts w:hint="eastAsia" w:eastAsiaTheme="minorEastAsia" w:cstheme="minorBidi"/>
            <w:i w:val="0"/>
            <w:iCs w:val="0"/>
            <w:caps w:val="0"/>
            <w:color w:val="auto"/>
            <w:spacing w:val="0"/>
            <w:sz w:val="21"/>
            <w:szCs w:val="24"/>
            <w:highlight w:val="green"/>
            <w:u w:val="none"/>
            <w:lang w:val="en-US" w:eastAsia="zh-CN"/>
            <w:rPrChange w:id="2899" w:author="野草" w:date="2024-02-03T15:24:41Z">
              <w:rPr>
                <w:rFonts w:hint="eastAsia" w:eastAsia="宋体" w:cs="Times New Roman"/>
                <w:i w:val="0"/>
                <w:iCs w:val="0"/>
                <w:caps w:val="0"/>
                <w:color w:val="1F1F1F"/>
                <w:spacing w:val="0"/>
                <w:sz w:val="21"/>
                <w:szCs w:val="21"/>
                <w:highlight w:val="none"/>
                <w:u w:val="none"/>
                <w:lang w:val="en-US" w:eastAsia="zh-CN"/>
              </w:rPr>
            </w:rPrChange>
          </w:rPr>
          <w:t>up</w:t>
        </w:r>
      </w:ins>
      <w:ins w:id="2900" w:author="野草" w:date="2024-02-03T15:21:40Z">
        <w:r>
          <w:rPr>
            <w:rFonts w:hint="eastAsia"/>
            <w:highlight w:val="green"/>
            <w:lang w:val="en-US" w:eastAsia="zh-CN"/>
          </w:rPr>
          <w:t>2024 0203 15:</w:t>
        </w:r>
      </w:ins>
      <w:ins w:id="2901" w:author="野草" w:date="2024-02-03T15:32:03Z">
        <w:r>
          <w:rPr>
            <w:rFonts w:hint="eastAsia"/>
            <w:highlight w:val="green"/>
            <w:lang w:val="en-US" w:eastAsia="zh-CN"/>
          </w:rPr>
          <w:t>3</w:t>
        </w:r>
      </w:ins>
      <w:ins w:id="2902" w:author="野草" w:date="2024-02-03T15:43:43Z">
        <w:r>
          <w:rPr>
            <w:rFonts w:hint="eastAsia"/>
            <w:highlight w:val="green"/>
            <w:lang w:val="en-US" w:eastAsia="zh-CN"/>
          </w:rPr>
          <w:t>9</w:t>
        </w:r>
      </w:ins>
      <w:ins w:id="2903" w:author="野草" w:date="2024-02-03T15:16:34Z">
        <w:r>
          <w:rPr>
            <w:rFonts w:hint="eastAsia" w:eastAsiaTheme="minorEastAsia" w:cstheme="minorBidi"/>
            <w:i w:val="0"/>
            <w:iCs w:val="0"/>
            <w:caps w:val="0"/>
            <w:color w:val="auto"/>
            <w:spacing w:val="0"/>
            <w:sz w:val="21"/>
            <w:szCs w:val="24"/>
            <w:highlight w:val="green"/>
            <w:u w:val="none"/>
            <w:lang w:val="en-US" w:eastAsia="zh-CN"/>
            <w:rPrChange w:id="2904" w:author="野草" w:date="2024-02-03T15:24:41Z">
              <w:rPr>
                <w:rFonts w:hint="eastAsia" w:eastAsia="宋体" w:cs="Times New Roman"/>
                <w:i w:val="0"/>
                <w:iCs w:val="0"/>
                <w:caps w:val="0"/>
                <w:color w:val="1F1F1F"/>
                <w:spacing w:val="0"/>
                <w:sz w:val="21"/>
                <w:szCs w:val="21"/>
                <w:highlight w:val="none"/>
                <w:u w:val="none"/>
                <w:lang w:val="en-US" w:eastAsia="zh-CN"/>
              </w:rPr>
            </w:rPrChange>
          </w:rPr>
          <w:t>】</w:t>
        </w:r>
      </w:ins>
    </w:p>
    <w:p>
      <w:pPr>
        <w:numPr>
          <w:ilvl w:val="-1"/>
          <w:numId w:val="0"/>
        </w:numPr>
        <w:ind w:left="0" w:leftChars="0" w:firstLine="0" w:firstLineChars="0"/>
        <w:rPr>
          <w:ins w:id="2906" w:author="野草" w:date="2024-02-03T15:23:09Z"/>
          <w:rFonts w:hint="eastAsia" w:eastAsia="宋体" w:cs="Times New Roman"/>
          <w:i w:val="0"/>
          <w:iCs w:val="0"/>
          <w:caps w:val="0"/>
          <w:color w:val="1F1F1F"/>
          <w:spacing w:val="0"/>
          <w:sz w:val="21"/>
          <w:szCs w:val="21"/>
          <w:highlight w:val="cyan"/>
          <w:u w:val="none"/>
          <w:lang w:val="en-US" w:eastAsia="zh-CN"/>
        </w:rPr>
        <w:pPrChange w:id="2905" w:author="野草" w:date="2024-02-02T21:47:49Z">
          <w:pPr>
            <w:numPr>
              <w:ilvl w:val="0"/>
              <w:numId w:val="3"/>
            </w:numPr>
            <w:ind w:left="420" w:leftChars="0" w:hanging="420" w:firstLineChars="0"/>
          </w:pPr>
        </w:pPrChange>
      </w:pPr>
      <w:ins w:id="2907" w:author="野草" w:date="2024-02-03T15:23:05Z">
        <w:r>
          <w:rPr>
            <w:rFonts w:hint="eastAsia" w:eastAsia="宋体" w:cs="Times New Roman"/>
            <w:i w:val="0"/>
            <w:iCs w:val="0"/>
            <w:caps w:val="0"/>
            <w:color w:val="1F1F1F"/>
            <w:spacing w:val="0"/>
            <w:sz w:val="21"/>
            <w:szCs w:val="21"/>
            <w:highlight w:val="cyan"/>
            <w:u w:val="none"/>
            <w:lang w:val="en-US" w:eastAsia="zh-CN"/>
          </w:rPr>
          <w:t xml:space="preserve">For the </w:t>
        </w:r>
      </w:ins>
      <w:ins w:id="2908" w:author="野草" w:date="2024-02-03T15:23:12Z">
        <w:r>
          <w:rPr>
            <w:rFonts w:hint="eastAsia" w:eastAsia="宋体" w:cs="Times New Roman"/>
            <w:i w:val="0"/>
            <w:iCs w:val="0"/>
            <w:caps w:val="0"/>
            <w:color w:val="1F1F1F"/>
            <w:spacing w:val="0"/>
            <w:sz w:val="21"/>
            <w:szCs w:val="21"/>
            <w:highlight w:val="green"/>
            <w:u w:val="none"/>
            <w:lang w:val="en-US" w:eastAsia="zh-CN"/>
            <w:rPrChange w:id="2909" w:author="野草" w:date="2024-02-03T15:23:18Z">
              <w:rPr>
                <w:rFonts w:hint="eastAsia" w:eastAsia="宋体" w:cs="Times New Roman"/>
                <w:i w:val="0"/>
                <w:iCs w:val="0"/>
                <w:caps w:val="0"/>
                <w:color w:val="1F1F1F"/>
                <w:spacing w:val="0"/>
                <w:sz w:val="21"/>
                <w:szCs w:val="21"/>
                <w:highlight w:val="cyan"/>
                <w:u w:val="none"/>
                <w:lang w:val="en-US" w:eastAsia="zh-CN"/>
              </w:rPr>
            </w:rPrChange>
          </w:rPr>
          <w:t>ot</w:t>
        </w:r>
      </w:ins>
      <w:ins w:id="2910" w:author="野草" w:date="2024-02-03T15:23:13Z">
        <w:r>
          <w:rPr>
            <w:rFonts w:hint="eastAsia" w:eastAsia="宋体" w:cs="Times New Roman"/>
            <w:i w:val="0"/>
            <w:iCs w:val="0"/>
            <w:caps w:val="0"/>
            <w:color w:val="1F1F1F"/>
            <w:spacing w:val="0"/>
            <w:sz w:val="21"/>
            <w:szCs w:val="21"/>
            <w:highlight w:val="green"/>
            <w:u w:val="none"/>
            <w:lang w:val="en-US" w:eastAsia="zh-CN"/>
            <w:rPrChange w:id="2911" w:author="野草" w:date="2024-02-03T15:23:18Z">
              <w:rPr>
                <w:rFonts w:hint="eastAsia" w:eastAsia="宋体" w:cs="Times New Roman"/>
                <w:i w:val="0"/>
                <w:iCs w:val="0"/>
                <w:caps w:val="0"/>
                <w:color w:val="1F1F1F"/>
                <w:spacing w:val="0"/>
                <w:sz w:val="21"/>
                <w:szCs w:val="21"/>
                <w:highlight w:val="cyan"/>
                <w:u w:val="none"/>
                <w:lang w:val="en-US" w:eastAsia="zh-CN"/>
              </w:rPr>
            </w:rPrChange>
          </w:rPr>
          <w:t>her</w:t>
        </w:r>
      </w:ins>
      <w:ins w:id="2912" w:author="野草" w:date="2024-02-03T15:23:14Z">
        <w:r>
          <w:rPr>
            <w:rFonts w:hint="eastAsia" w:eastAsia="宋体" w:cs="Times New Roman"/>
            <w:i w:val="0"/>
            <w:iCs w:val="0"/>
            <w:caps w:val="0"/>
            <w:color w:val="1F1F1F"/>
            <w:spacing w:val="0"/>
            <w:sz w:val="21"/>
            <w:szCs w:val="21"/>
            <w:highlight w:val="green"/>
            <w:u w:val="none"/>
            <w:lang w:val="en-US" w:eastAsia="zh-CN"/>
            <w:rPrChange w:id="2913" w:author="野草" w:date="2024-02-03T15:23:18Z">
              <w:rPr>
                <w:rFonts w:hint="eastAsia" w:eastAsia="宋体" w:cs="Times New Roman"/>
                <w:i w:val="0"/>
                <w:iCs w:val="0"/>
                <w:caps w:val="0"/>
                <w:color w:val="1F1F1F"/>
                <w:spacing w:val="0"/>
                <w:sz w:val="21"/>
                <w:szCs w:val="21"/>
                <w:highlight w:val="cyan"/>
                <w:u w:val="none"/>
                <w:lang w:val="en-US" w:eastAsia="zh-CN"/>
              </w:rPr>
            </w:rPrChange>
          </w:rPr>
          <w:t xml:space="preserve"> 2</w:t>
        </w:r>
      </w:ins>
      <w:ins w:id="2914" w:author="野草" w:date="2024-02-03T15:23:05Z">
        <w:r>
          <w:rPr>
            <w:rFonts w:hint="eastAsia" w:eastAsia="宋体" w:cs="Times New Roman"/>
            <w:i w:val="0"/>
            <w:iCs w:val="0"/>
            <w:caps w:val="0"/>
            <w:color w:val="1F1F1F"/>
            <w:spacing w:val="0"/>
            <w:sz w:val="21"/>
            <w:szCs w:val="21"/>
            <w:highlight w:val="green"/>
            <w:u w:val="none"/>
            <w:lang w:val="en-US" w:eastAsia="zh-CN"/>
            <w:rPrChange w:id="2915" w:author="野草" w:date="2024-02-03T15:23:18Z">
              <w:rPr>
                <w:rFonts w:hint="eastAsia" w:eastAsia="宋体" w:cs="Times New Roman"/>
                <w:i w:val="0"/>
                <w:iCs w:val="0"/>
                <w:caps w:val="0"/>
                <w:color w:val="1F1F1F"/>
                <w:spacing w:val="0"/>
                <w:sz w:val="21"/>
                <w:szCs w:val="21"/>
                <w:highlight w:val="cyan"/>
                <w:u w:val="none"/>
                <w:lang w:val="en-US" w:eastAsia="zh-CN"/>
              </w:rPr>
            </w:rPrChange>
          </w:rPr>
          <w:t xml:space="preserve"> factors</w:t>
        </w:r>
      </w:ins>
      <w:ins w:id="2916" w:author="野草" w:date="2024-02-03T15:23:05Z">
        <w:r>
          <w:rPr>
            <w:rFonts w:hint="eastAsia" w:eastAsia="宋体" w:cs="Times New Roman"/>
            <w:i w:val="0"/>
            <w:iCs w:val="0"/>
            <w:caps w:val="0"/>
            <w:color w:val="1F1F1F"/>
            <w:spacing w:val="0"/>
            <w:sz w:val="21"/>
            <w:szCs w:val="21"/>
            <w:highlight w:val="cyan"/>
            <w:u w:val="none"/>
            <w:lang w:val="en-US" w:eastAsia="zh-CN"/>
          </w:rPr>
          <w:t xml:space="preserve">, namely </w:t>
        </w:r>
      </w:ins>
      <w:ins w:id="2917" w:author="野草" w:date="2024-02-03T15:23:05Z">
        <w:r>
          <w:rPr>
            <w:rFonts w:hint="eastAsia" w:eastAsia="宋体" w:cs="Times New Roman"/>
            <w:i w:val="0"/>
            <w:iCs w:val="0"/>
            <w:caps w:val="0"/>
            <w:color w:val="1F1F1F"/>
            <w:spacing w:val="0"/>
            <w:sz w:val="21"/>
            <w:szCs w:val="21"/>
            <w:highlight w:val="green"/>
            <w:u w:val="none"/>
            <w:lang w:val="en-US" w:eastAsia="zh-CN"/>
            <w:rPrChange w:id="2918" w:author="野草" w:date="2024-02-03T15:23:20Z">
              <w:rPr>
                <w:rFonts w:hint="eastAsia" w:eastAsia="宋体" w:cs="Times New Roman"/>
                <w:i w:val="0"/>
                <w:iCs w:val="0"/>
                <w:caps w:val="0"/>
                <w:color w:val="1F1F1F"/>
                <w:spacing w:val="0"/>
                <w:sz w:val="21"/>
                <w:szCs w:val="21"/>
                <w:highlight w:val="cyan"/>
                <w:u w:val="none"/>
                <w:lang w:val="en-US" w:eastAsia="zh-CN"/>
              </w:rPr>
            </w:rPrChange>
          </w:rPr>
          <w:t>ELE and AI_I</w:t>
        </w:r>
      </w:ins>
      <w:ins w:id="2919" w:author="野草" w:date="2024-02-03T15:23:05Z">
        <w:r>
          <w:rPr>
            <w:rFonts w:hint="eastAsia" w:eastAsia="宋体" w:cs="Times New Roman"/>
            <w:i w:val="0"/>
            <w:iCs w:val="0"/>
            <w:caps w:val="0"/>
            <w:color w:val="1F1F1F"/>
            <w:spacing w:val="0"/>
            <w:sz w:val="21"/>
            <w:szCs w:val="21"/>
            <w:highlight w:val="cyan"/>
            <w:u w:val="none"/>
            <w:lang w:val="en-US" w:eastAsia="zh-CN"/>
          </w:rPr>
          <w:t xml:space="preserve">, the impacts were </w:t>
        </w:r>
      </w:ins>
      <w:ins w:id="2920" w:author="野草" w:date="2024-02-03T15:23:05Z">
        <w:r>
          <w:rPr>
            <w:rFonts w:hint="eastAsia" w:eastAsia="宋体" w:cs="Times New Roman"/>
            <w:i w:val="0"/>
            <w:iCs w:val="0"/>
            <w:caps w:val="0"/>
            <w:color w:val="1F1F1F"/>
            <w:spacing w:val="0"/>
            <w:sz w:val="21"/>
            <w:szCs w:val="21"/>
            <w:highlight w:val="green"/>
            <w:u w:val="none"/>
            <w:lang w:val="en-US" w:eastAsia="zh-CN"/>
            <w:rPrChange w:id="2921" w:author="野草" w:date="2024-02-03T15:23:35Z">
              <w:rPr>
                <w:rFonts w:hint="eastAsia" w:eastAsia="宋体" w:cs="Times New Roman"/>
                <w:i w:val="0"/>
                <w:iCs w:val="0"/>
                <w:caps w:val="0"/>
                <w:color w:val="1F1F1F"/>
                <w:spacing w:val="0"/>
                <w:sz w:val="21"/>
                <w:szCs w:val="21"/>
                <w:highlight w:val="cyan"/>
                <w:u w:val="none"/>
                <w:lang w:val="en-US" w:eastAsia="zh-CN"/>
              </w:rPr>
            </w:rPrChange>
          </w:rPr>
          <w:t>illustrated</w:t>
        </w:r>
      </w:ins>
      <w:ins w:id="2922" w:author="野草" w:date="2024-02-03T15:23:05Z">
        <w:r>
          <w:rPr>
            <w:rFonts w:hint="eastAsia" w:eastAsia="宋体" w:cs="Times New Roman"/>
            <w:i w:val="0"/>
            <w:iCs w:val="0"/>
            <w:caps w:val="0"/>
            <w:color w:val="1F1F1F"/>
            <w:spacing w:val="0"/>
            <w:sz w:val="21"/>
            <w:szCs w:val="21"/>
            <w:highlight w:val="cyan"/>
            <w:u w:val="none"/>
            <w:lang w:val="en-US" w:eastAsia="zh-CN"/>
          </w:rPr>
          <w:t xml:space="preserve"> through </w:t>
        </w:r>
      </w:ins>
      <w:ins w:id="2923" w:author="野草" w:date="2024-02-03T15:23:05Z">
        <w:r>
          <w:rPr>
            <w:rFonts w:hint="eastAsia" w:eastAsia="宋体" w:cs="Times New Roman"/>
            <w:i w:val="0"/>
            <w:iCs w:val="0"/>
            <w:caps w:val="0"/>
            <w:color w:val="1F1F1F"/>
            <w:spacing w:val="0"/>
            <w:sz w:val="21"/>
            <w:szCs w:val="21"/>
            <w:highlight w:val="green"/>
            <w:u w:val="none"/>
            <w:lang w:val="en-US" w:eastAsia="zh-CN"/>
            <w:rPrChange w:id="2924" w:author="野草" w:date="2024-02-03T15:23:29Z">
              <w:rPr>
                <w:rFonts w:hint="eastAsia" w:eastAsia="宋体" w:cs="Times New Roman"/>
                <w:i w:val="0"/>
                <w:iCs w:val="0"/>
                <w:caps w:val="0"/>
                <w:color w:val="1F1F1F"/>
                <w:spacing w:val="0"/>
                <w:sz w:val="21"/>
                <w:szCs w:val="21"/>
                <w:highlight w:val="cyan"/>
                <w:u w:val="none"/>
                <w:lang w:val="en-US" w:eastAsia="zh-CN"/>
              </w:rPr>
            </w:rPrChange>
          </w:rPr>
          <w:t>ascen</w:t>
        </w:r>
      </w:ins>
      <w:ins w:id="2925" w:author="野草" w:date="2024-02-03T15:23:26Z">
        <w:r>
          <w:rPr>
            <w:rFonts w:hint="eastAsia" w:eastAsia="宋体" w:cs="Times New Roman"/>
            <w:i w:val="0"/>
            <w:iCs w:val="0"/>
            <w:caps w:val="0"/>
            <w:color w:val="1F1F1F"/>
            <w:spacing w:val="0"/>
            <w:sz w:val="21"/>
            <w:szCs w:val="21"/>
            <w:highlight w:val="green"/>
            <w:u w:val="none"/>
            <w:lang w:val="en-US" w:eastAsia="zh-CN"/>
            <w:rPrChange w:id="2926" w:author="野草" w:date="2024-02-03T15:23:29Z">
              <w:rPr>
                <w:rFonts w:hint="eastAsia" w:eastAsia="宋体" w:cs="Times New Roman"/>
                <w:i w:val="0"/>
                <w:iCs w:val="0"/>
                <w:caps w:val="0"/>
                <w:color w:val="1F1F1F"/>
                <w:spacing w:val="0"/>
                <w:sz w:val="21"/>
                <w:szCs w:val="21"/>
                <w:highlight w:val="cyan"/>
                <w:u w:val="none"/>
                <w:lang w:val="en-US" w:eastAsia="zh-CN"/>
              </w:rPr>
            </w:rPrChange>
          </w:rPr>
          <w:t>t</w:t>
        </w:r>
      </w:ins>
      <w:ins w:id="2927" w:author="野草" w:date="2024-02-03T15:23:05Z">
        <w:r>
          <w:rPr>
            <w:rFonts w:hint="eastAsia" w:eastAsia="宋体" w:cs="Times New Roman"/>
            <w:i w:val="0"/>
            <w:iCs w:val="0"/>
            <w:caps w:val="0"/>
            <w:color w:val="1F1F1F"/>
            <w:spacing w:val="0"/>
            <w:sz w:val="21"/>
            <w:szCs w:val="21"/>
            <w:highlight w:val="green"/>
            <w:u w:val="none"/>
            <w:lang w:val="en-US" w:eastAsia="zh-CN"/>
            <w:rPrChange w:id="2928" w:author="野草" w:date="2024-02-03T15:23:29Z">
              <w:rPr>
                <w:rFonts w:hint="eastAsia" w:eastAsia="宋体" w:cs="Times New Roman"/>
                <w:i w:val="0"/>
                <w:iCs w:val="0"/>
                <w:caps w:val="0"/>
                <w:color w:val="1F1F1F"/>
                <w:spacing w:val="0"/>
                <w:sz w:val="21"/>
                <w:szCs w:val="21"/>
                <w:highlight w:val="cyan"/>
                <w:u w:val="none"/>
                <w:lang w:val="en-US" w:eastAsia="zh-CN"/>
              </w:rPr>
            </w:rPrChange>
          </w:rPr>
          <w:t xml:space="preserve"> patterns</w:t>
        </w:r>
      </w:ins>
      <w:ins w:id="2929" w:author="野草" w:date="2024-02-03T15:23:05Z">
        <w:r>
          <w:rPr>
            <w:rFonts w:hint="eastAsia" w:eastAsia="宋体" w:cs="Times New Roman"/>
            <w:i w:val="0"/>
            <w:iCs w:val="0"/>
            <w:caps w:val="0"/>
            <w:color w:val="1F1F1F"/>
            <w:spacing w:val="0"/>
            <w:sz w:val="21"/>
            <w:szCs w:val="21"/>
            <w:highlight w:val="cyan"/>
            <w:u w:val="none"/>
            <w:lang w:val="en-US" w:eastAsia="zh-CN"/>
          </w:rPr>
          <w:t xml:space="preserve">. RCI demonstrated </w:t>
        </w:r>
      </w:ins>
      <w:ins w:id="2930" w:author="野草" w:date="2024-02-03T15:23:05Z">
        <w:r>
          <w:rPr>
            <w:rFonts w:hint="eastAsia" w:eastAsia="宋体" w:cs="Times New Roman"/>
            <w:i w:val="0"/>
            <w:iCs w:val="0"/>
            <w:caps w:val="0"/>
            <w:color w:val="1F1F1F"/>
            <w:spacing w:val="0"/>
            <w:sz w:val="21"/>
            <w:szCs w:val="21"/>
            <w:highlight w:val="green"/>
            <w:u w:val="none"/>
            <w:lang w:val="en-US" w:eastAsia="zh-CN"/>
            <w:rPrChange w:id="2931" w:author="野草" w:date="2024-02-03T15:23:40Z">
              <w:rPr>
                <w:rFonts w:hint="eastAsia" w:eastAsia="宋体" w:cs="Times New Roman"/>
                <w:i w:val="0"/>
                <w:iCs w:val="0"/>
                <w:caps w:val="0"/>
                <w:color w:val="1F1F1F"/>
                <w:spacing w:val="0"/>
                <w:sz w:val="21"/>
                <w:szCs w:val="21"/>
                <w:highlight w:val="cyan"/>
                <w:u w:val="none"/>
                <w:lang w:val="en-US" w:eastAsia="zh-CN"/>
              </w:rPr>
            </w:rPrChange>
          </w:rPr>
          <w:t>an increase</w:t>
        </w:r>
      </w:ins>
      <w:ins w:id="2932" w:author="野草" w:date="2024-02-03T15:23:05Z">
        <w:r>
          <w:rPr>
            <w:rFonts w:hint="eastAsia" w:eastAsia="宋体" w:cs="Times New Roman"/>
            <w:i w:val="0"/>
            <w:iCs w:val="0"/>
            <w:caps w:val="0"/>
            <w:color w:val="1F1F1F"/>
            <w:spacing w:val="0"/>
            <w:sz w:val="21"/>
            <w:szCs w:val="21"/>
            <w:highlight w:val="cyan"/>
            <w:u w:val="none"/>
            <w:lang w:val="en-US" w:eastAsia="zh-CN"/>
          </w:rPr>
          <w:t xml:space="preserve"> when ELE ranged between </w:t>
        </w:r>
      </w:ins>
      <w:ins w:id="2933" w:author="野草" w:date="2024-02-03T15:23:05Z">
        <w:r>
          <w:rPr>
            <w:rFonts w:hint="eastAsia" w:eastAsia="宋体" w:cs="Times New Roman"/>
            <w:i w:val="0"/>
            <w:iCs w:val="0"/>
            <w:caps w:val="0"/>
            <w:color w:val="1F1F1F"/>
            <w:spacing w:val="0"/>
            <w:sz w:val="21"/>
            <w:szCs w:val="21"/>
            <w:highlight w:val="green"/>
            <w:u w:val="single"/>
            <w:lang w:val="en-US" w:eastAsia="zh-CN"/>
            <w:rPrChange w:id="2934" w:author="野草" w:date="2024-02-03T15:23:48Z">
              <w:rPr>
                <w:rFonts w:hint="eastAsia" w:eastAsia="宋体" w:cs="Times New Roman"/>
                <w:i w:val="0"/>
                <w:iCs w:val="0"/>
                <w:caps w:val="0"/>
                <w:color w:val="1F1F1F"/>
                <w:spacing w:val="0"/>
                <w:sz w:val="21"/>
                <w:szCs w:val="21"/>
                <w:highlight w:val="cyan"/>
                <w:u w:val="none"/>
                <w:lang w:val="en-US" w:eastAsia="zh-CN"/>
              </w:rPr>
            </w:rPrChange>
          </w:rPr>
          <w:t>174.7 and 225.1</w:t>
        </w:r>
      </w:ins>
      <w:ins w:id="2935" w:author="野草" w:date="2024-02-03T15:32:00Z">
        <w:r>
          <w:rPr>
            <w:rFonts w:hint="eastAsia" w:eastAsia="宋体" w:cs="Times New Roman"/>
            <w:i w:val="0"/>
            <w:iCs w:val="0"/>
            <w:caps w:val="0"/>
            <w:color w:val="1F1F1F"/>
            <w:spacing w:val="0"/>
            <w:sz w:val="21"/>
            <w:szCs w:val="21"/>
            <w:highlight w:val="green"/>
            <w:u w:val="single"/>
            <w:lang w:val="en-US" w:eastAsia="zh-CN"/>
          </w:rPr>
          <w:t xml:space="preserve"> </w:t>
        </w:r>
      </w:ins>
      <w:ins w:id="2936" w:author="野草" w:date="2024-02-03T15:39:57Z">
        <w:r>
          <w:rPr>
            <w:rFonts w:hint="eastAsia" w:eastAsia="宋体" w:cs="Times New Roman"/>
            <w:i w:val="0"/>
            <w:iCs w:val="0"/>
            <w:caps w:val="0"/>
            <w:color w:val="1F1F1F"/>
            <w:spacing w:val="0"/>
            <w:sz w:val="21"/>
            <w:szCs w:val="21"/>
            <w:highlight w:val="green"/>
            <w:u w:val="single"/>
            <w:lang w:val="en-US" w:eastAsia="zh-CN"/>
          </w:rPr>
          <w:t>meter</w:t>
        </w:r>
      </w:ins>
      <w:ins w:id="2937" w:author="野草" w:date="2024-02-03T15:39:58Z">
        <w:r>
          <w:rPr>
            <w:rFonts w:hint="eastAsia" w:eastAsia="宋体" w:cs="Times New Roman"/>
            <w:i w:val="0"/>
            <w:iCs w:val="0"/>
            <w:caps w:val="0"/>
            <w:color w:val="1F1F1F"/>
            <w:spacing w:val="0"/>
            <w:sz w:val="21"/>
            <w:szCs w:val="21"/>
            <w:highlight w:val="green"/>
            <w:u w:val="single"/>
            <w:lang w:val="en-US" w:eastAsia="zh-CN"/>
          </w:rPr>
          <w:t xml:space="preserve">s </w:t>
        </w:r>
      </w:ins>
      <w:ins w:id="2938" w:author="野草" w:date="2024-02-03T15:31:01Z">
        <w:r>
          <w:rPr>
            <w:rFonts w:hint="eastAsia" w:eastAsia="宋体" w:cs="Times New Roman"/>
            <w:i w:val="0"/>
            <w:iCs w:val="0"/>
            <w:caps w:val="0"/>
            <w:color w:val="1F1F1F"/>
            <w:spacing w:val="0"/>
            <w:sz w:val="21"/>
            <w:szCs w:val="21"/>
            <w:highlight w:val="cyan"/>
            <w:u w:val="none"/>
            <w:lang w:val="en-US" w:eastAsia="zh-CN"/>
          </w:rPr>
          <w:t>or</w:t>
        </w:r>
      </w:ins>
      <w:ins w:id="2939" w:author="野草" w:date="2024-02-03T15:31:03Z">
        <w:r>
          <w:rPr>
            <w:rFonts w:hint="eastAsia" w:eastAsia="宋体" w:cs="Times New Roman"/>
            <w:i w:val="0"/>
            <w:iCs w:val="0"/>
            <w:caps w:val="0"/>
            <w:color w:val="1F1F1F"/>
            <w:spacing w:val="0"/>
            <w:sz w:val="21"/>
            <w:szCs w:val="21"/>
            <w:highlight w:val="cyan"/>
            <w:u w:val="none"/>
            <w:lang w:val="en-US" w:eastAsia="zh-CN"/>
          </w:rPr>
          <w:t xml:space="preserve"> when</w:t>
        </w:r>
      </w:ins>
      <w:ins w:id="2940" w:author="野草" w:date="2024-02-03T15:31:04Z">
        <w:r>
          <w:rPr>
            <w:rFonts w:hint="eastAsia" w:eastAsia="宋体" w:cs="Times New Roman"/>
            <w:i w:val="0"/>
            <w:iCs w:val="0"/>
            <w:caps w:val="0"/>
            <w:color w:val="1F1F1F"/>
            <w:spacing w:val="0"/>
            <w:sz w:val="21"/>
            <w:szCs w:val="21"/>
            <w:highlight w:val="cyan"/>
            <w:u w:val="none"/>
            <w:lang w:val="en-US" w:eastAsia="zh-CN"/>
          </w:rPr>
          <w:t xml:space="preserve"> </w:t>
        </w:r>
      </w:ins>
      <w:ins w:id="2941" w:author="野草" w:date="2024-02-03T15:23:05Z">
        <w:r>
          <w:rPr>
            <w:rFonts w:hint="eastAsia" w:eastAsia="宋体" w:cs="Times New Roman"/>
            <w:i w:val="0"/>
            <w:iCs w:val="0"/>
            <w:caps w:val="0"/>
            <w:color w:val="1F1F1F"/>
            <w:spacing w:val="0"/>
            <w:sz w:val="21"/>
            <w:szCs w:val="21"/>
            <w:highlight w:val="cyan"/>
            <w:u w:val="none"/>
            <w:lang w:val="en-US" w:eastAsia="zh-CN"/>
          </w:rPr>
          <w:t xml:space="preserve">AI_I </w:t>
        </w:r>
      </w:ins>
      <w:ins w:id="2942" w:author="野草" w:date="2024-02-03T15:23:05Z">
        <w:r>
          <w:rPr>
            <w:rFonts w:hint="eastAsia" w:eastAsia="宋体" w:cs="Times New Roman"/>
            <w:i w:val="0"/>
            <w:iCs w:val="0"/>
            <w:caps w:val="0"/>
            <w:color w:val="1F1F1F"/>
            <w:spacing w:val="0"/>
            <w:sz w:val="21"/>
            <w:szCs w:val="21"/>
            <w:highlight w:val="green"/>
            <w:u w:val="none"/>
            <w:lang w:val="en-US" w:eastAsia="zh-CN"/>
            <w:rPrChange w:id="2943" w:author="野草" w:date="2024-02-03T15:32:09Z">
              <w:rPr>
                <w:rFonts w:hint="eastAsia" w:eastAsia="宋体" w:cs="Times New Roman"/>
                <w:i w:val="0"/>
                <w:iCs w:val="0"/>
                <w:caps w:val="0"/>
                <w:color w:val="1F1F1F"/>
                <w:spacing w:val="0"/>
                <w:sz w:val="21"/>
                <w:szCs w:val="21"/>
                <w:highlight w:val="cyan"/>
                <w:u w:val="none"/>
                <w:lang w:val="en-US" w:eastAsia="zh-CN"/>
              </w:rPr>
            </w:rPrChange>
          </w:rPr>
          <w:t>fell within</w:t>
        </w:r>
      </w:ins>
      <w:ins w:id="2944" w:author="野草" w:date="2024-02-03T15:23:05Z">
        <w:r>
          <w:rPr>
            <w:rFonts w:hint="eastAsia" w:eastAsia="宋体" w:cs="Times New Roman"/>
            <w:i w:val="0"/>
            <w:iCs w:val="0"/>
            <w:caps w:val="0"/>
            <w:color w:val="1F1F1F"/>
            <w:spacing w:val="0"/>
            <w:sz w:val="21"/>
            <w:szCs w:val="21"/>
            <w:highlight w:val="cyan"/>
            <w:u w:val="none"/>
            <w:lang w:val="en-US" w:eastAsia="zh-CN"/>
          </w:rPr>
          <w:t xml:space="preserve"> the range of </w:t>
        </w:r>
      </w:ins>
      <w:ins w:id="2945" w:author="野草" w:date="2024-02-03T15:23:05Z">
        <w:r>
          <w:rPr>
            <w:rFonts w:hint="eastAsia" w:eastAsia="宋体" w:cs="Times New Roman"/>
            <w:i w:val="0"/>
            <w:iCs w:val="0"/>
            <w:caps w:val="0"/>
            <w:color w:val="1F1F1F"/>
            <w:spacing w:val="0"/>
            <w:sz w:val="21"/>
            <w:szCs w:val="21"/>
            <w:highlight w:val="green"/>
            <w:u w:val="single"/>
            <w:lang w:val="en-US" w:eastAsia="zh-CN"/>
            <w:rPrChange w:id="2946" w:author="野草" w:date="2024-02-03T15:23:55Z">
              <w:rPr>
                <w:rFonts w:hint="eastAsia" w:eastAsia="宋体" w:cs="Times New Roman"/>
                <w:i w:val="0"/>
                <w:iCs w:val="0"/>
                <w:caps w:val="0"/>
                <w:color w:val="1F1F1F"/>
                <w:spacing w:val="0"/>
                <w:sz w:val="21"/>
                <w:szCs w:val="21"/>
                <w:highlight w:val="cyan"/>
                <w:u w:val="none"/>
                <w:lang w:val="en-US" w:eastAsia="zh-CN"/>
              </w:rPr>
            </w:rPrChange>
          </w:rPr>
          <w:t>34 to 9</w:t>
        </w:r>
      </w:ins>
      <w:ins w:id="2947" w:author="野草" w:date="2024-02-03T15:24:34Z">
        <w:r>
          <w:rPr>
            <w:rFonts w:hint="eastAsia" w:eastAsia="宋体" w:cs="Times New Roman"/>
            <w:i w:val="0"/>
            <w:iCs w:val="0"/>
            <w:caps w:val="0"/>
            <w:color w:val="1F1F1F"/>
            <w:spacing w:val="0"/>
            <w:sz w:val="21"/>
            <w:szCs w:val="21"/>
            <w:highlight w:val="green"/>
            <w:u w:val="single"/>
            <w:lang w:val="en-US" w:eastAsia="zh-CN"/>
          </w:rPr>
          <w:t>6</w:t>
        </w:r>
      </w:ins>
      <w:ins w:id="2948" w:author="野草" w:date="2024-02-03T15:23:05Z">
        <w:r>
          <w:rPr>
            <w:rFonts w:hint="eastAsia" w:eastAsia="宋体" w:cs="Times New Roman"/>
            <w:i w:val="0"/>
            <w:iCs w:val="0"/>
            <w:caps w:val="0"/>
            <w:color w:val="1F1F1F"/>
            <w:spacing w:val="0"/>
            <w:sz w:val="21"/>
            <w:szCs w:val="21"/>
            <w:highlight w:val="cyan"/>
            <w:u w:val="none"/>
            <w:lang w:val="en-US" w:eastAsia="zh-CN"/>
          </w:rPr>
          <w:t xml:space="preserve">. Beyond these </w:t>
        </w:r>
      </w:ins>
      <w:ins w:id="2949" w:author="野草" w:date="2024-02-03T15:23:05Z">
        <w:r>
          <w:rPr>
            <w:rFonts w:hint="eastAsia" w:eastAsia="宋体" w:cs="Times New Roman"/>
            <w:i w:val="0"/>
            <w:iCs w:val="0"/>
            <w:caps w:val="0"/>
            <w:color w:val="1F1F1F"/>
            <w:spacing w:val="0"/>
            <w:sz w:val="21"/>
            <w:szCs w:val="21"/>
            <w:highlight w:val="green"/>
            <w:u w:val="none"/>
            <w:lang w:val="en-US" w:eastAsia="zh-CN"/>
            <w:rPrChange w:id="2950" w:author="野草" w:date="2024-02-03T15:24:02Z">
              <w:rPr>
                <w:rFonts w:hint="eastAsia" w:eastAsia="宋体" w:cs="Times New Roman"/>
                <w:i w:val="0"/>
                <w:iCs w:val="0"/>
                <w:caps w:val="0"/>
                <w:color w:val="1F1F1F"/>
                <w:spacing w:val="0"/>
                <w:sz w:val="21"/>
                <w:szCs w:val="21"/>
                <w:highlight w:val="cyan"/>
                <w:u w:val="none"/>
                <w:lang w:val="en-US" w:eastAsia="zh-CN"/>
              </w:rPr>
            </w:rPrChange>
          </w:rPr>
          <w:t>specified ranges</w:t>
        </w:r>
      </w:ins>
      <w:ins w:id="2951" w:author="野草" w:date="2024-02-03T15:23:05Z">
        <w:r>
          <w:rPr>
            <w:rFonts w:hint="eastAsia" w:eastAsia="宋体" w:cs="Times New Roman"/>
            <w:i w:val="0"/>
            <w:iCs w:val="0"/>
            <w:caps w:val="0"/>
            <w:color w:val="1F1F1F"/>
            <w:spacing w:val="0"/>
            <w:sz w:val="21"/>
            <w:szCs w:val="21"/>
            <w:highlight w:val="cyan"/>
            <w:u w:val="none"/>
            <w:lang w:val="en-US" w:eastAsia="zh-CN"/>
          </w:rPr>
          <w:t xml:space="preserve">, the RCI values remained </w:t>
        </w:r>
      </w:ins>
      <w:ins w:id="2952" w:author="野草" w:date="2024-02-03T15:23:05Z">
        <w:r>
          <w:rPr>
            <w:rFonts w:hint="eastAsia" w:eastAsia="宋体" w:cs="Times New Roman"/>
            <w:i w:val="0"/>
            <w:iCs w:val="0"/>
            <w:caps w:val="0"/>
            <w:color w:val="1F1F1F"/>
            <w:spacing w:val="0"/>
            <w:sz w:val="21"/>
            <w:szCs w:val="21"/>
            <w:highlight w:val="green"/>
            <w:u w:val="none"/>
            <w:lang w:val="en-US" w:eastAsia="zh-CN"/>
            <w:rPrChange w:id="2953" w:author="野草" w:date="2024-02-03T15:24:06Z">
              <w:rPr>
                <w:rFonts w:hint="eastAsia" w:eastAsia="宋体" w:cs="Times New Roman"/>
                <w:i w:val="0"/>
                <w:iCs w:val="0"/>
                <w:caps w:val="0"/>
                <w:color w:val="1F1F1F"/>
                <w:spacing w:val="0"/>
                <w:sz w:val="21"/>
                <w:szCs w:val="21"/>
                <w:highlight w:val="cyan"/>
                <w:u w:val="none"/>
                <w:lang w:val="en-US" w:eastAsia="zh-CN"/>
              </w:rPr>
            </w:rPrChange>
          </w:rPr>
          <w:t>relatively stable</w:t>
        </w:r>
      </w:ins>
      <w:ins w:id="2954" w:author="野草" w:date="2024-02-03T15:23:05Z">
        <w:r>
          <w:rPr>
            <w:rFonts w:hint="eastAsia" w:eastAsia="宋体" w:cs="Times New Roman"/>
            <w:i w:val="0"/>
            <w:iCs w:val="0"/>
            <w:caps w:val="0"/>
            <w:color w:val="1F1F1F"/>
            <w:spacing w:val="0"/>
            <w:sz w:val="21"/>
            <w:szCs w:val="21"/>
            <w:highlight w:val="cyan"/>
            <w:u w:val="none"/>
            <w:lang w:val="en-US" w:eastAsia="zh-CN"/>
          </w:rPr>
          <w:t>.</w:t>
        </w:r>
      </w:ins>
    </w:p>
    <w:p>
      <w:pPr>
        <w:numPr>
          <w:ilvl w:val="-1"/>
          <w:numId w:val="0"/>
        </w:numPr>
        <w:ind w:left="0" w:leftChars="0" w:firstLine="0" w:firstLineChars="0"/>
        <w:rPr>
          <w:ins w:id="2956" w:author="野草" w:date="2024-02-03T15:24:58Z"/>
          <w:rFonts w:hint="eastAsia" w:eastAsia="宋体" w:cs="Times New Roman"/>
          <w:i w:val="0"/>
          <w:iCs w:val="0"/>
          <w:caps w:val="0"/>
          <w:color w:val="1F1F1F"/>
          <w:spacing w:val="0"/>
          <w:sz w:val="21"/>
          <w:szCs w:val="21"/>
          <w:highlight w:val="cyan"/>
          <w:u w:val="none"/>
          <w:lang w:val="en-US" w:eastAsia="zh-CN"/>
        </w:rPr>
        <w:pPrChange w:id="2955" w:author="野草" w:date="2024-02-02T21:47:49Z">
          <w:pPr>
            <w:numPr>
              <w:ilvl w:val="0"/>
              <w:numId w:val="3"/>
            </w:numPr>
            <w:ind w:left="420" w:leftChars="0" w:hanging="420" w:firstLineChars="0"/>
          </w:pPr>
        </w:pPrChange>
      </w:pPr>
    </w:p>
    <w:p>
      <w:pPr>
        <w:numPr>
          <w:ilvl w:val="-1"/>
          <w:numId w:val="0"/>
        </w:numPr>
        <w:ind w:left="0" w:leftChars="0" w:firstLine="0" w:firstLineChars="0"/>
        <w:rPr>
          <w:ins w:id="2958" w:author="野草" w:date="2024-02-02T21:51:07Z"/>
          <w:rFonts w:hint="default" w:eastAsia="宋体" w:cs="Times New Roman"/>
          <w:i w:val="0"/>
          <w:iCs w:val="0"/>
          <w:caps w:val="0"/>
          <w:color w:val="1F1F1F"/>
          <w:spacing w:val="0"/>
          <w:sz w:val="21"/>
          <w:szCs w:val="21"/>
          <w:highlight w:val="green"/>
          <w:u w:val="none"/>
          <w:lang w:val="en-US" w:eastAsia="zh-CN"/>
          <w:rPrChange w:id="2959" w:author="野草" w:date="2024-02-03T16:05:22Z">
            <w:rPr>
              <w:ins w:id="2960" w:author="野草" w:date="2024-02-02T21:51:07Z"/>
              <w:rFonts w:hint="default" w:eastAsia="宋体" w:cs="Times New Roman"/>
              <w:i w:val="0"/>
              <w:iCs w:val="0"/>
              <w:caps w:val="0"/>
              <w:color w:val="1F1F1F"/>
              <w:spacing w:val="0"/>
              <w:sz w:val="21"/>
              <w:szCs w:val="21"/>
              <w:highlight w:val="cyan"/>
              <w:u w:val="none"/>
              <w:lang w:val="en-US" w:eastAsia="zh-CN"/>
            </w:rPr>
          </w:rPrChange>
        </w:rPr>
        <w:pPrChange w:id="2957" w:author="野草" w:date="2024-02-02T21:47:49Z">
          <w:pPr>
            <w:numPr>
              <w:ilvl w:val="0"/>
              <w:numId w:val="3"/>
            </w:numPr>
            <w:ind w:left="420" w:leftChars="0" w:hanging="420" w:firstLineChars="0"/>
          </w:pPr>
        </w:pPrChange>
      </w:pPr>
      <w:ins w:id="2961" w:author="野草" w:date="2024-02-03T15:25:00Z">
        <w:r>
          <w:rPr>
            <w:rFonts w:hint="eastAsia" w:eastAsia="宋体" w:cs="Times New Roman"/>
            <w:i w:val="0"/>
            <w:iCs w:val="0"/>
            <w:caps w:val="0"/>
            <w:color w:val="1F1F1F"/>
            <w:spacing w:val="0"/>
            <w:sz w:val="21"/>
            <w:szCs w:val="21"/>
            <w:highlight w:val="green"/>
            <w:u w:val="none"/>
            <w:lang w:val="en-US" w:eastAsia="zh-CN"/>
            <w:rPrChange w:id="2962" w:author="野草" w:date="2024-02-03T16:05:22Z">
              <w:rPr>
                <w:rFonts w:hint="eastAsia" w:eastAsia="宋体" w:cs="Times New Roman"/>
                <w:i w:val="0"/>
                <w:iCs w:val="0"/>
                <w:caps w:val="0"/>
                <w:color w:val="1F1F1F"/>
                <w:spacing w:val="0"/>
                <w:sz w:val="21"/>
                <w:szCs w:val="21"/>
                <w:highlight w:val="cyan"/>
                <w:u w:val="none"/>
                <w:lang w:val="en-US" w:eastAsia="zh-CN"/>
              </w:rPr>
            </w:rPrChange>
          </w:rPr>
          <w:t>【</w:t>
        </w:r>
      </w:ins>
      <w:ins w:id="2963" w:author="野草" w:date="2024-02-03T16:03:04Z">
        <w:r>
          <w:rPr>
            <w:rFonts w:hint="eastAsia" w:eastAsia="宋体" w:cs="Times New Roman"/>
            <w:i w:val="0"/>
            <w:iCs w:val="0"/>
            <w:caps w:val="0"/>
            <w:color w:val="1F1F1F"/>
            <w:spacing w:val="0"/>
            <w:sz w:val="21"/>
            <w:szCs w:val="21"/>
            <w:highlight w:val="green"/>
            <w:u w:val="none"/>
            <w:lang w:val="en-US" w:eastAsia="zh-CN"/>
            <w:rPrChange w:id="2964" w:author="野草" w:date="2024-02-03T16:05:22Z">
              <w:rPr>
                <w:rFonts w:hint="eastAsia" w:eastAsia="宋体" w:cs="Times New Roman"/>
                <w:i w:val="0"/>
                <w:iCs w:val="0"/>
                <w:caps w:val="0"/>
                <w:color w:val="1F1F1F"/>
                <w:spacing w:val="0"/>
                <w:sz w:val="21"/>
                <w:szCs w:val="21"/>
                <w:highlight w:val="cyan"/>
                <w:u w:val="none"/>
                <w:lang w:val="en-US" w:eastAsia="zh-CN"/>
              </w:rPr>
            </w:rPrChange>
          </w:rPr>
          <w:t>up</w:t>
        </w:r>
      </w:ins>
      <w:ins w:id="2965" w:author="野草" w:date="2024-02-03T15:32:52Z">
        <w:r>
          <w:rPr>
            <w:rFonts w:hint="eastAsia"/>
            <w:highlight w:val="green"/>
            <w:lang w:val="en-US" w:eastAsia="zh-CN"/>
          </w:rPr>
          <w:t>2024 0203 1</w:t>
        </w:r>
      </w:ins>
      <w:ins w:id="2966" w:author="野草" w:date="2024-02-03T16:03:07Z">
        <w:r>
          <w:rPr>
            <w:rFonts w:hint="eastAsia"/>
            <w:highlight w:val="green"/>
            <w:lang w:val="en-US" w:eastAsia="zh-CN"/>
          </w:rPr>
          <w:t>6</w:t>
        </w:r>
      </w:ins>
      <w:ins w:id="2967" w:author="野草" w:date="2024-02-03T15:32:52Z">
        <w:r>
          <w:rPr>
            <w:rFonts w:hint="eastAsia"/>
            <w:highlight w:val="green"/>
            <w:lang w:val="en-US" w:eastAsia="zh-CN"/>
          </w:rPr>
          <w:t>:</w:t>
        </w:r>
      </w:ins>
      <w:ins w:id="2968" w:author="野草" w:date="2024-02-03T16:03:09Z">
        <w:r>
          <w:rPr>
            <w:rFonts w:hint="eastAsia"/>
            <w:highlight w:val="green"/>
            <w:lang w:val="en-US" w:eastAsia="zh-CN"/>
          </w:rPr>
          <w:t>0</w:t>
        </w:r>
      </w:ins>
      <w:ins w:id="2969" w:author="野草" w:date="2024-02-03T16:09:43Z">
        <w:r>
          <w:rPr>
            <w:rFonts w:hint="eastAsia"/>
            <w:highlight w:val="green"/>
            <w:lang w:val="en-US" w:eastAsia="zh-CN"/>
          </w:rPr>
          <w:t>9</w:t>
        </w:r>
      </w:ins>
      <w:ins w:id="2970" w:author="野草" w:date="2024-02-03T15:25:00Z">
        <w:r>
          <w:rPr>
            <w:rFonts w:hint="eastAsia" w:eastAsia="宋体" w:cs="Times New Roman"/>
            <w:i w:val="0"/>
            <w:iCs w:val="0"/>
            <w:caps w:val="0"/>
            <w:color w:val="1F1F1F"/>
            <w:spacing w:val="0"/>
            <w:sz w:val="21"/>
            <w:szCs w:val="21"/>
            <w:highlight w:val="green"/>
            <w:u w:val="none"/>
            <w:lang w:val="en-US" w:eastAsia="zh-CN"/>
            <w:rPrChange w:id="2971" w:author="野草" w:date="2024-02-03T16:05:22Z">
              <w:rPr>
                <w:rFonts w:hint="eastAsia" w:eastAsia="宋体" w:cs="Times New Roman"/>
                <w:i w:val="0"/>
                <w:iCs w:val="0"/>
                <w:caps w:val="0"/>
                <w:color w:val="1F1F1F"/>
                <w:spacing w:val="0"/>
                <w:sz w:val="21"/>
                <w:szCs w:val="21"/>
                <w:highlight w:val="cyan"/>
                <w:u w:val="none"/>
                <w:lang w:val="en-US" w:eastAsia="zh-CN"/>
              </w:rPr>
            </w:rPrChange>
          </w:rPr>
          <w:t>】</w:t>
        </w:r>
      </w:ins>
    </w:p>
    <w:p>
      <w:pPr>
        <w:numPr>
          <w:ilvl w:val="-1"/>
          <w:numId w:val="0"/>
        </w:numPr>
        <w:ind w:left="0" w:leftChars="0" w:firstLine="0" w:firstLineChars="0"/>
        <w:rPr>
          <w:ins w:id="2973" w:author="野草" w:date="2024-02-03T16:03:47Z"/>
          <w:rFonts w:hint="eastAsia" w:eastAsia="宋体" w:cs="Times New Roman"/>
          <w:i w:val="0"/>
          <w:iCs w:val="0"/>
          <w:caps w:val="0"/>
          <w:color w:val="1F1F1F"/>
          <w:spacing w:val="0"/>
          <w:sz w:val="21"/>
          <w:szCs w:val="21"/>
          <w:highlight w:val="cyan"/>
          <w:u w:val="none"/>
          <w:lang w:val="en-US" w:eastAsia="zh-CN"/>
        </w:rPr>
        <w:pPrChange w:id="2972" w:author="野草" w:date="2024-02-02T21:47:49Z">
          <w:pPr>
            <w:numPr>
              <w:ilvl w:val="0"/>
              <w:numId w:val="3"/>
            </w:numPr>
            <w:ind w:left="420" w:leftChars="0" w:hanging="420" w:firstLineChars="0"/>
          </w:pPr>
        </w:pPrChange>
      </w:pPr>
      <w:ins w:id="2974" w:author="野草" w:date="2024-02-03T16:03:43Z">
        <w:r>
          <w:rPr>
            <w:rFonts w:hint="eastAsia" w:eastAsia="宋体" w:cs="Times New Roman"/>
            <w:i w:val="0"/>
            <w:iCs w:val="0"/>
            <w:caps w:val="0"/>
            <w:color w:val="1F1F1F"/>
            <w:spacing w:val="0"/>
            <w:sz w:val="21"/>
            <w:szCs w:val="21"/>
            <w:highlight w:val="cyan"/>
            <w:u w:val="none"/>
            <w:lang w:val="en-US" w:eastAsia="zh-CN"/>
          </w:rPr>
          <w:t xml:space="preserve">Similar to the </w:t>
        </w:r>
      </w:ins>
      <w:ins w:id="2975" w:author="野草" w:date="2024-02-03T16:03:43Z">
        <w:r>
          <w:rPr>
            <w:rFonts w:hint="eastAsia" w:eastAsia="宋体" w:cs="Times New Roman"/>
            <w:i w:val="0"/>
            <w:iCs w:val="0"/>
            <w:caps w:val="0"/>
            <w:color w:val="1F1F1F"/>
            <w:spacing w:val="0"/>
            <w:sz w:val="21"/>
            <w:szCs w:val="21"/>
            <w:highlight w:val="green"/>
            <w:u w:val="none"/>
            <w:lang w:val="en-US" w:eastAsia="zh-CN"/>
            <w:rPrChange w:id="2976" w:author="野草" w:date="2024-02-03T16:03:51Z">
              <w:rPr>
                <w:rFonts w:hint="eastAsia" w:eastAsia="宋体" w:cs="Times New Roman"/>
                <w:i w:val="0"/>
                <w:iCs w:val="0"/>
                <w:caps w:val="0"/>
                <w:color w:val="1F1F1F"/>
                <w:spacing w:val="0"/>
                <w:sz w:val="21"/>
                <w:szCs w:val="21"/>
                <w:highlight w:val="cyan"/>
                <w:u w:val="none"/>
                <w:lang w:val="en-US" w:eastAsia="zh-CN"/>
              </w:rPr>
            </w:rPrChange>
          </w:rPr>
          <w:t>normal summer day</w:t>
        </w:r>
      </w:ins>
      <w:ins w:id="2977" w:author="野草" w:date="2024-02-03T16:03:43Z">
        <w:r>
          <w:rPr>
            <w:rFonts w:hint="eastAsia" w:eastAsia="宋体" w:cs="Times New Roman"/>
            <w:i w:val="0"/>
            <w:iCs w:val="0"/>
            <w:caps w:val="0"/>
            <w:color w:val="1F1F1F"/>
            <w:spacing w:val="0"/>
            <w:sz w:val="21"/>
            <w:szCs w:val="21"/>
            <w:highlight w:val="cyan"/>
            <w:u w:val="none"/>
            <w:lang w:val="en-US" w:eastAsia="zh-CN"/>
          </w:rPr>
          <w:t xml:space="preserve">, the impacts of </w:t>
        </w:r>
      </w:ins>
      <w:ins w:id="2978" w:author="野草" w:date="2024-02-03T16:03:43Z">
        <w:r>
          <w:rPr>
            <w:rFonts w:hint="eastAsia" w:eastAsia="宋体" w:cs="Times New Roman"/>
            <w:i w:val="0"/>
            <w:iCs w:val="0"/>
            <w:caps w:val="0"/>
            <w:color w:val="1F1F1F"/>
            <w:spacing w:val="0"/>
            <w:sz w:val="21"/>
            <w:szCs w:val="21"/>
            <w:highlight w:val="green"/>
            <w:u w:val="none"/>
            <w:lang w:val="en-US" w:eastAsia="zh-CN"/>
            <w:rPrChange w:id="2979" w:author="野草" w:date="2024-02-03T16:03:54Z">
              <w:rPr>
                <w:rFonts w:hint="eastAsia" w:eastAsia="宋体" w:cs="Times New Roman"/>
                <w:i w:val="0"/>
                <w:iCs w:val="0"/>
                <w:caps w:val="0"/>
                <w:color w:val="1F1F1F"/>
                <w:spacing w:val="0"/>
                <w:sz w:val="21"/>
                <w:szCs w:val="21"/>
                <w:highlight w:val="cyan"/>
                <w:u w:val="none"/>
                <w:lang w:val="en-US" w:eastAsia="zh-CN"/>
              </w:rPr>
            </w:rPrChange>
          </w:rPr>
          <w:t>ELE and SLP</w:t>
        </w:r>
      </w:ins>
      <w:ins w:id="2980" w:author="野草" w:date="2024-02-03T16:03:43Z">
        <w:r>
          <w:rPr>
            <w:rFonts w:hint="eastAsia" w:eastAsia="宋体" w:cs="Times New Roman"/>
            <w:i w:val="0"/>
            <w:iCs w:val="0"/>
            <w:caps w:val="0"/>
            <w:color w:val="1F1F1F"/>
            <w:spacing w:val="0"/>
            <w:sz w:val="21"/>
            <w:szCs w:val="21"/>
            <w:highlight w:val="cyan"/>
            <w:u w:val="none"/>
            <w:lang w:val="en-US" w:eastAsia="zh-CN"/>
          </w:rPr>
          <w:t xml:space="preserve"> on </w:t>
        </w:r>
      </w:ins>
      <w:ins w:id="2981" w:author="野草" w:date="2024-02-03T16:03:43Z">
        <w:r>
          <w:rPr>
            <w:rFonts w:hint="eastAsia" w:eastAsia="宋体" w:cs="Times New Roman"/>
            <w:i w:val="0"/>
            <w:iCs w:val="0"/>
            <w:caps w:val="0"/>
            <w:color w:val="1F1F1F"/>
            <w:spacing w:val="0"/>
            <w:sz w:val="21"/>
            <w:szCs w:val="21"/>
            <w:highlight w:val="green"/>
            <w:u w:val="none"/>
            <w:lang w:val="en-US" w:eastAsia="zh-CN"/>
            <w:rPrChange w:id="2982" w:author="野草" w:date="2024-02-03T16:04:05Z">
              <w:rPr>
                <w:rFonts w:hint="eastAsia" w:eastAsia="宋体" w:cs="Times New Roman"/>
                <w:i w:val="0"/>
                <w:iCs w:val="0"/>
                <w:caps w:val="0"/>
                <w:color w:val="1F1F1F"/>
                <w:spacing w:val="0"/>
                <w:sz w:val="21"/>
                <w:szCs w:val="21"/>
                <w:highlight w:val="cyan"/>
                <w:u w:val="none"/>
                <w:lang w:val="en-US" w:eastAsia="zh-CN"/>
              </w:rPr>
            </w:rPrChange>
          </w:rPr>
          <w:t>RCI</w:t>
        </w:r>
      </w:ins>
      <w:ins w:id="2983" w:author="野草" w:date="2024-02-03T16:03:43Z">
        <w:r>
          <w:rPr>
            <w:rFonts w:hint="eastAsia" w:eastAsia="宋体" w:cs="Times New Roman"/>
            <w:i w:val="0"/>
            <w:iCs w:val="0"/>
            <w:caps w:val="0"/>
            <w:color w:val="1F1F1F"/>
            <w:spacing w:val="0"/>
            <w:sz w:val="21"/>
            <w:szCs w:val="21"/>
            <w:highlight w:val="cyan"/>
            <w:u w:val="none"/>
            <w:lang w:val="en-US" w:eastAsia="zh-CN"/>
          </w:rPr>
          <w:t xml:space="preserve"> during the </w:t>
        </w:r>
      </w:ins>
      <w:ins w:id="2984" w:author="野草" w:date="2024-02-03T16:03:43Z">
        <w:r>
          <w:rPr>
            <w:rFonts w:hint="eastAsia" w:eastAsia="宋体" w:cs="Times New Roman"/>
            <w:i w:val="0"/>
            <w:iCs w:val="0"/>
            <w:caps w:val="0"/>
            <w:color w:val="1F1F1F"/>
            <w:spacing w:val="0"/>
            <w:sz w:val="21"/>
            <w:szCs w:val="21"/>
            <w:highlight w:val="green"/>
            <w:u w:val="none"/>
            <w:lang w:val="en-US" w:eastAsia="zh-CN"/>
            <w:rPrChange w:id="2985" w:author="野草" w:date="2024-02-03T16:04:00Z">
              <w:rPr>
                <w:rFonts w:hint="eastAsia" w:eastAsia="宋体" w:cs="Times New Roman"/>
                <w:i w:val="0"/>
                <w:iCs w:val="0"/>
                <w:caps w:val="0"/>
                <w:color w:val="1F1F1F"/>
                <w:spacing w:val="0"/>
                <w:sz w:val="21"/>
                <w:szCs w:val="21"/>
                <w:highlight w:val="cyan"/>
                <w:u w:val="none"/>
                <w:lang w:val="en-US" w:eastAsia="zh-CN"/>
              </w:rPr>
            </w:rPrChange>
          </w:rPr>
          <w:t>extremely hot day</w:t>
        </w:r>
      </w:ins>
      <w:ins w:id="2986" w:author="野草" w:date="2024-02-03T16:03:43Z">
        <w:r>
          <w:rPr>
            <w:rFonts w:hint="eastAsia" w:eastAsia="宋体" w:cs="Times New Roman"/>
            <w:i w:val="0"/>
            <w:iCs w:val="0"/>
            <w:caps w:val="0"/>
            <w:color w:val="1F1F1F"/>
            <w:spacing w:val="0"/>
            <w:sz w:val="21"/>
            <w:szCs w:val="21"/>
            <w:highlight w:val="cyan"/>
            <w:u w:val="none"/>
            <w:lang w:val="en-US" w:eastAsia="zh-CN"/>
          </w:rPr>
          <w:t xml:space="preserve"> were characterized by </w:t>
        </w:r>
      </w:ins>
      <w:ins w:id="2987" w:author="野草" w:date="2024-02-03T16:03:43Z">
        <w:r>
          <w:rPr>
            <w:rFonts w:hint="eastAsia" w:eastAsia="宋体" w:cs="Times New Roman"/>
            <w:i w:val="0"/>
            <w:iCs w:val="0"/>
            <w:caps w:val="0"/>
            <w:color w:val="1F1F1F"/>
            <w:spacing w:val="0"/>
            <w:sz w:val="21"/>
            <w:szCs w:val="21"/>
            <w:highlight w:val="green"/>
            <w:u w:val="none"/>
            <w:lang w:val="en-US" w:eastAsia="zh-CN"/>
            <w:rPrChange w:id="2988" w:author="野草" w:date="2024-02-03T16:04:09Z">
              <w:rPr>
                <w:rFonts w:hint="eastAsia" w:eastAsia="宋体" w:cs="Times New Roman"/>
                <w:i w:val="0"/>
                <w:iCs w:val="0"/>
                <w:caps w:val="0"/>
                <w:color w:val="1F1F1F"/>
                <w:spacing w:val="0"/>
                <w:sz w:val="21"/>
                <w:szCs w:val="21"/>
                <w:highlight w:val="cyan"/>
                <w:u w:val="none"/>
                <w:lang w:val="en-US" w:eastAsia="zh-CN"/>
              </w:rPr>
            </w:rPrChange>
          </w:rPr>
          <w:t>ascent and descent pattern</w:t>
        </w:r>
      </w:ins>
      <w:ins w:id="2989" w:author="野草" w:date="2024-02-03T16:09:34Z">
        <w:r>
          <w:rPr>
            <w:rFonts w:hint="eastAsia" w:eastAsia="宋体" w:cs="Times New Roman"/>
            <w:i w:val="0"/>
            <w:iCs w:val="0"/>
            <w:caps w:val="0"/>
            <w:color w:val="1F1F1F"/>
            <w:spacing w:val="0"/>
            <w:sz w:val="21"/>
            <w:szCs w:val="21"/>
            <w:highlight w:val="green"/>
            <w:u w:val="none"/>
            <w:lang w:val="en-US" w:eastAsia="zh-CN"/>
          </w:rPr>
          <w:t>s</w:t>
        </w:r>
      </w:ins>
      <w:ins w:id="2990" w:author="野草" w:date="2024-02-03T16:09:14Z">
        <w:r>
          <w:rPr>
            <w:rFonts w:hint="eastAsia" w:eastAsia="宋体" w:cs="Times New Roman"/>
            <w:i w:val="0"/>
            <w:iCs w:val="0"/>
            <w:caps w:val="0"/>
            <w:color w:val="1F1F1F"/>
            <w:spacing w:val="0"/>
            <w:sz w:val="21"/>
            <w:szCs w:val="21"/>
            <w:highlight w:val="green"/>
            <w:u w:val="none"/>
            <w:lang w:val="en-US" w:eastAsia="zh-CN"/>
          </w:rPr>
          <w:t xml:space="preserve">, </w:t>
        </w:r>
      </w:ins>
      <w:ins w:id="2991" w:author="野草" w:date="2024-02-03T16:09:15Z">
        <w:r>
          <w:rPr>
            <w:rFonts w:hint="eastAsia" w:eastAsia="宋体" w:cs="Times New Roman"/>
            <w:i w:val="0"/>
            <w:iCs w:val="0"/>
            <w:caps w:val="0"/>
            <w:color w:val="1F1F1F"/>
            <w:spacing w:val="0"/>
            <w:sz w:val="21"/>
            <w:szCs w:val="21"/>
            <w:highlight w:val="green"/>
            <w:u w:val="none"/>
            <w:lang w:val="en-US" w:eastAsia="zh-CN"/>
          </w:rPr>
          <w:t>resp</w:t>
        </w:r>
      </w:ins>
      <w:ins w:id="2992" w:author="野草" w:date="2024-02-03T16:09:16Z">
        <w:r>
          <w:rPr>
            <w:rFonts w:hint="eastAsia" w:eastAsia="宋体" w:cs="Times New Roman"/>
            <w:i w:val="0"/>
            <w:iCs w:val="0"/>
            <w:caps w:val="0"/>
            <w:color w:val="1F1F1F"/>
            <w:spacing w:val="0"/>
            <w:sz w:val="21"/>
            <w:szCs w:val="21"/>
            <w:highlight w:val="green"/>
            <w:u w:val="none"/>
            <w:lang w:val="en-US" w:eastAsia="zh-CN"/>
          </w:rPr>
          <w:t>ect</w:t>
        </w:r>
      </w:ins>
      <w:ins w:id="2993" w:author="野草" w:date="2024-02-03T16:09:17Z">
        <w:r>
          <w:rPr>
            <w:rFonts w:hint="eastAsia" w:eastAsia="宋体" w:cs="Times New Roman"/>
            <w:i w:val="0"/>
            <w:iCs w:val="0"/>
            <w:caps w:val="0"/>
            <w:color w:val="1F1F1F"/>
            <w:spacing w:val="0"/>
            <w:sz w:val="21"/>
            <w:szCs w:val="21"/>
            <w:highlight w:val="green"/>
            <w:u w:val="none"/>
            <w:lang w:val="en-US" w:eastAsia="zh-CN"/>
          </w:rPr>
          <w:t>ively</w:t>
        </w:r>
      </w:ins>
      <w:ins w:id="2994" w:author="野草" w:date="2024-02-03T16:03:43Z">
        <w:r>
          <w:rPr>
            <w:rFonts w:hint="eastAsia" w:eastAsia="宋体" w:cs="Times New Roman"/>
            <w:i w:val="0"/>
            <w:iCs w:val="0"/>
            <w:caps w:val="0"/>
            <w:color w:val="1F1F1F"/>
            <w:spacing w:val="0"/>
            <w:sz w:val="21"/>
            <w:szCs w:val="21"/>
            <w:highlight w:val="cyan"/>
            <w:u w:val="none"/>
            <w:lang w:val="en-US" w:eastAsia="zh-CN"/>
          </w:rPr>
          <w:t xml:space="preserve">. </w:t>
        </w:r>
      </w:ins>
      <w:ins w:id="2995" w:author="野草" w:date="2024-02-03T16:03:43Z">
        <w:r>
          <w:rPr>
            <w:rFonts w:hint="eastAsia" w:eastAsia="宋体" w:cs="Times New Roman"/>
            <w:i w:val="0"/>
            <w:iCs w:val="0"/>
            <w:caps w:val="0"/>
            <w:color w:val="1F1F1F"/>
            <w:spacing w:val="0"/>
            <w:sz w:val="21"/>
            <w:szCs w:val="21"/>
            <w:highlight w:val="green"/>
            <w:u w:val="none"/>
            <w:lang w:val="en-US" w:eastAsia="zh-CN"/>
            <w:rPrChange w:id="2996" w:author="野草" w:date="2024-02-03T16:04:15Z">
              <w:rPr>
                <w:rFonts w:hint="eastAsia" w:eastAsia="宋体" w:cs="Times New Roman"/>
                <w:i w:val="0"/>
                <w:iCs w:val="0"/>
                <w:caps w:val="0"/>
                <w:color w:val="1F1F1F"/>
                <w:spacing w:val="0"/>
                <w:sz w:val="21"/>
                <w:szCs w:val="21"/>
                <w:highlight w:val="cyan"/>
                <w:u w:val="none"/>
                <w:lang w:val="en-US" w:eastAsia="zh-CN"/>
              </w:rPr>
            </w:rPrChange>
          </w:rPr>
          <w:t>An upward tren</w:t>
        </w:r>
      </w:ins>
      <w:ins w:id="2997" w:author="野草" w:date="2024-02-03T16:03:43Z">
        <w:r>
          <w:rPr>
            <w:rFonts w:hint="eastAsia" w:eastAsia="宋体" w:cs="Times New Roman"/>
            <w:i w:val="0"/>
            <w:iCs w:val="0"/>
            <w:caps w:val="0"/>
            <w:color w:val="1F1F1F"/>
            <w:spacing w:val="0"/>
            <w:sz w:val="21"/>
            <w:szCs w:val="21"/>
            <w:highlight w:val="green"/>
            <w:u w:val="none"/>
            <w:lang w:val="en-US" w:eastAsia="zh-CN"/>
            <w:rPrChange w:id="2998" w:author="野草" w:date="2024-02-03T16:04:56Z">
              <w:rPr>
                <w:rFonts w:hint="eastAsia" w:eastAsia="宋体" w:cs="Times New Roman"/>
                <w:i w:val="0"/>
                <w:iCs w:val="0"/>
                <w:caps w:val="0"/>
                <w:color w:val="1F1F1F"/>
                <w:spacing w:val="0"/>
                <w:sz w:val="21"/>
                <w:szCs w:val="21"/>
                <w:highlight w:val="cyan"/>
                <w:u w:val="none"/>
                <w:lang w:val="en-US" w:eastAsia="zh-CN"/>
              </w:rPr>
            </w:rPrChange>
          </w:rPr>
          <w:t>d</w:t>
        </w:r>
      </w:ins>
      <w:ins w:id="2999" w:author="野草" w:date="2024-02-03T16:03:43Z">
        <w:r>
          <w:rPr>
            <w:rFonts w:hint="eastAsia" w:eastAsia="宋体" w:cs="Times New Roman"/>
            <w:i w:val="0"/>
            <w:iCs w:val="0"/>
            <w:caps w:val="0"/>
            <w:color w:val="1F1F1F"/>
            <w:spacing w:val="0"/>
            <w:sz w:val="21"/>
            <w:szCs w:val="21"/>
            <w:highlight w:val="cyan"/>
            <w:u w:val="none"/>
            <w:lang w:val="en-US" w:eastAsia="zh-CN"/>
          </w:rPr>
          <w:t xml:space="preserve"> in RCI was observed </w:t>
        </w:r>
      </w:ins>
      <w:ins w:id="3000" w:author="野草" w:date="2024-02-03T16:03:43Z">
        <w:r>
          <w:rPr>
            <w:rFonts w:hint="eastAsia" w:eastAsia="宋体" w:cs="Times New Roman"/>
            <w:i w:val="0"/>
            <w:iCs w:val="0"/>
            <w:caps w:val="0"/>
            <w:color w:val="1F1F1F"/>
            <w:spacing w:val="0"/>
            <w:sz w:val="21"/>
            <w:szCs w:val="21"/>
            <w:highlight w:val="green"/>
            <w:u w:val="none"/>
            <w:lang w:val="en-US" w:eastAsia="zh-CN"/>
            <w:rPrChange w:id="3001" w:author="野草" w:date="2024-02-03T16:04:24Z">
              <w:rPr>
                <w:rFonts w:hint="eastAsia" w:eastAsia="宋体" w:cs="Times New Roman"/>
                <w:i w:val="0"/>
                <w:iCs w:val="0"/>
                <w:caps w:val="0"/>
                <w:color w:val="1F1F1F"/>
                <w:spacing w:val="0"/>
                <w:sz w:val="21"/>
                <w:szCs w:val="21"/>
                <w:highlight w:val="cyan"/>
                <w:u w:val="none"/>
                <w:lang w:val="en-US" w:eastAsia="zh-CN"/>
              </w:rPr>
            </w:rPrChange>
          </w:rPr>
          <w:t>as ELE increased</w:t>
        </w:r>
      </w:ins>
      <w:ins w:id="3002" w:author="野草" w:date="2024-02-03T16:03:43Z">
        <w:r>
          <w:rPr>
            <w:rFonts w:hint="eastAsia" w:eastAsia="宋体" w:cs="Times New Roman"/>
            <w:i w:val="0"/>
            <w:iCs w:val="0"/>
            <w:caps w:val="0"/>
            <w:color w:val="1F1F1F"/>
            <w:spacing w:val="0"/>
            <w:sz w:val="21"/>
            <w:szCs w:val="21"/>
            <w:highlight w:val="cyan"/>
            <w:u w:val="none"/>
            <w:lang w:val="en-US" w:eastAsia="zh-CN"/>
          </w:rPr>
          <w:t xml:space="preserve"> within the range of </w:t>
        </w:r>
      </w:ins>
      <w:ins w:id="3003" w:author="野草" w:date="2024-02-03T16:03:43Z">
        <w:r>
          <w:rPr>
            <w:rFonts w:hint="eastAsia" w:eastAsia="宋体" w:cs="Times New Roman"/>
            <w:i w:val="0"/>
            <w:iCs w:val="0"/>
            <w:caps w:val="0"/>
            <w:color w:val="1F1F1F"/>
            <w:spacing w:val="0"/>
            <w:sz w:val="21"/>
            <w:szCs w:val="21"/>
            <w:highlight w:val="green"/>
            <w:u w:val="single"/>
            <w:lang w:val="en-US" w:eastAsia="zh-CN"/>
            <w:rPrChange w:id="3004" w:author="野草" w:date="2024-02-03T16:04:29Z">
              <w:rPr>
                <w:rFonts w:hint="eastAsia" w:eastAsia="宋体" w:cs="Times New Roman"/>
                <w:i w:val="0"/>
                <w:iCs w:val="0"/>
                <w:caps w:val="0"/>
                <w:color w:val="1F1F1F"/>
                <w:spacing w:val="0"/>
                <w:sz w:val="21"/>
                <w:szCs w:val="21"/>
                <w:highlight w:val="cyan"/>
                <w:u w:val="none"/>
                <w:lang w:val="en-US" w:eastAsia="zh-CN"/>
              </w:rPr>
            </w:rPrChange>
          </w:rPr>
          <w:t>174.1 to 228.0</w:t>
        </w:r>
      </w:ins>
      <w:ins w:id="3005" w:author="野草" w:date="2024-02-03T16:04:30Z">
        <w:r>
          <w:rPr>
            <w:rFonts w:hint="eastAsia" w:eastAsia="宋体" w:cs="Times New Roman"/>
            <w:i w:val="0"/>
            <w:iCs w:val="0"/>
            <w:caps w:val="0"/>
            <w:color w:val="1F1F1F"/>
            <w:spacing w:val="0"/>
            <w:sz w:val="21"/>
            <w:szCs w:val="21"/>
            <w:highlight w:val="green"/>
            <w:u w:val="single"/>
            <w:lang w:val="en-US" w:eastAsia="zh-CN"/>
          </w:rPr>
          <w:t xml:space="preserve"> </w:t>
        </w:r>
      </w:ins>
      <w:ins w:id="3006" w:author="野草" w:date="2024-02-03T16:04:31Z">
        <w:r>
          <w:rPr>
            <w:rFonts w:hint="eastAsia" w:eastAsia="宋体" w:cs="Times New Roman"/>
            <w:i w:val="0"/>
            <w:iCs w:val="0"/>
            <w:caps w:val="0"/>
            <w:color w:val="1F1F1F"/>
            <w:spacing w:val="0"/>
            <w:sz w:val="21"/>
            <w:szCs w:val="21"/>
            <w:highlight w:val="green"/>
            <w:u w:val="single"/>
            <w:lang w:val="en-US" w:eastAsia="zh-CN"/>
          </w:rPr>
          <w:t>mete</w:t>
        </w:r>
      </w:ins>
      <w:ins w:id="3007" w:author="野草" w:date="2024-02-03T16:04:32Z">
        <w:r>
          <w:rPr>
            <w:rFonts w:hint="eastAsia" w:eastAsia="宋体" w:cs="Times New Roman"/>
            <w:i w:val="0"/>
            <w:iCs w:val="0"/>
            <w:caps w:val="0"/>
            <w:color w:val="1F1F1F"/>
            <w:spacing w:val="0"/>
            <w:sz w:val="21"/>
            <w:szCs w:val="21"/>
            <w:highlight w:val="green"/>
            <w:u w:val="single"/>
            <w:lang w:val="en-US" w:eastAsia="zh-CN"/>
          </w:rPr>
          <w:t>rs</w:t>
        </w:r>
      </w:ins>
      <w:ins w:id="3008" w:author="野草" w:date="2024-02-03T16:03:43Z">
        <w:r>
          <w:rPr>
            <w:rFonts w:hint="eastAsia" w:eastAsia="宋体" w:cs="Times New Roman"/>
            <w:i w:val="0"/>
            <w:iCs w:val="0"/>
            <w:caps w:val="0"/>
            <w:color w:val="1F1F1F"/>
            <w:spacing w:val="0"/>
            <w:sz w:val="21"/>
            <w:szCs w:val="21"/>
            <w:highlight w:val="cyan"/>
            <w:u w:val="none"/>
            <w:lang w:val="en-US" w:eastAsia="zh-CN"/>
          </w:rPr>
          <w:t xml:space="preserve">. Conversely, when SLP was </w:t>
        </w:r>
      </w:ins>
      <w:ins w:id="3009" w:author="野草" w:date="2024-02-03T16:03:43Z">
        <w:r>
          <w:rPr>
            <w:rFonts w:hint="eastAsia" w:eastAsia="宋体" w:cs="Times New Roman"/>
            <w:i w:val="0"/>
            <w:iCs w:val="0"/>
            <w:caps w:val="0"/>
            <w:color w:val="1F1F1F"/>
            <w:spacing w:val="0"/>
            <w:sz w:val="21"/>
            <w:szCs w:val="21"/>
            <w:highlight w:val="green"/>
            <w:u w:val="single"/>
            <w:lang w:val="en-US" w:eastAsia="zh-CN"/>
            <w:rPrChange w:id="3010" w:author="野草" w:date="2024-02-03T16:04:38Z">
              <w:rPr>
                <w:rFonts w:hint="eastAsia" w:eastAsia="宋体" w:cs="Times New Roman"/>
                <w:i w:val="0"/>
                <w:iCs w:val="0"/>
                <w:caps w:val="0"/>
                <w:color w:val="1F1F1F"/>
                <w:spacing w:val="0"/>
                <w:sz w:val="21"/>
                <w:szCs w:val="21"/>
                <w:highlight w:val="cyan"/>
                <w:u w:val="none"/>
                <w:lang w:val="en-US" w:eastAsia="zh-CN"/>
              </w:rPr>
            </w:rPrChange>
          </w:rPr>
          <w:t>between 7.1 and 20.3</w:t>
        </w:r>
      </w:ins>
      <w:ins w:id="3011" w:author="野草" w:date="2024-02-03T16:03:43Z">
        <w:r>
          <w:rPr>
            <w:rFonts w:hint="eastAsia" w:eastAsia="宋体" w:cs="Times New Roman"/>
            <w:i w:val="0"/>
            <w:iCs w:val="0"/>
            <w:caps w:val="0"/>
            <w:color w:val="1F1F1F"/>
            <w:spacing w:val="0"/>
            <w:sz w:val="21"/>
            <w:szCs w:val="21"/>
            <w:highlight w:val="cyan"/>
            <w:u w:val="none"/>
            <w:lang w:val="en-US" w:eastAsia="zh-CN"/>
          </w:rPr>
          <w:t xml:space="preserve">, RCI exhibited </w:t>
        </w:r>
      </w:ins>
      <w:ins w:id="3012" w:author="野草" w:date="2024-02-03T16:03:43Z">
        <w:r>
          <w:rPr>
            <w:rFonts w:hint="eastAsia" w:eastAsia="宋体" w:cs="Times New Roman"/>
            <w:i w:val="0"/>
            <w:iCs w:val="0"/>
            <w:caps w:val="0"/>
            <w:color w:val="1F1F1F"/>
            <w:spacing w:val="0"/>
            <w:sz w:val="21"/>
            <w:szCs w:val="21"/>
            <w:highlight w:val="green"/>
            <w:u w:val="none"/>
            <w:lang w:val="en-US" w:eastAsia="zh-CN"/>
            <w:rPrChange w:id="3013" w:author="野草" w:date="2024-02-03T16:04:41Z">
              <w:rPr>
                <w:rFonts w:hint="eastAsia" w:eastAsia="宋体" w:cs="Times New Roman"/>
                <w:i w:val="0"/>
                <w:iCs w:val="0"/>
                <w:caps w:val="0"/>
                <w:color w:val="1F1F1F"/>
                <w:spacing w:val="0"/>
                <w:sz w:val="21"/>
                <w:szCs w:val="21"/>
                <w:highlight w:val="cyan"/>
                <w:u w:val="none"/>
                <w:lang w:val="en-US" w:eastAsia="zh-CN"/>
              </w:rPr>
            </w:rPrChange>
          </w:rPr>
          <w:t>a decreasing trend</w:t>
        </w:r>
      </w:ins>
      <w:ins w:id="3014" w:author="野草" w:date="2024-02-03T16:03:43Z">
        <w:r>
          <w:rPr>
            <w:rFonts w:hint="eastAsia" w:eastAsia="宋体" w:cs="Times New Roman"/>
            <w:i w:val="0"/>
            <w:iCs w:val="0"/>
            <w:caps w:val="0"/>
            <w:color w:val="1F1F1F"/>
            <w:spacing w:val="0"/>
            <w:sz w:val="21"/>
            <w:szCs w:val="21"/>
            <w:highlight w:val="cyan"/>
            <w:u w:val="none"/>
            <w:lang w:val="en-US" w:eastAsia="zh-CN"/>
          </w:rPr>
          <w:t>.</w:t>
        </w:r>
      </w:ins>
    </w:p>
    <w:p>
      <w:pPr>
        <w:numPr>
          <w:ilvl w:val="-1"/>
          <w:numId w:val="0"/>
        </w:numPr>
        <w:ind w:left="0" w:leftChars="0" w:firstLine="0" w:firstLineChars="0"/>
        <w:rPr>
          <w:ins w:id="3016" w:author="野草" w:date="2024-02-03T16:03:47Z"/>
          <w:rFonts w:hint="eastAsia" w:eastAsia="宋体" w:cs="Times New Roman"/>
          <w:i w:val="0"/>
          <w:iCs w:val="0"/>
          <w:caps w:val="0"/>
          <w:color w:val="1F1F1F"/>
          <w:spacing w:val="0"/>
          <w:sz w:val="21"/>
          <w:szCs w:val="21"/>
          <w:highlight w:val="cyan"/>
          <w:u w:val="none"/>
          <w:lang w:val="en-US" w:eastAsia="zh-CN"/>
        </w:rPr>
        <w:pPrChange w:id="3015" w:author="野草" w:date="2024-02-02T21:47:49Z">
          <w:pPr>
            <w:numPr>
              <w:ilvl w:val="0"/>
              <w:numId w:val="3"/>
            </w:numPr>
            <w:ind w:left="420" w:leftChars="0" w:hanging="420" w:firstLineChars="0"/>
          </w:pPr>
        </w:pPrChange>
      </w:pPr>
    </w:p>
    <w:p>
      <w:pPr>
        <w:numPr>
          <w:ilvl w:val="-1"/>
          <w:numId w:val="0"/>
        </w:numPr>
        <w:ind w:left="0" w:leftChars="0" w:firstLine="0" w:firstLineChars="0"/>
        <w:rPr>
          <w:ins w:id="3018" w:author="野草" w:date="2024-02-02T15:36:24Z"/>
          <w:rFonts w:hint="default" w:eastAsia="宋体" w:cs="Times New Roman"/>
          <w:i w:val="0"/>
          <w:iCs w:val="0"/>
          <w:caps w:val="0"/>
          <w:color w:val="1F1F1F"/>
          <w:spacing w:val="0"/>
          <w:sz w:val="21"/>
          <w:szCs w:val="21"/>
          <w:highlight w:val="green"/>
          <w:u w:val="none"/>
          <w:lang w:val="en-US" w:eastAsia="zh-CN"/>
          <w:rPrChange w:id="3019" w:author="野草" w:date="2024-02-03T16:17:14Z">
            <w:rPr>
              <w:ins w:id="3020" w:author="野草" w:date="2024-02-02T15:36:24Z"/>
              <w:rFonts w:hint="default" w:eastAsia="宋体" w:cs="Times New Roman"/>
              <w:i w:val="0"/>
              <w:iCs w:val="0"/>
              <w:caps w:val="0"/>
              <w:color w:val="1F1F1F"/>
              <w:spacing w:val="0"/>
              <w:sz w:val="21"/>
              <w:szCs w:val="21"/>
              <w:highlight w:val="cyan"/>
              <w:u w:val="none"/>
              <w:lang w:val="en-US" w:eastAsia="zh-CN"/>
            </w:rPr>
          </w:rPrChange>
        </w:rPr>
        <w:pPrChange w:id="3017" w:author="野草" w:date="2024-02-02T21:47:49Z">
          <w:pPr>
            <w:numPr>
              <w:ilvl w:val="0"/>
              <w:numId w:val="3"/>
            </w:numPr>
            <w:ind w:left="420" w:leftChars="0" w:hanging="420" w:firstLineChars="0"/>
          </w:pPr>
        </w:pPrChange>
      </w:pPr>
      <w:ins w:id="3021" w:author="野草" w:date="2024-02-03T16:05:02Z">
        <w:r>
          <w:rPr>
            <w:rFonts w:hint="eastAsia" w:eastAsia="宋体" w:cs="Times New Roman"/>
            <w:i w:val="0"/>
            <w:iCs w:val="0"/>
            <w:caps w:val="0"/>
            <w:color w:val="1F1F1F"/>
            <w:spacing w:val="0"/>
            <w:sz w:val="21"/>
            <w:szCs w:val="21"/>
            <w:highlight w:val="green"/>
            <w:u w:val="none"/>
            <w:lang w:val="en-US" w:eastAsia="zh-CN"/>
            <w:rPrChange w:id="3022" w:author="野草" w:date="2024-02-03T16:17:14Z">
              <w:rPr>
                <w:rFonts w:hint="eastAsia" w:eastAsia="宋体" w:cs="Times New Roman"/>
                <w:i w:val="0"/>
                <w:iCs w:val="0"/>
                <w:caps w:val="0"/>
                <w:color w:val="1F1F1F"/>
                <w:spacing w:val="0"/>
                <w:sz w:val="21"/>
                <w:szCs w:val="21"/>
                <w:highlight w:val="cyan"/>
                <w:u w:val="none"/>
                <w:lang w:val="en-US" w:eastAsia="zh-CN"/>
              </w:rPr>
            </w:rPrChange>
          </w:rPr>
          <w:t>【</w:t>
        </w:r>
      </w:ins>
      <w:ins w:id="3023" w:author="野草" w:date="2024-02-03T16:17:10Z">
        <w:r>
          <w:rPr>
            <w:rFonts w:hint="eastAsia" w:eastAsia="宋体" w:cs="Times New Roman"/>
            <w:i w:val="0"/>
            <w:iCs w:val="0"/>
            <w:caps w:val="0"/>
            <w:color w:val="1F1F1F"/>
            <w:spacing w:val="0"/>
            <w:sz w:val="21"/>
            <w:szCs w:val="21"/>
            <w:highlight w:val="green"/>
            <w:u w:val="none"/>
            <w:lang w:val="en-US" w:eastAsia="zh-CN"/>
            <w:rPrChange w:id="3024" w:author="野草" w:date="2024-02-03T16:17:14Z">
              <w:rPr>
                <w:rFonts w:hint="eastAsia" w:eastAsia="宋体" w:cs="Times New Roman"/>
                <w:i w:val="0"/>
                <w:iCs w:val="0"/>
                <w:caps w:val="0"/>
                <w:color w:val="1F1F1F"/>
                <w:spacing w:val="0"/>
                <w:sz w:val="21"/>
                <w:szCs w:val="21"/>
                <w:highlight w:val="cyan"/>
                <w:u w:val="none"/>
                <w:lang w:val="en-US" w:eastAsia="zh-CN"/>
              </w:rPr>
            </w:rPrChange>
          </w:rPr>
          <w:t>up</w:t>
        </w:r>
      </w:ins>
      <w:ins w:id="3025" w:author="野草" w:date="2024-02-03T16:07:40Z">
        <w:r>
          <w:rPr>
            <w:rFonts w:hint="eastAsia"/>
            <w:highlight w:val="green"/>
            <w:lang w:val="en-US" w:eastAsia="zh-CN"/>
          </w:rPr>
          <w:t>2024 0203 16</w:t>
        </w:r>
      </w:ins>
      <w:ins w:id="3026" w:author="野草" w:date="2024-02-03T16:11:18Z">
        <w:r>
          <w:rPr>
            <w:rFonts w:hint="eastAsia"/>
            <w:highlight w:val="green"/>
            <w:lang w:val="en-US" w:eastAsia="zh-CN"/>
          </w:rPr>
          <w:t>:</w:t>
        </w:r>
      </w:ins>
      <w:ins w:id="3027" w:author="野草" w:date="2024-02-03T16:21:31Z">
        <w:r>
          <w:rPr>
            <w:rFonts w:hint="eastAsia"/>
            <w:highlight w:val="green"/>
            <w:lang w:val="en-US" w:eastAsia="zh-CN"/>
          </w:rPr>
          <w:t>2</w:t>
        </w:r>
      </w:ins>
      <w:ins w:id="3028" w:author="野草" w:date="2024-02-03T16:29:18Z">
        <w:r>
          <w:rPr>
            <w:rFonts w:hint="eastAsia"/>
            <w:highlight w:val="green"/>
            <w:lang w:val="en-US" w:eastAsia="zh-CN"/>
          </w:rPr>
          <w:t>9</w:t>
        </w:r>
      </w:ins>
      <w:ins w:id="3029" w:author="野草" w:date="2024-02-03T16:05:02Z">
        <w:r>
          <w:rPr>
            <w:rFonts w:hint="eastAsia" w:eastAsia="宋体" w:cs="Times New Roman"/>
            <w:i w:val="0"/>
            <w:iCs w:val="0"/>
            <w:caps w:val="0"/>
            <w:color w:val="1F1F1F"/>
            <w:spacing w:val="0"/>
            <w:sz w:val="21"/>
            <w:szCs w:val="21"/>
            <w:highlight w:val="green"/>
            <w:u w:val="none"/>
            <w:lang w:val="en-US" w:eastAsia="zh-CN"/>
            <w:rPrChange w:id="3030" w:author="野草" w:date="2024-02-03T16:17:14Z">
              <w:rPr>
                <w:rFonts w:hint="eastAsia" w:eastAsia="宋体" w:cs="Times New Roman"/>
                <w:i w:val="0"/>
                <w:iCs w:val="0"/>
                <w:caps w:val="0"/>
                <w:color w:val="1F1F1F"/>
                <w:spacing w:val="0"/>
                <w:sz w:val="21"/>
                <w:szCs w:val="21"/>
                <w:highlight w:val="cyan"/>
                <w:u w:val="none"/>
                <w:lang w:val="en-US" w:eastAsia="zh-CN"/>
              </w:rPr>
            </w:rPrChange>
          </w:rPr>
          <w:t>】</w:t>
        </w:r>
      </w:ins>
    </w:p>
    <w:p>
      <w:pPr>
        <w:numPr>
          <w:ilvl w:val="-1"/>
          <w:numId w:val="0"/>
        </w:numPr>
        <w:ind w:left="0" w:firstLine="0"/>
        <w:jc w:val="left"/>
        <w:rPr>
          <w:ins w:id="3032" w:author="野草" w:date="2024-02-02T19:05:55Z"/>
          <w:rFonts w:hint="eastAsia"/>
          <w:highlight w:val="cyan"/>
          <w:lang w:val="en-US" w:eastAsia="zh-CN"/>
        </w:rPr>
        <w:pPrChange w:id="3031" w:author="野草" w:date="2024-02-03T08:38:36Z">
          <w:pPr>
            <w:jc w:val="center"/>
          </w:pPr>
        </w:pPrChange>
      </w:pPr>
      <w:ins w:id="3033" w:author="野草" w:date="2024-02-03T16:15:44Z">
        <w:r>
          <w:rPr>
            <w:rFonts w:hint="eastAsia" w:eastAsia="宋体" w:cs="Times New Roman"/>
            <w:i w:val="0"/>
            <w:iCs w:val="0"/>
            <w:caps w:val="0"/>
            <w:color w:val="1F1F1F"/>
            <w:spacing w:val="0"/>
            <w:sz w:val="21"/>
            <w:szCs w:val="21"/>
            <w:highlight w:val="cyan"/>
            <w:lang w:val="en-US" w:eastAsia="zh-CN"/>
          </w:rPr>
          <w:t xml:space="preserve">The </w:t>
        </w:r>
      </w:ins>
      <w:ins w:id="3034" w:author="野草" w:date="2024-02-03T16:15:44Z">
        <w:r>
          <w:rPr>
            <w:rFonts w:hint="eastAsia" w:eastAsia="宋体" w:cs="Times New Roman"/>
            <w:i w:val="0"/>
            <w:iCs w:val="0"/>
            <w:caps w:val="0"/>
            <w:color w:val="1F1F1F"/>
            <w:spacing w:val="0"/>
            <w:sz w:val="21"/>
            <w:szCs w:val="21"/>
            <w:highlight w:val="green"/>
            <w:lang w:val="en-US" w:eastAsia="zh-CN"/>
            <w:rPrChange w:id="3035" w:author="野草" w:date="2024-02-03T16:16:18Z">
              <w:rPr>
                <w:rFonts w:hint="eastAsia" w:eastAsia="宋体" w:cs="Times New Roman"/>
                <w:i w:val="0"/>
                <w:iCs w:val="0"/>
                <w:caps w:val="0"/>
                <w:color w:val="1F1F1F"/>
                <w:spacing w:val="0"/>
                <w:sz w:val="21"/>
                <w:szCs w:val="21"/>
                <w:highlight w:val="cyan"/>
                <w:lang w:val="en-US" w:eastAsia="zh-CN"/>
              </w:rPr>
            </w:rPrChange>
          </w:rPr>
          <w:t>relative impact</w:t>
        </w:r>
      </w:ins>
      <w:ins w:id="3036" w:author="野草" w:date="2024-02-03T16:15:44Z">
        <w:r>
          <w:rPr>
            <w:rFonts w:hint="eastAsia" w:eastAsia="宋体" w:cs="Times New Roman"/>
            <w:i w:val="0"/>
            <w:iCs w:val="0"/>
            <w:caps w:val="0"/>
            <w:color w:val="1F1F1F"/>
            <w:spacing w:val="0"/>
            <w:sz w:val="21"/>
            <w:szCs w:val="21"/>
            <w:highlight w:val="cyan"/>
            <w:lang w:val="en-US" w:eastAsia="zh-CN"/>
          </w:rPr>
          <w:t xml:space="preserve"> of </w:t>
        </w:r>
      </w:ins>
      <w:ins w:id="3037" w:author="野草" w:date="2024-02-03T16:15:44Z">
        <w:r>
          <w:rPr>
            <w:rFonts w:hint="eastAsia" w:eastAsia="宋体" w:cs="Times New Roman"/>
            <w:i w:val="0"/>
            <w:iCs w:val="0"/>
            <w:caps w:val="0"/>
            <w:color w:val="1F1F1F"/>
            <w:spacing w:val="0"/>
            <w:sz w:val="21"/>
            <w:szCs w:val="21"/>
            <w:highlight w:val="green"/>
            <w:lang w:val="en-US" w:eastAsia="zh-CN"/>
            <w:rPrChange w:id="3038" w:author="野草" w:date="2024-02-03T16:16:21Z">
              <w:rPr>
                <w:rFonts w:hint="eastAsia" w:eastAsia="宋体" w:cs="Times New Roman"/>
                <w:i w:val="0"/>
                <w:iCs w:val="0"/>
                <w:caps w:val="0"/>
                <w:color w:val="1F1F1F"/>
                <w:spacing w:val="0"/>
                <w:sz w:val="21"/>
                <w:szCs w:val="21"/>
                <w:highlight w:val="cyan"/>
                <w:lang w:val="en-US" w:eastAsia="zh-CN"/>
              </w:rPr>
            </w:rPrChange>
          </w:rPr>
          <w:t>PD on RCI</w:t>
        </w:r>
      </w:ins>
      <w:ins w:id="3039" w:author="野草" w:date="2024-02-03T16:15:44Z">
        <w:r>
          <w:rPr>
            <w:rFonts w:hint="eastAsia" w:eastAsia="宋体" w:cs="Times New Roman"/>
            <w:i w:val="0"/>
            <w:iCs w:val="0"/>
            <w:caps w:val="0"/>
            <w:color w:val="1F1F1F"/>
            <w:spacing w:val="0"/>
            <w:sz w:val="21"/>
            <w:szCs w:val="21"/>
            <w:highlight w:val="cyan"/>
            <w:lang w:val="en-US" w:eastAsia="zh-CN"/>
          </w:rPr>
          <w:t xml:space="preserve"> demonstrated </w:t>
        </w:r>
      </w:ins>
      <w:ins w:id="3040" w:author="野草" w:date="2024-02-03T16:15:44Z">
        <w:r>
          <w:rPr>
            <w:rFonts w:hint="eastAsia" w:eastAsia="宋体" w:cs="Times New Roman"/>
            <w:i w:val="0"/>
            <w:iCs w:val="0"/>
            <w:caps w:val="0"/>
            <w:color w:val="1F1F1F"/>
            <w:spacing w:val="0"/>
            <w:sz w:val="21"/>
            <w:szCs w:val="21"/>
            <w:highlight w:val="green"/>
            <w:lang w:val="en-US" w:eastAsia="zh-CN"/>
            <w:rPrChange w:id="3041" w:author="野草" w:date="2024-02-03T16:16:25Z">
              <w:rPr>
                <w:rFonts w:hint="eastAsia" w:eastAsia="宋体" w:cs="Times New Roman"/>
                <w:i w:val="0"/>
                <w:iCs w:val="0"/>
                <w:caps w:val="0"/>
                <w:color w:val="1F1F1F"/>
                <w:spacing w:val="0"/>
                <w:sz w:val="21"/>
                <w:szCs w:val="21"/>
                <w:highlight w:val="cyan"/>
                <w:lang w:val="en-US" w:eastAsia="zh-CN"/>
              </w:rPr>
            </w:rPrChange>
          </w:rPr>
          <w:t>an initial increase</w:t>
        </w:r>
      </w:ins>
      <w:ins w:id="3042" w:author="野草" w:date="2024-02-03T16:15:44Z">
        <w:r>
          <w:rPr>
            <w:rFonts w:hint="eastAsia" w:eastAsia="宋体" w:cs="Times New Roman"/>
            <w:i w:val="0"/>
            <w:iCs w:val="0"/>
            <w:caps w:val="0"/>
            <w:color w:val="1F1F1F"/>
            <w:spacing w:val="0"/>
            <w:sz w:val="21"/>
            <w:szCs w:val="21"/>
            <w:highlight w:val="cyan"/>
            <w:lang w:val="en-US" w:eastAsia="zh-CN"/>
          </w:rPr>
          <w:t xml:space="preserve"> followed by </w:t>
        </w:r>
      </w:ins>
      <w:ins w:id="3043" w:author="野草" w:date="2024-02-03T16:15:44Z">
        <w:r>
          <w:rPr>
            <w:rFonts w:hint="eastAsia" w:eastAsia="宋体" w:cs="Times New Roman"/>
            <w:i w:val="0"/>
            <w:iCs w:val="0"/>
            <w:caps w:val="0"/>
            <w:color w:val="1F1F1F"/>
            <w:spacing w:val="0"/>
            <w:sz w:val="21"/>
            <w:szCs w:val="21"/>
            <w:highlight w:val="green"/>
            <w:lang w:val="en-US" w:eastAsia="zh-CN"/>
            <w:rPrChange w:id="3044" w:author="野草" w:date="2024-02-03T16:16:28Z">
              <w:rPr>
                <w:rFonts w:hint="eastAsia" w:eastAsia="宋体" w:cs="Times New Roman"/>
                <w:i w:val="0"/>
                <w:iCs w:val="0"/>
                <w:caps w:val="0"/>
                <w:color w:val="1F1F1F"/>
                <w:spacing w:val="0"/>
                <w:sz w:val="21"/>
                <w:szCs w:val="21"/>
                <w:highlight w:val="cyan"/>
                <w:lang w:val="en-US" w:eastAsia="zh-CN"/>
              </w:rPr>
            </w:rPrChange>
          </w:rPr>
          <w:t>a continuous decrease</w:t>
        </w:r>
      </w:ins>
      <w:ins w:id="3045" w:author="野草" w:date="2024-02-03T16:15:44Z">
        <w:r>
          <w:rPr>
            <w:rFonts w:hint="eastAsia" w:eastAsia="宋体" w:cs="Times New Roman"/>
            <w:i w:val="0"/>
            <w:iCs w:val="0"/>
            <w:caps w:val="0"/>
            <w:color w:val="1F1F1F"/>
            <w:spacing w:val="0"/>
            <w:sz w:val="21"/>
            <w:szCs w:val="21"/>
            <w:highlight w:val="cyan"/>
            <w:lang w:val="en-US" w:eastAsia="zh-CN"/>
          </w:rPr>
          <w:t xml:space="preserve"> on the </w:t>
        </w:r>
      </w:ins>
      <w:ins w:id="3046" w:author="野草" w:date="2024-02-03T16:15:44Z">
        <w:r>
          <w:rPr>
            <w:rFonts w:hint="eastAsia" w:eastAsia="宋体" w:cs="Times New Roman"/>
            <w:i w:val="0"/>
            <w:iCs w:val="0"/>
            <w:caps w:val="0"/>
            <w:color w:val="1F1F1F"/>
            <w:spacing w:val="0"/>
            <w:sz w:val="21"/>
            <w:szCs w:val="21"/>
            <w:highlight w:val="green"/>
            <w:lang w:val="en-US" w:eastAsia="zh-CN"/>
            <w:rPrChange w:id="3047" w:author="野草" w:date="2024-02-03T16:16:31Z">
              <w:rPr>
                <w:rFonts w:hint="eastAsia" w:eastAsia="宋体" w:cs="Times New Roman"/>
                <w:i w:val="0"/>
                <w:iCs w:val="0"/>
                <w:caps w:val="0"/>
                <w:color w:val="1F1F1F"/>
                <w:spacing w:val="0"/>
                <w:sz w:val="21"/>
                <w:szCs w:val="21"/>
                <w:highlight w:val="cyan"/>
                <w:lang w:val="en-US" w:eastAsia="zh-CN"/>
              </w:rPr>
            </w:rPrChange>
          </w:rPr>
          <w:t>extremely hot day</w:t>
        </w:r>
      </w:ins>
      <w:ins w:id="3048" w:author="野草" w:date="2024-02-03T16:15:44Z">
        <w:r>
          <w:rPr>
            <w:rFonts w:hint="eastAsia" w:eastAsia="宋体" w:cs="Times New Roman"/>
            <w:i w:val="0"/>
            <w:iCs w:val="0"/>
            <w:caps w:val="0"/>
            <w:color w:val="1F1F1F"/>
            <w:spacing w:val="0"/>
            <w:sz w:val="21"/>
            <w:szCs w:val="21"/>
            <w:highlight w:val="cyan"/>
            <w:lang w:val="en-US" w:eastAsia="zh-CN"/>
          </w:rPr>
          <w:t xml:space="preserve">. When the </w:t>
        </w:r>
      </w:ins>
      <w:ins w:id="3049" w:author="野草" w:date="2024-02-03T16:15:44Z">
        <w:r>
          <w:rPr>
            <w:rFonts w:hint="eastAsia" w:eastAsia="宋体" w:cs="Times New Roman"/>
            <w:i w:val="0"/>
            <w:iCs w:val="0"/>
            <w:caps w:val="0"/>
            <w:color w:val="1F1F1F"/>
            <w:spacing w:val="0"/>
            <w:sz w:val="21"/>
            <w:szCs w:val="21"/>
            <w:highlight w:val="green"/>
            <w:lang w:val="en-US" w:eastAsia="zh-CN"/>
            <w:rPrChange w:id="3050" w:author="野草" w:date="2024-02-03T16:16:36Z">
              <w:rPr>
                <w:rFonts w:hint="eastAsia" w:eastAsia="宋体" w:cs="Times New Roman"/>
                <w:i w:val="0"/>
                <w:iCs w:val="0"/>
                <w:caps w:val="0"/>
                <w:color w:val="1F1F1F"/>
                <w:spacing w:val="0"/>
                <w:sz w:val="21"/>
                <w:szCs w:val="21"/>
                <w:highlight w:val="cyan"/>
                <w:lang w:val="en-US" w:eastAsia="zh-CN"/>
              </w:rPr>
            </w:rPrChange>
          </w:rPr>
          <w:t>PD value</w:t>
        </w:r>
      </w:ins>
      <w:ins w:id="3051" w:author="野草" w:date="2024-02-03T16:15:44Z">
        <w:r>
          <w:rPr>
            <w:rFonts w:hint="eastAsia" w:eastAsia="宋体" w:cs="Times New Roman"/>
            <w:i w:val="0"/>
            <w:iCs w:val="0"/>
            <w:caps w:val="0"/>
            <w:color w:val="1F1F1F"/>
            <w:spacing w:val="0"/>
            <w:sz w:val="21"/>
            <w:szCs w:val="21"/>
            <w:highlight w:val="cyan"/>
            <w:lang w:val="en-US" w:eastAsia="zh-CN"/>
          </w:rPr>
          <w:t xml:space="preserve"> exceeded </w:t>
        </w:r>
      </w:ins>
      <w:ins w:id="3052" w:author="野草" w:date="2024-02-03T16:15:44Z">
        <w:r>
          <w:rPr>
            <w:rFonts w:hint="eastAsia" w:eastAsia="宋体" w:cs="Times New Roman"/>
            <w:i w:val="0"/>
            <w:iCs w:val="0"/>
            <w:caps w:val="0"/>
            <w:color w:val="1F1F1F"/>
            <w:spacing w:val="0"/>
            <w:sz w:val="21"/>
            <w:szCs w:val="21"/>
            <w:highlight w:val="green"/>
            <w:u w:val="single"/>
            <w:lang w:val="en-US" w:eastAsia="zh-CN"/>
            <w:rPrChange w:id="3053" w:author="野草" w:date="2024-02-03T16:16:41Z">
              <w:rPr>
                <w:rFonts w:hint="eastAsia" w:eastAsia="宋体" w:cs="Times New Roman"/>
                <w:i w:val="0"/>
                <w:iCs w:val="0"/>
                <w:caps w:val="0"/>
                <w:color w:val="1F1F1F"/>
                <w:spacing w:val="0"/>
                <w:sz w:val="21"/>
                <w:szCs w:val="21"/>
                <w:highlight w:val="cyan"/>
                <w:lang w:val="en-US" w:eastAsia="zh-CN"/>
              </w:rPr>
            </w:rPrChange>
          </w:rPr>
          <w:t>7.1×10</w:t>
        </w:r>
      </w:ins>
      <w:ins w:id="3054" w:author="野草" w:date="2024-02-03T16:15:44Z">
        <w:r>
          <w:rPr>
            <w:rFonts w:hint="eastAsia" w:eastAsia="宋体" w:cs="Times New Roman"/>
            <w:i w:val="0"/>
            <w:iCs w:val="0"/>
            <w:caps w:val="0"/>
            <w:color w:val="1F1F1F"/>
            <w:spacing w:val="0"/>
            <w:sz w:val="21"/>
            <w:szCs w:val="21"/>
            <w:highlight w:val="green"/>
            <w:u w:val="single"/>
            <w:vertAlign w:val="superscript"/>
            <w:lang w:val="en-US" w:eastAsia="zh-CN"/>
            <w:rPrChange w:id="3055" w:author="野草" w:date="2024-02-03T16:16:41Z">
              <w:rPr>
                <w:rFonts w:hint="eastAsia" w:eastAsia="宋体" w:cs="Times New Roman"/>
                <w:i w:val="0"/>
                <w:iCs w:val="0"/>
                <w:caps w:val="0"/>
                <w:color w:val="1F1F1F"/>
                <w:spacing w:val="0"/>
                <w:sz w:val="21"/>
                <w:szCs w:val="21"/>
                <w:highlight w:val="cyan"/>
                <w:lang w:val="en-US" w:eastAsia="zh-CN"/>
              </w:rPr>
            </w:rPrChange>
          </w:rPr>
          <w:t>11</w:t>
        </w:r>
      </w:ins>
      <w:ins w:id="3056" w:author="野草" w:date="2024-02-03T16:15:44Z">
        <w:r>
          <w:rPr>
            <w:rFonts w:hint="eastAsia" w:eastAsia="宋体" w:cs="Times New Roman"/>
            <w:i w:val="0"/>
            <w:iCs w:val="0"/>
            <w:caps w:val="0"/>
            <w:color w:val="1F1F1F"/>
            <w:spacing w:val="0"/>
            <w:sz w:val="21"/>
            <w:szCs w:val="21"/>
            <w:highlight w:val="cyan"/>
            <w:lang w:val="en-US" w:eastAsia="zh-CN"/>
          </w:rPr>
          <w:t xml:space="preserve">, its effect on RCI </w:t>
        </w:r>
      </w:ins>
      <w:ins w:id="3057" w:author="野草" w:date="2024-02-03T16:15:44Z">
        <w:r>
          <w:rPr>
            <w:rFonts w:hint="eastAsia" w:eastAsia="宋体" w:cs="Times New Roman"/>
            <w:i w:val="0"/>
            <w:iCs w:val="0"/>
            <w:caps w:val="0"/>
            <w:color w:val="1F1F1F"/>
            <w:spacing w:val="0"/>
            <w:sz w:val="21"/>
            <w:szCs w:val="21"/>
            <w:highlight w:val="green"/>
            <w:lang w:val="en-US" w:eastAsia="zh-CN"/>
            <w:rPrChange w:id="3058" w:author="野草" w:date="2024-02-03T16:16:46Z">
              <w:rPr>
                <w:rFonts w:hint="eastAsia" w:eastAsia="宋体" w:cs="Times New Roman"/>
                <w:i w:val="0"/>
                <w:iCs w:val="0"/>
                <w:caps w:val="0"/>
                <w:color w:val="1F1F1F"/>
                <w:spacing w:val="0"/>
                <w:sz w:val="21"/>
                <w:szCs w:val="21"/>
                <w:highlight w:val="cyan"/>
                <w:lang w:val="en-US" w:eastAsia="zh-CN"/>
              </w:rPr>
            </w:rPrChange>
          </w:rPr>
          <w:t>turned negative</w:t>
        </w:r>
      </w:ins>
      <w:ins w:id="3059" w:author="野草" w:date="2024-02-03T16:15:44Z">
        <w:r>
          <w:rPr>
            <w:rFonts w:hint="eastAsia" w:eastAsia="宋体" w:cs="Times New Roman"/>
            <w:i w:val="0"/>
            <w:iCs w:val="0"/>
            <w:caps w:val="0"/>
            <w:color w:val="1F1F1F"/>
            <w:spacing w:val="0"/>
            <w:sz w:val="21"/>
            <w:szCs w:val="21"/>
            <w:highlight w:val="cyan"/>
            <w:lang w:val="en-US" w:eastAsia="zh-CN"/>
          </w:rPr>
          <w:t xml:space="preserve">. As the fourth </w:t>
        </w:r>
      </w:ins>
      <w:ins w:id="3060" w:author="野草" w:date="2024-02-03T16:15:44Z">
        <w:r>
          <w:rPr>
            <w:rFonts w:hint="eastAsia" w:eastAsia="宋体" w:cs="Times New Roman"/>
            <w:i w:val="0"/>
            <w:iCs w:val="0"/>
            <w:caps w:val="0"/>
            <w:color w:val="1F1F1F"/>
            <w:spacing w:val="0"/>
            <w:sz w:val="21"/>
            <w:szCs w:val="21"/>
            <w:highlight w:val="green"/>
            <w:lang w:val="en-US" w:eastAsia="zh-CN"/>
            <w:rPrChange w:id="3061" w:author="野草" w:date="2024-02-03T16:16:53Z">
              <w:rPr>
                <w:rFonts w:hint="eastAsia" w:eastAsia="宋体" w:cs="Times New Roman"/>
                <w:i w:val="0"/>
                <w:iCs w:val="0"/>
                <w:caps w:val="0"/>
                <w:color w:val="1F1F1F"/>
                <w:spacing w:val="0"/>
                <w:sz w:val="21"/>
                <w:szCs w:val="21"/>
                <w:highlight w:val="cyan"/>
                <w:lang w:val="en-US" w:eastAsia="zh-CN"/>
              </w:rPr>
            </w:rPrChange>
          </w:rPr>
          <w:t>most influential factor</w:t>
        </w:r>
      </w:ins>
      <w:ins w:id="3062" w:author="野草" w:date="2024-02-03T16:15:44Z">
        <w:r>
          <w:rPr>
            <w:rFonts w:hint="eastAsia" w:eastAsia="宋体" w:cs="Times New Roman"/>
            <w:i w:val="0"/>
            <w:iCs w:val="0"/>
            <w:caps w:val="0"/>
            <w:color w:val="1F1F1F"/>
            <w:spacing w:val="0"/>
            <w:sz w:val="21"/>
            <w:szCs w:val="21"/>
            <w:highlight w:val="cyan"/>
            <w:lang w:val="en-US" w:eastAsia="zh-CN"/>
          </w:rPr>
          <w:t xml:space="preserve">, MBH exhibited </w:t>
        </w:r>
      </w:ins>
      <w:ins w:id="3063" w:author="野草" w:date="2024-02-03T16:15:44Z">
        <w:r>
          <w:rPr>
            <w:rFonts w:hint="eastAsia" w:eastAsia="宋体" w:cs="Times New Roman"/>
            <w:i w:val="0"/>
            <w:iCs w:val="0"/>
            <w:caps w:val="0"/>
            <w:color w:val="1F1F1F"/>
            <w:spacing w:val="0"/>
            <w:sz w:val="21"/>
            <w:szCs w:val="21"/>
            <w:highlight w:val="green"/>
            <w:lang w:val="en-US" w:eastAsia="zh-CN"/>
            <w:rPrChange w:id="3064" w:author="野草" w:date="2024-02-03T16:16:57Z">
              <w:rPr>
                <w:rFonts w:hint="eastAsia" w:eastAsia="宋体" w:cs="Times New Roman"/>
                <w:i w:val="0"/>
                <w:iCs w:val="0"/>
                <w:caps w:val="0"/>
                <w:color w:val="1F1F1F"/>
                <w:spacing w:val="0"/>
                <w:sz w:val="21"/>
                <w:szCs w:val="21"/>
                <w:highlight w:val="cyan"/>
                <w:lang w:val="en-US" w:eastAsia="zh-CN"/>
              </w:rPr>
            </w:rPrChange>
          </w:rPr>
          <w:t>a descent pattern</w:t>
        </w:r>
      </w:ins>
      <w:ins w:id="3065" w:author="野草" w:date="2024-02-03T16:15:44Z">
        <w:r>
          <w:rPr>
            <w:rFonts w:hint="eastAsia" w:eastAsia="宋体" w:cs="Times New Roman"/>
            <w:i w:val="0"/>
            <w:iCs w:val="0"/>
            <w:caps w:val="0"/>
            <w:color w:val="1F1F1F"/>
            <w:spacing w:val="0"/>
            <w:sz w:val="21"/>
            <w:szCs w:val="21"/>
            <w:highlight w:val="cyan"/>
            <w:lang w:val="en-US" w:eastAsia="zh-CN"/>
          </w:rPr>
          <w:t xml:space="preserve"> in its influence</w:t>
        </w:r>
      </w:ins>
      <w:ins w:id="3066" w:author="野草" w:date="2024-02-03T16:15:44Z">
        <w:r>
          <w:rPr>
            <w:rFonts w:hint="eastAsia" w:eastAsia="宋体" w:cs="Times New Roman"/>
            <w:i w:val="0"/>
            <w:iCs w:val="0"/>
            <w:caps w:val="0"/>
            <w:color w:val="1F1F1F"/>
            <w:spacing w:val="0"/>
            <w:sz w:val="21"/>
            <w:szCs w:val="21"/>
            <w:highlight w:val="green"/>
            <w:lang w:val="en-US" w:eastAsia="zh-CN"/>
            <w:rPrChange w:id="3067" w:author="野草" w:date="2024-02-03T16:17:00Z">
              <w:rPr>
                <w:rFonts w:hint="eastAsia" w:eastAsia="宋体" w:cs="Times New Roman"/>
                <w:i w:val="0"/>
                <w:iCs w:val="0"/>
                <w:caps w:val="0"/>
                <w:color w:val="1F1F1F"/>
                <w:spacing w:val="0"/>
                <w:sz w:val="21"/>
                <w:szCs w:val="21"/>
                <w:highlight w:val="cyan"/>
                <w:lang w:val="en-US" w:eastAsia="zh-CN"/>
              </w:rPr>
            </w:rPrChange>
          </w:rPr>
          <w:t xml:space="preserve"> on RCI</w:t>
        </w:r>
      </w:ins>
      <w:ins w:id="3068" w:author="野草" w:date="2024-02-03T16:15:44Z">
        <w:r>
          <w:rPr>
            <w:rFonts w:hint="eastAsia" w:eastAsia="宋体" w:cs="Times New Roman"/>
            <w:i w:val="0"/>
            <w:iCs w:val="0"/>
            <w:caps w:val="0"/>
            <w:color w:val="1F1F1F"/>
            <w:spacing w:val="0"/>
            <w:sz w:val="21"/>
            <w:szCs w:val="21"/>
            <w:highlight w:val="cyan"/>
            <w:lang w:val="en-US" w:eastAsia="zh-CN"/>
          </w:rPr>
          <w:t xml:space="preserve">, resulting in </w:t>
        </w:r>
      </w:ins>
      <w:ins w:id="3069" w:author="野草" w:date="2024-02-03T16:15:44Z">
        <w:r>
          <w:rPr>
            <w:rFonts w:hint="eastAsia" w:eastAsia="宋体" w:cs="Times New Roman"/>
            <w:i w:val="0"/>
            <w:iCs w:val="0"/>
            <w:caps w:val="0"/>
            <w:color w:val="1F1F1F"/>
            <w:spacing w:val="0"/>
            <w:sz w:val="21"/>
            <w:szCs w:val="21"/>
            <w:highlight w:val="green"/>
            <w:lang w:val="en-US" w:eastAsia="zh-CN"/>
            <w:rPrChange w:id="3070" w:author="野草" w:date="2024-02-03T16:17:04Z">
              <w:rPr>
                <w:rFonts w:hint="eastAsia" w:eastAsia="宋体" w:cs="Times New Roman"/>
                <w:i w:val="0"/>
                <w:iCs w:val="0"/>
                <w:caps w:val="0"/>
                <w:color w:val="1F1F1F"/>
                <w:spacing w:val="0"/>
                <w:sz w:val="21"/>
                <w:szCs w:val="21"/>
                <w:highlight w:val="cyan"/>
                <w:lang w:val="en-US" w:eastAsia="zh-CN"/>
              </w:rPr>
            </w:rPrChange>
          </w:rPr>
          <w:t>a negative effect</w:t>
        </w:r>
      </w:ins>
      <w:ins w:id="3071" w:author="野草" w:date="2024-02-03T16:15:44Z">
        <w:r>
          <w:rPr>
            <w:rFonts w:hint="eastAsia" w:eastAsia="宋体" w:cs="Times New Roman"/>
            <w:i w:val="0"/>
            <w:iCs w:val="0"/>
            <w:caps w:val="0"/>
            <w:color w:val="1F1F1F"/>
            <w:spacing w:val="0"/>
            <w:sz w:val="21"/>
            <w:szCs w:val="21"/>
            <w:highlight w:val="cyan"/>
            <w:lang w:val="en-US" w:eastAsia="zh-CN"/>
          </w:rPr>
          <w:t xml:space="preserve"> when MBH </w:t>
        </w:r>
      </w:ins>
      <w:ins w:id="3072" w:author="野草" w:date="2024-02-03T16:15:44Z">
        <w:r>
          <w:rPr>
            <w:rFonts w:hint="eastAsia" w:eastAsia="宋体" w:cs="Times New Roman"/>
            <w:i w:val="0"/>
            <w:iCs w:val="0"/>
            <w:caps w:val="0"/>
            <w:color w:val="1F1F1F"/>
            <w:spacing w:val="0"/>
            <w:sz w:val="21"/>
            <w:szCs w:val="21"/>
            <w:highlight w:val="green"/>
            <w:u w:val="single"/>
            <w:lang w:val="en-US" w:eastAsia="zh-CN"/>
            <w:rPrChange w:id="3073" w:author="野草" w:date="2024-02-03T16:17:07Z">
              <w:rPr>
                <w:rFonts w:hint="eastAsia" w:eastAsia="宋体" w:cs="Times New Roman"/>
                <w:i w:val="0"/>
                <w:iCs w:val="0"/>
                <w:caps w:val="0"/>
                <w:color w:val="1F1F1F"/>
                <w:spacing w:val="0"/>
                <w:sz w:val="21"/>
                <w:szCs w:val="21"/>
                <w:highlight w:val="cyan"/>
                <w:lang w:val="en-US" w:eastAsia="zh-CN"/>
              </w:rPr>
            </w:rPrChange>
          </w:rPr>
          <w:t>exceeded 46.1</w:t>
        </w:r>
      </w:ins>
      <w:ins w:id="3074" w:author="野草" w:date="2024-02-02T20:55:02Z">
        <w:r>
          <w:rPr>
            <w:rFonts w:hint="eastAsia" w:eastAsia="宋体" w:cs="Times New Roman"/>
            <w:i w:val="0"/>
            <w:iCs w:val="0"/>
            <w:caps w:val="0"/>
            <w:color w:val="1F1F1F"/>
            <w:spacing w:val="0"/>
            <w:sz w:val="21"/>
            <w:szCs w:val="21"/>
            <w:highlight w:val="cyan"/>
            <w:lang w:val="en-US" w:eastAsia="zh-CN"/>
            <w:rPrChange w:id="3075" w:author="野草" w:date="2024-02-03T08:47:03Z">
              <w:rPr>
                <w:rFonts w:hint="eastAsia" w:eastAsia="宋体" w:cs="Times New Roman"/>
                <w:i w:val="0"/>
                <w:iCs w:val="0"/>
                <w:caps w:val="0"/>
                <w:color w:val="1F1F1F"/>
                <w:spacing w:val="0"/>
                <w:sz w:val="21"/>
                <w:szCs w:val="21"/>
                <w:highlight w:val="none"/>
                <w:lang w:val="en-US" w:eastAsia="zh-CN"/>
              </w:rPr>
            </w:rPrChange>
          </w:rPr>
          <w:t>.</w:t>
        </w:r>
      </w:ins>
    </w:p>
    <w:p>
      <w:pPr>
        <w:jc w:val="center"/>
        <w:rPr>
          <w:ins w:id="3076" w:author="野草" w:date="2024-02-02T09:41:39Z"/>
          <w:rFonts w:hint="eastAsia"/>
          <w:highlight w:val="none"/>
          <w:lang w:val="en-US" w:eastAsia="zh-CN"/>
        </w:rPr>
      </w:pPr>
      <w:ins w:id="3077" w:author="野草" w:date="2024-02-03T14:29:48Z">
        <w:r>
          <w:rPr>
            <w:rFonts w:hint="eastAsia"/>
            <w:highlight w:val="none"/>
            <w:lang w:val="en-US" w:eastAsia="zh-CN"/>
          </w:rPr>
          <w:drawing>
            <wp:inline distT="0" distB="0" distL="114300" distR="114300">
              <wp:extent cx="4288155" cy="5360670"/>
              <wp:effectExtent l="0" t="0" r="4445" b="11430"/>
              <wp:docPr id="15" name="图片 15" descr="FIG_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_ME2"/>
                      <pic:cNvPicPr>
                        <a:picLocks noChangeAspect="1"/>
                      </pic:cNvPicPr>
                    </pic:nvPicPr>
                    <pic:blipFill>
                      <a:blip r:embed="rId19"/>
                      <a:stretch>
                        <a:fillRect/>
                      </a:stretch>
                    </pic:blipFill>
                    <pic:spPr>
                      <a:xfrm>
                        <a:off x="0" y="0"/>
                        <a:ext cx="4288155" cy="5360670"/>
                      </a:xfrm>
                      <a:prstGeom prst="rect">
                        <a:avLst/>
                      </a:prstGeom>
                    </pic:spPr>
                  </pic:pic>
                </a:graphicData>
              </a:graphic>
            </wp:inline>
          </w:drawing>
        </w:r>
      </w:ins>
    </w:p>
    <w:p>
      <w:pPr>
        <w:jc w:val="center"/>
        <w:rPr>
          <w:ins w:id="3079" w:author="野草" w:date="2024-02-03T14:32:32Z"/>
          <w:rFonts w:hint="eastAsia"/>
          <w:highlight w:val="cyan"/>
          <w:lang w:val="en-US" w:eastAsia="zh-CN"/>
        </w:rPr>
      </w:pPr>
      <w:ins w:id="3080" w:author="野草" w:date="2024-02-03T14:32:32Z">
        <w:r>
          <w:rPr>
            <w:rFonts w:hint="eastAsia"/>
            <w:highlight w:val="cyan"/>
            <w:lang w:val="en-US" w:eastAsia="zh-CN"/>
          </w:rPr>
          <w:t xml:space="preserve">Fig. </w:t>
        </w:r>
      </w:ins>
      <w:ins w:id="3081" w:author="野草" w:date="2024-02-03T14:32:38Z">
        <w:r>
          <w:rPr>
            <w:rFonts w:hint="eastAsia"/>
            <w:highlight w:val="cyan"/>
            <w:lang w:val="en-US" w:eastAsia="zh-CN"/>
          </w:rPr>
          <w:t>9</w:t>
        </w:r>
      </w:ins>
      <w:ins w:id="3082" w:author="野草" w:date="2024-02-03T14:32:32Z">
        <w:r>
          <w:rPr>
            <w:rFonts w:hint="eastAsia"/>
            <w:highlight w:val="cyan"/>
            <w:lang w:val="en-US" w:eastAsia="zh-CN"/>
          </w:rPr>
          <w:t xml:space="preserve">  </w:t>
        </w:r>
      </w:ins>
      <w:ins w:id="3083" w:author="野草" w:date="2024-02-03T14:32:32Z">
        <w:r>
          <w:rPr>
            <w:rFonts w:hint="default"/>
            <w:highlight w:val="green"/>
            <w:lang w:val="en-US" w:eastAsia="zh-CN"/>
          </w:rPr>
          <w:t>Marginal effects</w:t>
        </w:r>
      </w:ins>
      <w:ins w:id="3084" w:author="野草" w:date="2024-02-03T14:32:32Z">
        <w:r>
          <w:rPr>
            <w:rFonts w:hint="default"/>
            <w:highlight w:val="cyan"/>
            <w:lang w:val="en-US" w:eastAsia="zh-CN"/>
          </w:rPr>
          <w:t xml:space="preserve"> of </w:t>
        </w:r>
      </w:ins>
      <w:ins w:id="3085" w:author="野草" w:date="2024-02-03T14:32:32Z">
        <w:r>
          <w:rPr>
            <w:rFonts w:hint="eastAsia"/>
            <w:highlight w:val="green"/>
            <w:lang w:val="en-US" w:eastAsia="zh-CN"/>
          </w:rPr>
          <w:t>the top 4</w:t>
        </w:r>
      </w:ins>
      <w:ins w:id="3086" w:author="野草" w:date="2024-02-03T14:32:32Z">
        <w:r>
          <w:rPr>
            <w:rFonts w:hint="eastAsia"/>
            <w:highlight w:val="cyan"/>
            <w:lang w:val="en-US" w:eastAsia="zh-CN"/>
          </w:rPr>
          <w:t xml:space="preserve"> </w:t>
        </w:r>
      </w:ins>
      <w:ins w:id="3087" w:author="野草" w:date="2024-02-03T14:32:32Z">
        <w:r>
          <w:rPr>
            <w:rFonts w:hint="eastAsia"/>
            <w:highlight w:val="green"/>
            <w:lang w:val="en-US" w:eastAsia="zh-CN"/>
          </w:rPr>
          <w:t>most contributing factors</w:t>
        </w:r>
      </w:ins>
      <w:ins w:id="3088" w:author="野草" w:date="2024-02-03T14:32:32Z">
        <w:r>
          <w:rPr>
            <w:rFonts w:hint="eastAsia"/>
            <w:highlight w:val="cyan"/>
            <w:lang w:val="en-US" w:eastAsia="zh-CN"/>
          </w:rPr>
          <w:t xml:space="preserve"> on </w:t>
        </w:r>
      </w:ins>
      <w:ins w:id="3089" w:author="野草" w:date="2024-02-03T14:32:36Z">
        <w:r>
          <w:rPr>
            <w:rFonts w:hint="eastAsia"/>
            <w:highlight w:val="cyan"/>
            <w:lang w:val="en-US" w:eastAsia="zh-CN"/>
          </w:rPr>
          <w:t>C</w:t>
        </w:r>
      </w:ins>
      <w:ins w:id="3090" w:author="野草" w:date="2024-02-03T14:32:32Z">
        <w:r>
          <w:rPr>
            <w:rFonts w:hint="eastAsia"/>
            <w:highlight w:val="green"/>
            <w:lang w:val="en-US" w:eastAsia="zh-CN"/>
          </w:rPr>
          <w:t>RCI</w:t>
        </w:r>
      </w:ins>
      <w:ins w:id="3091" w:author="野草" w:date="2024-02-03T14:32:32Z">
        <w:r>
          <w:rPr>
            <w:rFonts w:hint="eastAsia"/>
            <w:highlight w:val="cyan"/>
            <w:lang w:val="en-US" w:eastAsia="zh-CN"/>
          </w:rPr>
          <w:t xml:space="preserve"> on the </w:t>
        </w:r>
      </w:ins>
      <w:ins w:id="3092" w:author="野草" w:date="2024-02-03T14:32:32Z">
        <w:r>
          <w:rPr>
            <w:rFonts w:hint="eastAsia"/>
            <w:highlight w:val="green"/>
            <w:lang w:val="en-US" w:eastAsia="zh-CN"/>
          </w:rPr>
          <w:t>2 case days</w:t>
        </w:r>
      </w:ins>
      <w:ins w:id="3093" w:author="野草" w:date="2024-02-03T14:32:32Z">
        <w:r>
          <w:rPr>
            <w:rFonts w:hint="eastAsia"/>
            <w:highlight w:val="cyan"/>
            <w:lang w:val="en-US" w:eastAsia="zh-CN"/>
          </w:rPr>
          <w:t>.</w:t>
        </w:r>
      </w:ins>
    </w:p>
    <w:p>
      <w:pPr>
        <w:jc w:val="center"/>
        <w:rPr>
          <w:ins w:id="3094" w:author="野草" w:date="2024-02-02T08:04:52Z"/>
          <w:rFonts w:hint="eastAsia"/>
          <w:highlight w:val="none"/>
          <w:lang w:val="en-US" w:eastAsia="zh-CN"/>
          <w:rPrChange w:id="3095" w:author="野草" w:date="2024-02-02T09:41:35Z">
            <w:rPr>
              <w:ins w:id="3096" w:author="野草" w:date="2024-02-02T08:04:52Z"/>
              <w:rFonts w:hint="eastAsia"/>
              <w:highlight w:val="cyan"/>
              <w:lang w:val="en-US" w:eastAsia="zh-CN"/>
            </w:rPr>
          </w:rPrChange>
        </w:rPr>
      </w:pPr>
    </w:p>
    <w:p>
      <w:pPr>
        <w:jc w:val="center"/>
        <w:rPr>
          <w:del w:id="3097" w:author="野草" w:date="2024-02-02T14:39:49Z"/>
          <w:rFonts w:hint="eastAsia"/>
          <w:highlight w:val="cyan"/>
          <w:lang w:val="en-US" w:eastAsia="zh-CN"/>
          <w:rPrChange w:id="3098" w:author="野草" w:date="2024-02-01T22:46:32Z">
            <w:rPr>
              <w:del w:id="3099" w:author="野草" w:date="2024-02-02T14:39:49Z"/>
              <w:rFonts w:hint="eastAsia"/>
              <w:highlight w:val="none"/>
              <w:lang w:val="en-US" w:eastAsia="zh-CN"/>
            </w:rPr>
          </w:rPrChange>
        </w:rPr>
      </w:pPr>
      <w:del w:id="3100" w:author="野草" w:date="2024-02-02T14:39:49Z">
        <w:r>
          <w:rPr>
            <w:rFonts w:hint="eastAsia"/>
            <w:highlight w:val="cyan"/>
            <w:lang w:val="en-US" w:eastAsia="zh-CN"/>
            <w:rPrChange w:id="3101" w:author="野草" w:date="2024-02-01T22:46:32Z">
              <w:rPr>
                <w:rFonts w:hint="eastAsia"/>
                <w:highlight w:val="none"/>
                <w:lang w:val="en-US" w:eastAsia="zh-CN"/>
              </w:rPr>
            </w:rPrChange>
          </w:rPr>
          <w:delText xml:space="preserve"> </w:delText>
        </w:r>
      </w:del>
    </w:p>
    <w:p>
      <w:pPr>
        <w:jc w:val="center"/>
        <w:rPr>
          <w:del w:id="3102" w:author="野草" w:date="2024-02-02T14:39:49Z"/>
          <w:highlight w:val="none"/>
        </w:rPr>
      </w:pPr>
      <w:del w:id="3103" w:author="野草" w:date="2024-02-02T14:39:49Z">
        <w:r>
          <w:rPr>
            <w:highlight w:val="none"/>
          </w:rPr>
          <w:drawing>
            <wp:inline distT="0" distB="0" distL="114300" distR="114300">
              <wp:extent cx="4603750" cy="56007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4603750" cy="5600700"/>
                      </a:xfrm>
                      <a:prstGeom prst="rect">
                        <a:avLst/>
                      </a:prstGeom>
                      <a:noFill/>
                      <a:ln>
                        <a:noFill/>
                      </a:ln>
                    </pic:spPr>
                  </pic:pic>
                </a:graphicData>
              </a:graphic>
            </wp:inline>
          </w:drawing>
        </w:r>
      </w:del>
    </w:p>
    <w:p>
      <w:pPr>
        <w:jc w:val="center"/>
        <w:rPr>
          <w:del w:id="3105" w:author="野草" w:date="2024-02-02T14:39:49Z"/>
          <w:rFonts w:hint="eastAsia"/>
          <w:highlight w:val="none"/>
          <w:lang w:val="en-US" w:eastAsia="zh-CN"/>
        </w:rPr>
      </w:pPr>
      <w:del w:id="3106" w:author="野草" w:date="2024-02-02T14:39:49Z">
        <w:r>
          <w:rPr>
            <w:rFonts w:hint="eastAsia"/>
            <w:highlight w:val="none"/>
            <w:lang w:val="en-US" w:eastAsia="zh-CN"/>
          </w:rPr>
          <w:delText xml:space="preserve">Fig. 9  </w:delText>
        </w:r>
      </w:del>
      <w:del w:id="3107" w:author="野草" w:date="2024-02-02T14:39:49Z">
        <w:r>
          <w:rPr>
            <w:rFonts w:hint="default"/>
            <w:highlight w:val="none"/>
            <w:lang w:val="en-US" w:eastAsia="zh-CN"/>
          </w:rPr>
          <w:delText>Marginal effects of the top f</w:delText>
        </w:r>
      </w:del>
      <w:del w:id="3108" w:author="野草" w:date="2024-02-02T14:39:49Z">
        <w:r>
          <w:rPr>
            <w:rFonts w:hint="eastAsia"/>
            <w:highlight w:val="none"/>
            <w:lang w:val="en-US" w:eastAsia="zh-CN"/>
          </w:rPr>
          <w:delText>ive</w:delText>
        </w:r>
      </w:del>
      <w:del w:id="3109" w:author="野草" w:date="2024-02-02T14:39:49Z">
        <w:r>
          <w:rPr>
            <w:rFonts w:hint="default"/>
            <w:highlight w:val="none"/>
            <w:lang w:val="en-US" w:eastAsia="zh-CN"/>
          </w:rPr>
          <w:delText xml:space="preserve"> contributing </w:delText>
        </w:r>
      </w:del>
      <w:del w:id="3110" w:author="野草" w:date="2024-02-02T14:39:49Z">
        <w:r>
          <w:rPr>
            <w:rFonts w:hint="eastAsia"/>
            <w:highlight w:val="none"/>
            <w:lang w:val="en-US" w:eastAsia="zh-CN"/>
          </w:rPr>
          <w:delText xml:space="preserve">factors on CRCI in the normal summer day and the extremely hot day, respectively. </w:delText>
        </w:r>
      </w:del>
    </w:p>
    <w:p>
      <w:pPr>
        <w:rPr>
          <w:ins w:id="3111" w:author="野草" w:date="2024-02-03T16:26:58Z"/>
          <w:rFonts w:hint="eastAsia" w:eastAsia="宋体" w:cs="Times New Roman"/>
          <w:i w:val="0"/>
          <w:iCs w:val="0"/>
          <w:caps w:val="0"/>
          <w:color w:val="1F1F1F"/>
          <w:spacing w:val="0"/>
          <w:highlight w:val="green"/>
          <w:lang w:val="en-US" w:eastAsia="zh-CN"/>
          <w:rPrChange w:id="3112" w:author="野草" w:date="2024-02-03T16:55:34Z">
            <w:rPr>
              <w:ins w:id="3113" w:author="野草" w:date="2024-02-03T16:26:58Z"/>
              <w:rFonts w:hint="eastAsia" w:eastAsia="宋体" w:cs="Times New Roman"/>
              <w:i w:val="0"/>
              <w:iCs w:val="0"/>
              <w:caps w:val="0"/>
              <w:color w:val="1F1F1F"/>
              <w:spacing w:val="0"/>
              <w:highlight w:val="cyan"/>
              <w:lang w:val="en-US" w:eastAsia="zh-CN"/>
            </w:rPr>
          </w:rPrChange>
        </w:rPr>
      </w:pPr>
      <w:ins w:id="3114" w:author="野草" w:date="2024-02-03T16:26:57Z">
        <w:r>
          <w:rPr>
            <w:rFonts w:hint="eastAsia" w:eastAsia="宋体" w:cs="Times New Roman"/>
            <w:i w:val="0"/>
            <w:iCs w:val="0"/>
            <w:caps w:val="0"/>
            <w:color w:val="1F1F1F"/>
            <w:spacing w:val="0"/>
            <w:highlight w:val="green"/>
            <w:lang w:val="en-US" w:eastAsia="zh-CN"/>
            <w:rPrChange w:id="3115" w:author="野草" w:date="2024-02-03T16:55:34Z">
              <w:rPr>
                <w:rFonts w:hint="eastAsia" w:eastAsia="宋体" w:cs="Times New Roman"/>
                <w:i w:val="0"/>
                <w:iCs w:val="0"/>
                <w:caps w:val="0"/>
                <w:color w:val="1F1F1F"/>
                <w:spacing w:val="0"/>
                <w:highlight w:val="cyan"/>
                <w:lang w:val="en-US" w:eastAsia="zh-CN"/>
              </w:rPr>
            </w:rPrChange>
          </w:rPr>
          <w:t>【</w:t>
        </w:r>
      </w:ins>
      <w:ins w:id="3116" w:author="野草" w:date="2024-02-03T16:55:24Z">
        <w:r>
          <w:rPr>
            <w:rFonts w:hint="eastAsia" w:eastAsia="宋体" w:cs="Times New Roman"/>
            <w:i w:val="0"/>
            <w:iCs w:val="0"/>
            <w:caps w:val="0"/>
            <w:color w:val="1F1F1F"/>
            <w:spacing w:val="0"/>
            <w:highlight w:val="green"/>
            <w:lang w:val="en-US" w:eastAsia="zh-CN"/>
            <w:rPrChange w:id="3117" w:author="野草" w:date="2024-02-03T16:55:34Z">
              <w:rPr>
                <w:rFonts w:hint="eastAsia" w:eastAsia="宋体" w:cs="Times New Roman"/>
                <w:i w:val="0"/>
                <w:iCs w:val="0"/>
                <w:caps w:val="0"/>
                <w:color w:val="1F1F1F"/>
                <w:spacing w:val="0"/>
                <w:highlight w:val="cyan"/>
                <w:lang w:val="en-US" w:eastAsia="zh-CN"/>
              </w:rPr>
            </w:rPrChange>
          </w:rPr>
          <w:t>up</w:t>
        </w:r>
      </w:ins>
      <w:ins w:id="3118" w:author="野草" w:date="2024-02-03T16:32:04Z">
        <w:r>
          <w:rPr>
            <w:rFonts w:hint="eastAsia" w:eastAsia="宋体" w:cs="Times New Roman"/>
            <w:i w:val="0"/>
            <w:iCs w:val="0"/>
            <w:caps w:val="0"/>
            <w:color w:val="1F1F1F"/>
            <w:spacing w:val="0"/>
            <w:highlight w:val="green"/>
            <w:lang w:val="en-US" w:eastAsia="zh-CN"/>
            <w:rPrChange w:id="3119" w:author="野草" w:date="2024-02-03T16:55:34Z">
              <w:rPr>
                <w:rFonts w:hint="eastAsia" w:eastAsia="宋体" w:cs="Times New Roman"/>
                <w:i w:val="0"/>
                <w:iCs w:val="0"/>
                <w:caps w:val="0"/>
                <w:color w:val="1F1F1F"/>
                <w:spacing w:val="0"/>
                <w:highlight w:val="cyan"/>
                <w:lang w:val="en-US" w:eastAsia="zh-CN"/>
              </w:rPr>
            </w:rPrChange>
          </w:rPr>
          <w:t>2</w:t>
        </w:r>
      </w:ins>
      <w:ins w:id="3120" w:author="野草" w:date="2024-02-03T16:32:05Z">
        <w:r>
          <w:rPr>
            <w:rFonts w:hint="eastAsia" w:eastAsia="宋体" w:cs="Times New Roman"/>
            <w:i w:val="0"/>
            <w:iCs w:val="0"/>
            <w:caps w:val="0"/>
            <w:color w:val="1F1F1F"/>
            <w:spacing w:val="0"/>
            <w:highlight w:val="green"/>
            <w:lang w:val="en-US" w:eastAsia="zh-CN"/>
            <w:rPrChange w:id="3121" w:author="野草" w:date="2024-02-03T16:55:34Z">
              <w:rPr>
                <w:rFonts w:hint="eastAsia" w:eastAsia="宋体" w:cs="Times New Roman"/>
                <w:i w:val="0"/>
                <w:iCs w:val="0"/>
                <w:caps w:val="0"/>
                <w:color w:val="1F1F1F"/>
                <w:spacing w:val="0"/>
                <w:highlight w:val="cyan"/>
                <w:lang w:val="en-US" w:eastAsia="zh-CN"/>
              </w:rPr>
            </w:rPrChange>
          </w:rPr>
          <w:t xml:space="preserve">024 </w:t>
        </w:r>
      </w:ins>
      <w:ins w:id="3122" w:author="野草" w:date="2024-02-03T16:32:06Z">
        <w:r>
          <w:rPr>
            <w:rFonts w:hint="eastAsia" w:eastAsia="宋体" w:cs="Times New Roman"/>
            <w:i w:val="0"/>
            <w:iCs w:val="0"/>
            <w:caps w:val="0"/>
            <w:color w:val="1F1F1F"/>
            <w:spacing w:val="0"/>
            <w:highlight w:val="green"/>
            <w:lang w:val="en-US" w:eastAsia="zh-CN"/>
            <w:rPrChange w:id="3123" w:author="野草" w:date="2024-02-03T16:55:34Z">
              <w:rPr>
                <w:rFonts w:hint="eastAsia" w:eastAsia="宋体" w:cs="Times New Roman"/>
                <w:i w:val="0"/>
                <w:iCs w:val="0"/>
                <w:caps w:val="0"/>
                <w:color w:val="1F1F1F"/>
                <w:spacing w:val="0"/>
                <w:highlight w:val="cyan"/>
                <w:lang w:val="en-US" w:eastAsia="zh-CN"/>
              </w:rPr>
            </w:rPrChange>
          </w:rPr>
          <w:t>020</w:t>
        </w:r>
      </w:ins>
      <w:ins w:id="3124" w:author="野草" w:date="2024-02-03T16:32:07Z">
        <w:r>
          <w:rPr>
            <w:rFonts w:hint="eastAsia" w:eastAsia="宋体" w:cs="Times New Roman"/>
            <w:i w:val="0"/>
            <w:iCs w:val="0"/>
            <w:caps w:val="0"/>
            <w:color w:val="1F1F1F"/>
            <w:spacing w:val="0"/>
            <w:highlight w:val="green"/>
            <w:lang w:val="en-US" w:eastAsia="zh-CN"/>
            <w:rPrChange w:id="3125" w:author="野草" w:date="2024-02-03T16:55:34Z">
              <w:rPr>
                <w:rFonts w:hint="eastAsia" w:eastAsia="宋体" w:cs="Times New Roman"/>
                <w:i w:val="0"/>
                <w:iCs w:val="0"/>
                <w:caps w:val="0"/>
                <w:color w:val="1F1F1F"/>
                <w:spacing w:val="0"/>
                <w:highlight w:val="cyan"/>
                <w:lang w:val="en-US" w:eastAsia="zh-CN"/>
              </w:rPr>
            </w:rPrChange>
          </w:rPr>
          <w:t>3 1</w:t>
        </w:r>
      </w:ins>
      <w:ins w:id="3126" w:author="野草" w:date="2024-02-03T17:03:37Z">
        <w:r>
          <w:rPr>
            <w:rFonts w:hint="eastAsia" w:eastAsia="宋体" w:cs="Times New Roman"/>
            <w:i w:val="0"/>
            <w:iCs w:val="0"/>
            <w:caps w:val="0"/>
            <w:color w:val="1F1F1F"/>
            <w:spacing w:val="0"/>
            <w:highlight w:val="green"/>
            <w:lang w:val="en-US" w:eastAsia="zh-CN"/>
          </w:rPr>
          <w:t>7</w:t>
        </w:r>
      </w:ins>
      <w:ins w:id="3127" w:author="野草" w:date="2024-02-03T16:32:08Z">
        <w:r>
          <w:rPr>
            <w:rFonts w:hint="eastAsia" w:eastAsia="宋体" w:cs="Times New Roman"/>
            <w:i w:val="0"/>
            <w:iCs w:val="0"/>
            <w:caps w:val="0"/>
            <w:color w:val="1F1F1F"/>
            <w:spacing w:val="0"/>
            <w:highlight w:val="green"/>
            <w:lang w:val="en-US" w:eastAsia="zh-CN"/>
            <w:rPrChange w:id="3128" w:author="野草" w:date="2024-02-03T16:55:34Z">
              <w:rPr>
                <w:rFonts w:hint="eastAsia" w:eastAsia="宋体" w:cs="Times New Roman"/>
                <w:i w:val="0"/>
                <w:iCs w:val="0"/>
                <w:caps w:val="0"/>
                <w:color w:val="1F1F1F"/>
                <w:spacing w:val="0"/>
                <w:highlight w:val="cyan"/>
                <w:lang w:val="en-US" w:eastAsia="zh-CN"/>
              </w:rPr>
            </w:rPrChange>
          </w:rPr>
          <w:t>:</w:t>
        </w:r>
      </w:ins>
      <w:ins w:id="3129" w:author="野草" w:date="2024-02-03T17:03:39Z">
        <w:r>
          <w:rPr>
            <w:rFonts w:hint="eastAsia" w:eastAsia="宋体" w:cs="Times New Roman"/>
            <w:i w:val="0"/>
            <w:iCs w:val="0"/>
            <w:caps w:val="0"/>
            <w:color w:val="1F1F1F"/>
            <w:spacing w:val="0"/>
            <w:highlight w:val="green"/>
            <w:lang w:val="en-US" w:eastAsia="zh-CN"/>
          </w:rPr>
          <w:t>0</w:t>
        </w:r>
      </w:ins>
      <w:ins w:id="3130" w:author="野草" w:date="2024-02-03T17:03:40Z">
        <w:r>
          <w:rPr>
            <w:rFonts w:hint="eastAsia" w:eastAsia="宋体" w:cs="Times New Roman"/>
            <w:i w:val="0"/>
            <w:iCs w:val="0"/>
            <w:caps w:val="0"/>
            <w:color w:val="1F1F1F"/>
            <w:spacing w:val="0"/>
            <w:highlight w:val="green"/>
            <w:lang w:val="en-US" w:eastAsia="zh-CN"/>
          </w:rPr>
          <w:t>3</w:t>
        </w:r>
      </w:ins>
      <w:ins w:id="3131" w:author="野草" w:date="2024-02-03T16:26:57Z">
        <w:r>
          <w:rPr>
            <w:rFonts w:hint="eastAsia" w:eastAsia="宋体" w:cs="Times New Roman"/>
            <w:i w:val="0"/>
            <w:iCs w:val="0"/>
            <w:caps w:val="0"/>
            <w:color w:val="1F1F1F"/>
            <w:spacing w:val="0"/>
            <w:highlight w:val="green"/>
            <w:lang w:val="en-US" w:eastAsia="zh-CN"/>
            <w:rPrChange w:id="3132" w:author="野草" w:date="2024-02-03T16:55:34Z">
              <w:rPr>
                <w:rFonts w:hint="eastAsia" w:eastAsia="宋体" w:cs="Times New Roman"/>
                <w:i w:val="0"/>
                <w:iCs w:val="0"/>
                <w:caps w:val="0"/>
                <w:color w:val="1F1F1F"/>
                <w:spacing w:val="0"/>
                <w:highlight w:val="cyan"/>
                <w:lang w:val="en-US" w:eastAsia="zh-CN"/>
              </w:rPr>
            </w:rPrChange>
          </w:rPr>
          <w:t>】</w:t>
        </w:r>
      </w:ins>
    </w:p>
    <w:p>
      <w:pPr>
        <w:rPr>
          <w:ins w:id="3133" w:author="野草" w:date="2024-02-03T16:32:45Z"/>
          <w:rFonts w:hint="default" w:ascii="Times New Roman" w:hAnsi="Times New Roman" w:eastAsia="宋体" w:cs="Times New Roman"/>
          <w:i w:val="0"/>
          <w:iCs w:val="0"/>
          <w:caps w:val="0"/>
          <w:color w:val="1F1F1F"/>
          <w:spacing w:val="0"/>
          <w:highlight w:val="cyan"/>
          <w:lang w:val="en-US" w:eastAsia="zh-CN"/>
        </w:rPr>
      </w:pPr>
      <w:ins w:id="3134" w:author="野草" w:date="2024-02-03T16:32:43Z">
        <w:r>
          <w:rPr>
            <w:rFonts w:hint="default" w:ascii="Times New Roman" w:hAnsi="Times New Roman" w:eastAsia="宋体" w:cs="Times New Roman"/>
            <w:i w:val="0"/>
            <w:iCs w:val="0"/>
            <w:caps w:val="0"/>
            <w:color w:val="1F1F1F"/>
            <w:spacing w:val="0"/>
            <w:highlight w:val="green"/>
            <w:u w:val="single"/>
            <w:lang w:val="en-US" w:eastAsia="zh-CN"/>
            <w:rPrChange w:id="3135" w:author="野草" w:date="2024-02-03T16:55:30Z">
              <w:rPr>
                <w:rFonts w:hint="default" w:ascii="Times New Roman" w:hAnsi="Times New Roman" w:eastAsia="宋体" w:cs="Times New Roman"/>
                <w:i w:val="0"/>
                <w:iCs w:val="0"/>
                <w:caps w:val="0"/>
                <w:color w:val="1F1F1F"/>
                <w:spacing w:val="0"/>
                <w:highlight w:val="cyan"/>
                <w:lang w:val="en-US" w:eastAsia="zh-CN"/>
              </w:rPr>
            </w:rPrChange>
          </w:rPr>
          <w:t>Fig</w:t>
        </w:r>
      </w:ins>
      <w:ins w:id="3136" w:author="野草" w:date="2024-02-03T16:32:50Z">
        <w:r>
          <w:rPr>
            <w:rFonts w:hint="eastAsia" w:eastAsia="宋体" w:cs="Times New Roman"/>
            <w:i w:val="0"/>
            <w:iCs w:val="0"/>
            <w:caps w:val="0"/>
            <w:color w:val="1F1F1F"/>
            <w:spacing w:val="0"/>
            <w:highlight w:val="green"/>
            <w:u w:val="single"/>
            <w:lang w:val="en-US" w:eastAsia="zh-CN"/>
            <w:rPrChange w:id="3137" w:author="野草" w:date="2024-02-03T16:55:30Z">
              <w:rPr>
                <w:rFonts w:hint="eastAsia" w:eastAsia="宋体" w:cs="Times New Roman"/>
                <w:i w:val="0"/>
                <w:iCs w:val="0"/>
                <w:caps w:val="0"/>
                <w:color w:val="1F1F1F"/>
                <w:spacing w:val="0"/>
                <w:highlight w:val="cyan"/>
                <w:lang w:val="en-US" w:eastAsia="zh-CN"/>
              </w:rPr>
            </w:rPrChange>
          </w:rPr>
          <w:t>.</w:t>
        </w:r>
      </w:ins>
      <w:ins w:id="3138" w:author="野草" w:date="2024-02-03T16:32:43Z">
        <w:r>
          <w:rPr>
            <w:rFonts w:hint="default" w:ascii="Times New Roman" w:hAnsi="Times New Roman" w:eastAsia="宋体" w:cs="Times New Roman"/>
            <w:i w:val="0"/>
            <w:iCs w:val="0"/>
            <w:caps w:val="0"/>
            <w:color w:val="1F1F1F"/>
            <w:spacing w:val="0"/>
            <w:highlight w:val="green"/>
            <w:u w:val="single"/>
            <w:lang w:val="en-US" w:eastAsia="zh-CN"/>
            <w:rPrChange w:id="3139" w:author="野草" w:date="2024-02-03T16:55:30Z">
              <w:rPr>
                <w:rFonts w:hint="default" w:ascii="Times New Roman" w:hAnsi="Times New Roman" w:eastAsia="宋体" w:cs="Times New Roman"/>
                <w:i w:val="0"/>
                <w:iCs w:val="0"/>
                <w:caps w:val="0"/>
                <w:color w:val="1F1F1F"/>
                <w:spacing w:val="0"/>
                <w:highlight w:val="cyan"/>
                <w:lang w:val="en-US" w:eastAsia="zh-CN"/>
              </w:rPr>
            </w:rPrChange>
          </w:rPr>
          <w:t xml:space="preserve"> 9</w:t>
        </w:r>
      </w:ins>
      <w:ins w:id="3140"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illustrates the </w:t>
        </w:r>
      </w:ins>
      <w:ins w:id="3141" w:author="野草" w:date="2024-02-03T16:32:43Z">
        <w:r>
          <w:rPr>
            <w:rFonts w:hint="default" w:ascii="Times New Roman" w:hAnsi="Times New Roman" w:eastAsia="宋体" w:cs="Times New Roman"/>
            <w:i w:val="0"/>
            <w:iCs w:val="0"/>
            <w:caps w:val="0"/>
            <w:color w:val="1F1F1F"/>
            <w:spacing w:val="0"/>
            <w:highlight w:val="green"/>
            <w:lang w:val="en-US" w:eastAsia="zh-CN"/>
            <w:rPrChange w:id="3142" w:author="野草" w:date="2024-02-03T16:32:57Z">
              <w:rPr>
                <w:rFonts w:hint="default" w:ascii="Times New Roman" w:hAnsi="Times New Roman" w:eastAsia="宋体" w:cs="Times New Roman"/>
                <w:i w:val="0"/>
                <w:iCs w:val="0"/>
                <w:caps w:val="0"/>
                <w:color w:val="1F1F1F"/>
                <w:spacing w:val="0"/>
                <w:highlight w:val="cyan"/>
                <w:lang w:val="en-US" w:eastAsia="zh-CN"/>
              </w:rPr>
            </w:rPrChange>
          </w:rPr>
          <w:t>marginal effects</w:t>
        </w:r>
      </w:ins>
      <w:ins w:id="3143"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of </w:t>
        </w:r>
      </w:ins>
      <w:ins w:id="3144" w:author="野草" w:date="2024-02-03T16:32:43Z">
        <w:r>
          <w:rPr>
            <w:rFonts w:hint="default" w:ascii="Times New Roman" w:hAnsi="Times New Roman" w:eastAsia="宋体" w:cs="Times New Roman"/>
            <w:i w:val="0"/>
            <w:iCs w:val="0"/>
            <w:caps w:val="0"/>
            <w:color w:val="1F1F1F"/>
            <w:spacing w:val="0"/>
            <w:highlight w:val="green"/>
            <w:lang w:val="en-US" w:eastAsia="zh-CN"/>
            <w:rPrChange w:id="3145" w:author="野草" w:date="2024-02-03T16:33:09Z">
              <w:rPr>
                <w:rFonts w:hint="default" w:ascii="Times New Roman" w:hAnsi="Times New Roman" w:eastAsia="宋体" w:cs="Times New Roman"/>
                <w:i w:val="0"/>
                <w:iCs w:val="0"/>
                <w:caps w:val="0"/>
                <w:color w:val="1F1F1F"/>
                <w:spacing w:val="0"/>
                <w:highlight w:val="cyan"/>
                <w:lang w:val="en-US" w:eastAsia="zh-CN"/>
              </w:rPr>
            </w:rPrChange>
          </w:rPr>
          <w:t>the top 4</w:t>
        </w:r>
      </w:ins>
      <w:ins w:id="3146"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w:t>
        </w:r>
      </w:ins>
      <w:ins w:id="3147" w:author="野草" w:date="2024-02-03T16:32:43Z">
        <w:r>
          <w:rPr>
            <w:rFonts w:hint="default" w:ascii="Times New Roman" w:hAnsi="Times New Roman" w:eastAsia="宋体" w:cs="Times New Roman"/>
            <w:i w:val="0"/>
            <w:iCs w:val="0"/>
            <w:caps w:val="0"/>
            <w:color w:val="1F1F1F"/>
            <w:spacing w:val="0"/>
            <w:highlight w:val="green"/>
            <w:lang w:val="en-US" w:eastAsia="zh-CN"/>
            <w:rPrChange w:id="3148" w:author="野草" w:date="2024-02-03T16:33:06Z">
              <w:rPr>
                <w:rFonts w:hint="default" w:ascii="Times New Roman" w:hAnsi="Times New Roman" w:eastAsia="宋体" w:cs="Times New Roman"/>
                <w:i w:val="0"/>
                <w:iCs w:val="0"/>
                <w:caps w:val="0"/>
                <w:color w:val="1F1F1F"/>
                <w:spacing w:val="0"/>
                <w:highlight w:val="cyan"/>
                <w:lang w:val="en-US" w:eastAsia="zh-CN"/>
              </w:rPr>
            </w:rPrChange>
          </w:rPr>
          <w:t>most influential factors</w:t>
        </w:r>
      </w:ins>
      <w:ins w:id="3149"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on CRCI.</w:t>
        </w:r>
      </w:ins>
      <w:ins w:id="3150" w:author="野草" w:date="2024-02-03T16:33:12Z">
        <w:r>
          <w:rPr>
            <w:rFonts w:hint="eastAsia" w:eastAsia="宋体" w:cs="Times New Roman"/>
            <w:i w:val="0"/>
            <w:iCs w:val="0"/>
            <w:caps w:val="0"/>
            <w:color w:val="1F1F1F"/>
            <w:spacing w:val="0"/>
            <w:highlight w:val="cyan"/>
            <w:lang w:val="en-US" w:eastAsia="zh-CN"/>
          </w:rPr>
          <w:t xml:space="preserve"> </w:t>
        </w:r>
      </w:ins>
      <w:ins w:id="3151" w:author="野草" w:date="2024-02-03T16:56:21Z">
        <w:r>
          <w:rPr>
            <w:rFonts w:hint="eastAsia" w:eastAsia="宋体" w:cs="Times New Roman"/>
            <w:i w:val="0"/>
            <w:iCs w:val="0"/>
            <w:caps w:val="0"/>
            <w:color w:val="1F1F1F"/>
            <w:spacing w:val="0"/>
            <w:highlight w:val="cyan"/>
            <w:lang w:val="en-US" w:eastAsia="zh-CN"/>
          </w:rPr>
          <w:t>O</w:t>
        </w:r>
      </w:ins>
      <w:ins w:id="3152" w:author="野草" w:date="2024-02-03T16:56:18Z">
        <w:r>
          <w:rPr>
            <w:rFonts w:hint="default" w:ascii="Times New Roman" w:hAnsi="Times New Roman" w:eastAsia="宋体" w:cs="Times New Roman"/>
            <w:i w:val="0"/>
            <w:iCs w:val="0"/>
            <w:caps w:val="0"/>
            <w:color w:val="1F1F1F"/>
            <w:spacing w:val="0"/>
            <w:highlight w:val="cyan"/>
            <w:lang w:val="en-US" w:eastAsia="zh-CN"/>
          </w:rPr>
          <w:t xml:space="preserve">n </w:t>
        </w:r>
      </w:ins>
      <w:ins w:id="3153" w:author="野草" w:date="2024-02-03T16:56:18Z">
        <w:r>
          <w:rPr>
            <w:rFonts w:hint="eastAsia" w:eastAsia="宋体" w:cs="Times New Roman"/>
            <w:i w:val="0"/>
            <w:iCs w:val="0"/>
            <w:caps w:val="0"/>
            <w:color w:val="1F1F1F"/>
            <w:spacing w:val="0"/>
            <w:highlight w:val="green"/>
            <w:lang w:val="en-US" w:eastAsia="zh-CN"/>
          </w:rPr>
          <w:t>both</w:t>
        </w:r>
      </w:ins>
      <w:ins w:id="3154" w:author="野草" w:date="2024-02-03T16:56:18Z">
        <w:r>
          <w:rPr>
            <w:rFonts w:hint="default" w:ascii="Times New Roman" w:hAnsi="Times New Roman" w:eastAsia="宋体" w:cs="Times New Roman"/>
            <w:i w:val="0"/>
            <w:iCs w:val="0"/>
            <w:caps w:val="0"/>
            <w:color w:val="1F1F1F"/>
            <w:spacing w:val="0"/>
            <w:highlight w:val="green"/>
            <w:lang w:val="en-US" w:eastAsia="zh-CN"/>
          </w:rPr>
          <w:t xml:space="preserve"> </w:t>
        </w:r>
      </w:ins>
      <w:ins w:id="3155" w:author="野草" w:date="2024-02-03T16:57:49Z">
        <w:r>
          <w:rPr>
            <w:rFonts w:hint="eastAsia" w:eastAsia="宋体" w:cs="Times New Roman"/>
            <w:i w:val="0"/>
            <w:iCs w:val="0"/>
            <w:caps w:val="0"/>
            <w:color w:val="1F1F1F"/>
            <w:spacing w:val="0"/>
            <w:highlight w:val="green"/>
            <w:lang w:val="en-US" w:eastAsia="zh-CN"/>
          </w:rPr>
          <w:t>case</w:t>
        </w:r>
      </w:ins>
      <w:ins w:id="3156" w:author="野草" w:date="2024-02-03T16:56:18Z">
        <w:r>
          <w:rPr>
            <w:rFonts w:hint="default" w:ascii="Times New Roman" w:hAnsi="Times New Roman" w:eastAsia="宋体" w:cs="Times New Roman"/>
            <w:i w:val="0"/>
            <w:iCs w:val="0"/>
            <w:caps w:val="0"/>
            <w:color w:val="1F1F1F"/>
            <w:spacing w:val="0"/>
            <w:highlight w:val="green"/>
            <w:lang w:val="en-US" w:eastAsia="zh-CN"/>
          </w:rPr>
          <w:t xml:space="preserve"> days</w:t>
        </w:r>
      </w:ins>
      <w:ins w:id="3157" w:author="野草" w:date="2024-02-03T16:40:07Z">
        <w:r>
          <w:rPr>
            <w:rFonts w:hint="default" w:ascii="Times New Roman" w:hAnsi="Times New Roman" w:eastAsia="宋体" w:cs="Times New Roman"/>
            <w:i w:val="0"/>
            <w:iCs w:val="0"/>
            <w:caps w:val="0"/>
            <w:color w:val="1F1F1F"/>
            <w:spacing w:val="0"/>
            <w:highlight w:val="cyan"/>
            <w:lang w:val="en-US" w:eastAsia="zh-CN"/>
          </w:rPr>
          <w:t xml:space="preserve">, the influences of the </w:t>
        </w:r>
      </w:ins>
      <w:ins w:id="3158" w:author="野草" w:date="2024-02-03T16:55:41Z">
        <w:r>
          <w:rPr>
            <w:rFonts w:hint="eastAsia" w:eastAsia="宋体" w:cs="Times New Roman"/>
            <w:i w:val="0"/>
            <w:iCs w:val="0"/>
            <w:caps w:val="0"/>
            <w:color w:val="1F1F1F"/>
            <w:spacing w:val="0"/>
            <w:highlight w:val="green"/>
            <w:lang w:val="en-US" w:eastAsia="zh-CN"/>
          </w:rPr>
          <w:t>2</w:t>
        </w:r>
      </w:ins>
      <w:ins w:id="3159" w:author="野草" w:date="2024-02-03T16:40:07Z">
        <w:r>
          <w:rPr>
            <w:rFonts w:hint="default" w:ascii="Times New Roman" w:hAnsi="Times New Roman" w:eastAsia="宋体" w:cs="Times New Roman"/>
            <w:i w:val="0"/>
            <w:iCs w:val="0"/>
            <w:caps w:val="0"/>
            <w:color w:val="1F1F1F"/>
            <w:spacing w:val="0"/>
            <w:highlight w:val="green"/>
            <w:lang w:val="en-US" w:eastAsia="zh-CN"/>
            <w:rPrChange w:id="3160" w:author="野草" w:date="2024-02-03T16:40:24Z">
              <w:rPr>
                <w:rFonts w:hint="default" w:ascii="Times New Roman" w:hAnsi="Times New Roman" w:eastAsia="宋体" w:cs="Times New Roman"/>
                <w:i w:val="0"/>
                <w:iCs w:val="0"/>
                <w:caps w:val="0"/>
                <w:color w:val="1F1F1F"/>
                <w:spacing w:val="0"/>
                <w:highlight w:val="cyan"/>
                <w:lang w:val="en-US" w:eastAsia="zh-CN"/>
              </w:rPr>
            </w:rPrChange>
          </w:rPr>
          <w:t xml:space="preserve"> topographical variables</w:t>
        </w:r>
      </w:ins>
      <w:ins w:id="3161" w:author="野草" w:date="2024-02-03T16:40:07Z">
        <w:r>
          <w:rPr>
            <w:rFonts w:hint="default" w:ascii="Times New Roman" w:hAnsi="Times New Roman" w:eastAsia="宋体" w:cs="Times New Roman"/>
            <w:i w:val="0"/>
            <w:iCs w:val="0"/>
            <w:caps w:val="0"/>
            <w:color w:val="1F1F1F"/>
            <w:spacing w:val="0"/>
            <w:highlight w:val="cyan"/>
            <w:lang w:val="en-US" w:eastAsia="zh-CN"/>
          </w:rPr>
          <w:t xml:space="preserve">, namely </w:t>
        </w:r>
      </w:ins>
      <w:ins w:id="3162" w:author="野草" w:date="2024-02-03T16:40:07Z">
        <w:r>
          <w:rPr>
            <w:rFonts w:hint="default" w:ascii="Times New Roman" w:hAnsi="Times New Roman" w:eastAsia="宋体" w:cs="Times New Roman"/>
            <w:i w:val="0"/>
            <w:iCs w:val="0"/>
            <w:caps w:val="0"/>
            <w:color w:val="1F1F1F"/>
            <w:spacing w:val="0"/>
            <w:highlight w:val="green"/>
            <w:lang w:val="en-US" w:eastAsia="zh-CN"/>
            <w:rPrChange w:id="3163" w:author="野草" w:date="2024-02-03T16:40:27Z">
              <w:rPr>
                <w:rFonts w:hint="default" w:ascii="Times New Roman" w:hAnsi="Times New Roman" w:eastAsia="宋体" w:cs="Times New Roman"/>
                <w:i w:val="0"/>
                <w:iCs w:val="0"/>
                <w:caps w:val="0"/>
                <w:color w:val="1F1F1F"/>
                <w:spacing w:val="0"/>
                <w:highlight w:val="cyan"/>
                <w:lang w:val="en-US" w:eastAsia="zh-CN"/>
              </w:rPr>
            </w:rPrChange>
          </w:rPr>
          <w:t>ELE and SLP</w:t>
        </w:r>
      </w:ins>
      <w:ins w:id="3164" w:author="野草" w:date="2024-02-03T16:40:07Z">
        <w:r>
          <w:rPr>
            <w:rFonts w:hint="default" w:ascii="Times New Roman" w:hAnsi="Times New Roman" w:eastAsia="宋体" w:cs="Times New Roman"/>
            <w:i w:val="0"/>
            <w:iCs w:val="0"/>
            <w:caps w:val="0"/>
            <w:color w:val="1F1F1F"/>
            <w:spacing w:val="0"/>
            <w:highlight w:val="cyan"/>
            <w:lang w:val="en-US" w:eastAsia="zh-CN"/>
          </w:rPr>
          <w:t xml:space="preserve">, on CRCI were characterized by </w:t>
        </w:r>
      </w:ins>
      <w:ins w:id="3165" w:author="野草" w:date="2024-02-03T16:40:07Z">
        <w:r>
          <w:rPr>
            <w:rFonts w:hint="default" w:ascii="Times New Roman" w:hAnsi="Times New Roman" w:eastAsia="宋体" w:cs="Times New Roman"/>
            <w:i w:val="0"/>
            <w:iCs w:val="0"/>
            <w:caps w:val="0"/>
            <w:color w:val="1F1F1F"/>
            <w:spacing w:val="0"/>
            <w:highlight w:val="green"/>
            <w:lang w:val="en-US" w:eastAsia="zh-CN"/>
            <w:rPrChange w:id="3166" w:author="野草" w:date="2024-02-03T16:40:31Z">
              <w:rPr>
                <w:rFonts w:hint="default" w:ascii="Times New Roman" w:hAnsi="Times New Roman" w:eastAsia="宋体" w:cs="Times New Roman"/>
                <w:i w:val="0"/>
                <w:iCs w:val="0"/>
                <w:caps w:val="0"/>
                <w:color w:val="1F1F1F"/>
                <w:spacing w:val="0"/>
                <w:highlight w:val="cyan"/>
                <w:lang w:val="en-US" w:eastAsia="zh-CN"/>
              </w:rPr>
            </w:rPrChange>
          </w:rPr>
          <w:t>ascent and descent patterns</w:t>
        </w:r>
      </w:ins>
      <w:ins w:id="3167" w:author="野草" w:date="2024-02-03T16:40:07Z">
        <w:r>
          <w:rPr>
            <w:rFonts w:hint="default" w:ascii="Times New Roman" w:hAnsi="Times New Roman" w:eastAsia="宋体" w:cs="Times New Roman"/>
            <w:i w:val="0"/>
            <w:iCs w:val="0"/>
            <w:caps w:val="0"/>
            <w:color w:val="1F1F1F"/>
            <w:spacing w:val="0"/>
            <w:highlight w:val="cyan"/>
            <w:lang w:val="en-US" w:eastAsia="zh-CN"/>
          </w:rPr>
          <w:t>, respectively.</w:t>
        </w:r>
      </w:ins>
      <w:ins w:id="3168"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w:t>
        </w:r>
      </w:ins>
      <w:ins w:id="3169" w:author="野草" w:date="2024-02-03T16:56:31Z">
        <w:r>
          <w:rPr>
            <w:rFonts w:hint="eastAsia" w:eastAsia="宋体" w:cs="Times New Roman"/>
            <w:i w:val="0"/>
            <w:iCs w:val="0"/>
            <w:caps w:val="0"/>
            <w:color w:val="1F1F1F"/>
            <w:spacing w:val="0"/>
            <w:highlight w:val="cyan"/>
            <w:lang w:val="en-US" w:eastAsia="zh-CN"/>
          </w:rPr>
          <w:t>This</w:t>
        </w:r>
      </w:ins>
      <w:ins w:id="3170" w:author="野草" w:date="2024-02-03T16:56:31Z">
        <w:r>
          <w:rPr>
            <w:rFonts w:hint="eastAsia" w:eastAsia="宋体" w:cs="Times New Roman"/>
            <w:i w:val="0"/>
            <w:iCs w:val="0"/>
            <w:caps w:val="0"/>
            <w:color w:val="1F1F1F"/>
            <w:spacing w:val="0"/>
            <w:highlight w:val="cyan"/>
            <w:u w:val="none"/>
            <w:lang w:val="en-US" w:eastAsia="zh-CN"/>
            <w:rPrChange w:id="3171" w:author="野草" w:date="2024-02-03T16:58:19Z">
              <w:rPr>
                <w:rFonts w:hint="eastAsia" w:eastAsia="宋体" w:cs="Times New Roman"/>
                <w:i w:val="0"/>
                <w:iCs w:val="0"/>
                <w:caps w:val="0"/>
                <w:color w:val="1F1F1F"/>
                <w:spacing w:val="0"/>
                <w:highlight w:val="cyan"/>
                <w:lang w:val="en-US" w:eastAsia="zh-CN"/>
              </w:rPr>
            </w:rPrChange>
          </w:rPr>
          <w:t xml:space="preserve"> </w:t>
        </w:r>
      </w:ins>
      <w:ins w:id="3172" w:author="野草" w:date="2024-02-03T16:56:31Z">
        <w:r>
          <w:rPr>
            <w:rFonts w:hint="eastAsia" w:eastAsia="宋体" w:cs="Times New Roman"/>
            <w:i w:val="0"/>
            <w:iCs w:val="0"/>
            <w:caps w:val="0"/>
            <w:color w:val="1F1F1F"/>
            <w:spacing w:val="0"/>
            <w:highlight w:val="green"/>
            <w:u w:val="single"/>
            <w:lang w:val="en-US" w:eastAsia="zh-CN"/>
            <w:rPrChange w:id="3173" w:author="野草" w:date="2024-02-03T16:58:12Z">
              <w:rPr>
                <w:rFonts w:hint="eastAsia" w:eastAsia="宋体" w:cs="Times New Roman"/>
                <w:i w:val="0"/>
                <w:iCs w:val="0"/>
                <w:caps w:val="0"/>
                <w:color w:val="1F1F1F"/>
                <w:spacing w:val="0"/>
                <w:highlight w:val="cyan"/>
                <w:lang w:val="en-US" w:eastAsia="zh-CN"/>
              </w:rPr>
            </w:rPrChange>
          </w:rPr>
          <w:t>is</w:t>
        </w:r>
      </w:ins>
      <w:ins w:id="3174" w:author="野草" w:date="2024-02-03T16:56:33Z">
        <w:r>
          <w:rPr>
            <w:rFonts w:hint="eastAsia" w:eastAsia="宋体" w:cs="Times New Roman"/>
            <w:i w:val="0"/>
            <w:iCs w:val="0"/>
            <w:caps w:val="0"/>
            <w:color w:val="1F1F1F"/>
            <w:spacing w:val="0"/>
            <w:highlight w:val="cyan"/>
            <w:lang w:val="en-US" w:eastAsia="zh-CN"/>
          </w:rPr>
          <w:t xml:space="preserve"> </w:t>
        </w:r>
      </w:ins>
      <w:ins w:id="3175" w:author="野草" w:date="2024-02-03T16:56:34Z">
        <w:r>
          <w:rPr>
            <w:rFonts w:hint="eastAsia" w:eastAsia="宋体" w:cs="Times New Roman"/>
            <w:i w:val="0"/>
            <w:iCs w:val="0"/>
            <w:caps w:val="0"/>
            <w:color w:val="1F1F1F"/>
            <w:spacing w:val="0"/>
            <w:highlight w:val="cyan"/>
            <w:lang w:val="en-US" w:eastAsia="zh-CN"/>
          </w:rPr>
          <w:t>s</w:t>
        </w:r>
      </w:ins>
      <w:ins w:id="3176" w:author="野草" w:date="2024-02-03T16:56:29Z">
        <w:r>
          <w:rPr>
            <w:rFonts w:hint="default" w:ascii="Times New Roman" w:hAnsi="Times New Roman" w:eastAsia="宋体" w:cs="Times New Roman"/>
            <w:i w:val="0"/>
            <w:iCs w:val="0"/>
            <w:caps w:val="0"/>
            <w:color w:val="1F1F1F"/>
            <w:spacing w:val="0"/>
            <w:highlight w:val="cyan"/>
            <w:lang w:val="en-US" w:eastAsia="zh-CN"/>
          </w:rPr>
          <w:t xml:space="preserve">imilar to their effects </w:t>
        </w:r>
      </w:ins>
      <w:ins w:id="3177" w:author="野草" w:date="2024-02-03T16:56:29Z">
        <w:r>
          <w:rPr>
            <w:rFonts w:hint="default" w:ascii="Times New Roman" w:hAnsi="Times New Roman" w:eastAsia="宋体" w:cs="Times New Roman"/>
            <w:i w:val="0"/>
            <w:iCs w:val="0"/>
            <w:caps w:val="0"/>
            <w:color w:val="1F1F1F"/>
            <w:spacing w:val="0"/>
            <w:highlight w:val="green"/>
            <w:lang w:val="en-US" w:eastAsia="zh-CN"/>
          </w:rPr>
          <w:t>on RCI</w:t>
        </w:r>
      </w:ins>
      <w:ins w:id="3178" w:author="野草" w:date="2024-02-03T16:57:21Z">
        <w:r>
          <w:rPr>
            <w:rFonts w:hint="eastAsia" w:eastAsia="宋体" w:cs="Times New Roman"/>
            <w:i w:val="0"/>
            <w:iCs w:val="0"/>
            <w:caps w:val="0"/>
            <w:color w:val="1F1F1F"/>
            <w:spacing w:val="0"/>
            <w:highlight w:val="green"/>
            <w:lang w:val="en-US" w:eastAsia="zh-CN"/>
          </w:rPr>
          <w:t xml:space="preserve">. </w:t>
        </w:r>
      </w:ins>
      <w:ins w:id="3179"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CRCI exhibited </w:t>
        </w:r>
      </w:ins>
      <w:ins w:id="3180" w:author="野草" w:date="2024-02-03T16:32:43Z">
        <w:r>
          <w:rPr>
            <w:rFonts w:hint="default" w:ascii="Times New Roman" w:hAnsi="Times New Roman" w:eastAsia="宋体" w:cs="Times New Roman"/>
            <w:i w:val="0"/>
            <w:iCs w:val="0"/>
            <w:caps w:val="0"/>
            <w:color w:val="1F1F1F"/>
            <w:spacing w:val="0"/>
            <w:highlight w:val="green"/>
            <w:lang w:val="en-US" w:eastAsia="zh-CN"/>
            <w:rPrChange w:id="3181" w:author="野草" w:date="2024-02-03T16:40:44Z">
              <w:rPr>
                <w:rFonts w:hint="default" w:ascii="Times New Roman" w:hAnsi="Times New Roman" w:eastAsia="宋体" w:cs="Times New Roman"/>
                <w:i w:val="0"/>
                <w:iCs w:val="0"/>
                <w:caps w:val="0"/>
                <w:color w:val="1F1F1F"/>
                <w:spacing w:val="0"/>
                <w:highlight w:val="cyan"/>
                <w:lang w:val="en-US" w:eastAsia="zh-CN"/>
              </w:rPr>
            </w:rPrChange>
          </w:rPr>
          <w:t xml:space="preserve">an </w:t>
        </w:r>
      </w:ins>
      <w:ins w:id="3182" w:author="野草" w:date="2024-02-03T16:40:47Z">
        <w:r>
          <w:rPr>
            <w:rFonts w:hint="eastAsia" w:eastAsia="宋体" w:cs="Times New Roman"/>
            <w:i w:val="0"/>
            <w:iCs w:val="0"/>
            <w:caps w:val="0"/>
            <w:color w:val="1F1F1F"/>
            <w:spacing w:val="0"/>
            <w:highlight w:val="green"/>
            <w:lang w:val="en-US" w:eastAsia="zh-CN"/>
          </w:rPr>
          <w:t>u</w:t>
        </w:r>
      </w:ins>
      <w:ins w:id="3183" w:author="野草" w:date="2024-02-03T16:40:48Z">
        <w:r>
          <w:rPr>
            <w:rFonts w:hint="eastAsia" w:eastAsia="宋体" w:cs="Times New Roman"/>
            <w:i w:val="0"/>
            <w:iCs w:val="0"/>
            <w:caps w:val="0"/>
            <w:color w:val="1F1F1F"/>
            <w:spacing w:val="0"/>
            <w:highlight w:val="green"/>
            <w:lang w:val="en-US" w:eastAsia="zh-CN"/>
          </w:rPr>
          <w:t>pward</w:t>
        </w:r>
      </w:ins>
      <w:ins w:id="3184" w:author="野草" w:date="2024-02-03T16:32:43Z">
        <w:r>
          <w:rPr>
            <w:rFonts w:hint="default" w:ascii="Times New Roman" w:hAnsi="Times New Roman" w:eastAsia="宋体" w:cs="Times New Roman"/>
            <w:i w:val="0"/>
            <w:iCs w:val="0"/>
            <w:caps w:val="0"/>
            <w:color w:val="1F1F1F"/>
            <w:spacing w:val="0"/>
            <w:highlight w:val="green"/>
            <w:lang w:val="en-US" w:eastAsia="zh-CN"/>
            <w:rPrChange w:id="3185" w:author="野草" w:date="2024-02-03T16:40:44Z">
              <w:rPr>
                <w:rFonts w:hint="default" w:ascii="Times New Roman" w:hAnsi="Times New Roman" w:eastAsia="宋体" w:cs="Times New Roman"/>
                <w:i w:val="0"/>
                <w:iCs w:val="0"/>
                <w:caps w:val="0"/>
                <w:color w:val="1F1F1F"/>
                <w:spacing w:val="0"/>
                <w:highlight w:val="cyan"/>
                <w:lang w:val="en-US" w:eastAsia="zh-CN"/>
              </w:rPr>
            </w:rPrChange>
          </w:rPr>
          <w:t xml:space="preserve"> trend</w:t>
        </w:r>
      </w:ins>
      <w:ins w:id="3186"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when ELE increased from </w:t>
        </w:r>
      </w:ins>
      <w:ins w:id="3187" w:author="野草" w:date="2024-02-03T16:32:43Z">
        <w:r>
          <w:rPr>
            <w:rFonts w:hint="default" w:ascii="Times New Roman" w:hAnsi="Times New Roman" w:eastAsia="宋体" w:cs="Times New Roman"/>
            <w:i w:val="0"/>
            <w:iCs w:val="0"/>
            <w:caps w:val="0"/>
            <w:color w:val="1F1F1F"/>
            <w:spacing w:val="0"/>
            <w:highlight w:val="green"/>
            <w:u w:val="single"/>
            <w:lang w:val="en-US" w:eastAsia="zh-CN"/>
            <w:rPrChange w:id="3188" w:author="野草" w:date="2024-02-03T16:40:53Z">
              <w:rPr>
                <w:rFonts w:hint="default" w:ascii="Times New Roman" w:hAnsi="Times New Roman" w:eastAsia="宋体" w:cs="Times New Roman"/>
                <w:i w:val="0"/>
                <w:iCs w:val="0"/>
                <w:caps w:val="0"/>
                <w:color w:val="1F1F1F"/>
                <w:spacing w:val="0"/>
                <w:highlight w:val="cyan"/>
                <w:lang w:val="en-US" w:eastAsia="zh-CN"/>
              </w:rPr>
            </w:rPrChange>
          </w:rPr>
          <w:t>174.8 to 233.3</w:t>
        </w:r>
      </w:ins>
      <w:ins w:id="3189" w:author="野草" w:date="2024-02-03T16:58:27Z">
        <w:r>
          <w:rPr>
            <w:rFonts w:hint="eastAsia" w:eastAsia="宋体" w:cs="Times New Roman"/>
            <w:i w:val="0"/>
            <w:iCs w:val="0"/>
            <w:caps w:val="0"/>
            <w:color w:val="1F1F1F"/>
            <w:spacing w:val="0"/>
            <w:highlight w:val="green"/>
            <w:u w:val="single"/>
            <w:lang w:val="en-US" w:eastAsia="zh-CN"/>
          </w:rPr>
          <w:t xml:space="preserve"> m</w:t>
        </w:r>
      </w:ins>
      <w:ins w:id="3190" w:author="野草" w:date="2024-02-03T16:58:28Z">
        <w:r>
          <w:rPr>
            <w:rFonts w:hint="eastAsia" w:eastAsia="宋体" w:cs="Times New Roman"/>
            <w:i w:val="0"/>
            <w:iCs w:val="0"/>
            <w:caps w:val="0"/>
            <w:color w:val="1F1F1F"/>
            <w:spacing w:val="0"/>
            <w:highlight w:val="green"/>
            <w:u w:val="single"/>
            <w:lang w:val="en-US" w:eastAsia="zh-CN"/>
          </w:rPr>
          <w:t>eters</w:t>
        </w:r>
      </w:ins>
      <w:ins w:id="3191"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on the </w:t>
        </w:r>
      </w:ins>
      <w:ins w:id="3192" w:author="野草" w:date="2024-02-03T16:32:43Z">
        <w:r>
          <w:rPr>
            <w:rFonts w:hint="default" w:ascii="Times New Roman" w:hAnsi="Times New Roman" w:eastAsia="宋体" w:cs="Times New Roman"/>
            <w:i w:val="0"/>
            <w:iCs w:val="0"/>
            <w:caps w:val="0"/>
            <w:color w:val="1F1F1F"/>
            <w:spacing w:val="0"/>
            <w:highlight w:val="green"/>
            <w:lang w:val="en-US" w:eastAsia="zh-CN"/>
            <w:rPrChange w:id="3193" w:author="野草" w:date="2024-02-03T16:40:58Z">
              <w:rPr>
                <w:rFonts w:hint="default" w:ascii="Times New Roman" w:hAnsi="Times New Roman" w:eastAsia="宋体" w:cs="Times New Roman"/>
                <w:i w:val="0"/>
                <w:iCs w:val="0"/>
                <w:caps w:val="0"/>
                <w:color w:val="1F1F1F"/>
                <w:spacing w:val="0"/>
                <w:highlight w:val="cyan"/>
                <w:lang w:val="en-US" w:eastAsia="zh-CN"/>
              </w:rPr>
            </w:rPrChange>
          </w:rPr>
          <w:t>normal summer day</w:t>
        </w:r>
      </w:ins>
      <w:ins w:id="3194"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and from </w:t>
        </w:r>
      </w:ins>
      <w:ins w:id="3195" w:author="野草" w:date="2024-02-03T16:32:43Z">
        <w:r>
          <w:rPr>
            <w:rFonts w:hint="default" w:ascii="Times New Roman" w:hAnsi="Times New Roman" w:eastAsia="宋体" w:cs="Times New Roman"/>
            <w:i w:val="0"/>
            <w:iCs w:val="0"/>
            <w:caps w:val="0"/>
            <w:color w:val="1F1F1F"/>
            <w:spacing w:val="0"/>
            <w:highlight w:val="green"/>
            <w:u w:val="single"/>
            <w:lang w:val="en-US" w:eastAsia="zh-CN"/>
            <w:rPrChange w:id="3196" w:author="野草" w:date="2024-02-03T16:41:01Z">
              <w:rPr>
                <w:rFonts w:hint="default" w:ascii="Times New Roman" w:hAnsi="Times New Roman" w:eastAsia="宋体" w:cs="Times New Roman"/>
                <w:i w:val="0"/>
                <w:iCs w:val="0"/>
                <w:caps w:val="0"/>
                <w:color w:val="1F1F1F"/>
                <w:spacing w:val="0"/>
                <w:highlight w:val="cyan"/>
                <w:lang w:val="en-US" w:eastAsia="zh-CN"/>
              </w:rPr>
            </w:rPrChange>
          </w:rPr>
          <w:t>173.6 to 229.9</w:t>
        </w:r>
      </w:ins>
      <w:ins w:id="3197" w:author="野草" w:date="2024-02-03T16:58:32Z">
        <w:r>
          <w:rPr>
            <w:rFonts w:hint="eastAsia" w:eastAsia="宋体" w:cs="Times New Roman"/>
            <w:i w:val="0"/>
            <w:iCs w:val="0"/>
            <w:caps w:val="0"/>
            <w:color w:val="1F1F1F"/>
            <w:spacing w:val="0"/>
            <w:highlight w:val="green"/>
            <w:u w:val="single"/>
            <w:lang w:val="en-US" w:eastAsia="zh-CN"/>
          </w:rPr>
          <w:t xml:space="preserve"> meters</w:t>
        </w:r>
      </w:ins>
      <w:ins w:id="3198"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on the </w:t>
        </w:r>
      </w:ins>
      <w:ins w:id="3199" w:author="野草" w:date="2024-02-03T16:32:43Z">
        <w:r>
          <w:rPr>
            <w:rFonts w:hint="default" w:ascii="Times New Roman" w:hAnsi="Times New Roman" w:eastAsia="宋体" w:cs="Times New Roman"/>
            <w:i w:val="0"/>
            <w:iCs w:val="0"/>
            <w:caps w:val="0"/>
            <w:color w:val="1F1F1F"/>
            <w:spacing w:val="0"/>
            <w:highlight w:val="green"/>
            <w:lang w:val="en-US" w:eastAsia="zh-CN"/>
            <w:rPrChange w:id="3200" w:author="野草" w:date="2024-02-03T16:41:04Z">
              <w:rPr>
                <w:rFonts w:hint="default" w:ascii="Times New Roman" w:hAnsi="Times New Roman" w:eastAsia="宋体" w:cs="Times New Roman"/>
                <w:i w:val="0"/>
                <w:iCs w:val="0"/>
                <w:caps w:val="0"/>
                <w:color w:val="1F1F1F"/>
                <w:spacing w:val="0"/>
                <w:highlight w:val="cyan"/>
                <w:lang w:val="en-US" w:eastAsia="zh-CN"/>
              </w:rPr>
            </w:rPrChange>
          </w:rPr>
          <w:t>extremely hot day</w:t>
        </w:r>
      </w:ins>
      <w:ins w:id="3201"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Meanwhile, </w:t>
        </w:r>
      </w:ins>
      <w:ins w:id="3202" w:author="野草" w:date="2024-02-03T16:32:43Z">
        <w:r>
          <w:rPr>
            <w:rFonts w:hint="default" w:ascii="Times New Roman" w:hAnsi="Times New Roman" w:eastAsia="宋体" w:cs="Times New Roman"/>
            <w:i w:val="0"/>
            <w:iCs w:val="0"/>
            <w:caps w:val="0"/>
            <w:color w:val="1F1F1F"/>
            <w:spacing w:val="0"/>
            <w:highlight w:val="green"/>
            <w:lang w:val="en-US" w:eastAsia="zh-CN"/>
            <w:rPrChange w:id="3203" w:author="野草" w:date="2024-02-03T16:41:09Z">
              <w:rPr>
                <w:rFonts w:hint="default" w:ascii="Times New Roman" w:hAnsi="Times New Roman" w:eastAsia="宋体" w:cs="Times New Roman"/>
                <w:i w:val="0"/>
                <w:iCs w:val="0"/>
                <w:caps w:val="0"/>
                <w:color w:val="1F1F1F"/>
                <w:spacing w:val="0"/>
                <w:highlight w:val="cyan"/>
                <w:lang w:val="en-US" w:eastAsia="zh-CN"/>
              </w:rPr>
            </w:rPrChange>
          </w:rPr>
          <w:t>opposing trends</w:t>
        </w:r>
      </w:ins>
      <w:ins w:id="3204"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in CRCI were observed when </w:t>
        </w:r>
      </w:ins>
      <w:ins w:id="3205" w:author="野草" w:date="2024-02-03T16:32:43Z">
        <w:r>
          <w:rPr>
            <w:rFonts w:hint="default" w:ascii="Times New Roman" w:hAnsi="Times New Roman" w:eastAsia="宋体" w:cs="Times New Roman"/>
            <w:i w:val="0"/>
            <w:iCs w:val="0"/>
            <w:caps w:val="0"/>
            <w:color w:val="1F1F1F"/>
            <w:spacing w:val="0"/>
            <w:highlight w:val="green"/>
            <w:lang w:val="en-US" w:eastAsia="zh-CN"/>
            <w:rPrChange w:id="3206" w:author="野草" w:date="2024-02-03T16:41:12Z">
              <w:rPr>
                <w:rFonts w:hint="default" w:ascii="Times New Roman" w:hAnsi="Times New Roman" w:eastAsia="宋体" w:cs="Times New Roman"/>
                <w:i w:val="0"/>
                <w:iCs w:val="0"/>
                <w:caps w:val="0"/>
                <w:color w:val="1F1F1F"/>
                <w:spacing w:val="0"/>
                <w:highlight w:val="cyan"/>
                <w:lang w:val="en-US" w:eastAsia="zh-CN"/>
              </w:rPr>
            </w:rPrChange>
          </w:rPr>
          <w:t>SLP increased</w:t>
        </w:r>
      </w:ins>
      <w:ins w:id="3207"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within the ranges of </w:t>
        </w:r>
      </w:ins>
      <w:ins w:id="3208" w:author="野草" w:date="2024-02-03T16:32:43Z">
        <w:r>
          <w:rPr>
            <w:rFonts w:hint="default" w:ascii="Times New Roman" w:hAnsi="Times New Roman" w:eastAsia="宋体" w:cs="Times New Roman"/>
            <w:i w:val="0"/>
            <w:iCs w:val="0"/>
            <w:caps w:val="0"/>
            <w:color w:val="1F1F1F"/>
            <w:spacing w:val="0"/>
            <w:highlight w:val="green"/>
            <w:u w:val="single"/>
            <w:lang w:val="en-US" w:eastAsia="zh-CN"/>
            <w:rPrChange w:id="3209" w:author="野草" w:date="2024-02-03T16:41:17Z">
              <w:rPr>
                <w:rFonts w:hint="default" w:ascii="Times New Roman" w:hAnsi="Times New Roman" w:eastAsia="宋体" w:cs="Times New Roman"/>
                <w:i w:val="0"/>
                <w:iCs w:val="0"/>
                <w:caps w:val="0"/>
                <w:color w:val="1F1F1F"/>
                <w:spacing w:val="0"/>
                <w:highlight w:val="cyan"/>
                <w:lang w:val="en-US" w:eastAsia="zh-CN"/>
              </w:rPr>
            </w:rPrChange>
          </w:rPr>
          <w:t>8.4 to 22.5</w:t>
        </w:r>
      </w:ins>
      <w:ins w:id="3210"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and </w:t>
        </w:r>
      </w:ins>
      <w:ins w:id="3211" w:author="野草" w:date="2024-02-03T16:32:43Z">
        <w:r>
          <w:rPr>
            <w:rFonts w:hint="default" w:ascii="Times New Roman" w:hAnsi="Times New Roman" w:eastAsia="宋体" w:cs="Times New Roman"/>
            <w:i w:val="0"/>
            <w:iCs w:val="0"/>
            <w:caps w:val="0"/>
            <w:color w:val="1F1F1F"/>
            <w:spacing w:val="0"/>
            <w:highlight w:val="green"/>
            <w:u w:val="single"/>
            <w:lang w:val="en-US" w:eastAsia="zh-CN"/>
            <w:rPrChange w:id="3212" w:author="野草" w:date="2024-02-03T16:41:21Z">
              <w:rPr>
                <w:rFonts w:hint="default" w:ascii="Times New Roman" w:hAnsi="Times New Roman" w:eastAsia="宋体" w:cs="Times New Roman"/>
                <w:i w:val="0"/>
                <w:iCs w:val="0"/>
                <w:caps w:val="0"/>
                <w:color w:val="1F1F1F"/>
                <w:spacing w:val="0"/>
                <w:highlight w:val="cyan"/>
                <w:lang w:val="en-US" w:eastAsia="zh-CN"/>
              </w:rPr>
            </w:rPrChange>
          </w:rPr>
          <w:t>7.0 to 21.8</w:t>
        </w:r>
      </w:ins>
      <w:ins w:id="3213" w:author="野草" w:date="2024-02-03T16:32:43Z">
        <w:r>
          <w:rPr>
            <w:rFonts w:hint="default" w:ascii="Times New Roman" w:hAnsi="Times New Roman" w:eastAsia="宋体" w:cs="Times New Roman"/>
            <w:i w:val="0"/>
            <w:iCs w:val="0"/>
            <w:caps w:val="0"/>
            <w:color w:val="1F1F1F"/>
            <w:spacing w:val="0"/>
            <w:highlight w:val="cyan"/>
            <w:lang w:val="en-US" w:eastAsia="zh-CN"/>
          </w:rPr>
          <w:t xml:space="preserve"> on the </w:t>
        </w:r>
      </w:ins>
      <w:ins w:id="3214" w:author="野草" w:date="2024-02-03T16:58:41Z">
        <w:r>
          <w:rPr>
            <w:rFonts w:hint="eastAsia" w:eastAsia="宋体" w:cs="Times New Roman"/>
            <w:i w:val="0"/>
            <w:iCs w:val="0"/>
            <w:caps w:val="0"/>
            <w:color w:val="1F1F1F"/>
            <w:spacing w:val="0"/>
            <w:highlight w:val="green"/>
            <w:lang w:val="en-US" w:eastAsia="zh-CN"/>
            <w:rPrChange w:id="3215" w:author="野草" w:date="2024-02-03T16:58:50Z">
              <w:rPr>
                <w:rFonts w:hint="eastAsia" w:eastAsia="宋体" w:cs="Times New Roman"/>
                <w:i w:val="0"/>
                <w:iCs w:val="0"/>
                <w:caps w:val="0"/>
                <w:color w:val="1F1F1F"/>
                <w:spacing w:val="0"/>
                <w:highlight w:val="cyan"/>
                <w:lang w:val="en-US" w:eastAsia="zh-CN"/>
              </w:rPr>
            </w:rPrChange>
          </w:rPr>
          <w:t>2</w:t>
        </w:r>
      </w:ins>
      <w:ins w:id="3216" w:author="野草" w:date="2024-02-03T16:58:42Z">
        <w:r>
          <w:rPr>
            <w:rFonts w:hint="eastAsia" w:eastAsia="宋体" w:cs="Times New Roman"/>
            <w:i w:val="0"/>
            <w:iCs w:val="0"/>
            <w:caps w:val="0"/>
            <w:color w:val="1F1F1F"/>
            <w:spacing w:val="0"/>
            <w:highlight w:val="green"/>
            <w:lang w:val="en-US" w:eastAsia="zh-CN"/>
            <w:rPrChange w:id="3217" w:author="野草" w:date="2024-02-03T16:58:50Z">
              <w:rPr>
                <w:rFonts w:hint="eastAsia" w:eastAsia="宋体" w:cs="Times New Roman"/>
                <w:i w:val="0"/>
                <w:iCs w:val="0"/>
                <w:caps w:val="0"/>
                <w:color w:val="1F1F1F"/>
                <w:spacing w:val="0"/>
                <w:highlight w:val="cyan"/>
                <w:lang w:val="en-US" w:eastAsia="zh-CN"/>
              </w:rPr>
            </w:rPrChange>
          </w:rPr>
          <w:t xml:space="preserve"> </w:t>
        </w:r>
      </w:ins>
      <w:ins w:id="3218" w:author="野草" w:date="2024-02-03T16:58:44Z">
        <w:r>
          <w:rPr>
            <w:rFonts w:hint="eastAsia" w:eastAsia="宋体" w:cs="Times New Roman"/>
            <w:i w:val="0"/>
            <w:iCs w:val="0"/>
            <w:caps w:val="0"/>
            <w:color w:val="1F1F1F"/>
            <w:spacing w:val="0"/>
            <w:highlight w:val="green"/>
            <w:lang w:val="en-US" w:eastAsia="zh-CN"/>
            <w:rPrChange w:id="3219" w:author="野草" w:date="2024-02-03T16:58:50Z">
              <w:rPr>
                <w:rFonts w:hint="eastAsia" w:eastAsia="宋体" w:cs="Times New Roman"/>
                <w:i w:val="0"/>
                <w:iCs w:val="0"/>
                <w:caps w:val="0"/>
                <w:color w:val="1F1F1F"/>
                <w:spacing w:val="0"/>
                <w:highlight w:val="cyan"/>
                <w:lang w:val="en-US" w:eastAsia="zh-CN"/>
              </w:rPr>
            </w:rPrChange>
          </w:rPr>
          <w:t>case</w:t>
        </w:r>
      </w:ins>
      <w:ins w:id="3220" w:author="野草" w:date="2024-02-03T16:32:43Z">
        <w:r>
          <w:rPr>
            <w:rFonts w:hint="default" w:ascii="Times New Roman" w:hAnsi="Times New Roman" w:eastAsia="宋体" w:cs="Times New Roman"/>
            <w:i w:val="0"/>
            <w:iCs w:val="0"/>
            <w:caps w:val="0"/>
            <w:color w:val="1F1F1F"/>
            <w:spacing w:val="0"/>
            <w:highlight w:val="green"/>
            <w:lang w:val="en-US" w:eastAsia="zh-CN"/>
            <w:rPrChange w:id="3221" w:author="野草" w:date="2024-02-03T16:58:50Z">
              <w:rPr>
                <w:rFonts w:hint="default" w:ascii="Times New Roman" w:hAnsi="Times New Roman" w:eastAsia="宋体" w:cs="Times New Roman"/>
                <w:i w:val="0"/>
                <w:iCs w:val="0"/>
                <w:caps w:val="0"/>
                <w:color w:val="1F1F1F"/>
                <w:spacing w:val="0"/>
                <w:highlight w:val="cyan"/>
                <w:lang w:val="en-US" w:eastAsia="zh-CN"/>
              </w:rPr>
            </w:rPrChange>
          </w:rPr>
          <w:t xml:space="preserve"> days</w:t>
        </w:r>
      </w:ins>
      <w:ins w:id="3222" w:author="野草" w:date="2024-02-03T16:32:43Z">
        <w:r>
          <w:rPr>
            <w:rFonts w:hint="default" w:ascii="Times New Roman" w:hAnsi="Times New Roman" w:eastAsia="宋体" w:cs="Times New Roman"/>
            <w:i w:val="0"/>
            <w:iCs w:val="0"/>
            <w:caps w:val="0"/>
            <w:color w:val="1F1F1F"/>
            <w:spacing w:val="0"/>
            <w:highlight w:val="cyan"/>
            <w:lang w:val="en-US" w:eastAsia="zh-CN"/>
          </w:rPr>
          <w:t>.</w:t>
        </w:r>
      </w:ins>
    </w:p>
    <w:p>
      <w:pPr>
        <w:rPr>
          <w:ins w:id="3223" w:author="野草" w:date="2024-02-03T16:57:37Z"/>
          <w:rFonts w:hint="default" w:ascii="Times New Roman" w:hAnsi="Times New Roman" w:eastAsia="宋体" w:cs="Times New Roman"/>
          <w:i w:val="0"/>
          <w:iCs w:val="0"/>
          <w:caps w:val="0"/>
          <w:color w:val="1F1F1F"/>
          <w:spacing w:val="0"/>
          <w:highlight w:val="cyan"/>
          <w:lang w:val="en-US" w:eastAsia="zh-CN"/>
        </w:rPr>
      </w:pPr>
    </w:p>
    <w:p>
      <w:pPr>
        <w:rPr>
          <w:ins w:id="3224" w:author="野草" w:date="2024-02-03T09:32:12Z"/>
          <w:rFonts w:hint="default" w:ascii="Times New Roman" w:hAnsi="Times New Roman" w:eastAsia="宋体" w:cs="Times New Roman"/>
          <w:i w:val="0"/>
          <w:iCs w:val="0"/>
          <w:caps w:val="0"/>
          <w:color w:val="1F1F1F"/>
          <w:spacing w:val="0"/>
          <w:highlight w:val="green"/>
          <w:lang w:val="en-US" w:eastAsia="zh-CN"/>
          <w:rPrChange w:id="3225" w:author="野草" w:date="2024-02-03T17:19:27Z">
            <w:rPr>
              <w:ins w:id="3226" w:author="野草" w:date="2024-02-03T09:32:12Z"/>
              <w:rFonts w:hint="eastAsia" w:ascii="Georgia" w:hAnsi="Georgia" w:eastAsia="宋体" w:cs="Georgia"/>
              <w:i w:val="0"/>
              <w:iCs w:val="0"/>
              <w:caps w:val="0"/>
              <w:color w:val="1F1F1F"/>
              <w:spacing w:val="0"/>
              <w:lang w:val="en-US" w:eastAsia="zh-CN"/>
            </w:rPr>
          </w:rPrChange>
        </w:rPr>
      </w:pPr>
      <w:ins w:id="3227" w:author="野草" w:date="2024-02-03T16:57:37Z">
        <w:r>
          <w:rPr>
            <w:rFonts w:hint="eastAsia" w:eastAsia="宋体" w:cs="Times New Roman"/>
            <w:i w:val="0"/>
            <w:iCs w:val="0"/>
            <w:caps w:val="0"/>
            <w:color w:val="1F1F1F"/>
            <w:spacing w:val="0"/>
            <w:highlight w:val="green"/>
            <w:lang w:val="en-US" w:eastAsia="zh-CN"/>
            <w:rPrChange w:id="3228" w:author="野草" w:date="2024-02-03T17:19:27Z">
              <w:rPr>
                <w:rFonts w:hint="eastAsia" w:eastAsia="宋体" w:cs="Times New Roman"/>
                <w:i w:val="0"/>
                <w:iCs w:val="0"/>
                <w:caps w:val="0"/>
                <w:color w:val="1F1F1F"/>
                <w:spacing w:val="0"/>
                <w:highlight w:val="cyan"/>
                <w:lang w:val="en-US" w:eastAsia="zh-CN"/>
              </w:rPr>
            </w:rPrChange>
          </w:rPr>
          <w:t>【</w:t>
        </w:r>
      </w:ins>
      <w:ins w:id="3229" w:author="野草" w:date="2024-02-03T17:14:44Z">
        <w:r>
          <w:rPr>
            <w:rFonts w:hint="eastAsia" w:eastAsia="宋体" w:cs="Times New Roman"/>
            <w:i w:val="0"/>
            <w:iCs w:val="0"/>
            <w:caps w:val="0"/>
            <w:color w:val="1F1F1F"/>
            <w:spacing w:val="0"/>
            <w:highlight w:val="green"/>
            <w:lang w:val="en-US" w:eastAsia="zh-CN"/>
            <w:rPrChange w:id="3230" w:author="野草" w:date="2024-02-03T17:19:27Z">
              <w:rPr>
                <w:rFonts w:hint="eastAsia" w:eastAsia="宋体" w:cs="Times New Roman"/>
                <w:i w:val="0"/>
                <w:iCs w:val="0"/>
                <w:caps w:val="0"/>
                <w:color w:val="1F1F1F"/>
                <w:spacing w:val="0"/>
                <w:highlight w:val="cyan"/>
                <w:lang w:val="en-US" w:eastAsia="zh-CN"/>
              </w:rPr>
            </w:rPrChange>
          </w:rPr>
          <w:t>up</w:t>
        </w:r>
      </w:ins>
      <w:ins w:id="3231" w:author="野草" w:date="2024-02-03T17:01:36Z">
        <w:r>
          <w:rPr>
            <w:rFonts w:hint="eastAsia" w:eastAsia="宋体" w:cs="Times New Roman"/>
            <w:i w:val="0"/>
            <w:iCs w:val="0"/>
            <w:caps w:val="0"/>
            <w:color w:val="1F1F1F"/>
            <w:spacing w:val="0"/>
            <w:highlight w:val="green"/>
            <w:lang w:val="en-US" w:eastAsia="zh-CN"/>
          </w:rPr>
          <w:t>2024 0203 1</w:t>
        </w:r>
      </w:ins>
      <w:ins w:id="3232" w:author="野草" w:date="2024-02-03T17:10:48Z">
        <w:r>
          <w:rPr>
            <w:rFonts w:hint="eastAsia" w:eastAsia="宋体" w:cs="Times New Roman"/>
            <w:i w:val="0"/>
            <w:iCs w:val="0"/>
            <w:caps w:val="0"/>
            <w:color w:val="1F1F1F"/>
            <w:spacing w:val="0"/>
            <w:highlight w:val="green"/>
            <w:lang w:val="en-US" w:eastAsia="zh-CN"/>
          </w:rPr>
          <w:t>7</w:t>
        </w:r>
      </w:ins>
      <w:ins w:id="3233" w:author="野草" w:date="2024-02-03T17:01:36Z">
        <w:r>
          <w:rPr>
            <w:rFonts w:hint="eastAsia" w:eastAsia="宋体" w:cs="Times New Roman"/>
            <w:i w:val="0"/>
            <w:iCs w:val="0"/>
            <w:caps w:val="0"/>
            <w:color w:val="1F1F1F"/>
            <w:spacing w:val="0"/>
            <w:highlight w:val="green"/>
            <w:lang w:val="en-US" w:eastAsia="zh-CN"/>
          </w:rPr>
          <w:t>:</w:t>
        </w:r>
      </w:ins>
      <w:ins w:id="3234" w:author="野草" w:date="2024-02-03T17:15:09Z">
        <w:r>
          <w:rPr>
            <w:rFonts w:hint="eastAsia" w:eastAsia="宋体" w:cs="Times New Roman"/>
            <w:i w:val="0"/>
            <w:iCs w:val="0"/>
            <w:caps w:val="0"/>
            <w:color w:val="1F1F1F"/>
            <w:spacing w:val="0"/>
            <w:highlight w:val="green"/>
            <w:lang w:val="en-US" w:eastAsia="zh-CN"/>
          </w:rPr>
          <w:t>1</w:t>
        </w:r>
      </w:ins>
      <w:ins w:id="3235" w:author="野草" w:date="2024-02-03T17:19:31Z">
        <w:r>
          <w:rPr>
            <w:rFonts w:hint="eastAsia" w:eastAsia="宋体" w:cs="Times New Roman"/>
            <w:i w:val="0"/>
            <w:iCs w:val="0"/>
            <w:caps w:val="0"/>
            <w:color w:val="1F1F1F"/>
            <w:spacing w:val="0"/>
            <w:highlight w:val="green"/>
            <w:lang w:val="en-US" w:eastAsia="zh-CN"/>
          </w:rPr>
          <w:t>9</w:t>
        </w:r>
      </w:ins>
      <w:ins w:id="3236" w:author="野草" w:date="2024-02-03T16:57:37Z">
        <w:r>
          <w:rPr>
            <w:rFonts w:hint="eastAsia" w:eastAsia="宋体" w:cs="Times New Roman"/>
            <w:i w:val="0"/>
            <w:iCs w:val="0"/>
            <w:caps w:val="0"/>
            <w:color w:val="1F1F1F"/>
            <w:spacing w:val="0"/>
            <w:highlight w:val="green"/>
            <w:lang w:val="en-US" w:eastAsia="zh-CN"/>
            <w:rPrChange w:id="3237" w:author="野草" w:date="2024-02-03T17:19:27Z">
              <w:rPr>
                <w:rFonts w:hint="eastAsia" w:eastAsia="宋体" w:cs="Times New Roman"/>
                <w:i w:val="0"/>
                <w:iCs w:val="0"/>
                <w:caps w:val="0"/>
                <w:color w:val="1F1F1F"/>
                <w:spacing w:val="0"/>
                <w:highlight w:val="cyan"/>
                <w:lang w:val="en-US" w:eastAsia="zh-CN"/>
              </w:rPr>
            </w:rPrChange>
          </w:rPr>
          <w:t>】</w:t>
        </w:r>
      </w:ins>
    </w:p>
    <w:p>
      <w:pPr>
        <w:rPr>
          <w:ins w:id="3238" w:author="野草" w:date="2024-02-03T10:09:54Z"/>
          <w:rFonts w:ascii="Times New Roman" w:hAnsi="Times New Roman" w:eastAsia="宋体" w:cs="Times New Roman"/>
          <w:i w:val="0"/>
          <w:iCs w:val="0"/>
          <w:caps w:val="0"/>
          <w:color w:val="1F1F1F"/>
          <w:spacing w:val="0"/>
          <w:sz w:val="21"/>
          <w:szCs w:val="24"/>
          <w:highlight w:val="cyan"/>
        </w:rPr>
      </w:pPr>
      <w:ins w:id="3239" w:author="野草" w:date="2024-02-03T17:13:00Z">
        <w:r>
          <w:rPr>
            <w:rFonts w:ascii="Times New Roman" w:hAnsi="Times New Roman" w:eastAsia="宋体" w:cs="Times New Roman"/>
            <w:i w:val="0"/>
            <w:iCs w:val="0"/>
            <w:caps w:val="0"/>
            <w:color w:val="1F1F1F"/>
            <w:spacing w:val="0"/>
            <w:sz w:val="21"/>
            <w:szCs w:val="24"/>
            <w:highlight w:val="cyan"/>
            <w:rPrChange w:id="3240" w:author="野草" w:date="2024-02-03T17:13:16Z">
              <w:rPr>
                <w:rFonts w:ascii="Segoe UI" w:hAnsi="Segoe UI" w:eastAsia="Segoe UI" w:cs="Segoe UI"/>
                <w:i w:val="0"/>
                <w:iCs w:val="0"/>
                <w:caps w:val="0"/>
                <w:color w:val="374151"/>
                <w:spacing w:val="0"/>
                <w:sz w:val="16"/>
                <w:szCs w:val="16"/>
              </w:rPr>
            </w:rPrChange>
          </w:rPr>
          <w:t xml:space="preserve">The impact of </w:t>
        </w:r>
      </w:ins>
      <w:ins w:id="3241" w:author="野草" w:date="2024-02-03T17:13:00Z">
        <w:r>
          <w:rPr>
            <w:rFonts w:ascii="Times New Roman" w:hAnsi="Times New Roman" w:eastAsia="宋体" w:cs="Times New Roman"/>
            <w:i w:val="0"/>
            <w:iCs w:val="0"/>
            <w:caps w:val="0"/>
            <w:color w:val="1F1F1F"/>
            <w:spacing w:val="0"/>
            <w:sz w:val="21"/>
            <w:szCs w:val="24"/>
            <w:highlight w:val="green"/>
            <w:rPrChange w:id="3242" w:author="野草" w:date="2024-02-03T17:13:20Z">
              <w:rPr>
                <w:rFonts w:ascii="Segoe UI" w:hAnsi="Segoe UI" w:eastAsia="Segoe UI" w:cs="Segoe UI"/>
                <w:i w:val="0"/>
                <w:iCs w:val="0"/>
                <w:caps w:val="0"/>
                <w:color w:val="374151"/>
                <w:spacing w:val="0"/>
                <w:sz w:val="16"/>
                <w:szCs w:val="16"/>
              </w:rPr>
            </w:rPrChange>
          </w:rPr>
          <w:t>PD on CRCI</w:t>
        </w:r>
      </w:ins>
      <w:ins w:id="3243" w:author="野草" w:date="2024-02-03T17:13:00Z">
        <w:r>
          <w:rPr>
            <w:rFonts w:ascii="Times New Roman" w:hAnsi="Times New Roman" w:eastAsia="宋体" w:cs="Times New Roman"/>
            <w:i w:val="0"/>
            <w:iCs w:val="0"/>
            <w:caps w:val="0"/>
            <w:color w:val="1F1F1F"/>
            <w:spacing w:val="0"/>
            <w:sz w:val="21"/>
            <w:szCs w:val="24"/>
            <w:highlight w:val="cyan"/>
            <w:rPrChange w:id="3244" w:author="野草" w:date="2024-02-03T17:13:16Z">
              <w:rPr>
                <w:rFonts w:ascii="Segoe UI" w:hAnsi="Segoe UI" w:eastAsia="Segoe UI" w:cs="Segoe UI"/>
                <w:i w:val="0"/>
                <w:iCs w:val="0"/>
                <w:caps w:val="0"/>
                <w:color w:val="374151"/>
                <w:spacing w:val="0"/>
                <w:sz w:val="16"/>
                <w:szCs w:val="16"/>
              </w:rPr>
            </w:rPrChange>
          </w:rPr>
          <w:t xml:space="preserve"> displayed a pattern of </w:t>
        </w:r>
      </w:ins>
      <w:ins w:id="3245" w:author="野草" w:date="2024-02-03T17:13:00Z">
        <w:r>
          <w:rPr>
            <w:rFonts w:ascii="Times New Roman" w:hAnsi="Times New Roman" w:eastAsia="宋体" w:cs="Times New Roman"/>
            <w:i w:val="0"/>
            <w:iCs w:val="0"/>
            <w:caps w:val="0"/>
            <w:color w:val="1F1F1F"/>
            <w:spacing w:val="0"/>
            <w:sz w:val="21"/>
            <w:szCs w:val="24"/>
            <w:highlight w:val="green"/>
            <w:rPrChange w:id="3246" w:author="野草" w:date="2024-02-03T17:13:25Z">
              <w:rPr>
                <w:rFonts w:ascii="Segoe UI" w:hAnsi="Segoe UI" w:eastAsia="Segoe UI" w:cs="Segoe UI"/>
                <w:i w:val="0"/>
                <w:iCs w:val="0"/>
                <w:caps w:val="0"/>
                <w:color w:val="374151"/>
                <w:spacing w:val="0"/>
                <w:sz w:val="16"/>
                <w:szCs w:val="16"/>
              </w:rPr>
            </w:rPrChange>
          </w:rPr>
          <w:t>initial increase</w:t>
        </w:r>
      </w:ins>
      <w:ins w:id="3247" w:author="野草" w:date="2024-02-03T17:13:00Z">
        <w:r>
          <w:rPr>
            <w:rFonts w:ascii="Times New Roman" w:hAnsi="Times New Roman" w:eastAsia="宋体" w:cs="Times New Roman"/>
            <w:i w:val="0"/>
            <w:iCs w:val="0"/>
            <w:caps w:val="0"/>
            <w:color w:val="1F1F1F"/>
            <w:spacing w:val="0"/>
            <w:sz w:val="21"/>
            <w:szCs w:val="24"/>
            <w:highlight w:val="cyan"/>
            <w:rPrChange w:id="3248" w:author="野草" w:date="2024-02-03T17:13:16Z">
              <w:rPr>
                <w:rFonts w:ascii="Segoe UI" w:hAnsi="Segoe UI" w:eastAsia="Segoe UI" w:cs="Segoe UI"/>
                <w:i w:val="0"/>
                <w:iCs w:val="0"/>
                <w:caps w:val="0"/>
                <w:color w:val="374151"/>
                <w:spacing w:val="0"/>
                <w:sz w:val="16"/>
                <w:szCs w:val="16"/>
              </w:rPr>
            </w:rPrChange>
          </w:rPr>
          <w:t xml:space="preserve"> followed by </w:t>
        </w:r>
      </w:ins>
      <w:ins w:id="3249" w:author="野草" w:date="2024-02-03T17:13:00Z">
        <w:r>
          <w:rPr>
            <w:rFonts w:ascii="Times New Roman" w:hAnsi="Times New Roman" w:eastAsia="宋体" w:cs="Times New Roman"/>
            <w:i w:val="0"/>
            <w:iCs w:val="0"/>
            <w:caps w:val="0"/>
            <w:color w:val="1F1F1F"/>
            <w:spacing w:val="0"/>
            <w:sz w:val="21"/>
            <w:szCs w:val="24"/>
            <w:highlight w:val="green"/>
            <w:rPrChange w:id="3250" w:author="野草" w:date="2024-02-03T17:13:29Z">
              <w:rPr>
                <w:rFonts w:ascii="Segoe UI" w:hAnsi="Segoe UI" w:eastAsia="Segoe UI" w:cs="Segoe UI"/>
                <w:i w:val="0"/>
                <w:iCs w:val="0"/>
                <w:caps w:val="0"/>
                <w:color w:val="374151"/>
                <w:spacing w:val="0"/>
                <w:sz w:val="16"/>
                <w:szCs w:val="16"/>
              </w:rPr>
            </w:rPrChange>
          </w:rPr>
          <w:t>a subsequent decrease</w:t>
        </w:r>
      </w:ins>
      <w:ins w:id="3251" w:author="野草" w:date="2024-02-03T17:13:00Z">
        <w:r>
          <w:rPr>
            <w:rFonts w:ascii="Times New Roman" w:hAnsi="Times New Roman" w:eastAsia="宋体" w:cs="Times New Roman"/>
            <w:i w:val="0"/>
            <w:iCs w:val="0"/>
            <w:caps w:val="0"/>
            <w:color w:val="1F1F1F"/>
            <w:spacing w:val="0"/>
            <w:sz w:val="21"/>
            <w:szCs w:val="24"/>
            <w:highlight w:val="cyan"/>
            <w:rPrChange w:id="3252" w:author="野草" w:date="2024-02-03T17:13:16Z">
              <w:rPr>
                <w:rFonts w:ascii="Segoe UI" w:hAnsi="Segoe UI" w:eastAsia="Segoe UI" w:cs="Segoe UI"/>
                <w:i w:val="0"/>
                <w:iCs w:val="0"/>
                <w:caps w:val="0"/>
                <w:color w:val="374151"/>
                <w:spacing w:val="0"/>
                <w:sz w:val="16"/>
                <w:szCs w:val="16"/>
              </w:rPr>
            </w:rPrChange>
          </w:rPr>
          <w:t xml:space="preserve"> on the </w:t>
        </w:r>
      </w:ins>
      <w:ins w:id="3253" w:author="野草" w:date="2024-02-03T17:13:33Z">
        <w:r>
          <w:rPr>
            <w:rFonts w:hint="eastAsia" w:eastAsia="宋体" w:cs="Times New Roman"/>
            <w:i w:val="0"/>
            <w:iCs w:val="0"/>
            <w:caps w:val="0"/>
            <w:color w:val="1F1F1F"/>
            <w:spacing w:val="0"/>
            <w:sz w:val="21"/>
            <w:szCs w:val="24"/>
            <w:highlight w:val="green"/>
            <w:lang w:eastAsia="zh-CN"/>
            <w:rPrChange w:id="3254" w:author="野草" w:date="2024-02-03T17:13:37Z">
              <w:rPr>
                <w:rFonts w:hint="eastAsia" w:eastAsia="宋体" w:cs="Times New Roman"/>
                <w:i w:val="0"/>
                <w:iCs w:val="0"/>
                <w:caps w:val="0"/>
                <w:color w:val="1F1F1F"/>
                <w:spacing w:val="0"/>
                <w:sz w:val="21"/>
                <w:szCs w:val="24"/>
                <w:highlight w:val="cyan"/>
                <w:lang w:eastAsia="zh-CN"/>
              </w:rPr>
            </w:rPrChange>
          </w:rPr>
          <w:t>2</w:t>
        </w:r>
      </w:ins>
      <w:ins w:id="3255" w:author="野草" w:date="2024-02-03T17:13:33Z">
        <w:r>
          <w:rPr>
            <w:rFonts w:hint="eastAsia" w:eastAsia="宋体" w:cs="Times New Roman"/>
            <w:i w:val="0"/>
            <w:iCs w:val="0"/>
            <w:caps w:val="0"/>
            <w:color w:val="1F1F1F"/>
            <w:spacing w:val="0"/>
            <w:sz w:val="21"/>
            <w:szCs w:val="24"/>
            <w:highlight w:val="green"/>
            <w:lang w:val="en-US" w:eastAsia="zh-CN"/>
            <w:rPrChange w:id="3256" w:author="野草" w:date="2024-02-03T17:13:37Z">
              <w:rPr>
                <w:rFonts w:hint="eastAsia" w:eastAsia="宋体" w:cs="Times New Roman"/>
                <w:i w:val="0"/>
                <w:iCs w:val="0"/>
                <w:caps w:val="0"/>
                <w:color w:val="1F1F1F"/>
                <w:spacing w:val="0"/>
                <w:sz w:val="21"/>
                <w:szCs w:val="24"/>
                <w:highlight w:val="cyan"/>
                <w:lang w:val="en-US" w:eastAsia="zh-CN"/>
              </w:rPr>
            </w:rPrChange>
          </w:rPr>
          <w:t xml:space="preserve"> ca</w:t>
        </w:r>
      </w:ins>
      <w:ins w:id="3257" w:author="野草" w:date="2024-02-03T17:13:34Z">
        <w:r>
          <w:rPr>
            <w:rFonts w:hint="eastAsia" w:eastAsia="宋体" w:cs="Times New Roman"/>
            <w:i w:val="0"/>
            <w:iCs w:val="0"/>
            <w:caps w:val="0"/>
            <w:color w:val="1F1F1F"/>
            <w:spacing w:val="0"/>
            <w:sz w:val="21"/>
            <w:szCs w:val="24"/>
            <w:highlight w:val="green"/>
            <w:lang w:val="en-US" w:eastAsia="zh-CN"/>
            <w:rPrChange w:id="3258" w:author="野草" w:date="2024-02-03T17:13:37Z">
              <w:rPr>
                <w:rFonts w:hint="eastAsia" w:eastAsia="宋体" w:cs="Times New Roman"/>
                <w:i w:val="0"/>
                <w:iCs w:val="0"/>
                <w:caps w:val="0"/>
                <w:color w:val="1F1F1F"/>
                <w:spacing w:val="0"/>
                <w:sz w:val="21"/>
                <w:szCs w:val="24"/>
                <w:highlight w:val="cyan"/>
                <w:lang w:val="en-US" w:eastAsia="zh-CN"/>
              </w:rPr>
            </w:rPrChange>
          </w:rPr>
          <w:t>se</w:t>
        </w:r>
      </w:ins>
      <w:ins w:id="3259" w:author="野草" w:date="2024-02-03T17:13:00Z">
        <w:r>
          <w:rPr>
            <w:rFonts w:ascii="Times New Roman" w:hAnsi="Times New Roman" w:eastAsia="宋体" w:cs="Times New Roman"/>
            <w:i w:val="0"/>
            <w:iCs w:val="0"/>
            <w:caps w:val="0"/>
            <w:color w:val="1F1F1F"/>
            <w:spacing w:val="0"/>
            <w:sz w:val="21"/>
            <w:szCs w:val="24"/>
            <w:highlight w:val="green"/>
            <w:rPrChange w:id="3260" w:author="野草" w:date="2024-02-03T17:13:37Z">
              <w:rPr>
                <w:rFonts w:ascii="Segoe UI" w:hAnsi="Segoe UI" w:eastAsia="Segoe UI" w:cs="Segoe UI"/>
                <w:i w:val="0"/>
                <w:iCs w:val="0"/>
                <w:caps w:val="0"/>
                <w:color w:val="374151"/>
                <w:spacing w:val="0"/>
                <w:sz w:val="16"/>
                <w:szCs w:val="16"/>
              </w:rPr>
            </w:rPrChange>
          </w:rPr>
          <w:t xml:space="preserve"> days</w:t>
        </w:r>
      </w:ins>
      <w:ins w:id="3261" w:author="野草" w:date="2024-02-03T17:13:00Z">
        <w:r>
          <w:rPr>
            <w:rFonts w:ascii="Times New Roman" w:hAnsi="Times New Roman" w:eastAsia="宋体" w:cs="Times New Roman"/>
            <w:i w:val="0"/>
            <w:iCs w:val="0"/>
            <w:caps w:val="0"/>
            <w:color w:val="1F1F1F"/>
            <w:spacing w:val="0"/>
            <w:sz w:val="21"/>
            <w:szCs w:val="24"/>
            <w:highlight w:val="cyan"/>
            <w:rPrChange w:id="3262" w:author="野草" w:date="2024-02-03T17:13:16Z">
              <w:rPr>
                <w:rFonts w:ascii="Segoe UI" w:hAnsi="Segoe UI" w:eastAsia="Segoe UI" w:cs="Segoe UI"/>
                <w:i w:val="0"/>
                <w:iCs w:val="0"/>
                <w:caps w:val="0"/>
                <w:color w:val="374151"/>
                <w:spacing w:val="0"/>
                <w:sz w:val="16"/>
                <w:szCs w:val="16"/>
              </w:rPr>
            </w:rPrChange>
          </w:rPr>
          <w:t xml:space="preserve">. On the </w:t>
        </w:r>
      </w:ins>
      <w:ins w:id="3263" w:author="野草" w:date="2024-02-03T17:13:00Z">
        <w:r>
          <w:rPr>
            <w:rFonts w:ascii="Times New Roman" w:hAnsi="Times New Roman" w:eastAsia="宋体" w:cs="Times New Roman"/>
            <w:i w:val="0"/>
            <w:iCs w:val="0"/>
            <w:caps w:val="0"/>
            <w:color w:val="1F1F1F"/>
            <w:spacing w:val="0"/>
            <w:sz w:val="21"/>
            <w:szCs w:val="24"/>
            <w:highlight w:val="green"/>
            <w:rPrChange w:id="3264" w:author="野草" w:date="2024-02-03T17:13:46Z">
              <w:rPr>
                <w:rFonts w:ascii="Segoe UI" w:hAnsi="Segoe UI" w:eastAsia="Segoe UI" w:cs="Segoe UI"/>
                <w:i w:val="0"/>
                <w:iCs w:val="0"/>
                <w:caps w:val="0"/>
                <w:color w:val="374151"/>
                <w:spacing w:val="0"/>
                <w:sz w:val="16"/>
                <w:szCs w:val="16"/>
              </w:rPr>
            </w:rPrChange>
          </w:rPr>
          <w:t>normal summer day</w:t>
        </w:r>
      </w:ins>
      <w:ins w:id="3265" w:author="野草" w:date="2024-02-03T17:13:00Z">
        <w:r>
          <w:rPr>
            <w:rFonts w:ascii="Times New Roman" w:hAnsi="Times New Roman" w:eastAsia="宋体" w:cs="Times New Roman"/>
            <w:i w:val="0"/>
            <w:iCs w:val="0"/>
            <w:caps w:val="0"/>
            <w:color w:val="1F1F1F"/>
            <w:spacing w:val="0"/>
            <w:sz w:val="21"/>
            <w:szCs w:val="24"/>
            <w:highlight w:val="cyan"/>
            <w:rPrChange w:id="3266" w:author="野草" w:date="2024-02-03T17:13:16Z">
              <w:rPr>
                <w:rFonts w:ascii="Segoe UI" w:hAnsi="Segoe UI" w:eastAsia="Segoe UI" w:cs="Segoe UI"/>
                <w:i w:val="0"/>
                <w:iCs w:val="0"/>
                <w:caps w:val="0"/>
                <w:color w:val="374151"/>
                <w:spacing w:val="0"/>
                <w:sz w:val="16"/>
                <w:szCs w:val="16"/>
              </w:rPr>
            </w:rPrChange>
          </w:rPr>
          <w:t xml:space="preserve"> and the </w:t>
        </w:r>
      </w:ins>
      <w:ins w:id="3267" w:author="野草" w:date="2024-02-03T17:13:00Z">
        <w:r>
          <w:rPr>
            <w:rFonts w:ascii="Times New Roman" w:hAnsi="Times New Roman" w:eastAsia="宋体" w:cs="Times New Roman"/>
            <w:i w:val="0"/>
            <w:iCs w:val="0"/>
            <w:caps w:val="0"/>
            <w:color w:val="1F1F1F"/>
            <w:spacing w:val="0"/>
            <w:sz w:val="21"/>
            <w:szCs w:val="24"/>
            <w:highlight w:val="green"/>
            <w:rPrChange w:id="3268" w:author="野草" w:date="2024-02-03T17:13:50Z">
              <w:rPr>
                <w:rFonts w:ascii="Segoe UI" w:hAnsi="Segoe UI" w:eastAsia="Segoe UI" w:cs="Segoe UI"/>
                <w:i w:val="0"/>
                <w:iCs w:val="0"/>
                <w:caps w:val="0"/>
                <w:color w:val="374151"/>
                <w:spacing w:val="0"/>
                <w:sz w:val="16"/>
                <w:szCs w:val="16"/>
              </w:rPr>
            </w:rPrChange>
          </w:rPr>
          <w:t>extremely hot day</w:t>
        </w:r>
      </w:ins>
      <w:ins w:id="3269" w:author="野草" w:date="2024-02-03T17:13:00Z">
        <w:r>
          <w:rPr>
            <w:rFonts w:ascii="Times New Roman" w:hAnsi="Times New Roman" w:eastAsia="宋体" w:cs="Times New Roman"/>
            <w:i w:val="0"/>
            <w:iCs w:val="0"/>
            <w:caps w:val="0"/>
            <w:color w:val="1F1F1F"/>
            <w:spacing w:val="0"/>
            <w:sz w:val="21"/>
            <w:szCs w:val="24"/>
            <w:highlight w:val="cyan"/>
            <w:rPrChange w:id="3270" w:author="野草" w:date="2024-02-03T17:13:16Z">
              <w:rPr>
                <w:rFonts w:ascii="Segoe UI" w:hAnsi="Segoe UI" w:eastAsia="Segoe UI" w:cs="Segoe UI"/>
                <w:i w:val="0"/>
                <w:iCs w:val="0"/>
                <w:caps w:val="0"/>
                <w:color w:val="374151"/>
                <w:spacing w:val="0"/>
                <w:sz w:val="16"/>
                <w:szCs w:val="16"/>
              </w:rPr>
            </w:rPrChange>
          </w:rPr>
          <w:t xml:space="preserve">, </w:t>
        </w:r>
      </w:ins>
      <w:ins w:id="3271" w:author="野草" w:date="2024-02-03T17:13:00Z">
        <w:r>
          <w:rPr>
            <w:rFonts w:ascii="Times New Roman" w:hAnsi="Times New Roman" w:eastAsia="宋体" w:cs="Times New Roman"/>
            <w:i w:val="0"/>
            <w:iCs w:val="0"/>
            <w:caps w:val="0"/>
            <w:color w:val="1F1F1F"/>
            <w:spacing w:val="0"/>
            <w:sz w:val="21"/>
            <w:szCs w:val="24"/>
            <w:highlight w:val="green"/>
            <w:rPrChange w:id="3272" w:author="野草" w:date="2024-02-03T17:13:53Z">
              <w:rPr>
                <w:rFonts w:ascii="Segoe UI" w:hAnsi="Segoe UI" w:eastAsia="Segoe UI" w:cs="Segoe UI"/>
                <w:i w:val="0"/>
                <w:iCs w:val="0"/>
                <w:caps w:val="0"/>
                <w:color w:val="374151"/>
                <w:spacing w:val="0"/>
                <w:sz w:val="16"/>
                <w:szCs w:val="16"/>
              </w:rPr>
            </w:rPrChange>
          </w:rPr>
          <w:t>peak values</w:t>
        </w:r>
      </w:ins>
      <w:ins w:id="3273" w:author="野草" w:date="2024-02-03T17:13:00Z">
        <w:r>
          <w:rPr>
            <w:rFonts w:ascii="Times New Roman" w:hAnsi="Times New Roman" w:eastAsia="宋体" w:cs="Times New Roman"/>
            <w:i w:val="0"/>
            <w:iCs w:val="0"/>
            <w:caps w:val="0"/>
            <w:color w:val="1F1F1F"/>
            <w:spacing w:val="0"/>
            <w:sz w:val="21"/>
            <w:szCs w:val="24"/>
            <w:highlight w:val="cyan"/>
            <w:rPrChange w:id="3274" w:author="野草" w:date="2024-02-03T17:13:16Z">
              <w:rPr>
                <w:rFonts w:ascii="Segoe UI" w:hAnsi="Segoe UI" w:eastAsia="Segoe UI" w:cs="Segoe UI"/>
                <w:i w:val="0"/>
                <w:iCs w:val="0"/>
                <w:caps w:val="0"/>
                <w:color w:val="374151"/>
                <w:spacing w:val="0"/>
                <w:sz w:val="16"/>
                <w:szCs w:val="16"/>
              </w:rPr>
            </w:rPrChange>
          </w:rPr>
          <w:t xml:space="preserve"> were observed at </w:t>
        </w:r>
      </w:ins>
      <w:ins w:id="3275" w:author="野草" w:date="2024-02-03T17:13:00Z">
        <w:r>
          <w:rPr>
            <w:rFonts w:ascii="Times New Roman" w:hAnsi="Times New Roman" w:eastAsia="宋体" w:cs="Times New Roman"/>
            <w:i w:val="0"/>
            <w:iCs w:val="0"/>
            <w:caps w:val="0"/>
            <w:color w:val="1F1F1F"/>
            <w:spacing w:val="0"/>
            <w:sz w:val="21"/>
            <w:szCs w:val="24"/>
            <w:highlight w:val="green"/>
            <w:u w:val="single"/>
            <w:rPrChange w:id="3276" w:author="野草" w:date="2024-02-03T17:14:11Z">
              <w:rPr>
                <w:rFonts w:ascii="Segoe UI" w:hAnsi="Segoe UI" w:eastAsia="Segoe UI" w:cs="Segoe UI"/>
                <w:i w:val="0"/>
                <w:iCs w:val="0"/>
                <w:caps w:val="0"/>
                <w:color w:val="374151"/>
                <w:spacing w:val="0"/>
                <w:sz w:val="16"/>
                <w:szCs w:val="16"/>
              </w:rPr>
            </w:rPrChange>
          </w:rPr>
          <w:t>2.8×10</w:t>
        </w:r>
      </w:ins>
      <w:ins w:id="3277" w:author="野草" w:date="2024-02-03T17:13:00Z">
        <w:r>
          <w:rPr>
            <w:rFonts w:ascii="Times New Roman" w:hAnsi="Times New Roman" w:eastAsia="宋体" w:cs="Times New Roman"/>
            <w:i w:val="0"/>
            <w:iCs w:val="0"/>
            <w:caps w:val="0"/>
            <w:color w:val="1F1F1F"/>
            <w:spacing w:val="0"/>
            <w:sz w:val="21"/>
            <w:szCs w:val="24"/>
            <w:highlight w:val="green"/>
            <w:u w:val="single"/>
            <w:vertAlign w:val="superscript"/>
            <w:rPrChange w:id="3278" w:author="野草" w:date="2024-02-03T17:14:11Z">
              <w:rPr>
                <w:rFonts w:ascii="Segoe UI" w:hAnsi="Segoe UI" w:eastAsia="Segoe UI" w:cs="Segoe UI"/>
                <w:i w:val="0"/>
                <w:iCs w:val="0"/>
                <w:caps w:val="0"/>
                <w:color w:val="374151"/>
                <w:spacing w:val="0"/>
                <w:sz w:val="16"/>
                <w:szCs w:val="16"/>
              </w:rPr>
            </w:rPrChange>
          </w:rPr>
          <w:t>11</w:t>
        </w:r>
      </w:ins>
      <w:ins w:id="3279" w:author="野草" w:date="2024-02-03T17:13:00Z">
        <w:r>
          <w:rPr>
            <w:rFonts w:ascii="Times New Roman" w:hAnsi="Times New Roman" w:eastAsia="宋体" w:cs="Times New Roman"/>
            <w:i w:val="0"/>
            <w:iCs w:val="0"/>
            <w:caps w:val="0"/>
            <w:color w:val="1F1F1F"/>
            <w:spacing w:val="0"/>
            <w:sz w:val="21"/>
            <w:szCs w:val="24"/>
            <w:highlight w:val="green"/>
            <w:u w:val="single"/>
            <w:rPrChange w:id="3280" w:author="野草" w:date="2024-02-03T17:14:11Z">
              <w:rPr>
                <w:rFonts w:ascii="Segoe UI" w:hAnsi="Segoe UI" w:eastAsia="Segoe UI" w:cs="Segoe UI"/>
                <w:i w:val="0"/>
                <w:iCs w:val="0"/>
                <w:caps w:val="0"/>
                <w:color w:val="374151"/>
                <w:spacing w:val="0"/>
                <w:sz w:val="16"/>
                <w:szCs w:val="16"/>
              </w:rPr>
            </w:rPrChange>
          </w:rPr>
          <w:t xml:space="preserve"> and 2.7×10</w:t>
        </w:r>
      </w:ins>
      <w:ins w:id="3281" w:author="野草" w:date="2024-02-03T17:13:00Z">
        <w:r>
          <w:rPr>
            <w:rFonts w:ascii="Times New Roman" w:hAnsi="Times New Roman" w:eastAsia="宋体" w:cs="Times New Roman"/>
            <w:i w:val="0"/>
            <w:iCs w:val="0"/>
            <w:caps w:val="0"/>
            <w:color w:val="1F1F1F"/>
            <w:spacing w:val="0"/>
            <w:sz w:val="21"/>
            <w:szCs w:val="24"/>
            <w:highlight w:val="green"/>
            <w:u w:val="single"/>
            <w:vertAlign w:val="superscript"/>
            <w:rPrChange w:id="3282" w:author="野草" w:date="2024-02-03T17:14:11Z">
              <w:rPr>
                <w:rFonts w:ascii="Segoe UI" w:hAnsi="Segoe UI" w:eastAsia="Segoe UI" w:cs="Segoe UI"/>
                <w:i w:val="0"/>
                <w:iCs w:val="0"/>
                <w:caps w:val="0"/>
                <w:color w:val="374151"/>
                <w:spacing w:val="0"/>
                <w:sz w:val="16"/>
                <w:szCs w:val="16"/>
              </w:rPr>
            </w:rPrChange>
          </w:rPr>
          <w:t>11</w:t>
        </w:r>
      </w:ins>
      <w:ins w:id="3283" w:author="野草" w:date="2024-02-03T17:13:00Z">
        <w:r>
          <w:rPr>
            <w:rFonts w:ascii="Times New Roman" w:hAnsi="Times New Roman" w:eastAsia="宋体" w:cs="Times New Roman"/>
            <w:i w:val="0"/>
            <w:iCs w:val="0"/>
            <w:caps w:val="0"/>
            <w:color w:val="1F1F1F"/>
            <w:spacing w:val="0"/>
            <w:sz w:val="21"/>
            <w:szCs w:val="24"/>
            <w:highlight w:val="cyan"/>
            <w:rPrChange w:id="3284" w:author="野草" w:date="2024-02-03T17:13:16Z">
              <w:rPr>
                <w:rFonts w:ascii="Segoe UI" w:hAnsi="Segoe UI" w:eastAsia="Segoe UI" w:cs="Segoe UI"/>
                <w:i w:val="0"/>
                <w:iCs w:val="0"/>
                <w:caps w:val="0"/>
                <w:color w:val="374151"/>
                <w:spacing w:val="0"/>
                <w:sz w:val="16"/>
                <w:szCs w:val="16"/>
              </w:rPr>
            </w:rPrChange>
          </w:rPr>
          <w:t xml:space="preserve">, respectively. The </w:t>
        </w:r>
      </w:ins>
      <w:ins w:id="3285" w:author="野草" w:date="2024-02-03T17:13:00Z">
        <w:r>
          <w:rPr>
            <w:rFonts w:ascii="Times New Roman" w:hAnsi="Times New Roman" w:eastAsia="宋体" w:cs="Times New Roman"/>
            <w:i w:val="0"/>
            <w:iCs w:val="0"/>
            <w:caps w:val="0"/>
            <w:color w:val="1F1F1F"/>
            <w:spacing w:val="0"/>
            <w:sz w:val="21"/>
            <w:szCs w:val="24"/>
            <w:highlight w:val="green"/>
            <w:rPrChange w:id="3286" w:author="野草" w:date="2024-02-03T17:14:19Z">
              <w:rPr>
                <w:rFonts w:ascii="Segoe UI" w:hAnsi="Segoe UI" w:eastAsia="Segoe UI" w:cs="Segoe UI"/>
                <w:i w:val="0"/>
                <w:iCs w:val="0"/>
                <w:caps w:val="0"/>
                <w:color w:val="374151"/>
                <w:spacing w:val="0"/>
                <w:sz w:val="16"/>
                <w:szCs w:val="16"/>
              </w:rPr>
            </w:rPrChange>
          </w:rPr>
          <w:t>overall effect</w:t>
        </w:r>
      </w:ins>
      <w:ins w:id="3287" w:author="野草" w:date="2024-02-03T17:13:00Z">
        <w:r>
          <w:rPr>
            <w:rFonts w:ascii="Times New Roman" w:hAnsi="Times New Roman" w:eastAsia="宋体" w:cs="Times New Roman"/>
            <w:i w:val="0"/>
            <w:iCs w:val="0"/>
            <w:caps w:val="0"/>
            <w:color w:val="1F1F1F"/>
            <w:spacing w:val="0"/>
            <w:sz w:val="21"/>
            <w:szCs w:val="24"/>
            <w:highlight w:val="cyan"/>
            <w:rPrChange w:id="3288" w:author="野草" w:date="2024-02-03T17:13:16Z">
              <w:rPr>
                <w:rFonts w:ascii="Segoe UI" w:hAnsi="Segoe UI" w:eastAsia="Segoe UI" w:cs="Segoe UI"/>
                <w:i w:val="0"/>
                <w:iCs w:val="0"/>
                <w:caps w:val="0"/>
                <w:color w:val="374151"/>
                <w:spacing w:val="0"/>
                <w:sz w:val="16"/>
                <w:szCs w:val="16"/>
              </w:rPr>
            </w:rPrChange>
          </w:rPr>
          <w:t xml:space="preserve"> was negative when </w:t>
        </w:r>
      </w:ins>
      <w:ins w:id="3289" w:author="野草" w:date="2024-02-03T17:13:00Z">
        <w:r>
          <w:rPr>
            <w:rFonts w:ascii="Times New Roman" w:hAnsi="Times New Roman" w:eastAsia="宋体" w:cs="Times New Roman"/>
            <w:i w:val="0"/>
            <w:iCs w:val="0"/>
            <w:caps w:val="0"/>
            <w:color w:val="1F1F1F"/>
            <w:spacing w:val="0"/>
            <w:sz w:val="21"/>
            <w:szCs w:val="24"/>
            <w:highlight w:val="green"/>
            <w:rPrChange w:id="3290" w:author="野草" w:date="2024-02-03T17:14:26Z">
              <w:rPr>
                <w:rFonts w:ascii="Segoe UI" w:hAnsi="Segoe UI" w:eastAsia="Segoe UI" w:cs="Segoe UI"/>
                <w:i w:val="0"/>
                <w:iCs w:val="0"/>
                <w:caps w:val="0"/>
                <w:color w:val="374151"/>
                <w:spacing w:val="0"/>
                <w:sz w:val="16"/>
                <w:szCs w:val="16"/>
              </w:rPr>
            </w:rPrChange>
          </w:rPr>
          <w:t>PD exceeded</w:t>
        </w:r>
      </w:ins>
      <w:ins w:id="3291" w:author="野草" w:date="2024-02-03T17:13:00Z">
        <w:r>
          <w:rPr>
            <w:rFonts w:ascii="Times New Roman" w:hAnsi="Times New Roman" w:eastAsia="宋体" w:cs="Times New Roman"/>
            <w:i w:val="0"/>
            <w:iCs w:val="0"/>
            <w:caps w:val="0"/>
            <w:color w:val="1F1F1F"/>
            <w:spacing w:val="0"/>
            <w:sz w:val="21"/>
            <w:szCs w:val="24"/>
            <w:highlight w:val="cyan"/>
            <w:rPrChange w:id="3292" w:author="野草" w:date="2024-02-03T17:13:16Z">
              <w:rPr>
                <w:rFonts w:ascii="Segoe UI" w:hAnsi="Segoe UI" w:eastAsia="Segoe UI" w:cs="Segoe UI"/>
                <w:i w:val="0"/>
                <w:iCs w:val="0"/>
                <w:caps w:val="0"/>
                <w:color w:val="374151"/>
                <w:spacing w:val="0"/>
                <w:sz w:val="16"/>
                <w:szCs w:val="16"/>
              </w:rPr>
            </w:rPrChange>
          </w:rPr>
          <w:t xml:space="preserve"> </w:t>
        </w:r>
      </w:ins>
      <w:ins w:id="3293" w:author="野草" w:date="2024-02-03T17:13:00Z">
        <w:r>
          <w:rPr>
            <w:rFonts w:ascii="Times New Roman" w:hAnsi="Times New Roman" w:eastAsia="宋体" w:cs="Times New Roman"/>
            <w:i w:val="0"/>
            <w:iCs w:val="0"/>
            <w:caps w:val="0"/>
            <w:color w:val="1F1F1F"/>
            <w:spacing w:val="0"/>
            <w:sz w:val="21"/>
            <w:szCs w:val="24"/>
            <w:highlight w:val="green"/>
            <w:u w:val="single"/>
            <w:rPrChange w:id="3294" w:author="野草" w:date="2024-02-03T17:14:41Z">
              <w:rPr>
                <w:rFonts w:ascii="Segoe UI" w:hAnsi="Segoe UI" w:eastAsia="Segoe UI" w:cs="Segoe UI"/>
                <w:i w:val="0"/>
                <w:iCs w:val="0"/>
                <w:caps w:val="0"/>
                <w:color w:val="374151"/>
                <w:spacing w:val="0"/>
                <w:sz w:val="16"/>
                <w:szCs w:val="16"/>
              </w:rPr>
            </w:rPrChange>
          </w:rPr>
          <w:t>4.0×10</w:t>
        </w:r>
      </w:ins>
      <w:ins w:id="3295" w:author="野草" w:date="2024-02-03T17:13:00Z">
        <w:r>
          <w:rPr>
            <w:rFonts w:ascii="Times New Roman" w:hAnsi="Times New Roman" w:eastAsia="宋体" w:cs="Times New Roman"/>
            <w:i w:val="0"/>
            <w:iCs w:val="0"/>
            <w:caps w:val="0"/>
            <w:color w:val="1F1F1F"/>
            <w:spacing w:val="0"/>
            <w:sz w:val="21"/>
            <w:szCs w:val="24"/>
            <w:highlight w:val="green"/>
            <w:u w:val="single"/>
            <w:vertAlign w:val="superscript"/>
            <w:rPrChange w:id="3296" w:author="野草" w:date="2024-02-03T17:14:41Z">
              <w:rPr>
                <w:rFonts w:ascii="Segoe UI" w:hAnsi="Segoe UI" w:eastAsia="Segoe UI" w:cs="Segoe UI"/>
                <w:i w:val="0"/>
                <w:iCs w:val="0"/>
                <w:caps w:val="0"/>
                <w:color w:val="374151"/>
                <w:spacing w:val="0"/>
                <w:sz w:val="16"/>
                <w:szCs w:val="16"/>
              </w:rPr>
            </w:rPrChange>
          </w:rPr>
          <w:t>11</w:t>
        </w:r>
      </w:ins>
      <w:ins w:id="3297" w:author="野草" w:date="2024-02-03T17:13:00Z">
        <w:r>
          <w:rPr>
            <w:rFonts w:ascii="Times New Roman" w:hAnsi="Times New Roman" w:eastAsia="宋体" w:cs="Times New Roman"/>
            <w:i w:val="0"/>
            <w:iCs w:val="0"/>
            <w:caps w:val="0"/>
            <w:color w:val="1F1F1F"/>
            <w:spacing w:val="0"/>
            <w:sz w:val="21"/>
            <w:szCs w:val="24"/>
            <w:highlight w:val="green"/>
            <w:u w:val="single"/>
            <w:rPrChange w:id="3298" w:author="野草" w:date="2024-02-03T17:14:41Z">
              <w:rPr>
                <w:rFonts w:ascii="Segoe UI" w:hAnsi="Segoe UI" w:eastAsia="Segoe UI" w:cs="Segoe UI"/>
                <w:i w:val="0"/>
                <w:iCs w:val="0"/>
                <w:caps w:val="0"/>
                <w:color w:val="374151"/>
                <w:spacing w:val="0"/>
                <w:sz w:val="16"/>
                <w:szCs w:val="16"/>
              </w:rPr>
            </w:rPrChange>
          </w:rPr>
          <w:t xml:space="preserve"> and 6.8×10</w:t>
        </w:r>
      </w:ins>
      <w:ins w:id="3299" w:author="野草" w:date="2024-02-03T17:13:00Z">
        <w:r>
          <w:rPr>
            <w:rFonts w:ascii="Times New Roman" w:hAnsi="Times New Roman" w:eastAsia="宋体" w:cs="Times New Roman"/>
            <w:i w:val="0"/>
            <w:iCs w:val="0"/>
            <w:caps w:val="0"/>
            <w:color w:val="1F1F1F"/>
            <w:spacing w:val="0"/>
            <w:sz w:val="21"/>
            <w:szCs w:val="24"/>
            <w:highlight w:val="green"/>
            <w:u w:val="single"/>
            <w:vertAlign w:val="superscript"/>
            <w:rPrChange w:id="3300" w:author="野草" w:date="2024-02-03T17:14:41Z">
              <w:rPr>
                <w:rFonts w:ascii="Segoe UI" w:hAnsi="Segoe UI" w:eastAsia="Segoe UI" w:cs="Segoe UI"/>
                <w:i w:val="0"/>
                <w:iCs w:val="0"/>
                <w:caps w:val="0"/>
                <w:color w:val="374151"/>
                <w:spacing w:val="0"/>
                <w:sz w:val="16"/>
                <w:szCs w:val="16"/>
              </w:rPr>
            </w:rPrChange>
          </w:rPr>
          <w:t>11</w:t>
        </w:r>
      </w:ins>
      <w:ins w:id="3301" w:author="野草" w:date="2024-02-03T17:13:00Z">
        <w:r>
          <w:rPr>
            <w:rFonts w:ascii="Times New Roman" w:hAnsi="Times New Roman" w:eastAsia="宋体" w:cs="Times New Roman"/>
            <w:i w:val="0"/>
            <w:iCs w:val="0"/>
            <w:caps w:val="0"/>
            <w:color w:val="1F1F1F"/>
            <w:spacing w:val="0"/>
            <w:sz w:val="21"/>
            <w:szCs w:val="24"/>
            <w:highlight w:val="cyan"/>
            <w:rPrChange w:id="3302" w:author="野草" w:date="2024-02-03T17:13:16Z">
              <w:rPr>
                <w:rFonts w:ascii="Segoe UI" w:hAnsi="Segoe UI" w:eastAsia="Segoe UI" w:cs="Segoe UI"/>
                <w:i w:val="0"/>
                <w:iCs w:val="0"/>
                <w:caps w:val="0"/>
                <w:color w:val="374151"/>
                <w:spacing w:val="0"/>
                <w:sz w:val="16"/>
                <w:szCs w:val="16"/>
              </w:rPr>
            </w:rPrChange>
          </w:rPr>
          <w:t>.</w:t>
        </w:r>
      </w:ins>
    </w:p>
    <w:p>
      <w:pPr>
        <w:rPr>
          <w:ins w:id="3303" w:author="野草" w:date="2024-02-03T17:20:43Z"/>
          <w:rFonts w:hint="eastAsia" w:eastAsia="宋体" w:cs="Times New Roman"/>
          <w:i w:val="0"/>
          <w:iCs w:val="0"/>
          <w:caps w:val="0"/>
          <w:color w:val="1F1F1F"/>
          <w:spacing w:val="0"/>
          <w:sz w:val="21"/>
          <w:szCs w:val="24"/>
          <w:highlight w:val="cyan"/>
          <w:lang w:val="en-US" w:eastAsia="zh-CN"/>
        </w:rPr>
      </w:pPr>
    </w:p>
    <w:p>
      <w:pPr>
        <w:rPr>
          <w:ins w:id="3304" w:author="野草" w:date="2024-02-03T17:16:38Z"/>
          <w:rFonts w:hint="eastAsia" w:eastAsia="宋体" w:cs="Times New Roman"/>
          <w:i w:val="0"/>
          <w:iCs w:val="0"/>
          <w:caps w:val="0"/>
          <w:color w:val="1F1F1F"/>
          <w:spacing w:val="0"/>
          <w:sz w:val="21"/>
          <w:szCs w:val="24"/>
          <w:highlight w:val="green"/>
          <w:lang w:val="en-US" w:eastAsia="zh-CN"/>
          <w:rPrChange w:id="3305" w:author="野草" w:date="2024-02-03T17:45:08Z">
            <w:rPr>
              <w:ins w:id="3306" w:author="野草" w:date="2024-02-03T17:16:38Z"/>
              <w:rFonts w:hint="eastAsia" w:eastAsia="宋体" w:cs="Times New Roman"/>
              <w:i w:val="0"/>
              <w:iCs w:val="0"/>
              <w:caps w:val="0"/>
              <w:color w:val="1F1F1F"/>
              <w:spacing w:val="0"/>
              <w:sz w:val="21"/>
              <w:szCs w:val="24"/>
              <w:highlight w:val="cyan"/>
              <w:lang w:val="en-US" w:eastAsia="zh-CN"/>
            </w:rPr>
          </w:rPrChange>
        </w:rPr>
      </w:pPr>
      <w:ins w:id="3307" w:author="野草" w:date="2024-02-03T17:16:40Z">
        <w:r>
          <w:rPr>
            <w:rFonts w:hint="eastAsia" w:eastAsia="宋体" w:cs="Times New Roman"/>
            <w:i w:val="0"/>
            <w:iCs w:val="0"/>
            <w:caps w:val="0"/>
            <w:color w:val="1F1F1F"/>
            <w:spacing w:val="0"/>
            <w:sz w:val="21"/>
            <w:szCs w:val="24"/>
            <w:highlight w:val="green"/>
            <w:lang w:val="en-US" w:eastAsia="zh-CN"/>
            <w:rPrChange w:id="3308" w:author="野草" w:date="2024-02-03T17:45:08Z">
              <w:rPr>
                <w:rFonts w:hint="eastAsia" w:eastAsia="宋体" w:cs="Times New Roman"/>
                <w:i w:val="0"/>
                <w:iCs w:val="0"/>
                <w:caps w:val="0"/>
                <w:color w:val="1F1F1F"/>
                <w:spacing w:val="0"/>
                <w:sz w:val="21"/>
                <w:szCs w:val="24"/>
                <w:highlight w:val="cyan"/>
                <w:lang w:val="en-US" w:eastAsia="zh-CN"/>
              </w:rPr>
            </w:rPrChange>
          </w:rPr>
          <w:t>【</w:t>
        </w:r>
      </w:ins>
      <w:ins w:id="3309" w:author="野草" w:date="2024-02-03T18:13:13Z">
        <w:r>
          <w:rPr>
            <w:rFonts w:hint="eastAsia" w:eastAsia="宋体" w:cs="Times New Roman"/>
            <w:i w:val="0"/>
            <w:iCs w:val="0"/>
            <w:caps w:val="0"/>
            <w:color w:val="1F1F1F"/>
            <w:spacing w:val="0"/>
            <w:sz w:val="21"/>
            <w:szCs w:val="24"/>
            <w:highlight w:val="green"/>
            <w:lang w:val="en-US" w:eastAsia="zh-CN"/>
          </w:rPr>
          <w:t>up</w:t>
        </w:r>
      </w:ins>
      <w:ins w:id="3310" w:author="野草" w:date="2024-02-03T17:19:25Z">
        <w:r>
          <w:rPr>
            <w:rFonts w:hint="eastAsia" w:eastAsia="宋体" w:cs="Times New Roman"/>
            <w:i w:val="0"/>
            <w:iCs w:val="0"/>
            <w:caps w:val="0"/>
            <w:color w:val="1F1F1F"/>
            <w:spacing w:val="0"/>
            <w:highlight w:val="green"/>
            <w:lang w:val="en-US" w:eastAsia="zh-CN"/>
          </w:rPr>
          <w:t>2024 0203 1</w:t>
        </w:r>
      </w:ins>
      <w:ins w:id="3311" w:author="野草" w:date="2024-02-03T18:13:16Z">
        <w:r>
          <w:rPr>
            <w:rFonts w:hint="eastAsia" w:eastAsia="宋体" w:cs="Times New Roman"/>
            <w:i w:val="0"/>
            <w:iCs w:val="0"/>
            <w:caps w:val="0"/>
            <w:color w:val="1F1F1F"/>
            <w:spacing w:val="0"/>
            <w:highlight w:val="green"/>
            <w:lang w:val="en-US" w:eastAsia="zh-CN"/>
          </w:rPr>
          <w:t>8</w:t>
        </w:r>
      </w:ins>
      <w:ins w:id="3312" w:author="野草" w:date="2024-02-03T17:19:25Z">
        <w:r>
          <w:rPr>
            <w:rFonts w:hint="eastAsia" w:eastAsia="宋体" w:cs="Times New Roman"/>
            <w:i w:val="0"/>
            <w:iCs w:val="0"/>
            <w:caps w:val="0"/>
            <w:color w:val="1F1F1F"/>
            <w:spacing w:val="0"/>
            <w:highlight w:val="green"/>
            <w:lang w:val="en-US" w:eastAsia="zh-CN"/>
          </w:rPr>
          <w:t>:</w:t>
        </w:r>
      </w:ins>
      <w:ins w:id="3313" w:author="野草" w:date="2024-02-03T18:13:17Z">
        <w:r>
          <w:rPr>
            <w:rFonts w:hint="eastAsia" w:eastAsia="宋体" w:cs="Times New Roman"/>
            <w:i w:val="0"/>
            <w:iCs w:val="0"/>
            <w:caps w:val="0"/>
            <w:color w:val="1F1F1F"/>
            <w:spacing w:val="0"/>
            <w:highlight w:val="green"/>
            <w:lang w:val="en-US" w:eastAsia="zh-CN"/>
          </w:rPr>
          <w:t>1</w:t>
        </w:r>
      </w:ins>
      <w:ins w:id="3314" w:author="野草" w:date="2024-02-03T18:13:18Z">
        <w:r>
          <w:rPr>
            <w:rFonts w:hint="eastAsia" w:eastAsia="宋体" w:cs="Times New Roman"/>
            <w:i w:val="0"/>
            <w:iCs w:val="0"/>
            <w:caps w:val="0"/>
            <w:color w:val="1F1F1F"/>
            <w:spacing w:val="0"/>
            <w:highlight w:val="green"/>
            <w:lang w:val="en-US" w:eastAsia="zh-CN"/>
          </w:rPr>
          <w:t>3</w:t>
        </w:r>
      </w:ins>
      <w:ins w:id="3315" w:author="野草" w:date="2024-02-03T17:16:40Z">
        <w:r>
          <w:rPr>
            <w:rFonts w:hint="eastAsia" w:eastAsia="宋体" w:cs="Times New Roman"/>
            <w:i w:val="0"/>
            <w:iCs w:val="0"/>
            <w:caps w:val="0"/>
            <w:color w:val="1F1F1F"/>
            <w:spacing w:val="0"/>
            <w:sz w:val="21"/>
            <w:szCs w:val="24"/>
            <w:highlight w:val="green"/>
            <w:lang w:val="en-US" w:eastAsia="zh-CN"/>
            <w:rPrChange w:id="3316" w:author="野草" w:date="2024-02-03T17:45:08Z">
              <w:rPr>
                <w:rFonts w:hint="eastAsia" w:eastAsia="宋体" w:cs="Times New Roman"/>
                <w:i w:val="0"/>
                <w:iCs w:val="0"/>
                <w:caps w:val="0"/>
                <w:color w:val="1F1F1F"/>
                <w:spacing w:val="0"/>
                <w:sz w:val="21"/>
                <w:szCs w:val="24"/>
                <w:highlight w:val="cyan"/>
                <w:lang w:val="en-US" w:eastAsia="zh-CN"/>
              </w:rPr>
            </w:rPrChange>
          </w:rPr>
          <w:t>】</w:t>
        </w:r>
      </w:ins>
    </w:p>
    <w:p>
      <w:pPr>
        <w:rPr>
          <w:ins w:id="3317" w:author="野草" w:date="2024-02-03T17:43:39Z"/>
          <w:rFonts w:hint="eastAsia" w:eastAsia="宋体" w:cs="Times New Roman"/>
          <w:i w:val="0"/>
          <w:iCs w:val="0"/>
          <w:caps w:val="0"/>
          <w:color w:val="1F1F1F"/>
          <w:spacing w:val="0"/>
          <w:sz w:val="21"/>
          <w:szCs w:val="24"/>
          <w:highlight w:val="cyan"/>
          <w:lang w:val="en-US" w:eastAsia="zh-CN"/>
        </w:rPr>
      </w:pPr>
      <w:ins w:id="3318" w:author="野草" w:date="2024-02-03T17:43:38Z">
        <w:r>
          <w:rPr>
            <w:rFonts w:hint="eastAsia" w:eastAsia="宋体" w:cs="Times New Roman"/>
            <w:i w:val="0"/>
            <w:iCs w:val="0"/>
            <w:caps w:val="0"/>
            <w:color w:val="1F1F1F"/>
            <w:spacing w:val="0"/>
            <w:sz w:val="21"/>
            <w:szCs w:val="24"/>
            <w:highlight w:val="cyan"/>
            <w:lang w:val="en-US" w:eastAsia="zh-CN"/>
          </w:rPr>
          <w:t xml:space="preserve">RW </w:t>
        </w:r>
      </w:ins>
      <w:ins w:id="3319" w:author="野草" w:date="2024-02-03T17:43:38Z">
        <w:r>
          <w:rPr>
            <w:rFonts w:hint="eastAsia" w:eastAsia="宋体" w:cs="Times New Roman"/>
            <w:i w:val="0"/>
            <w:iCs w:val="0"/>
            <w:caps w:val="0"/>
            <w:color w:val="1F1F1F"/>
            <w:spacing w:val="0"/>
            <w:sz w:val="21"/>
            <w:szCs w:val="24"/>
            <w:highlight w:val="green"/>
            <w:lang w:val="en-US" w:eastAsia="zh-CN"/>
            <w:rPrChange w:id="3320" w:author="野草" w:date="2024-02-03T17:43:55Z">
              <w:rPr>
                <w:rFonts w:hint="eastAsia" w:eastAsia="宋体" w:cs="Times New Roman"/>
                <w:i w:val="0"/>
                <w:iCs w:val="0"/>
                <w:caps w:val="0"/>
                <w:color w:val="1F1F1F"/>
                <w:spacing w:val="0"/>
                <w:sz w:val="21"/>
                <w:szCs w:val="24"/>
                <w:highlight w:val="cyan"/>
                <w:lang w:val="en-US" w:eastAsia="zh-CN"/>
              </w:rPr>
            </w:rPrChange>
          </w:rPr>
          <w:t>emerged as</w:t>
        </w:r>
      </w:ins>
      <w:ins w:id="3321" w:author="野草" w:date="2024-02-03T17:43:38Z">
        <w:r>
          <w:rPr>
            <w:rFonts w:hint="eastAsia" w:eastAsia="宋体" w:cs="Times New Roman"/>
            <w:i w:val="0"/>
            <w:iCs w:val="0"/>
            <w:caps w:val="0"/>
            <w:color w:val="1F1F1F"/>
            <w:spacing w:val="0"/>
            <w:sz w:val="21"/>
            <w:szCs w:val="24"/>
            <w:highlight w:val="cyan"/>
            <w:lang w:val="en-US" w:eastAsia="zh-CN"/>
          </w:rPr>
          <w:t xml:space="preserve"> the fourth </w:t>
        </w:r>
      </w:ins>
      <w:ins w:id="3322" w:author="野草" w:date="2024-02-03T17:43:38Z">
        <w:r>
          <w:rPr>
            <w:rFonts w:hint="eastAsia" w:eastAsia="宋体" w:cs="Times New Roman"/>
            <w:i w:val="0"/>
            <w:iCs w:val="0"/>
            <w:caps w:val="0"/>
            <w:color w:val="1F1F1F"/>
            <w:spacing w:val="0"/>
            <w:sz w:val="21"/>
            <w:szCs w:val="24"/>
            <w:highlight w:val="green"/>
            <w:lang w:val="en-US" w:eastAsia="zh-CN"/>
            <w:rPrChange w:id="3323" w:author="野草" w:date="2024-02-03T17:43:59Z">
              <w:rPr>
                <w:rFonts w:hint="eastAsia" w:eastAsia="宋体" w:cs="Times New Roman"/>
                <w:i w:val="0"/>
                <w:iCs w:val="0"/>
                <w:caps w:val="0"/>
                <w:color w:val="1F1F1F"/>
                <w:spacing w:val="0"/>
                <w:sz w:val="21"/>
                <w:szCs w:val="24"/>
                <w:highlight w:val="cyan"/>
                <w:lang w:val="en-US" w:eastAsia="zh-CN"/>
              </w:rPr>
            </w:rPrChange>
          </w:rPr>
          <w:t xml:space="preserve">most influential </w:t>
        </w:r>
      </w:ins>
      <w:ins w:id="3324" w:author="野草" w:date="2024-02-03T17:44:01Z">
        <w:r>
          <w:rPr>
            <w:rFonts w:hint="eastAsia" w:eastAsia="宋体" w:cs="Times New Roman"/>
            <w:i w:val="0"/>
            <w:iCs w:val="0"/>
            <w:caps w:val="0"/>
            <w:color w:val="1F1F1F"/>
            <w:spacing w:val="0"/>
            <w:sz w:val="21"/>
            <w:szCs w:val="24"/>
            <w:highlight w:val="green"/>
            <w:lang w:val="en-US" w:eastAsia="zh-CN"/>
          </w:rPr>
          <w:t>fa</w:t>
        </w:r>
      </w:ins>
      <w:ins w:id="3325" w:author="野草" w:date="2024-02-03T17:44:02Z">
        <w:r>
          <w:rPr>
            <w:rFonts w:hint="eastAsia" w:eastAsia="宋体" w:cs="Times New Roman"/>
            <w:i w:val="0"/>
            <w:iCs w:val="0"/>
            <w:caps w:val="0"/>
            <w:color w:val="1F1F1F"/>
            <w:spacing w:val="0"/>
            <w:sz w:val="21"/>
            <w:szCs w:val="24"/>
            <w:highlight w:val="green"/>
            <w:lang w:val="en-US" w:eastAsia="zh-CN"/>
          </w:rPr>
          <w:t>ctor</w:t>
        </w:r>
      </w:ins>
      <w:ins w:id="3326" w:author="野草" w:date="2024-02-03T17:43:48Z">
        <w:r>
          <w:rPr>
            <w:rFonts w:hint="eastAsia" w:eastAsia="宋体" w:cs="Times New Roman"/>
            <w:i w:val="0"/>
            <w:iCs w:val="0"/>
            <w:caps w:val="0"/>
            <w:color w:val="1F1F1F"/>
            <w:spacing w:val="0"/>
            <w:sz w:val="21"/>
            <w:szCs w:val="24"/>
            <w:highlight w:val="cyan"/>
            <w:lang w:val="en-US" w:eastAsia="zh-CN"/>
          </w:rPr>
          <w:t xml:space="preserve"> </w:t>
        </w:r>
      </w:ins>
      <w:ins w:id="3327" w:author="野草" w:date="2024-02-03T17:43:50Z">
        <w:r>
          <w:rPr>
            <w:rFonts w:hint="eastAsia" w:eastAsia="宋体" w:cs="Times New Roman"/>
            <w:i w:val="0"/>
            <w:iCs w:val="0"/>
            <w:caps w:val="0"/>
            <w:color w:val="1F1F1F"/>
            <w:spacing w:val="0"/>
            <w:sz w:val="21"/>
            <w:szCs w:val="24"/>
            <w:highlight w:val="cyan"/>
            <w:lang w:val="en-US" w:eastAsia="zh-CN"/>
          </w:rPr>
          <w:t>o</w:t>
        </w:r>
      </w:ins>
      <w:ins w:id="3328" w:author="野草" w:date="2024-02-03T17:43:48Z">
        <w:r>
          <w:rPr>
            <w:rFonts w:hint="eastAsia" w:eastAsia="宋体" w:cs="Times New Roman"/>
            <w:i w:val="0"/>
            <w:iCs w:val="0"/>
            <w:caps w:val="0"/>
            <w:color w:val="1F1F1F"/>
            <w:spacing w:val="0"/>
            <w:sz w:val="21"/>
            <w:szCs w:val="24"/>
            <w:highlight w:val="cyan"/>
            <w:lang w:val="en-US" w:eastAsia="zh-CN"/>
          </w:rPr>
          <w:t xml:space="preserve">n the </w:t>
        </w:r>
      </w:ins>
      <w:ins w:id="3329" w:author="野草" w:date="2024-02-03T17:43:48Z">
        <w:r>
          <w:rPr>
            <w:rFonts w:hint="eastAsia" w:eastAsia="宋体" w:cs="Times New Roman"/>
            <w:i w:val="0"/>
            <w:iCs w:val="0"/>
            <w:caps w:val="0"/>
            <w:color w:val="1F1F1F"/>
            <w:spacing w:val="0"/>
            <w:sz w:val="21"/>
            <w:szCs w:val="24"/>
            <w:highlight w:val="green"/>
            <w:lang w:val="en-US" w:eastAsia="zh-CN"/>
            <w:rPrChange w:id="3330" w:author="野草" w:date="2024-02-03T17:44:06Z">
              <w:rPr>
                <w:rFonts w:hint="eastAsia" w:eastAsia="宋体" w:cs="Times New Roman"/>
                <w:i w:val="0"/>
                <w:iCs w:val="0"/>
                <w:caps w:val="0"/>
                <w:color w:val="1F1F1F"/>
                <w:spacing w:val="0"/>
                <w:sz w:val="21"/>
                <w:szCs w:val="24"/>
                <w:highlight w:val="cyan"/>
                <w:lang w:val="en-US" w:eastAsia="zh-CN"/>
              </w:rPr>
            </w:rPrChange>
          </w:rPr>
          <w:t>normal summer day</w:t>
        </w:r>
      </w:ins>
      <w:ins w:id="3331" w:author="野草" w:date="2024-02-03T17:43:38Z">
        <w:r>
          <w:rPr>
            <w:rFonts w:hint="eastAsia" w:eastAsia="宋体" w:cs="Times New Roman"/>
            <w:i w:val="0"/>
            <w:iCs w:val="0"/>
            <w:caps w:val="0"/>
            <w:color w:val="1F1F1F"/>
            <w:spacing w:val="0"/>
            <w:sz w:val="21"/>
            <w:szCs w:val="24"/>
            <w:highlight w:val="cyan"/>
            <w:lang w:val="en-US" w:eastAsia="zh-CN"/>
          </w:rPr>
          <w:t xml:space="preserve">, exhibiting </w:t>
        </w:r>
      </w:ins>
      <w:ins w:id="3332" w:author="野草" w:date="2024-02-03T17:43:38Z">
        <w:r>
          <w:rPr>
            <w:rFonts w:hint="eastAsia" w:eastAsia="宋体" w:cs="Times New Roman"/>
            <w:i w:val="0"/>
            <w:iCs w:val="0"/>
            <w:caps w:val="0"/>
            <w:color w:val="1F1F1F"/>
            <w:spacing w:val="0"/>
            <w:sz w:val="21"/>
            <w:szCs w:val="24"/>
            <w:highlight w:val="green"/>
            <w:lang w:val="en-US" w:eastAsia="zh-CN"/>
            <w:rPrChange w:id="3333" w:author="野草" w:date="2024-02-03T17:44:10Z">
              <w:rPr>
                <w:rFonts w:hint="eastAsia" w:eastAsia="宋体" w:cs="Times New Roman"/>
                <w:i w:val="0"/>
                <w:iCs w:val="0"/>
                <w:caps w:val="0"/>
                <w:color w:val="1F1F1F"/>
                <w:spacing w:val="0"/>
                <w:sz w:val="21"/>
                <w:szCs w:val="24"/>
                <w:highlight w:val="cyan"/>
                <w:lang w:val="en-US" w:eastAsia="zh-CN"/>
              </w:rPr>
            </w:rPrChange>
          </w:rPr>
          <w:t>a notable ascent pattern</w:t>
        </w:r>
      </w:ins>
      <w:ins w:id="3334" w:author="野草" w:date="2024-02-03T17:43:38Z">
        <w:r>
          <w:rPr>
            <w:rFonts w:hint="eastAsia" w:eastAsia="宋体" w:cs="Times New Roman"/>
            <w:i w:val="0"/>
            <w:iCs w:val="0"/>
            <w:caps w:val="0"/>
            <w:color w:val="1F1F1F"/>
            <w:spacing w:val="0"/>
            <w:sz w:val="21"/>
            <w:szCs w:val="24"/>
            <w:highlight w:val="cyan"/>
            <w:lang w:val="en-US" w:eastAsia="zh-CN"/>
          </w:rPr>
          <w:t xml:space="preserve"> in its </w:t>
        </w:r>
      </w:ins>
      <w:ins w:id="3335" w:author="野草" w:date="2024-02-03T17:43:38Z">
        <w:r>
          <w:rPr>
            <w:rFonts w:hint="eastAsia" w:eastAsia="宋体" w:cs="Times New Roman"/>
            <w:i w:val="0"/>
            <w:iCs w:val="0"/>
            <w:caps w:val="0"/>
            <w:color w:val="1F1F1F"/>
            <w:spacing w:val="0"/>
            <w:sz w:val="21"/>
            <w:szCs w:val="24"/>
            <w:highlight w:val="green"/>
            <w:lang w:val="en-US" w:eastAsia="zh-CN"/>
            <w:rPrChange w:id="3336" w:author="野草" w:date="2024-02-03T17:44:13Z">
              <w:rPr>
                <w:rFonts w:hint="eastAsia" w:eastAsia="宋体" w:cs="Times New Roman"/>
                <w:i w:val="0"/>
                <w:iCs w:val="0"/>
                <w:caps w:val="0"/>
                <w:color w:val="1F1F1F"/>
                <w:spacing w:val="0"/>
                <w:sz w:val="21"/>
                <w:szCs w:val="24"/>
                <w:highlight w:val="cyan"/>
                <w:lang w:val="en-US" w:eastAsia="zh-CN"/>
              </w:rPr>
            </w:rPrChange>
          </w:rPr>
          <w:t>impact on CRCI</w:t>
        </w:r>
      </w:ins>
      <w:ins w:id="3337" w:author="野草" w:date="2024-02-03T17:43:38Z">
        <w:r>
          <w:rPr>
            <w:rFonts w:hint="eastAsia" w:eastAsia="宋体" w:cs="Times New Roman"/>
            <w:i w:val="0"/>
            <w:iCs w:val="0"/>
            <w:caps w:val="0"/>
            <w:color w:val="1F1F1F"/>
            <w:spacing w:val="0"/>
            <w:sz w:val="21"/>
            <w:szCs w:val="24"/>
            <w:highlight w:val="cyan"/>
            <w:lang w:val="en-US" w:eastAsia="zh-CN"/>
          </w:rPr>
          <w:t xml:space="preserve">. </w:t>
        </w:r>
      </w:ins>
      <w:ins w:id="3338" w:author="野草" w:date="2024-02-03T17:44:33Z">
        <w:r>
          <w:rPr>
            <w:rFonts w:hint="eastAsia" w:eastAsia="宋体" w:cs="Times New Roman"/>
            <w:i w:val="0"/>
            <w:iCs w:val="0"/>
            <w:caps w:val="0"/>
            <w:color w:val="1F1F1F"/>
            <w:spacing w:val="0"/>
            <w:sz w:val="21"/>
            <w:szCs w:val="24"/>
            <w:highlight w:val="cyan"/>
            <w:lang w:val="en-US" w:eastAsia="zh-CN"/>
          </w:rPr>
          <w:t>I</w:t>
        </w:r>
      </w:ins>
      <w:ins w:id="3339" w:author="野草" w:date="2024-02-03T17:44:31Z">
        <w:r>
          <w:rPr>
            <w:rFonts w:hint="eastAsia" w:eastAsia="宋体" w:cs="Times New Roman"/>
            <w:i w:val="0"/>
            <w:iCs w:val="0"/>
            <w:caps w:val="0"/>
            <w:color w:val="1F1F1F"/>
            <w:spacing w:val="0"/>
            <w:sz w:val="21"/>
            <w:szCs w:val="24"/>
            <w:highlight w:val="cyan"/>
            <w:lang w:val="en-US" w:eastAsia="zh-CN"/>
          </w:rPr>
          <w:t>n contrast</w:t>
        </w:r>
      </w:ins>
      <w:ins w:id="3340" w:author="野草" w:date="2024-02-03T17:43:38Z">
        <w:r>
          <w:rPr>
            <w:rFonts w:hint="eastAsia" w:eastAsia="宋体" w:cs="Times New Roman"/>
            <w:i w:val="0"/>
            <w:iCs w:val="0"/>
            <w:caps w:val="0"/>
            <w:color w:val="1F1F1F"/>
            <w:spacing w:val="0"/>
            <w:sz w:val="21"/>
            <w:szCs w:val="24"/>
            <w:highlight w:val="cyan"/>
            <w:lang w:val="en-US" w:eastAsia="zh-CN"/>
          </w:rPr>
          <w:t xml:space="preserve">, on the </w:t>
        </w:r>
      </w:ins>
      <w:ins w:id="3341" w:author="野草" w:date="2024-02-03T17:43:38Z">
        <w:r>
          <w:rPr>
            <w:rFonts w:hint="eastAsia" w:eastAsia="宋体" w:cs="Times New Roman"/>
            <w:i w:val="0"/>
            <w:iCs w:val="0"/>
            <w:caps w:val="0"/>
            <w:color w:val="auto"/>
            <w:spacing w:val="0"/>
            <w:sz w:val="21"/>
            <w:szCs w:val="24"/>
            <w:highlight w:val="green"/>
            <w:lang w:val="en-US" w:eastAsia="zh-CN"/>
            <w:rPrChange w:id="3342" w:author="野草" w:date="2024-02-03T17:44:45Z">
              <w:rPr>
                <w:rFonts w:hint="eastAsia" w:eastAsia="宋体" w:cs="Times New Roman"/>
                <w:i w:val="0"/>
                <w:iCs w:val="0"/>
                <w:caps w:val="0"/>
                <w:color w:val="1F1F1F"/>
                <w:spacing w:val="0"/>
                <w:sz w:val="21"/>
                <w:szCs w:val="24"/>
                <w:highlight w:val="cyan"/>
                <w:lang w:val="en-US" w:eastAsia="zh-CN"/>
              </w:rPr>
            </w:rPrChange>
          </w:rPr>
          <w:t>extremely hot day</w:t>
        </w:r>
      </w:ins>
      <w:ins w:id="3343" w:author="野草" w:date="2024-02-03T17:43:38Z">
        <w:r>
          <w:rPr>
            <w:rFonts w:hint="eastAsia" w:eastAsia="宋体" w:cs="Times New Roman"/>
            <w:i w:val="0"/>
            <w:iCs w:val="0"/>
            <w:caps w:val="0"/>
            <w:color w:val="1F1F1F"/>
            <w:spacing w:val="0"/>
            <w:sz w:val="21"/>
            <w:szCs w:val="24"/>
            <w:highlight w:val="cyan"/>
            <w:lang w:val="en-US" w:eastAsia="zh-CN"/>
          </w:rPr>
          <w:t xml:space="preserve">, AI_I </w:t>
        </w:r>
      </w:ins>
      <w:ins w:id="3344" w:author="野草" w:date="2024-02-03T17:43:38Z">
        <w:r>
          <w:rPr>
            <w:rFonts w:hint="eastAsia" w:eastAsia="宋体" w:cs="Times New Roman"/>
            <w:i w:val="0"/>
            <w:iCs w:val="0"/>
            <w:caps w:val="0"/>
            <w:color w:val="1F1F1F"/>
            <w:spacing w:val="0"/>
            <w:sz w:val="21"/>
            <w:szCs w:val="24"/>
            <w:highlight w:val="green"/>
            <w:lang w:val="en-US" w:eastAsia="zh-CN"/>
            <w:rPrChange w:id="3345" w:author="野草" w:date="2024-02-03T17:44:39Z">
              <w:rPr>
                <w:rFonts w:hint="eastAsia" w:eastAsia="宋体" w:cs="Times New Roman"/>
                <w:i w:val="0"/>
                <w:iCs w:val="0"/>
                <w:caps w:val="0"/>
                <w:color w:val="1F1F1F"/>
                <w:spacing w:val="0"/>
                <w:sz w:val="21"/>
                <w:szCs w:val="24"/>
                <w:highlight w:val="cyan"/>
                <w:lang w:val="en-US" w:eastAsia="zh-CN"/>
              </w:rPr>
            </w:rPrChange>
          </w:rPr>
          <w:t xml:space="preserve">took the position </w:t>
        </w:r>
      </w:ins>
      <w:ins w:id="3346" w:author="野草" w:date="2024-02-03T17:43:38Z">
        <w:r>
          <w:rPr>
            <w:rFonts w:hint="eastAsia" w:eastAsia="宋体" w:cs="Times New Roman"/>
            <w:i w:val="0"/>
            <w:iCs w:val="0"/>
            <w:caps w:val="0"/>
            <w:color w:val="1F1F1F"/>
            <w:spacing w:val="0"/>
            <w:sz w:val="21"/>
            <w:szCs w:val="24"/>
            <w:highlight w:val="cyan"/>
            <w:lang w:val="en-US" w:eastAsia="zh-CN"/>
          </w:rPr>
          <w:t xml:space="preserve">of the fourth </w:t>
        </w:r>
      </w:ins>
      <w:ins w:id="3347" w:author="野草" w:date="2024-02-03T17:43:38Z">
        <w:r>
          <w:rPr>
            <w:rFonts w:hint="eastAsia" w:eastAsia="宋体" w:cs="Times New Roman"/>
            <w:i w:val="0"/>
            <w:iCs w:val="0"/>
            <w:caps w:val="0"/>
            <w:color w:val="1F1F1F"/>
            <w:spacing w:val="0"/>
            <w:sz w:val="21"/>
            <w:szCs w:val="24"/>
            <w:highlight w:val="green"/>
            <w:lang w:val="en-US" w:eastAsia="zh-CN"/>
            <w:rPrChange w:id="3348" w:author="野草" w:date="2024-02-03T17:44:50Z">
              <w:rPr>
                <w:rFonts w:hint="eastAsia" w:eastAsia="宋体" w:cs="Times New Roman"/>
                <w:i w:val="0"/>
                <w:iCs w:val="0"/>
                <w:caps w:val="0"/>
                <w:color w:val="1F1F1F"/>
                <w:spacing w:val="0"/>
                <w:sz w:val="21"/>
                <w:szCs w:val="24"/>
                <w:highlight w:val="cyan"/>
                <w:lang w:val="en-US" w:eastAsia="zh-CN"/>
              </w:rPr>
            </w:rPrChange>
          </w:rPr>
          <w:t xml:space="preserve">most influential </w:t>
        </w:r>
      </w:ins>
      <w:ins w:id="3349" w:author="野草" w:date="2024-02-03T17:45:32Z">
        <w:r>
          <w:rPr>
            <w:rFonts w:hint="eastAsia" w:eastAsia="宋体" w:cs="Times New Roman"/>
            <w:i w:val="0"/>
            <w:iCs w:val="0"/>
            <w:caps w:val="0"/>
            <w:color w:val="1F1F1F"/>
            <w:spacing w:val="0"/>
            <w:sz w:val="21"/>
            <w:szCs w:val="24"/>
            <w:highlight w:val="green"/>
            <w:lang w:val="en-US" w:eastAsia="zh-CN"/>
          </w:rPr>
          <w:t>factor</w:t>
        </w:r>
      </w:ins>
      <w:ins w:id="3350" w:author="野草" w:date="2024-02-03T17:43:38Z">
        <w:r>
          <w:rPr>
            <w:rFonts w:hint="eastAsia" w:eastAsia="宋体" w:cs="Times New Roman"/>
            <w:i w:val="0"/>
            <w:iCs w:val="0"/>
            <w:caps w:val="0"/>
            <w:color w:val="1F1F1F"/>
            <w:spacing w:val="0"/>
            <w:sz w:val="21"/>
            <w:szCs w:val="24"/>
            <w:highlight w:val="cyan"/>
            <w:lang w:val="en-US" w:eastAsia="zh-CN"/>
          </w:rPr>
          <w:t xml:space="preserve">, with its </w:t>
        </w:r>
      </w:ins>
      <w:ins w:id="3351" w:author="野草" w:date="2024-02-03T17:43:38Z">
        <w:r>
          <w:rPr>
            <w:rFonts w:hint="eastAsia" w:eastAsia="宋体" w:cs="Times New Roman"/>
            <w:i w:val="0"/>
            <w:iCs w:val="0"/>
            <w:caps w:val="0"/>
            <w:color w:val="1F1F1F"/>
            <w:spacing w:val="0"/>
            <w:sz w:val="21"/>
            <w:szCs w:val="24"/>
            <w:highlight w:val="green"/>
            <w:lang w:val="en-US" w:eastAsia="zh-CN"/>
            <w:rPrChange w:id="3352" w:author="野草" w:date="2024-02-03T17:44:53Z">
              <w:rPr>
                <w:rFonts w:hint="eastAsia" w:eastAsia="宋体" w:cs="Times New Roman"/>
                <w:i w:val="0"/>
                <w:iCs w:val="0"/>
                <w:caps w:val="0"/>
                <w:color w:val="1F1F1F"/>
                <w:spacing w:val="0"/>
                <w:sz w:val="21"/>
                <w:szCs w:val="24"/>
                <w:highlight w:val="cyan"/>
                <w:lang w:val="en-US" w:eastAsia="zh-CN"/>
              </w:rPr>
            </w:rPrChange>
          </w:rPr>
          <w:t>relative influence</w:t>
        </w:r>
      </w:ins>
      <w:ins w:id="3353" w:author="野草" w:date="2024-02-03T17:43:38Z">
        <w:r>
          <w:rPr>
            <w:rFonts w:hint="eastAsia" w:eastAsia="宋体" w:cs="Times New Roman"/>
            <w:i w:val="0"/>
            <w:iCs w:val="0"/>
            <w:caps w:val="0"/>
            <w:color w:val="1F1F1F"/>
            <w:spacing w:val="0"/>
            <w:sz w:val="21"/>
            <w:szCs w:val="24"/>
            <w:highlight w:val="cyan"/>
            <w:lang w:val="en-US" w:eastAsia="zh-CN"/>
          </w:rPr>
          <w:t xml:space="preserve"> characterized by </w:t>
        </w:r>
      </w:ins>
      <w:ins w:id="3354" w:author="野草" w:date="2024-02-03T17:43:38Z">
        <w:r>
          <w:rPr>
            <w:rFonts w:hint="eastAsia" w:eastAsia="宋体" w:cs="Times New Roman"/>
            <w:i w:val="0"/>
            <w:iCs w:val="0"/>
            <w:caps w:val="0"/>
            <w:color w:val="1F1F1F"/>
            <w:spacing w:val="0"/>
            <w:sz w:val="21"/>
            <w:szCs w:val="24"/>
            <w:highlight w:val="green"/>
            <w:lang w:val="en-US" w:eastAsia="zh-CN"/>
            <w:rPrChange w:id="3355" w:author="野草" w:date="2024-02-03T17:44:57Z">
              <w:rPr>
                <w:rFonts w:hint="eastAsia" w:eastAsia="宋体" w:cs="Times New Roman"/>
                <w:i w:val="0"/>
                <w:iCs w:val="0"/>
                <w:caps w:val="0"/>
                <w:color w:val="1F1F1F"/>
                <w:spacing w:val="0"/>
                <w:sz w:val="21"/>
                <w:szCs w:val="24"/>
                <w:highlight w:val="cyan"/>
                <w:lang w:val="en-US" w:eastAsia="zh-CN"/>
              </w:rPr>
            </w:rPrChange>
          </w:rPr>
          <w:t>an initial decline</w:t>
        </w:r>
      </w:ins>
      <w:ins w:id="3356" w:author="野草" w:date="2024-02-03T17:43:38Z">
        <w:r>
          <w:rPr>
            <w:rFonts w:hint="eastAsia" w:eastAsia="宋体" w:cs="Times New Roman"/>
            <w:i w:val="0"/>
            <w:iCs w:val="0"/>
            <w:caps w:val="0"/>
            <w:color w:val="1F1F1F"/>
            <w:spacing w:val="0"/>
            <w:sz w:val="21"/>
            <w:szCs w:val="24"/>
            <w:highlight w:val="cyan"/>
            <w:lang w:val="en-US" w:eastAsia="zh-CN"/>
          </w:rPr>
          <w:t xml:space="preserve"> followed by </w:t>
        </w:r>
      </w:ins>
      <w:ins w:id="3357" w:author="野草" w:date="2024-02-03T17:43:38Z">
        <w:r>
          <w:rPr>
            <w:rFonts w:hint="eastAsia" w:eastAsia="宋体" w:cs="Times New Roman"/>
            <w:i w:val="0"/>
            <w:iCs w:val="0"/>
            <w:caps w:val="0"/>
            <w:color w:val="1F1F1F"/>
            <w:spacing w:val="0"/>
            <w:sz w:val="21"/>
            <w:szCs w:val="24"/>
            <w:highlight w:val="green"/>
            <w:lang w:val="en-US" w:eastAsia="zh-CN"/>
            <w:rPrChange w:id="3358" w:author="野草" w:date="2024-02-03T17:45:01Z">
              <w:rPr>
                <w:rFonts w:hint="eastAsia" w:eastAsia="宋体" w:cs="Times New Roman"/>
                <w:i w:val="0"/>
                <w:iCs w:val="0"/>
                <w:caps w:val="0"/>
                <w:color w:val="1F1F1F"/>
                <w:spacing w:val="0"/>
                <w:sz w:val="21"/>
                <w:szCs w:val="24"/>
                <w:highlight w:val="cyan"/>
                <w:lang w:val="en-US" w:eastAsia="zh-CN"/>
              </w:rPr>
            </w:rPrChange>
          </w:rPr>
          <w:t>a rapid increase</w:t>
        </w:r>
      </w:ins>
      <w:ins w:id="3359" w:author="野草" w:date="2024-02-03T17:43:38Z">
        <w:r>
          <w:rPr>
            <w:rFonts w:hint="eastAsia" w:eastAsia="宋体" w:cs="Times New Roman"/>
            <w:i w:val="0"/>
            <w:iCs w:val="0"/>
            <w:caps w:val="0"/>
            <w:color w:val="1F1F1F"/>
            <w:spacing w:val="0"/>
            <w:sz w:val="21"/>
            <w:szCs w:val="24"/>
            <w:highlight w:val="cyan"/>
            <w:lang w:val="en-US" w:eastAsia="zh-CN"/>
          </w:rPr>
          <w:t>.</w:t>
        </w:r>
      </w:ins>
    </w:p>
    <w:p>
      <w:pPr>
        <w:rPr>
          <w:ins w:id="3360" w:author="野草" w:date="2024-02-03T17:45:11Z"/>
          <w:rFonts w:hint="default" w:eastAsia="宋体" w:cs="Times New Roman"/>
          <w:i w:val="0"/>
          <w:iCs w:val="0"/>
          <w:caps w:val="0"/>
          <w:color w:val="1F1F1F"/>
          <w:spacing w:val="0"/>
          <w:sz w:val="21"/>
          <w:szCs w:val="24"/>
          <w:highlight w:val="cyan"/>
          <w:lang w:val="en-US" w:eastAsia="zh-CN"/>
        </w:rPr>
      </w:pPr>
    </w:p>
    <w:p>
      <w:pPr>
        <w:rPr>
          <w:ins w:id="3361" w:author="野草" w:date="2024-02-03T09:48:58Z"/>
          <w:rFonts w:hint="default" w:eastAsia="宋体" w:cs="Times New Roman"/>
          <w:i w:val="0"/>
          <w:iCs w:val="0"/>
          <w:caps w:val="0"/>
          <w:color w:val="1F1F1F"/>
          <w:spacing w:val="0"/>
          <w:sz w:val="21"/>
          <w:szCs w:val="24"/>
          <w:highlight w:val="green"/>
          <w:lang w:val="en-US" w:eastAsia="zh-CN"/>
          <w:rPrChange w:id="3362" w:author="野草" w:date="2024-02-03T18:27:44Z">
            <w:rPr>
              <w:ins w:id="3363" w:author="野草" w:date="2024-02-03T09:48:58Z"/>
              <w:rFonts w:hint="eastAsia" w:eastAsia="宋体" w:cs="Times New Roman"/>
              <w:i w:val="0"/>
              <w:iCs w:val="0"/>
              <w:caps w:val="0"/>
              <w:color w:val="1F1F1F"/>
              <w:spacing w:val="0"/>
              <w:sz w:val="21"/>
              <w:szCs w:val="21"/>
              <w:highlight w:val="none"/>
              <w:lang w:val="en-US" w:eastAsia="zh-CN"/>
            </w:rPr>
          </w:rPrChange>
        </w:rPr>
      </w:pPr>
      <w:ins w:id="3364" w:author="野草" w:date="2024-02-03T17:45:12Z">
        <w:r>
          <w:rPr>
            <w:rFonts w:hint="eastAsia" w:eastAsia="宋体" w:cs="Times New Roman"/>
            <w:i w:val="0"/>
            <w:iCs w:val="0"/>
            <w:caps w:val="0"/>
            <w:color w:val="1F1F1F"/>
            <w:spacing w:val="0"/>
            <w:sz w:val="21"/>
            <w:szCs w:val="24"/>
            <w:highlight w:val="green"/>
            <w:lang w:val="en-US" w:eastAsia="zh-CN"/>
            <w:rPrChange w:id="3365" w:author="野草" w:date="2024-02-03T18:27:44Z">
              <w:rPr>
                <w:rFonts w:hint="eastAsia" w:eastAsia="宋体" w:cs="Times New Roman"/>
                <w:i w:val="0"/>
                <w:iCs w:val="0"/>
                <w:caps w:val="0"/>
                <w:color w:val="1F1F1F"/>
                <w:spacing w:val="0"/>
                <w:sz w:val="21"/>
                <w:szCs w:val="24"/>
                <w:highlight w:val="cyan"/>
                <w:lang w:val="en-US" w:eastAsia="zh-CN"/>
              </w:rPr>
            </w:rPrChange>
          </w:rPr>
          <w:t>【</w:t>
        </w:r>
      </w:ins>
      <w:ins w:id="3366" w:author="野草" w:date="2024-02-03T18:26:32Z">
        <w:r>
          <w:rPr>
            <w:rFonts w:hint="eastAsia" w:eastAsia="宋体" w:cs="Times New Roman"/>
            <w:i w:val="0"/>
            <w:iCs w:val="0"/>
            <w:caps w:val="0"/>
            <w:color w:val="1F1F1F"/>
            <w:spacing w:val="0"/>
            <w:sz w:val="21"/>
            <w:szCs w:val="24"/>
            <w:highlight w:val="green"/>
            <w:lang w:val="en-US" w:eastAsia="zh-CN"/>
            <w:rPrChange w:id="3367" w:author="野草" w:date="2024-02-03T18:27:44Z">
              <w:rPr>
                <w:rFonts w:hint="eastAsia" w:eastAsia="宋体" w:cs="Times New Roman"/>
                <w:i w:val="0"/>
                <w:iCs w:val="0"/>
                <w:caps w:val="0"/>
                <w:color w:val="1F1F1F"/>
                <w:spacing w:val="0"/>
                <w:sz w:val="21"/>
                <w:szCs w:val="24"/>
                <w:highlight w:val="cyan"/>
                <w:lang w:val="en-US" w:eastAsia="zh-CN"/>
              </w:rPr>
            </w:rPrChange>
          </w:rPr>
          <w:t>up</w:t>
        </w:r>
      </w:ins>
      <w:ins w:id="3368" w:author="野草" w:date="2024-02-03T17:47:55Z">
        <w:r>
          <w:rPr>
            <w:rFonts w:hint="eastAsia" w:eastAsia="宋体" w:cs="Times New Roman"/>
            <w:i w:val="0"/>
            <w:iCs w:val="0"/>
            <w:caps w:val="0"/>
            <w:color w:val="1F1F1F"/>
            <w:spacing w:val="0"/>
            <w:highlight w:val="green"/>
            <w:lang w:val="en-US" w:eastAsia="zh-CN"/>
          </w:rPr>
          <w:t>2024 0203 1</w:t>
        </w:r>
      </w:ins>
      <w:ins w:id="3369" w:author="野草" w:date="2024-02-03T18:14:11Z">
        <w:r>
          <w:rPr>
            <w:rFonts w:hint="eastAsia" w:eastAsia="宋体" w:cs="Times New Roman"/>
            <w:i w:val="0"/>
            <w:iCs w:val="0"/>
            <w:caps w:val="0"/>
            <w:color w:val="1F1F1F"/>
            <w:spacing w:val="0"/>
            <w:highlight w:val="green"/>
            <w:lang w:val="en-US" w:eastAsia="zh-CN"/>
          </w:rPr>
          <w:t>8</w:t>
        </w:r>
      </w:ins>
      <w:ins w:id="3370" w:author="野草" w:date="2024-02-03T17:47:55Z">
        <w:r>
          <w:rPr>
            <w:rFonts w:hint="eastAsia" w:eastAsia="宋体" w:cs="Times New Roman"/>
            <w:i w:val="0"/>
            <w:iCs w:val="0"/>
            <w:caps w:val="0"/>
            <w:color w:val="1F1F1F"/>
            <w:spacing w:val="0"/>
            <w:highlight w:val="green"/>
            <w:lang w:val="en-US" w:eastAsia="zh-CN"/>
          </w:rPr>
          <w:t>:</w:t>
        </w:r>
      </w:ins>
      <w:ins w:id="3371" w:author="野草" w:date="2024-02-03T18:25:13Z">
        <w:r>
          <w:rPr>
            <w:rFonts w:hint="eastAsia" w:eastAsia="宋体" w:cs="Times New Roman"/>
            <w:i w:val="0"/>
            <w:iCs w:val="0"/>
            <w:caps w:val="0"/>
            <w:color w:val="1F1F1F"/>
            <w:spacing w:val="0"/>
            <w:highlight w:val="green"/>
            <w:lang w:val="en-US" w:eastAsia="zh-CN"/>
          </w:rPr>
          <w:t>2</w:t>
        </w:r>
      </w:ins>
      <w:ins w:id="3372" w:author="野草" w:date="2024-02-03T18:27:42Z">
        <w:r>
          <w:rPr>
            <w:rFonts w:hint="eastAsia" w:eastAsia="宋体" w:cs="Times New Roman"/>
            <w:i w:val="0"/>
            <w:iCs w:val="0"/>
            <w:caps w:val="0"/>
            <w:color w:val="1F1F1F"/>
            <w:spacing w:val="0"/>
            <w:highlight w:val="green"/>
            <w:lang w:val="en-US" w:eastAsia="zh-CN"/>
          </w:rPr>
          <w:t>7</w:t>
        </w:r>
      </w:ins>
      <w:ins w:id="3373" w:author="野草" w:date="2024-02-03T17:45:12Z">
        <w:r>
          <w:rPr>
            <w:rFonts w:hint="eastAsia" w:eastAsia="宋体" w:cs="Times New Roman"/>
            <w:i w:val="0"/>
            <w:iCs w:val="0"/>
            <w:caps w:val="0"/>
            <w:color w:val="1F1F1F"/>
            <w:spacing w:val="0"/>
            <w:sz w:val="21"/>
            <w:szCs w:val="24"/>
            <w:highlight w:val="green"/>
            <w:lang w:val="en-US" w:eastAsia="zh-CN"/>
            <w:rPrChange w:id="3374" w:author="野草" w:date="2024-02-03T18:27:44Z">
              <w:rPr>
                <w:rFonts w:hint="eastAsia" w:eastAsia="宋体" w:cs="Times New Roman"/>
                <w:i w:val="0"/>
                <w:iCs w:val="0"/>
                <w:caps w:val="0"/>
                <w:color w:val="1F1F1F"/>
                <w:spacing w:val="0"/>
                <w:sz w:val="21"/>
                <w:szCs w:val="24"/>
                <w:highlight w:val="cyan"/>
                <w:lang w:val="en-US" w:eastAsia="zh-CN"/>
              </w:rPr>
            </w:rPrChange>
          </w:rPr>
          <w:t>】</w:t>
        </w:r>
      </w:ins>
    </w:p>
    <w:p>
      <w:pPr>
        <w:rPr>
          <w:ins w:id="3375" w:author="野草" w:date="2024-02-02T18:07:02Z"/>
          <w:rFonts w:hint="default" w:eastAsia="宋体" w:cs="Times New Roman"/>
          <w:i w:val="0"/>
          <w:iCs w:val="0"/>
          <w:caps w:val="0"/>
          <w:color w:val="1F1F1F"/>
          <w:spacing w:val="0"/>
          <w:sz w:val="21"/>
          <w:szCs w:val="21"/>
          <w:highlight w:val="none"/>
          <w:lang w:val="en-US" w:eastAsia="zh-CN"/>
        </w:rPr>
      </w:pPr>
      <w:ins w:id="3376" w:author="野草" w:date="2024-02-03T18:25:03Z">
        <w:r>
          <w:rPr>
            <w:rFonts w:hint="eastAsia" w:eastAsia="宋体" w:cs="Times New Roman"/>
            <w:i w:val="0"/>
            <w:iCs w:val="0"/>
            <w:caps w:val="0"/>
            <w:color w:val="1F1F1F"/>
            <w:spacing w:val="0"/>
            <w:sz w:val="21"/>
            <w:szCs w:val="21"/>
            <w:highlight w:val="green"/>
            <w:lang w:val="en-US" w:eastAsia="zh-CN"/>
            <w:rPrChange w:id="3377" w:author="野草" w:date="2024-02-03T18:26:29Z">
              <w:rPr>
                <w:rFonts w:hint="eastAsia" w:eastAsia="宋体" w:cs="Times New Roman"/>
                <w:i w:val="0"/>
                <w:iCs w:val="0"/>
                <w:caps w:val="0"/>
                <w:color w:val="1F1F1F"/>
                <w:spacing w:val="0"/>
                <w:sz w:val="21"/>
                <w:szCs w:val="21"/>
                <w:highlight w:val="cyan"/>
                <w:lang w:val="en-US" w:eastAsia="zh-CN"/>
              </w:rPr>
            </w:rPrChange>
          </w:rPr>
          <w:t>By synthesizing</w:t>
        </w:r>
      </w:ins>
      <w:ins w:id="3378" w:author="野草" w:date="2024-02-03T18:25:03Z">
        <w:r>
          <w:rPr>
            <w:rFonts w:hint="eastAsia" w:eastAsia="宋体" w:cs="Times New Roman"/>
            <w:i w:val="0"/>
            <w:iCs w:val="0"/>
            <w:caps w:val="0"/>
            <w:color w:val="1F1F1F"/>
            <w:spacing w:val="0"/>
            <w:sz w:val="21"/>
            <w:szCs w:val="21"/>
            <w:highlight w:val="cyan"/>
            <w:lang w:val="en-US" w:eastAsia="zh-CN"/>
          </w:rPr>
          <w:t xml:space="preserve"> the </w:t>
        </w:r>
      </w:ins>
      <w:ins w:id="3379" w:author="野草" w:date="2024-02-03T18:25:03Z">
        <w:r>
          <w:rPr>
            <w:rFonts w:hint="eastAsia" w:eastAsia="宋体" w:cs="Times New Roman"/>
            <w:i w:val="0"/>
            <w:iCs w:val="0"/>
            <w:caps w:val="0"/>
            <w:color w:val="1F1F1F"/>
            <w:spacing w:val="0"/>
            <w:sz w:val="21"/>
            <w:szCs w:val="24"/>
            <w:highlight w:val="green"/>
            <w:lang w:val="en-US" w:eastAsia="zh-CN"/>
            <w:rPrChange w:id="3380" w:author="野草" w:date="2024-02-03T18:26:36Z">
              <w:rPr>
                <w:rFonts w:hint="eastAsia" w:eastAsia="宋体" w:cs="Times New Roman"/>
                <w:i w:val="0"/>
                <w:iCs w:val="0"/>
                <w:caps w:val="0"/>
                <w:color w:val="1F1F1F"/>
                <w:spacing w:val="0"/>
                <w:sz w:val="21"/>
                <w:szCs w:val="21"/>
                <w:highlight w:val="cyan"/>
                <w:lang w:val="en-US" w:eastAsia="zh-CN"/>
              </w:rPr>
            </w:rPrChange>
          </w:rPr>
          <w:t xml:space="preserve">findings </w:t>
        </w:r>
      </w:ins>
      <w:ins w:id="3381" w:author="野草" w:date="2024-02-03T18:25:03Z">
        <w:r>
          <w:rPr>
            <w:rFonts w:hint="eastAsia" w:eastAsia="宋体" w:cs="Times New Roman"/>
            <w:i w:val="0"/>
            <w:iCs w:val="0"/>
            <w:caps w:val="0"/>
            <w:color w:val="1F1F1F"/>
            <w:spacing w:val="0"/>
            <w:sz w:val="21"/>
            <w:szCs w:val="21"/>
            <w:highlight w:val="cyan"/>
            <w:lang w:val="en-US" w:eastAsia="zh-CN"/>
          </w:rPr>
          <w:t xml:space="preserve">presented in </w:t>
        </w:r>
      </w:ins>
      <w:ins w:id="3382" w:author="野草" w:date="2024-02-03T18:25:03Z">
        <w:r>
          <w:rPr>
            <w:rFonts w:hint="eastAsia" w:eastAsia="宋体" w:cs="Times New Roman"/>
            <w:i w:val="0"/>
            <w:iCs w:val="0"/>
            <w:caps w:val="0"/>
            <w:color w:val="1F1F1F"/>
            <w:spacing w:val="0"/>
            <w:sz w:val="21"/>
            <w:szCs w:val="21"/>
            <w:highlight w:val="green"/>
            <w:u w:val="single"/>
            <w:lang w:val="en-US" w:eastAsia="zh-CN"/>
            <w:rPrChange w:id="3383" w:author="野草" w:date="2024-02-03T18:26:44Z">
              <w:rPr>
                <w:rFonts w:hint="eastAsia" w:eastAsia="宋体" w:cs="Times New Roman"/>
                <w:i w:val="0"/>
                <w:iCs w:val="0"/>
                <w:caps w:val="0"/>
                <w:color w:val="1F1F1F"/>
                <w:spacing w:val="0"/>
                <w:sz w:val="21"/>
                <w:szCs w:val="21"/>
                <w:highlight w:val="cyan"/>
                <w:lang w:val="en-US" w:eastAsia="zh-CN"/>
              </w:rPr>
            </w:rPrChange>
          </w:rPr>
          <w:t>Fig. 8 and Fig. 9</w:t>
        </w:r>
      </w:ins>
      <w:ins w:id="3384" w:author="野草" w:date="2024-02-03T18:25:03Z">
        <w:r>
          <w:rPr>
            <w:rFonts w:hint="eastAsia" w:eastAsia="宋体" w:cs="Times New Roman"/>
            <w:i w:val="0"/>
            <w:iCs w:val="0"/>
            <w:caps w:val="0"/>
            <w:color w:val="1F1F1F"/>
            <w:spacing w:val="0"/>
            <w:sz w:val="21"/>
            <w:szCs w:val="21"/>
            <w:highlight w:val="cyan"/>
            <w:lang w:val="en-US" w:eastAsia="zh-CN"/>
          </w:rPr>
          <w:t xml:space="preserve">, it can be </w:t>
        </w:r>
      </w:ins>
      <w:ins w:id="3385" w:author="野草" w:date="2024-02-03T18:25:03Z">
        <w:r>
          <w:rPr>
            <w:rFonts w:hint="eastAsia" w:eastAsia="宋体" w:cs="Times New Roman"/>
            <w:i w:val="0"/>
            <w:iCs w:val="0"/>
            <w:caps w:val="0"/>
            <w:color w:val="1F1F1F"/>
            <w:spacing w:val="0"/>
            <w:sz w:val="21"/>
            <w:szCs w:val="21"/>
            <w:highlight w:val="cyan"/>
            <w:u w:val="single"/>
            <w:lang w:val="en-US" w:eastAsia="zh-CN"/>
            <w:rPrChange w:id="3386" w:author="野草" w:date="2024-02-03T18:26:56Z">
              <w:rPr>
                <w:rFonts w:hint="eastAsia" w:eastAsia="宋体" w:cs="Times New Roman"/>
                <w:i w:val="0"/>
                <w:iCs w:val="0"/>
                <w:caps w:val="0"/>
                <w:color w:val="1F1F1F"/>
                <w:spacing w:val="0"/>
                <w:sz w:val="21"/>
                <w:szCs w:val="21"/>
                <w:highlight w:val="cyan"/>
                <w:lang w:val="en-US" w:eastAsia="zh-CN"/>
              </w:rPr>
            </w:rPrChange>
          </w:rPr>
          <w:t>deduced</w:t>
        </w:r>
      </w:ins>
      <w:ins w:id="3387" w:author="野草" w:date="2024-02-03T18:25:03Z">
        <w:r>
          <w:rPr>
            <w:rFonts w:hint="eastAsia" w:eastAsia="宋体" w:cs="Times New Roman"/>
            <w:i w:val="0"/>
            <w:iCs w:val="0"/>
            <w:caps w:val="0"/>
            <w:color w:val="1F1F1F"/>
            <w:spacing w:val="0"/>
            <w:sz w:val="21"/>
            <w:szCs w:val="21"/>
            <w:highlight w:val="cyan"/>
            <w:lang w:val="en-US" w:eastAsia="zh-CN"/>
          </w:rPr>
          <w:t xml:space="preserve"> that </w:t>
        </w:r>
      </w:ins>
      <w:ins w:id="3388" w:author="野草" w:date="2024-02-03T18:25:03Z">
        <w:r>
          <w:rPr>
            <w:rFonts w:hint="eastAsia" w:eastAsia="宋体" w:cs="Times New Roman"/>
            <w:i w:val="0"/>
            <w:iCs w:val="0"/>
            <w:caps w:val="0"/>
            <w:color w:val="1F1F1F"/>
            <w:spacing w:val="0"/>
            <w:sz w:val="21"/>
            <w:szCs w:val="21"/>
            <w:highlight w:val="green"/>
            <w:lang w:val="en-US" w:eastAsia="zh-CN"/>
            <w:rPrChange w:id="3389" w:author="野草" w:date="2024-02-03T18:26:59Z">
              <w:rPr>
                <w:rFonts w:hint="eastAsia" w:eastAsia="宋体" w:cs="Times New Roman"/>
                <w:i w:val="0"/>
                <w:iCs w:val="0"/>
                <w:caps w:val="0"/>
                <w:color w:val="1F1F1F"/>
                <w:spacing w:val="0"/>
                <w:sz w:val="21"/>
                <w:szCs w:val="21"/>
                <w:highlight w:val="cyan"/>
                <w:lang w:val="en-US" w:eastAsia="zh-CN"/>
              </w:rPr>
            </w:rPrChange>
          </w:rPr>
          <w:t>ELE and AI_I</w:t>
        </w:r>
      </w:ins>
      <w:ins w:id="3390" w:author="野草" w:date="2024-02-03T18:25:03Z">
        <w:r>
          <w:rPr>
            <w:rFonts w:hint="eastAsia" w:eastAsia="宋体" w:cs="Times New Roman"/>
            <w:i w:val="0"/>
            <w:iCs w:val="0"/>
            <w:caps w:val="0"/>
            <w:color w:val="1F1F1F"/>
            <w:spacing w:val="0"/>
            <w:sz w:val="21"/>
            <w:szCs w:val="21"/>
            <w:highlight w:val="green"/>
            <w:lang w:val="en-US" w:eastAsia="zh-CN"/>
            <w:rPrChange w:id="3391" w:author="野草" w:date="2024-02-03T18:27:34Z">
              <w:rPr>
                <w:rFonts w:hint="eastAsia" w:eastAsia="宋体" w:cs="Times New Roman"/>
                <w:i w:val="0"/>
                <w:iCs w:val="0"/>
                <w:caps w:val="0"/>
                <w:color w:val="1F1F1F"/>
                <w:spacing w:val="0"/>
                <w:sz w:val="21"/>
                <w:szCs w:val="21"/>
                <w:highlight w:val="cyan"/>
                <w:lang w:val="en-US" w:eastAsia="zh-CN"/>
              </w:rPr>
            </w:rPrChange>
          </w:rPr>
          <w:t xml:space="preserve"> </w:t>
        </w:r>
      </w:ins>
      <w:ins w:id="3392" w:author="野草" w:date="2024-02-03T18:25:03Z">
        <w:r>
          <w:rPr>
            <w:rFonts w:hint="eastAsia" w:eastAsia="宋体" w:cs="Times New Roman"/>
            <w:i w:val="0"/>
            <w:iCs w:val="0"/>
            <w:caps w:val="0"/>
            <w:color w:val="1F1F1F"/>
            <w:spacing w:val="0"/>
            <w:sz w:val="21"/>
            <w:szCs w:val="21"/>
            <w:highlight w:val="cyan"/>
            <w:lang w:val="en-US" w:eastAsia="zh-CN"/>
          </w:rPr>
          <w:t xml:space="preserve">demonstrated </w:t>
        </w:r>
      </w:ins>
      <w:ins w:id="3393" w:author="野草" w:date="2024-02-03T18:25:03Z">
        <w:r>
          <w:rPr>
            <w:rFonts w:hint="eastAsia" w:eastAsia="宋体" w:cs="Times New Roman"/>
            <w:i w:val="0"/>
            <w:iCs w:val="0"/>
            <w:caps w:val="0"/>
            <w:color w:val="1F1F1F"/>
            <w:spacing w:val="0"/>
            <w:sz w:val="21"/>
            <w:szCs w:val="21"/>
            <w:highlight w:val="green"/>
            <w:lang w:val="en-US" w:eastAsia="zh-CN"/>
            <w:rPrChange w:id="3394" w:author="野草" w:date="2024-02-03T18:27:04Z">
              <w:rPr>
                <w:rFonts w:hint="eastAsia" w:eastAsia="宋体" w:cs="Times New Roman"/>
                <w:i w:val="0"/>
                <w:iCs w:val="0"/>
                <w:caps w:val="0"/>
                <w:color w:val="1F1F1F"/>
                <w:spacing w:val="0"/>
                <w:sz w:val="21"/>
                <w:szCs w:val="21"/>
                <w:highlight w:val="cyan"/>
                <w:lang w:val="en-US" w:eastAsia="zh-CN"/>
              </w:rPr>
            </w:rPrChange>
          </w:rPr>
          <w:t>ascent patterns</w:t>
        </w:r>
      </w:ins>
      <w:ins w:id="3395" w:author="野草" w:date="2024-02-03T18:25:03Z">
        <w:r>
          <w:rPr>
            <w:rFonts w:hint="eastAsia" w:eastAsia="宋体" w:cs="Times New Roman"/>
            <w:i w:val="0"/>
            <w:iCs w:val="0"/>
            <w:caps w:val="0"/>
            <w:color w:val="1F1F1F"/>
            <w:spacing w:val="0"/>
            <w:sz w:val="21"/>
            <w:szCs w:val="21"/>
            <w:highlight w:val="cyan"/>
            <w:lang w:val="en-US" w:eastAsia="zh-CN"/>
          </w:rPr>
          <w:t xml:space="preserve"> in</w:t>
        </w:r>
      </w:ins>
      <w:ins w:id="3396" w:author="野草" w:date="2024-02-03T18:25:03Z">
        <w:r>
          <w:rPr>
            <w:rFonts w:hint="eastAsia" w:eastAsia="宋体" w:cs="Times New Roman"/>
            <w:i w:val="0"/>
            <w:iCs w:val="0"/>
            <w:caps w:val="0"/>
            <w:color w:val="1F1F1F"/>
            <w:spacing w:val="0"/>
            <w:sz w:val="21"/>
            <w:szCs w:val="21"/>
            <w:highlight w:val="green"/>
            <w:lang w:val="en-US" w:eastAsia="zh-CN"/>
            <w:rPrChange w:id="3397" w:author="野草" w:date="2024-02-03T18:27:07Z">
              <w:rPr>
                <w:rFonts w:hint="eastAsia" w:eastAsia="宋体" w:cs="Times New Roman"/>
                <w:i w:val="0"/>
                <w:iCs w:val="0"/>
                <w:caps w:val="0"/>
                <w:color w:val="1F1F1F"/>
                <w:spacing w:val="0"/>
                <w:sz w:val="21"/>
                <w:szCs w:val="21"/>
                <w:highlight w:val="cyan"/>
                <w:lang w:val="en-US" w:eastAsia="zh-CN"/>
              </w:rPr>
            </w:rPrChange>
          </w:rPr>
          <w:t xml:space="preserve"> influencing river cooling</w:t>
        </w:r>
      </w:ins>
      <w:ins w:id="3398" w:author="野草" w:date="2024-02-03T18:25:03Z">
        <w:r>
          <w:rPr>
            <w:rFonts w:hint="eastAsia" w:eastAsia="宋体" w:cs="Times New Roman"/>
            <w:i w:val="0"/>
            <w:iCs w:val="0"/>
            <w:caps w:val="0"/>
            <w:color w:val="1F1F1F"/>
            <w:spacing w:val="0"/>
            <w:sz w:val="21"/>
            <w:szCs w:val="21"/>
            <w:highlight w:val="cyan"/>
            <w:lang w:val="en-US" w:eastAsia="zh-CN"/>
          </w:rPr>
          <w:t xml:space="preserve"> on </w:t>
        </w:r>
      </w:ins>
      <w:ins w:id="3399" w:author="野草" w:date="2024-02-03T18:25:03Z">
        <w:r>
          <w:rPr>
            <w:rFonts w:hint="eastAsia" w:eastAsia="宋体" w:cs="Times New Roman"/>
            <w:i w:val="0"/>
            <w:iCs w:val="0"/>
            <w:caps w:val="0"/>
            <w:color w:val="1F1F1F"/>
            <w:spacing w:val="0"/>
            <w:sz w:val="21"/>
            <w:szCs w:val="21"/>
            <w:highlight w:val="green"/>
            <w:lang w:val="en-US" w:eastAsia="zh-CN"/>
            <w:rPrChange w:id="3400" w:author="野草" w:date="2024-02-03T18:27:10Z">
              <w:rPr>
                <w:rFonts w:hint="eastAsia" w:eastAsia="宋体" w:cs="Times New Roman"/>
                <w:i w:val="0"/>
                <w:iCs w:val="0"/>
                <w:caps w:val="0"/>
                <w:color w:val="1F1F1F"/>
                <w:spacing w:val="0"/>
                <w:sz w:val="21"/>
                <w:szCs w:val="21"/>
                <w:highlight w:val="cyan"/>
                <w:lang w:val="en-US" w:eastAsia="zh-CN"/>
              </w:rPr>
            </w:rPrChange>
          </w:rPr>
          <w:t>both summer days</w:t>
        </w:r>
      </w:ins>
      <w:ins w:id="3401" w:author="野草" w:date="2024-02-03T18:25:03Z">
        <w:r>
          <w:rPr>
            <w:rFonts w:hint="eastAsia" w:eastAsia="宋体" w:cs="Times New Roman"/>
            <w:i w:val="0"/>
            <w:iCs w:val="0"/>
            <w:caps w:val="0"/>
            <w:color w:val="1F1F1F"/>
            <w:spacing w:val="0"/>
            <w:sz w:val="21"/>
            <w:szCs w:val="21"/>
            <w:highlight w:val="cyan"/>
            <w:lang w:val="en-US" w:eastAsia="zh-CN"/>
          </w:rPr>
          <w:t xml:space="preserve">, whereas </w:t>
        </w:r>
      </w:ins>
      <w:ins w:id="3402" w:author="野草" w:date="2024-02-03T18:25:03Z">
        <w:r>
          <w:rPr>
            <w:rFonts w:hint="eastAsia" w:eastAsia="宋体" w:cs="Times New Roman"/>
            <w:i w:val="0"/>
            <w:iCs w:val="0"/>
            <w:caps w:val="0"/>
            <w:color w:val="1F1F1F"/>
            <w:spacing w:val="0"/>
            <w:sz w:val="21"/>
            <w:szCs w:val="21"/>
            <w:highlight w:val="green"/>
            <w:u w:val="single"/>
            <w:lang w:val="en-US" w:eastAsia="zh-CN"/>
            <w:rPrChange w:id="3403" w:author="野草" w:date="2024-02-03T18:27:39Z">
              <w:rPr>
                <w:rFonts w:hint="eastAsia" w:eastAsia="宋体" w:cs="Times New Roman"/>
                <w:i w:val="0"/>
                <w:iCs w:val="0"/>
                <w:caps w:val="0"/>
                <w:color w:val="1F1F1F"/>
                <w:spacing w:val="0"/>
                <w:sz w:val="21"/>
                <w:szCs w:val="21"/>
                <w:highlight w:val="cyan"/>
                <w:lang w:val="en-US" w:eastAsia="zh-CN"/>
              </w:rPr>
            </w:rPrChange>
          </w:rPr>
          <w:t>SLP and MBH</w:t>
        </w:r>
      </w:ins>
      <w:ins w:id="3404" w:author="野草" w:date="2024-02-03T18:25:03Z">
        <w:r>
          <w:rPr>
            <w:rFonts w:hint="eastAsia" w:eastAsia="宋体" w:cs="Times New Roman"/>
            <w:i w:val="0"/>
            <w:iCs w:val="0"/>
            <w:caps w:val="0"/>
            <w:color w:val="1F1F1F"/>
            <w:spacing w:val="0"/>
            <w:sz w:val="21"/>
            <w:szCs w:val="21"/>
            <w:highlight w:val="cyan"/>
            <w:lang w:val="en-US" w:eastAsia="zh-CN"/>
          </w:rPr>
          <w:t xml:space="preserve"> exhibited </w:t>
        </w:r>
      </w:ins>
      <w:ins w:id="3405" w:author="野草" w:date="2024-02-03T18:25:03Z">
        <w:r>
          <w:rPr>
            <w:rFonts w:hint="eastAsia" w:eastAsia="宋体" w:cs="Times New Roman"/>
            <w:i w:val="0"/>
            <w:iCs w:val="0"/>
            <w:caps w:val="0"/>
            <w:color w:val="1F1F1F"/>
            <w:spacing w:val="0"/>
            <w:sz w:val="21"/>
            <w:szCs w:val="21"/>
            <w:highlight w:val="green"/>
            <w:lang w:val="en-US" w:eastAsia="zh-CN"/>
            <w:rPrChange w:id="3406" w:author="野草" w:date="2024-02-03T18:27:17Z">
              <w:rPr>
                <w:rFonts w:hint="eastAsia" w:eastAsia="宋体" w:cs="Times New Roman"/>
                <w:i w:val="0"/>
                <w:iCs w:val="0"/>
                <w:caps w:val="0"/>
                <w:color w:val="1F1F1F"/>
                <w:spacing w:val="0"/>
                <w:sz w:val="21"/>
                <w:szCs w:val="21"/>
                <w:highlight w:val="cyan"/>
                <w:lang w:val="en-US" w:eastAsia="zh-CN"/>
              </w:rPr>
            </w:rPrChange>
          </w:rPr>
          <w:t>descent patterns</w:t>
        </w:r>
      </w:ins>
      <w:ins w:id="3407" w:author="野草" w:date="2024-02-03T18:25:03Z">
        <w:r>
          <w:rPr>
            <w:rFonts w:hint="eastAsia" w:eastAsia="宋体" w:cs="Times New Roman"/>
            <w:i w:val="0"/>
            <w:iCs w:val="0"/>
            <w:caps w:val="0"/>
            <w:color w:val="1F1F1F"/>
            <w:spacing w:val="0"/>
            <w:sz w:val="21"/>
            <w:szCs w:val="21"/>
            <w:highlight w:val="cyan"/>
            <w:lang w:val="en-US" w:eastAsia="zh-CN"/>
          </w:rPr>
          <w:t xml:space="preserve">. </w:t>
        </w:r>
      </w:ins>
      <w:ins w:id="3408" w:author="野草" w:date="2024-02-03T18:25:03Z">
        <w:r>
          <w:rPr>
            <w:rFonts w:hint="eastAsia" w:eastAsia="宋体" w:cs="Times New Roman"/>
            <w:i w:val="0"/>
            <w:iCs w:val="0"/>
            <w:caps w:val="0"/>
            <w:color w:val="1F1F1F"/>
            <w:spacing w:val="0"/>
            <w:sz w:val="21"/>
            <w:szCs w:val="21"/>
            <w:highlight w:val="green"/>
            <w:lang w:val="en-US" w:eastAsia="zh-CN"/>
            <w:rPrChange w:id="3409" w:author="野草" w:date="2024-02-03T18:27:22Z">
              <w:rPr>
                <w:rFonts w:hint="eastAsia" w:eastAsia="宋体" w:cs="Times New Roman"/>
                <w:i w:val="0"/>
                <w:iCs w:val="0"/>
                <w:caps w:val="0"/>
                <w:color w:val="1F1F1F"/>
                <w:spacing w:val="0"/>
                <w:sz w:val="21"/>
                <w:szCs w:val="21"/>
                <w:highlight w:val="cyan"/>
                <w:lang w:val="en-US" w:eastAsia="zh-CN"/>
              </w:rPr>
            </w:rPrChange>
          </w:rPr>
          <w:t>Noteworthy variations</w:t>
        </w:r>
      </w:ins>
      <w:ins w:id="3410" w:author="野草" w:date="2024-02-03T18:25:03Z">
        <w:r>
          <w:rPr>
            <w:rFonts w:hint="eastAsia" w:eastAsia="宋体" w:cs="Times New Roman"/>
            <w:i w:val="0"/>
            <w:iCs w:val="0"/>
            <w:caps w:val="0"/>
            <w:color w:val="1F1F1F"/>
            <w:spacing w:val="0"/>
            <w:sz w:val="21"/>
            <w:szCs w:val="21"/>
            <w:highlight w:val="cyan"/>
            <w:lang w:val="en-US" w:eastAsia="zh-CN"/>
          </w:rPr>
          <w:t xml:space="preserve"> were observed in </w:t>
        </w:r>
      </w:ins>
      <w:ins w:id="3411" w:author="野草" w:date="2024-02-03T18:25:03Z">
        <w:r>
          <w:rPr>
            <w:rFonts w:hint="eastAsia" w:eastAsia="宋体" w:cs="Times New Roman"/>
            <w:i w:val="0"/>
            <w:iCs w:val="0"/>
            <w:caps w:val="0"/>
            <w:color w:val="1F1F1F"/>
            <w:spacing w:val="0"/>
            <w:sz w:val="21"/>
            <w:szCs w:val="21"/>
            <w:highlight w:val="green"/>
            <w:lang w:val="en-US" w:eastAsia="zh-CN"/>
            <w:rPrChange w:id="3412" w:author="野草" w:date="2024-02-03T18:27:26Z">
              <w:rPr>
                <w:rFonts w:hint="eastAsia" w:eastAsia="宋体" w:cs="Times New Roman"/>
                <w:i w:val="0"/>
                <w:iCs w:val="0"/>
                <w:caps w:val="0"/>
                <w:color w:val="1F1F1F"/>
                <w:spacing w:val="0"/>
                <w:sz w:val="21"/>
                <w:szCs w:val="21"/>
                <w:highlight w:val="cyan"/>
                <w:lang w:val="en-US" w:eastAsia="zh-CN"/>
              </w:rPr>
            </w:rPrChange>
          </w:rPr>
          <w:t>the impacts</w:t>
        </w:r>
      </w:ins>
      <w:ins w:id="3413" w:author="野草" w:date="2024-02-03T18:25:03Z">
        <w:r>
          <w:rPr>
            <w:rFonts w:hint="eastAsia" w:eastAsia="宋体" w:cs="Times New Roman"/>
            <w:i w:val="0"/>
            <w:iCs w:val="0"/>
            <w:caps w:val="0"/>
            <w:color w:val="1F1F1F"/>
            <w:spacing w:val="0"/>
            <w:sz w:val="21"/>
            <w:szCs w:val="21"/>
            <w:highlight w:val="cyan"/>
            <w:lang w:val="en-US" w:eastAsia="zh-CN"/>
          </w:rPr>
          <w:t xml:space="preserve"> of </w:t>
        </w:r>
      </w:ins>
      <w:ins w:id="3414" w:author="野草" w:date="2024-02-03T18:25:03Z">
        <w:r>
          <w:rPr>
            <w:rFonts w:hint="eastAsia" w:eastAsia="宋体" w:cs="Times New Roman"/>
            <w:i w:val="0"/>
            <w:iCs w:val="0"/>
            <w:caps w:val="0"/>
            <w:color w:val="1F1F1F"/>
            <w:spacing w:val="0"/>
            <w:sz w:val="21"/>
            <w:szCs w:val="21"/>
            <w:highlight w:val="green"/>
            <w:u w:val="single"/>
            <w:lang w:val="en-US" w:eastAsia="zh-CN"/>
            <w:rPrChange w:id="3415" w:author="野草" w:date="2024-02-03T18:27:31Z">
              <w:rPr>
                <w:rFonts w:hint="eastAsia" w:eastAsia="宋体" w:cs="Times New Roman"/>
                <w:i w:val="0"/>
                <w:iCs w:val="0"/>
                <w:caps w:val="0"/>
                <w:color w:val="1F1F1F"/>
                <w:spacing w:val="0"/>
                <w:sz w:val="21"/>
                <w:szCs w:val="21"/>
                <w:highlight w:val="cyan"/>
                <w:lang w:val="en-US" w:eastAsia="zh-CN"/>
              </w:rPr>
            </w:rPrChange>
          </w:rPr>
          <w:t>RW, AI_V, and PD</w:t>
        </w:r>
      </w:ins>
      <w:ins w:id="3416" w:author="野草" w:date="2024-02-02T21:15:49Z">
        <w:r>
          <w:rPr>
            <w:rFonts w:hint="eastAsia" w:eastAsia="宋体" w:cs="Times New Roman"/>
            <w:i w:val="0"/>
            <w:iCs w:val="0"/>
            <w:caps w:val="0"/>
            <w:color w:val="1F1F1F"/>
            <w:spacing w:val="0"/>
            <w:sz w:val="21"/>
            <w:szCs w:val="21"/>
            <w:highlight w:val="cyan"/>
            <w:lang w:val="en-US" w:eastAsia="zh-CN"/>
            <w:rPrChange w:id="3417" w:author="野草" w:date="2024-02-03T10:20:33Z">
              <w:rPr>
                <w:rFonts w:hint="eastAsia" w:eastAsia="宋体" w:cs="Times New Roman"/>
                <w:i w:val="0"/>
                <w:iCs w:val="0"/>
                <w:caps w:val="0"/>
                <w:color w:val="1F1F1F"/>
                <w:spacing w:val="0"/>
                <w:sz w:val="21"/>
                <w:szCs w:val="21"/>
                <w:highlight w:val="none"/>
                <w:lang w:val="en-US" w:eastAsia="zh-CN"/>
              </w:rPr>
            </w:rPrChange>
          </w:rPr>
          <w:t>.</w:t>
        </w:r>
      </w:ins>
    </w:p>
    <w:p>
      <w:pPr>
        <w:jc w:val="left"/>
        <w:rPr>
          <w:del w:id="3419" w:author="野草" w:date="2024-02-02T16:36:15Z"/>
          <w:rFonts w:hint="default"/>
          <w:highlight w:val="none"/>
          <w:lang w:val="en-US" w:eastAsia="zh-CN"/>
        </w:rPr>
        <w:pPrChange w:id="3418" w:author="野草" w:date="2024-02-02T08:06:43Z">
          <w:pPr>
            <w:jc w:val="center"/>
          </w:pPr>
        </w:pPrChange>
      </w:pPr>
    </w:p>
    <w:p>
      <w:pPr>
        <w:numPr>
          <w:ilvl w:val="-1"/>
          <w:numId w:val="0"/>
        </w:numPr>
        <w:ind w:left="0" w:leftChars="0" w:firstLine="0" w:firstLineChars="0"/>
        <w:rPr>
          <w:del w:id="3421" w:author="野草" w:date="2024-02-02T08:04:51Z"/>
          <w:rFonts w:hint="default"/>
          <w:sz w:val="21"/>
          <w:szCs w:val="21"/>
          <w:highlight w:val="none"/>
          <w:lang w:val="en-US" w:eastAsia="zh-CN"/>
        </w:rPr>
        <w:pPrChange w:id="3420" w:author="野草" w:date="2024-02-01T11:29:24Z">
          <w:pPr>
            <w:numPr>
              <w:ilvl w:val="0"/>
              <w:numId w:val="3"/>
            </w:numPr>
            <w:ind w:left="420" w:leftChars="0" w:hanging="420" w:firstLineChars="0"/>
          </w:pPr>
        </w:pPrChange>
      </w:pPr>
      <w:del w:id="3422" w:author="野草" w:date="2024-02-02T08:04:51Z">
        <w:r>
          <w:rPr>
            <w:rFonts w:hint="eastAsia"/>
            <w:sz w:val="21"/>
            <w:szCs w:val="21"/>
            <w:highlight w:val="none"/>
            <w:lang w:val="en-US" w:eastAsia="zh-CN"/>
          </w:rPr>
          <w:delText>T</w:delText>
        </w:r>
      </w:del>
      <w:del w:id="3423" w:author="野草" w:date="2024-02-02T08:04:51Z">
        <w:r>
          <w:rPr>
            <w:rFonts w:hint="default"/>
            <w:sz w:val="21"/>
            <w:szCs w:val="21"/>
            <w:highlight w:val="none"/>
            <w:lang w:val="en-US" w:eastAsia="zh-CN"/>
          </w:rPr>
          <w:delText xml:space="preserve">he the top five contributing variables are used for </w:delText>
        </w:r>
      </w:del>
      <w:del w:id="3424" w:author="野草" w:date="2024-02-02T08:04:51Z">
        <w:r>
          <w:rPr>
            <w:rFonts w:hint="eastAsia"/>
            <w:sz w:val="21"/>
            <w:szCs w:val="21"/>
            <w:highlight w:val="none"/>
            <w:lang w:val="en-US" w:eastAsia="zh-CN"/>
          </w:rPr>
          <w:delText xml:space="preserve">the </w:delText>
        </w:r>
      </w:del>
      <w:del w:id="3425" w:author="野草" w:date="2024-02-02T08:04:51Z">
        <w:r>
          <w:rPr>
            <w:rFonts w:hint="default"/>
            <w:sz w:val="21"/>
            <w:szCs w:val="21"/>
            <w:highlight w:val="none"/>
            <w:lang w:val="en-US" w:eastAsia="zh-CN"/>
          </w:rPr>
          <w:delText>subsequent analysis of marginal effects</w:delText>
        </w:r>
      </w:del>
      <w:del w:id="3426" w:author="野草" w:date="2024-02-02T08:04:51Z">
        <w:r>
          <w:rPr>
            <w:rFonts w:hint="eastAsia"/>
            <w:sz w:val="21"/>
            <w:szCs w:val="21"/>
            <w:highlight w:val="none"/>
            <w:lang w:val="en-US" w:eastAsia="zh-CN"/>
          </w:rPr>
          <w:delText xml:space="preserve"> in the 2 case days</w:delText>
        </w:r>
      </w:del>
      <w:del w:id="3427" w:author="野草" w:date="2024-02-02T08:04:51Z">
        <w:r>
          <w:rPr>
            <w:rFonts w:hint="default"/>
            <w:sz w:val="21"/>
            <w:szCs w:val="21"/>
            <w:highlight w:val="none"/>
            <w:lang w:val="en-US" w:eastAsia="zh-CN"/>
          </w:rPr>
          <w:delText>.</w:delText>
        </w:r>
      </w:del>
    </w:p>
    <w:p>
      <w:pPr>
        <w:numPr>
          <w:ilvl w:val="-1"/>
          <w:numId w:val="0"/>
        </w:numPr>
        <w:ind w:left="0" w:leftChars="0" w:firstLine="0" w:firstLineChars="0"/>
        <w:rPr>
          <w:del w:id="3429" w:author="野草" w:date="2024-02-02T08:04:51Z"/>
          <w:rFonts w:hint="default"/>
          <w:sz w:val="21"/>
          <w:szCs w:val="21"/>
          <w:highlight w:val="none"/>
          <w:lang w:val="en-US" w:eastAsia="zh-CN"/>
        </w:rPr>
        <w:pPrChange w:id="3428" w:author="野草" w:date="2024-02-01T11:29:24Z">
          <w:pPr>
            <w:numPr>
              <w:ilvl w:val="0"/>
              <w:numId w:val="3"/>
            </w:numPr>
            <w:ind w:left="420" w:leftChars="0" w:hanging="420" w:firstLineChars="0"/>
          </w:pPr>
        </w:pPrChange>
      </w:pPr>
      <w:del w:id="3430" w:author="野草" w:date="2024-02-02T08:04:51Z">
        <w:r>
          <w:rPr>
            <w:rFonts w:hint="eastAsia"/>
            <w:sz w:val="21"/>
            <w:szCs w:val="21"/>
            <w:highlight w:val="none"/>
            <w:lang w:val="en-US" w:eastAsia="zh-CN"/>
          </w:rPr>
          <w:delText>The results demonstrate the non-linear influences of environmental factors on river cooling.</w:delText>
        </w:r>
      </w:del>
    </w:p>
    <w:p>
      <w:pPr>
        <w:numPr>
          <w:ilvl w:val="-1"/>
          <w:numId w:val="0"/>
        </w:numPr>
        <w:ind w:left="0" w:leftChars="0" w:firstLine="0" w:firstLineChars="0"/>
        <w:rPr>
          <w:del w:id="3432"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31" w:author="野草" w:date="2024-02-01T11:29:25Z">
          <w:pPr>
            <w:numPr>
              <w:ilvl w:val="0"/>
              <w:numId w:val="3"/>
            </w:numPr>
            <w:ind w:left="420" w:leftChars="0" w:hanging="420" w:firstLineChars="0"/>
          </w:pPr>
        </w:pPrChange>
      </w:pPr>
      <w:del w:id="3433"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As the most </w:delText>
        </w:r>
      </w:del>
      <w:del w:id="3434" w:author="野草" w:date="2024-02-02T08:04:51Z">
        <w:r>
          <w:rPr>
            <w:rFonts w:hint="default"/>
            <w:highlight w:val="none"/>
            <w:lang w:val="en-US" w:eastAsia="zh-CN"/>
          </w:rPr>
          <w:delText>contributing</w:delText>
        </w:r>
      </w:del>
      <w:del w:id="3435"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 factor in explaining RCI</w:delText>
        </w:r>
      </w:del>
      <w:del w:id="3436" w:author="野草" w:date="2024-02-02T08:04:51Z">
        <w:r>
          <w:rPr>
            <w:rFonts w:hint="eastAsia" w:eastAsia="宋体" w:cs="Times New Roman"/>
            <w:i w:val="0"/>
            <w:iCs w:val="0"/>
            <w:caps w:val="0"/>
            <w:color w:val="1F1F1F"/>
            <w:spacing w:val="0"/>
            <w:sz w:val="21"/>
            <w:szCs w:val="21"/>
            <w:highlight w:val="none"/>
            <w:lang w:val="en-US" w:eastAsia="zh-CN"/>
          </w:rPr>
          <w:delText xml:space="preserve"> in the normal summer day</w:delText>
        </w:r>
      </w:del>
      <w:del w:id="3437"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average slope takes effect in the form of de</w:delText>
        </w:r>
      </w:del>
      <w:del w:id="3438" w:author="野草" w:date="2024-02-02T08:04:51Z">
        <w:r>
          <w:rPr>
            <w:rFonts w:hint="eastAsia" w:eastAsia="宋体" w:cs="Times New Roman"/>
            <w:i w:val="0"/>
            <w:iCs w:val="0"/>
            <w:caps w:val="0"/>
            <w:color w:val="1F1F1F"/>
            <w:spacing w:val="0"/>
            <w:sz w:val="21"/>
            <w:szCs w:val="21"/>
            <w:highlight w:val="none"/>
            <w:lang w:val="en-US" w:eastAsia="zh-CN"/>
          </w:rPr>
          <w:delText>scent</w:delText>
        </w:r>
      </w:del>
      <w:del w:id="3439"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 pattern.</w:delText>
        </w:r>
      </w:del>
    </w:p>
    <w:p>
      <w:pPr>
        <w:numPr>
          <w:ilvl w:val="-1"/>
          <w:numId w:val="0"/>
        </w:numPr>
        <w:ind w:left="0" w:leftChars="0" w:firstLine="0" w:firstLineChars="0"/>
        <w:rPr>
          <w:del w:id="3441"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40" w:author="野草" w:date="2024-02-01T11:29:25Z">
          <w:pPr>
            <w:numPr>
              <w:ilvl w:val="0"/>
              <w:numId w:val="3"/>
            </w:numPr>
            <w:ind w:left="420" w:leftChars="0" w:hanging="420" w:firstLineChars="0"/>
          </w:pPr>
        </w:pPrChange>
      </w:pPr>
      <w:del w:id="3442" w:author="野草" w:date="2024-02-02T08:04:51Z">
        <w:r>
          <w:rPr>
            <w:rFonts w:hint="eastAsia" w:eastAsia="宋体" w:cs="Times New Roman"/>
            <w:i w:val="0"/>
            <w:iCs w:val="0"/>
            <w:caps w:val="0"/>
            <w:color w:val="1F1F1F"/>
            <w:spacing w:val="0"/>
            <w:sz w:val="21"/>
            <w:szCs w:val="21"/>
            <w:highlight w:val="none"/>
            <w:lang w:val="en-US" w:eastAsia="zh-CN"/>
          </w:rPr>
          <w:delText xml:space="preserve">When average slope increases from </w:delText>
        </w:r>
      </w:del>
      <w:del w:id="3443" w:author="野草" w:date="2024-02-02T08:04:51Z">
        <w:r>
          <w:rPr>
            <w:rFonts w:hint="eastAsia" w:eastAsia="宋体" w:cs="Times New Roman"/>
            <w:i w:val="0"/>
            <w:iCs w:val="0"/>
            <w:caps w:val="0"/>
            <w:color w:val="1F1F1F"/>
            <w:spacing w:val="0"/>
            <w:sz w:val="21"/>
            <w:szCs w:val="21"/>
            <w:highlight w:val="none"/>
            <w:u w:val="single"/>
            <w:lang w:val="en-US" w:eastAsia="zh-CN"/>
          </w:rPr>
          <w:delText>9.2 to 23.3</w:delText>
        </w:r>
      </w:del>
      <w:del w:id="3444" w:author="野草" w:date="2024-02-02T08:04:51Z">
        <w:r>
          <w:rPr>
            <w:rFonts w:hint="eastAsia" w:eastAsia="宋体" w:cs="Times New Roman"/>
            <w:i w:val="0"/>
            <w:iCs w:val="0"/>
            <w:caps w:val="0"/>
            <w:color w:val="1F1F1F"/>
            <w:spacing w:val="0"/>
            <w:sz w:val="21"/>
            <w:szCs w:val="21"/>
            <w:highlight w:val="none"/>
            <w:lang w:val="en-US" w:eastAsia="zh-CN"/>
          </w:rPr>
          <w:delText xml:space="preserve">, the cooling intensity induced by river would be weakened from </w:delText>
        </w:r>
      </w:del>
      <w:del w:id="3445" w:author="野草" w:date="2024-02-02T08:04:51Z">
        <w:r>
          <w:rPr>
            <w:rFonts w:hint="eastAsia" w:eastAsia="宋体" w:cs="Times New Roman"/>
            <w:i w:val="0"/>
            <w:iCs w:val="0"/>
            <w:caps w:val="0"/>
            <w:color w:val="1F1F1F"/>
            <w:spacing w:val="0"/>
            <w:sz w:val="21"/>
            <w:szCs w:val="21"/>
            <w:highlight w:val="none"/>
            <w:u w:val="single"/>
            <w:lang w:val="en-US" w:eastAsia="zh-CN"/>
          </w:rPr>
          <w:delText>6.8 °C to 4.3 °C</w:delText>
        </w:r>
      </w:del>
      <w:del w:id="3446" w:author="野草" w:date="2024-02-02T08:04:51Z">
        <w:r>
          <w:rPr>
            <w:rFonts w:hint="eastAsia" w:eastAsia="宋体" w:cs="Times New Roman"/>
            <w:i w:val="0"/>
            <w:iCs w:val="0"/>
            <w:caps w:val="0"/>
            <w:color w:val="1F1F1F"/>
            <w:spacing w:val="0"/>
            <w:sz w:val="21"/>
            <w:szCs w:val="21"/>
            <w:highlight w:val="none"/>
            <w:lang w:val="en-US" w:eastAsia="zh-CN"/>
          </w:rPr>
          <w:delText>, demonstrating</w:delText>
        </w:r>
      </w:del>
      <w:del w:id="3447"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 that larger slope of the riverside area is not beneficial for the heat mitigation generated by the </w:delText>
        </w:r>
      </w:del>
      <w:del w:id="3448" w:author="野草" w:date="2024-02-02T08:04:51Z">
        <w:r>
          <w:rPr>
            <w:rFonts w:hint="eastAsia" w:eastAsia="宋体" w:cs="Times New Roman"/>
            <w:i w:val="0"/>
            <w:iCs w:val="0"/>
            <w:caps w:val="0"/>
            <w:color w:val="1F1F1F"/>
            <w:spacing w:val="0"/>
            <w:sz w:val="21"/>
            <w:szCs w:val="21"/>
            <w:highlight w:val="none"/>
            <w:lang w:val="en-US" w:eastAsia="zh-CN"/>
          </w:rPr>
          <w:delText xml:space="preserve">nearby </w:delText>
        </w:r>
      </w:del>
      <w:del w:id="3449"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river.</w:delText>
        </w:r>
      </w:del>
    </w:p>
    <w:p>
      <w:pPr>
        <w:numPr>
          <w:ilvl w:val="-1"/>
          <w:numId w:val="0"/>
        </w:numPr>
        <w:ind w:left="0" w:leftChars="0" w:firstLine="0" w:firstLineChars="0"/>
        <w:rPr>
          <w:del w:id="3451"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50" w:author="野草" w:date="2024-02-01T11:29:26Z">
          <w:pPr>
            <w:numPr>
              <w:ilvl w:val="0"/>
              <w:numId w:val="3"/>
            </w:numPr>
            <w:ind w:left="420" w:leftChars="0" w:hanging="420" w:firstLineChars="0"/>
          </w:pPr>
        </w:pPrChange>
      </w:pPr>
      <w:del w:id="3452" w:author="野草" w:date="2024-02-02T08:04:51Z">
        <w:r>
          <w:rPr>
            <w:rFonts w:hint="eastAsia" w:eastAsia="宋体" w:cs="Times New Roman"/>
            <w:i w:val="0"/>
            <w:iCs w:val="0"/>
            <w:caps w:val="0"/>
            <w:color w:val="1F1F1F"/>
            <w:spacing w:val="0"/>
            <w:sz w:val="21"/>
            <w:szCs w:val="21"/>
            <w:highlight w:val="none"/>
            <w:lang w:val="en-US" w:eastAsia="zh-CN"/>
          </w:rPr>
          <w:delText xml:space="preserve">With values of average slope being </w:delText>
        </w:r>
      </w:del>
      <w:del w:id="3453" w:author="野草" w:date="2024-02-02T08:04:51Z">
        <w:r>
          <w:rPr>
            <w:rFonts w:hint="eastAsia" w:eastAsia="宋体" w:cs="Times New Roman"/>
            <w:i w:val="0"/>
            <w:iCs w:val="0"/>
            <w:caps w:val="0"/>
            <w:color w:val="1F1F1F"/>
            <w:spacing w:val="0"/>
            <w:sz w:val="21"/>
            <w:szCs w:val="21"/>
            <w:highlight w:val="none"/>
            <w:u w:val="single"/>
            <w:lang w:val="en-US" w:eastAsia="zh-CN"/>
          </w:rPr>
          <w:delText>larger than 23.3</w:delText>
        </w:r>
      </w:del>
      <w:del w:id="3454" w:author="野草" w:date="2024-02-02T08:04:51Z">
        <w:r>
          <w:rPr>
            <w:rFonts w:hint="eastAsia" w:eastAsia="宋体" w:cs="Times New Roman"/>
            <w:i w:val="0"/>
            <w:iCs w:val="0"/>
            <w:caps w:val="0"/>
            <w:color w:val="1F1F1F"/>
            <w:spacing w:val="0"/>
            <w:sz w:val="21"/>
            <w:szCs w:val="21"/>
            <w:highlight w:val="none"/>
            <w:lang w:val="en-US" w:eastAsia="zh-CN"/>
          </w:rPr>
          <w:delText>, its influence on RCI can be neglected.</w:delText>
        </w:r>
      </w:del>
    </w:p>
    <w:p>
      <w:pPr>
        <w:numPr>
          <w:ilvl w:val="-1"/>
          <w:numId w:val="0"/>
        </w:numPr>
        <w:ind w:left="0" w:leftChars="0" w:firstLine="0" w:firstLineChars="0"/>
        <w:rPr>
          <w:del w:id="3456"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55" w:author="野草" w:date="2024-02-01T11:29:26Z">
          <w:pPr>
            <w:numPr>
              <w:ilvl w:val="0"/>
              <w:numId w:val="3"/>
            </w:numPr>
            <w:ind w:left="420" w:leftChars="0" w:hanging="420" w:firstLineChars="0"/>
          </w:pPr>
        </w:pPrChange>
      </w:pPr>
      <w:del w:id="3457"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In contrast, the influences of other factors </w:delText>
        </w:r>
      </w:del>
      <w:del w:id="3458" w:author="野草" w:date="2024-02-02T08:04:51Z">
        <w:r>
          <w:rPr>
            <w:rFonts w:hint="default" w:ascii="Times New Roman" w:hAnsi="Times New Roman" w:eastAsia="宋体" w:cs="Times New Roman"/>
            <w:i w:val="0"/>
            <w:iCs w:val="0"/>
            <w:caps w:val="0"/>
            <w:color w:val="1F1F1F"/>
            <w:spacing w:val="0"/>
            <w:sz w:val="21"/>
            <w:szCs w:val="21"/>
            <w:highlight w:val="none"/>
            <w:u w:val="single"/>
            <w:lang w:val="en-US" w:eastAsia="zh-CN"/>
          </w:rPr>
          <w:delText>(</w:delText>
        </w:r>
      </w:del>
      <w:del w:id="3459" w:author="野草" w:date="2024-02-02T08:04:51Z">
        <w:r>
          <w:rPr>
            <w:rFonts w:hint="eastAsia" w:eastAsia="宋体" w:cs="Times New Roman"/>
            <w:i w:val="0"/>
            <w:iCs w:val="0"/>
            <w:caps w:val="0"/>
            <w:color w:val="1F1F1F"/>
            <w:spacing w:val="0"/>
            <w:sz w:val="21"/>
            <w:szCs w:val="21"/>
            <w:highlight w:val="none"/>
            <w:u w:val="single"/>
            <w:lang w:val="en-US" w:eastAsia="zh-CN"/>
          </w:rPr>
          <w:delText>AI_I, ELE, RW, LSI_I</w:delText>
        </w:r>
      </w:del>
      <w:del w:id="3460" w:author="野草" w:date="2024-02-02T08:04:51Z">
        <w:r>
          <w:rPr>
            <w:rFonts w:hint="default" w:ascii="Times New Roman" w:hAnsi="Times New Roman" w:eastAsia="宋体" w:cs="Times New Roman"/>
            <w:i w:val="0"/>
            <w:iCs w:val="0"/>
            <w:caps w:val="0"/>
            <w:color w:val="1F1F1F"/>
            <w:spacing w:val="0"/>
            <w:sz w:val="21"/>
            <w:szCs w:val="21"/>
            <w:highlight w:val="none"/>
            <w:u w:val="single"/>
            <w:lang w:val="en-US" w:eastAsia="zh-CN"/>
          </w:rPr>
          <w:delText>)</w:delText>
        </w:r>
      </w:del>
      <w:del w:id="3461"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 are characterized by </w:delText>
        </w:r>
      </w:del>
      <w:del w:id="3462" w:author="野草" w:date="2024-02-02T08:04:51Z">
        <w:r>
          <w:rPr>
            <w:rFonts w:hint="eastAsia" w:eastAsia="宋体" w:cs="Times New Roman"/>
            <w:i w:val="0"/>
            <w:iCs w:val="0"/>
            <w:caps w:val="0"/>
            <w:color w:val="1F1F1F"/>
            <w:spacing w:val="0"/>
            <w:sz w:val="21"/>
            <w:szCs w:val="21"/>
            <w:highlight w:val="none"/>
            <w:lang w:val="en-US" w:eastAsia="zh-CN"/>
          </w:rPr>
          <w:delText>ascent</w:delText>
        </w:r>
      </w:del>
      <w:del w:id="3463"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 patterns.</w:delText>
        </w:r>
      </w:del>
    </w:p>
    <w:p>
      <w:pPr>
        <w:numPr>
          <w:ilvl w:val="-1"/>
          <w:numId w:val="0"/>
        </w:numPr>
        <w:ind w:left="0" w:leftChars="0" w:firstLine="0" w:firstLineChars="0"/>
        <w:rPr>
          <w:del w:id="3465"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64" w:author="野草" w:date="2024-02-01T11:29:27Z">
          <w:pPr>
            <w:numPr>
              <w:ilvl w:val="0"/>
              <w:numId w:val="3"/>
            </w:numPr>
            <w:ind w:left="420" w:leftChars="0" w:hanging="420" w:firstLineChars="0"/>
          </w:pPr>
        </w:pPrChange>
      </w:pPr>
      <w:del w:id="3466" w:author="野草" w:date="2024-02-02T08:04:51Z">
        <w:r>
          <w:rPr>
            <w:rFonts w:hint="eastAsia" w:eastAsia="宋体" w:cs="Times New Roman"/>
            <w:i w:val="0"/>
            <w:iCs w:val="0"/>
            <w:caps w:val="0"/>
            <w:color w:val="1F1F1F"/>
            <w:spacing w:val="0"/>
            <w:sz w:val="21"/>
            <w:szCs w:val="21"/>
            <w:highlight w:val="none"/>
            <w:lang w:val="en-US" w:eastAsia="zh-CN"/>
          </w:rPr>
          <w:delText xml:space="preserve">The positive relationship between AI_I and RCI appears when AI_I is </w:delText>
        </w:r>
      </w:del>
      <w:del w:id="3467" w:author="野草" w:date="2024-02-02T08:04:51Z">
        <w:r>
          <w:rPr>
            <w:rFonts w:hint="eastAsia" w:eastAsia="宋体" w:cs="Times New Roman"/>
            <w:i w:val="0"/>
            <w:iCs w:val="0"/>
            <w:caps w:val="0"/>
            <w:color w:val="1F1F1F"/>
            <w:spacing w:val="0"/>
            <w:sz w:val="21"/>
            <w:szCs w:val="21"/>
            <w:highlight w:val="none"/>
            <w:u w:val="single"/>
            <w:lang w:val="en-US" w:eastAsia="zh-CN"/>
          </w:rPr>
          <w:delText>between 54 and 94</w:delText>
        </w:r>
      </w:del>
      <w:del w:id="3468" w:author="野草" w:date="2024-02-02T08:04:51Z">
        <w:r>
          <w:rPr>
            <w:rFonts w:hint="eastAsia" w:eastAsia="宋体" w:cs="Times New Roman"/>
            <w:i w:val="0"/>
            <w:iCs w:val="0"/>
            <w:caps w:val="0"/>
            <w:color w:val="1F1F1F"/>
            <w:spacing w:val="0"/>
            <w:sz w:val="21"/>
            <w:szCs w:val="21"/>
            <w:highlight w:val="none"/>
            <w:lang w:val="en-US" w:eastAsia="zh-CN"/>
          </w:rPr>
          <w:delText>.</w:delText>
        </w:r>
      </w:del>
    </w:p>
    <w:p>
      <w:pPr>
        <w:numPr>
          <w:ilvl w:val="-1"/>
          <w:numId w:val="0"/>
        </w:numPr>
        <w:ind w:left="0" w:leftChars="0" w:firstLine="0" w:firstLineChars="0"/>
        <w:rPr>
          <w:del w:id="3470"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69" w:author="野草" w:date="2024-02-01T11:29:28Z">
          <w:pPr>
            <w:numPr>
              <w:ilvl w:val="0"/>
              <w:numId w:val="3"/>
            </w:numPr>
            <w:ind w:left="420" w:leftChars="0" w:hanging="420" w:firstLineChars="0"/>
          </w:pPr>
        </w:pPrChange>
      </w:pPr>
      <w:del w:id="3471" w:author="野草" w:date="2024-02-02T08:04:51Z">
        <w:r>
          <w:rPr>
            <w:rFonts w:hint="eastAsia" w:eastAsia="宋体" w:cs="Times New Roman"/>
            <w:i w:val="0"/>
            <w:iCs w:val="0"/>
            <w:caps w:val="0"/>
            <w:color w:val="1F1F1F"/>
            <w:spacing w:val="0"/>
            <w:sz w:val="21"/>
            <w:szCs w:val="21"/>
            <w:highlight w:val="none"/>
            <w:lang w:val="en-US" w:eastAsia="zh-CN"/>
          </w:rPr>
          <w:delText>This demonstrates that cooling intensity provided by river can be stronger with improved aggregation levels.</w:delText>
        </w:r>
      </w:del>
    </w:p>
    <w:p>
      <w:pPr>
        <w:numPr>
          <w:ilvl w:val="-1"/>
          <w:numId w:val="0"/>
        </w:numPr>
        <w:ind w:left="0" w:leftChars="0" w:firstLine="0" w:firstLineChars="0"/>
        <w:rPr>
          <w:del w:id="3473"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72" w:author="野草" w:date="2024-02-01T11:29:28Z">
          <w:pPr>
            <w:numPr>
              <w:ilvl w:val="0"/>
              <w:numId w:val="3"/>
            </w:numPr>
            <w:ind w:left="420" w:leftChars="0" w:hanging="420" w:firstLineChars="0"/>
          </w:pPr>
        </w:pPrChange>
      </w:pPr>
      <w:del w:id="3474" w:author="野草" w:date="2024-02-02T08:04:51Z">
        <w:r>
          <w:rPr>
            <w:rFonts w:hint="eastAsia" w:eastAsia="宋体" w:cs="Times New Roman"/>
            <w:i w:val="0"/>
            <w:iCs w:val="0"/>
            <w:caps w:val="0"/>
            <w:color w:val="1F1F1F"/>
            <w:spacing w:val="0"/>
            <w:sz w:val="21"/>
            <w:szCs w:val="21"/>
            <w:highlight w:val="none"/>
            <w:lang w:val="en-US" w:eastAsia="zh-CN"/>
          </w:rPr>
          <w:delText xml:space="preserve">As for </w:delText>
        </w:r>
      </w:del>
      <w:del w:id="3475" w:author="野草" w:date="2024-02-02T08:04:51Z">
        <w:r>
          <w:rPr>
            <w:rFonts w:hint="eastAsia" w:eastAsia="宋体" w:cs="Times New Roman"/>
            <w:i w:val="0"/>
            <w:iCs w:val="0"/>
            <w:caps w:val="0"/>
            <w:color w:val="1F1F1F"/>
            <w:spacing w:val="0"/>
            <w:sz w:val="21"/>
            <w:szCs w:val="21"/>
            <w:highlight w:val="none"/>
            <w:u w:val="single"/>
            <w:lang w:val="en-US" w:eastAsia="zh-CN"/>
          </w:rPr>
          <w:delText>ELE, RW and LSI_I</w:delText>
        </w:r>
      </w:del>
      <w:del w:id="3476" w:author="野草" w:date="2024-02-02T08:04:51Z">
        <w:r>
          <w:rPr>
            <w:rFonts w:hint="eastAsia" w:eastAsia="宋体" w:cs="Times New Roman"/>
            <w:i w:val="0"/>
            <w:iCs w:val="0"/>
            <w:caps w:val="0"/>
            <w:color w:val="1F1F1F"/>
            <w:spacing w:val="0"/>
            <w:sz w:val="21"/>
            <w:szCs w:val="21"/>
            <w:highlight w:val="none"/>
            <w:lang w:val="en-US" w:eastAsia="zh-CN"/>
          </w:rPr>
          <w:delText xml:space="preserve">, they positively affect RCI when their values are within </w:delText>
        </w:r>
      </w:del>
      <w:del w:id="3477" w:author="野草" w:date="2024-02-02T08:04:51Z">
        <w:r>
          <w:rPr>
            <w:rFonts w:hint="eastAsia" w:eastAsia="宋体" w:cs="Times New Roman"/>
            <w:i w:val="0"/>
            <w:iCs w:val="0"/>
            <w:caps w:val="0"/>
            <w:color w:val="1F1F1F"/>
            <w:spacing w:val="0"/>
            <w:sz w:val="21"/>
            <w:szCs w:val="21"/>
            <w:highlight w:val="none"/>
            <w:u w:val="single"/>
            <w:lang w:val="en-US" w:eastAsia="zh-CN"/>
          </w:rPr>
          <w:delText>174.8 - 218.4, 246.7 - 812.3 and 1.7 - 3.4, respectively</w:delText>
        </w:r>
      </w:del>
      <w:del w:id="3478" w:author="野草" w:date="2024-02-02T08:04:51Z">
        <w:r>
          <w:rPr>
            <w:rFonts w:hint="eastAsia" w:eastAsia="宋体" w:cs="Times New Roman"/>
            <w:i w:val="0"/>
            <w:iCs w:val="0"/>
            <w:caps w:val="0"/>
            <w:color w:val="1F1F1F"/>
            <w:spacing w:val="0"/>
            <w:sz w:val="21"/>
            <w:szCs w:val="21"/>
            <w:highlight w:val="none"/>
            <w:lang w:val="en-US" w:eastAsia="zh-CN"/>
          </w:rPr>
          <w:delText>.</w:delText>
        </w:r>
      </w:del>
    </w:p>
    <w:p>
      <w:pPr>
        <w:numPr>
          <w:ilvl w:val="-1"/>
          <w:numId w:val="0"/>
        </w:numPr>
        <w:ind w:left="0" w:leftChars="0" w:firstLine="0" w:firstLineChars="0"/>
        <w:jc w:val="left"/>
        <w:rPr>
          <w:del w:id="3480"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79" w:author="野草" w:date="2024-02-01T11:29:28Z">
          <w:pPr>
            <w:numPr>
              <w:ilvl w:val="0"/>
              <w:numId w:val="3"/>
            </w:numPr>
            <w:ind w:left="420" w:leftChars="0" w:hanging="420" w:firstLineChars="0"/>
            <w:jc w:val="left"/>
          </w:pPr>
        </w:pPrChange>
      </w:pPr>
      <w:del w:id="3481" w:author="野草" w:date="2024-02-02T08:04:51Z">
        <w:r>
          <w:rPr>
            <w:rFonts w:hint="eastAsia" w:eastAsia="宋体" w:cs="Times New Roman"/>
            <w:i w:val="0"/>
            <w:iCs w:val="0"/>
            <w:caps w:val="0"/>
            <w:color w:val="1F1F1F"/>
            <w:spacing w:val="0"/>
            <w:sz w:val="21"/>
            <w:szCs w:val="21"/>
            <w:highlight w:val="none"/>
            <w:lang w:val="en-US" w:eastAsia="zh-CN"/>
          </w:rPr>
          <w:delText xml:space="preserve">In the extremely hot day, </w:delText>
        </w:r>
      </w:del>
      <w:del w:id="3482" w:author="野草" w:date="2024-02-02T08:04:51Z">
        <w:r>
          <w:rPr>
            <w:rFonts w:hint="default"/>
            <w:sz w:val="21"/>
            <w:szCs w:val="21"/>
            <w:highlight w:val="none"/>
            <w:lang w:val="en-US" w:eastAsia="zh-CN"/>
          </w:rPr>
          <w:delText>the top five contributing variables</w:delText>
        </w:r>
      </w:del>
      <w:del w:id="3483" w:author="野草" w:date="2024-02-02T08:04:51Z">
        <w:r>
          <w:rPr>
            <w:rFonts w:hint="eastAsia"/>
            <w:sz w:val="21"/>
            <w:szCs w:val="21"/>
            <w:highlight w:val="none"/>
            <w:lang w:val="en-US" w:eastAsia="zh-CN"/>
          </w:rPr>
          <w:delText xml:space="preserve"> are </w:delText>
        </w:r>
      </w:del>
      <w:del w:id="3484" w:author="野草" w:date="2024-02-02T08:04:51Z">
        <w:r>
          <w:rPr>
            <w:rFonts w:hint="eastAsia"/>
            <w:sz w:val="21"/>
            <w:szCs w:val="21"/>
            <w:highlight w:val="none"/>
            <w:u w:val="single"/>
            <w:lang w:val="en-US" w:eastAsia="zh-CN"/>
          </w:rPr>
          <w:delText>ELE, SLP, FAR, LSI_G and AI_I.</w:delText>
        </w:r>
      </w:del>
    </w:p>
    <w:p>
      <w:pPr>
        <w:numPr>
          <w:ilvl w:val="-1"/>
          <w:numId w:val="0"/>
        </w:numPr>
        <w:ind w:left="0" w:leftChars="0" w:firstLine="0" w:firstLineChars="0"/>
        <w:jc w:val="left"/>
        <w:rPr>
          <w:del w:id="3486"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485" w:author="野草" w:date="2024-02-01T11:29:29Z">
          <w:pPr>
            <w:numPr>
              <w:ilvl w:val="0"/>
              <w:numId w:val="3"/>
            </w:numPr>
            <w:ind w:left="420" w:leftChars="0" w:hanging="420" w:firstLineChars="0"/>
            <w:jc w:val="left"/>
          </w:pPr>
        </w:pPrChange>
      </w:pPr>
      <w:del w:id="3487" w:author="野草" w:date="2024-02-02T08:04:51Z">
        <w:r>
          <w:rPr>
            <w:rFonts w:hint="eastAsia"/>
            <w:sz w:val="21"/>
            <w:szCs w:val="21"/>
            <w:highlight w:val="none"/>
            <w:u w:val="none"/>
            <w:lang w:val="en-US" w:eastAsia="zh-CN"/>
          </w:rPr>
          <w:delText xml:space="preserve">Ascent patterns appear in the relative influences of </w:delText>
        </w:r>
      </w:del>
      <w:del w:id="3488" w:author="野草" w:date="2024-02-02T08:04:51Z">
        <w:r>
          <w:rPr>
            <w:rFonts w:hint="eastAsia"/>
            <w:sz w:val="21"/>
            <w:szCs w:val="21"/>
            <w:highlight w:val="none"/>
            <w:u w:val="single"/>
            <w:lang w:val="en-US" w:eastAsia="zh-CN"/>
          </w:rPr>
          <w:delText>ELE, LSI_G and AI_I.</w:delText>
        </w:r>
      </w:del>
    </w:p>
    <w:p>
      <w:pPr>
        <w:numPr>
          <w:ilvl w:val="-1"/>
          <w:numId w:val="0"/>
        </w:numPr>
        <w:ind w:left="0" w:leftChars="0" w:firstLine="0" w:firstLineChars="0"/>
        <w:jc w:val="left"/>
        <w:rPr>
          <w:del w:id="3490" w:author="野草" w:date="2024-02-02T08:04:51Z"/>
          <w:rFonts w:hint="default" w:ascii="Times New Roman" w:hAnsi="Times New Roman" w:eastAsia="宋体" w:cs="Times New Roman"/>
          <w:i w:val="0"/>
          <w:iCs w:val="0"/>
          <w:caps w:val="0"/>
          <w:color w:val="1F1F1F"/>
          <w:spacing w:val="0"/>
          <w:sz w:val="21"/>
          <w:szCs w:val="21"/>
          <w:highlight w:val="none"/>
          <w:u w:val="none"/>
          <w:lang w:val="en-US" w:eastAsia="zh-CN"/>
        </w:rPr>
        <w:pPrChange w:id="3489" w:author="野草" w:date="2024-02-01T11:29:29Z">
          <w:pPr>
            <w:numPr>
              <w:ilvl w:val="0"/>
              <w:numId w:val="3"/>
            </w:numPr>
            <w:ind w:left="420" w:leftChars="0" w:hanging="420" w:firstLineChars="0"/>
            <w:jc w:val="left"/>
          </w:pPr>
        </w:pPrChange>
      </w:pPr>
      <w:del w:id="3491" w:author="野草" w:date="2024-02-02T08:04:51Z">
        <w:r>
          <w:rPr>
            <w:rFonts w:hint="eastAsia"/>
            <w:sz w:val="21"/>
            <w:szCs w:val="21"/>
            <w:highlight w:val="none"/>
            <w:u w:val="none"/>
            <w:lang w:val="en-US" w:eastAsia="zh-CN"/>
          </w:rPr>
          <w:delText xml:space="preserve">RCI increases when </w:delText>
        </w:r>
      </w:del>
      <w:del w:id="3492" w:author="野草" w:date="2024-02-02T08:04:51Z">
        <w:r>
          <w:rPr>
            <w:rFonts w:hint="eastAsia" w:eastAsia="宋体" w:cs="Times New Roman"/>
            <w:i w:val="0"/>
            <w:iCs w:val="0"/>
            <w:caps w:val="0"/>
            <w:color w:val="1F1F1F"/>
            <w:spacing w:val="0"/>
            <w:sz w:val="21"/>
            <w:szCs w:val="21"/>
            <w:highlight w:val="none"/>
            <w:lang w:val="en-US" w:eastAsia="zh-CN"/>
          </w:rPr>
          <w:delText xml:space="preserve">their values are within </w:delText>
        </w:r>
      </w:del>
      <w:del w:id="3493" w:author="野草" w:date="2024-02-02T08:04:51Z">
        <w:r>
          <w:rPr>
            <w:rFonts w:hint="eastAsia" w:eastAsia="宋体" w:cs="Times New Roman"/>
            <w:i w:val="0"/>
            <w:iCs w:val="0"/>
            <w:caps w:val="0"/>
            <w:color w:val="1F1F1F"/>
            <w:spacing w:val="0"/>
            <w:sz w:val="21"/>
            <w:szCs w:val="21"/>
            <w:highlight w:val="none"/>
            <w:u w:val="single"/>
            <w:lang w:val="en-US" w:eastAsia="zh-CN"/>
          </w:rPr>
          <w:delText>174.1 - 225.0, 1.4 - 3.5 and 34 - 92, respectively</w:delText>
        </w:r>
      </w:del>
      <w:del w:id="3494" w:author="野草" w:date="2024-02-02T08:04:51Z">
        <w:r>
          <w:rPr>
            <w:rFonts w:hint="eastAsia" w:eastAsia="宋体" w:cs="Times New Roman"/>
            <w:i w:val="0"/>
            <w:iCs w:val="0"/>
            <w:caps w:val="0"/>
            <w:color w:val="1F1F1F"/>
            <w:spacing w:val="0"/>
            <w:sz w:val="21"/>
            <w:szCs w:val="21"/>
            <w:highlight w:val="none"/>
            <w:lang w:val="en-US" w:eastAsia="zh-CN"/>
          </w:rPr>
          <w:delText>.</w:delText>
        </w:r>
      </w:del>
    </w:p>
    <w:p>
      <w:pPr>
        <w:numPr>
          <w:ilvl w:val="-1"/>
          <w:numId w:val="0"/>
        </w:numPr>
        <w:ind w:left="0" w:leftChars="0" w:firstLine="0" w:firstLineChars="0"/>
        <w:jc w:val="left"/>
        <w:rPr>
          <w:del w:id="3496" w:author="野草" w:date="2024-02-02T08:04:51Z"/>
          <w:rFonts w:hint="default" w:ascii="Times New Roman" w:hAnsi="Times New Roman" w:eastAsia="宋体" w:cs="Times New Roman"/>
          <w:i w:val="0"/>
          <w:iCs w:val="0"/>
          <w:caps w:val="0"/>
          <w:color w:val="1F1F1F"/>
          <w:spacing w:val="0"/>
          <w:sz w:val="21"/>
          <w:szCs w:val="21"/>
          <w:highlight w:val="none"/>
          <w:u w:val="none"/>
          <w:lang w:val="en-US" w:eastAsia="zh-CN"/>
        </w:rPr>
        <w:pPrChange w:id="3495" w:author="野草" w:date="2024-02-01T11:29:30Z">
          <w:pPr>
            <w:numPr>
              <w:ilvl w:val="0"/>
              <w:numId w:val="3"/>
            </w:numPr>
            <w:ind w:left="420" w:leftChars="0" w:hanging="420" w:firstLineChars="0"/>
            <w:jc w:val="left"/>
          </w:pPr>
        </w:pPrChange>
      </w:pPr>
      <w:del w:id="3497" w:author="野草" w:date="2024-02-02T08:04:51Z">
        <w:r>
          <w:rPr>
            <w:rFonts w:hint="eastAsia" w:eastAsia="宋体" w:cs="Times New Roman"/>
            <w:i w:val="0"/>
            <w:iCs w:val="0"/>
            <w:caps w:val="0"/>
            <w:color w:val="1F1F1F"/>
            <w:spacing w:val="0"/>
            <w:sz w:val="21"/>
            <w:szCs w:val="21"/>
            <w:highlight w:val="none"/>
            <w:lang w:val="en-US" w:eastAsia="zh-CN"/>
          </w:rPr>
          <w:delText xml:space="preserve">The relative influences of </w:delText>
        </w:r>
      </w:del>
      <w:del w:id="3498" w:author="野草" w:date="2024-02-02T08:04:51Z">
        <w:r>
          <w:rPr>
            <w:rFonts w:hint="eastAsia" w:eastAsia="宋体" w:cs="Times New Roman"/>
            <w:i w:val="0"/>
            <w:iCs w:val="0"/>
            <w:caps w:val="0"/>
            <w:color w:val="1F1F1F"/>
            <w:spacing w:val="0"/>
            <w:sz w:val="21"/>
            <w:szCs w:val="21"/>
            <w:highlight w:val="none"/>
            <w:u w:val="single"/>
            <w:lang w:val="en-US" w:eastAsia="zh-CN"/>
          </w:rPr>
          <w:delText>SLP and FAR</w:delText>
        </w:r>
      </w:del>
      <w:del w:id="3499" w:author="野草" w:date="2024-02-02T08:04:51Z">
        <w:r>
          <w:rPr>
            <w:rFonts w:hint="eastAsia" w:eastAsia="宋体" w:cs="Times New Roman"/>
            <w:i w:val="0"/>
            <w:iCs w:val="0"/>
            <w:caps w:val="0"/>
            <w:color w:val="1F1F1F"/>
            <w:spacing w:val="0"/>
            <w:sz w:val="21"/>
            <w:szCs w:val="21"/>
            <w:highlight w:val="none"/>
            <w:lang w:val="en-US" w:eastAsia="zh-CN"/>
          </w:rPr>
          <w:delText xml:space="preserve"> are characterized by descent patterns and RCI decreases when</w:delText>
        </w:r>
      </w:del>
      <w:del w:id="3500" w:author="野草" w:date="2024-02-02T08:04:51Z">
        <w:r>
          <w:rPr>
            <w:rFonts w:hint="eastAsia"/>
            <w:sz w:val="21"/>
            <w:szCs w:val="21"/>
            <w:highlight w:val="none"/>
            <w:u w:val="none"/>
            <w:lang w:val="en-US" w:eastAsia="zh-CN"/>
          </w:rPr>
          <w:delText xml:space="preserve"> </w:delText>
        </w:r>
      </w:del>
      <w:del w:id="3501" w:author="野草" w:date="2024-02-02T08:04:51Z">
        <w:r>
          <w:rPr>
            <w:rFonts w:hint="eastAsia" w:eastAsia="宋体" w:cs="Times New Roman"/>
            <w:i w:val="0"/>
            <w:iCs w:val="0"/>
            <w:caps w:val="0"/>
            <w:color w:val="1F1F1F"/>
            <w:spacing w:val="0"/>
            <w:sz w:val="21"/>
            <w:szCs w:val="21"/>
            <w:highlight w:val="none"/>
            <w:lang w:val="en-US" w:eastAsia="zh-CN"/>
          </w:rPr>
          <w:delText xml:space="preserve">their values are </w:delText>
        </w:r>
      </w:del>
      <w:del w:id="3502" w:author="野草" w:date="2024-02-02T08:04:51Z">
        <w:r>
          <w:rPr>
            <w:rFonts w:hint="eastAsia" w:eastAsia="宋体" w:cs="Times New Roman"/>
            <w:i w:val="0"/>
            <w:iCs w:val="0"/>
            <w:caps w:val="0"/>
            <w:color w:val="1F1F1F"/>
            <w:spacing w:val="0"/>
            <w:sz w:val="21"/>
            <w:szCs w:val="21"/>
            <w:highlight w:val="none"/>
            <w:u w:val="single"/>
            <w:lang w:val="en-US" w:eastAsia="zh-CN"/>
          </w:rPr>
          <w:delText>within 9.6 - 22.8 and 1.1 - 5.0</w:delText>
        </w:r>
      </w:del>
      <w:del w:id="3503" w:author="野草" w:date="2024-02-02T08:04:51Z">
        <w:r>
          <w:rPr>
            <w:rFonts w:hint="eastAsia" w:eastAsia="宋体" w:cs="Times New Roman"/>
            <w:i w:val="0"/>
            <w:iCs w:val="0"/>
            <w:caps w:val="0"/>
            <w:color w:val="1F1F1F"/>
            <w:spacing w:val="0"/>
            <w:sz w:val="21"/>
            <w:szCs w:val="21"/>
            <w:highlight w:val="none"/>
            <w:lang w:val="en-US" w:eastAsia="zh-CN"/>
          </w:rPr>
          <w:delText>.</w:delText>
        </w:r>
      </w:del>
    </w:p>
    <w:p>
      <w:pPr>
        <w:numPr>
          <w:ilvl w:val="-1"/>
          <w:numId w:val="0"/>
        </w:numPr>
        <w:ind w:left="0" w:leftChars="0" w:firstLine="0" w:firstLineChars="0"/>
        <w:rPr>
          <w:del w:id="3505"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04" w:author="野草" w:date="2024-02-01T11:29:33Z">
          <w:pPr>
            <w:numPr>
              <w:ilvl w:val="0"/>
              <w:numId w:val="3"/>
            </w:numPr>
            <w:ind w:left="420" w:leftChars="0" w:hanging="420" w:firstLineChars="0"/>
          </w:pPr>
        </w:pPrChange>
      </w:pPr>
    </w:p>
    <w:p>
      <w:pPr>
        <w:numPr>
          <w:ilvl w:val="-1"/>
          <w:numId w:val="0"/>
        </w:numPr>
        <w:ind w:left="0" w:leftChars="0" w:firstLine="0" w:firstLineChars="0"/>
        <w:rPr>
          <w:del w:id="3507"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06" w:author="野草" w:date="2024-02-01T11:29:37Z">
          <w:pPr>
            <w:numPr>
              <w:ilvl w:val="0"/>
              <w:numId w:val="3"/>
            </w:numPr>
            <w:ind w:left="420" w:leftChars="0" w:hanging="420" w:firstLineChars="0"/>
          </w:pPr>
        </w:pPrChange>
      </w:pPr>
      <w:del w:id="3508" w:author="野草" w:date="2024-02-02T08:04:51Z">
        <w:r>
          <w:rPr>
            <w:rFonts w:hint="eastAsia" w:eastAsia="宋体" w:cs="Times New Roman"/>
            <w:i w:val="0"/>
            <w:iCs w:val="0"/>
            <w:caps w:val="0"/>
            <w:color w:val="1F1F1F"/>
            <w:spacing w:val="0"/>
            <w:sz w:val="21"/>
            <w:szCs w:val="21"/>
            <w:highlight w:val="none"/>
            <w:lang w:val="en-US" w:eastAsia="zh-CN"/>
          </w:rPr>
          <w:delText>T</w:delText>
        </w:r>
      </w:del>
      <w:del w:id="3509"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he marginal effects of the top five</w:delText>
        </w:r>
      </w:del>
      <w:del w:id="3510" w:author="野草" w:date="2024-02-02T08:04:51Z">
        <w:r>
          <w:rPr>
            <w:rFonts w:hint="eastAsia" w:eastAsia="宋体" w:cs="Times New Roman"/>
            <w:i w:val="0"/>
            <w:iCs w:val="0"/>
            <w:caps w:val="0"/>
            <w:color w:val="1F1F1F"/>
            <w:spacing w:val="0"/>
            <w:sz w:val="21"/>
            <w:szCs w:val="21"/>
            <w:highlight w:val="none"/>
            <w:lang w:val="en-US" w:eastAsia="zh-CN"/>
          </w:rPr>
          <w:delText xml:space="preserve"> most </w:delText>
        </w:r>
      </w:del>
      <w:del w:id="3511" w:author="野草" w:date="2024-02-02T08:04:51Z">
        <w:r>
          <w:rPr>
            <w:rFonts w:hint="default"/>
            <w:highlight w:val="none"/>
            <w:lang w:val="en-US" w:eastAsia="zh-CN"/>
          </w:rPr>
          <w:delText xml:space="preserve">contributing </w:delText>
        </w:r>
      </w:del>
      <w:del w:id="3512" w:author="野草" w:date="2024-02-02T08:04:51Z">
        <w:r>
          <w:rPr>
            <w:rFonts w:hint="eastAsia"/>
            <w:highlight w:val="none"/>
            <w:lang w:val="en-US" w:eastAsia="zh-CN"/>
          </w:rPr>
          <w:delText>factors</w:delText>
        </w:r>
      </w:del>
      <w:del w:id="3513"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 on CRCI in the 2 case days</w:delText>
        </w:r>
      </w:del>
      <w:del w:id="3514" w:author="野草" w:date="2024-02-02T08:04:51Z">
        <w:r>
          <w:rPr>
            <w:rFonts w:hint="eastAsia" w:eastAsia="宋体" w:cs="Times New Roman"/>
            <w:i w:val="0"/>
            <w:iCs w:val="0"/>
            <w:caps w:val="0"/>
            <w:color w:val="1F1F1F"/>
            <w:spacing w:val="0"/>
            <w:sz w:val="21"/>
            <w:szCs w:val="21"/>
            <w:highlight w:val="none"/>
            <w:lang w:val="en-US" w:eastAsia="zh-CN"/>
          </w:rPr>
          <w:delText xml:space="preserve"> are shown in </w:delText>
        </w:r>
      </w:del>
      <w:del w:id="3515" w:author="野草" w:date="2024-02-02T08:04:51Z">
        <w:r>
          <w:rPr>
            <w:rFonts w:hint="eastAsia" w:eastAsia="宋体" w:cs="Times New Roman"/>
            <w:i w:val="0"/>
            <w:iCs w:val="0"/>
            <w:caps w:val="0"/>
            <w:color w:val="1F1F1F"/>
            <w:spacing w:val="0"/>
            <w:sz w:val="21"/>
            <w:szCs w:val="21"/>
            <w:highlight w:val="none"/>
            <w:u w:val="single"/>
            <w:lang w:val="en-US" w:eastAsia="zh-CN"/>
          </w:rPr>
          <w:delText>Fig. 9</w:delText>
        </w:r>
      </w:del>
      <w:del w:id="3516"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w:delText>
        </w:r>
      </w:del>
    </w:p>
    <w:p>
      <w:pPr>
        <w:numPr>
          <w:ilvl w:val="-1"/>
          <w:numId w:val="0"/>
        </w:numPr>
        <w:ind w:left="0" w:leftChars="0" w:firstLine="0" w:firstLineChars="0"/>
        <w:rPr>
          <w:del w:id="3518"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17" w:author="野草" w:date="2024-02-01T11:29:37Z">
          <w:pPr>
            <w:numPr>
              <w:ilvl w:val="0"/>
              <w:numId w:val="3"/>
            </w:numPr>
            <w:ind w:left="420" w:leftChars="0" w:hanging="420" w:firstLineChars="0"/>
          </w:pPr>
        </w:pPrChange>
      </w:pPr>
      <w:del w:id="3519" w:author="野草" w:date="2024-02-02T08:04:51Z">
        <w:r>
          <w:rPr>
            <w:rFonts w:hint="eastAsia" w:eastAsia="宋体" w:cs="Times New Roman"/>
            <w:i w:val="0"/>
            <w:iCs w:val="0"/>
            <w:color w:val="1F1F1F"/>
            <w:spacing w:val="0"/>
            <w:sz w:val="21"/>
            <w:szCs w:val="21"/>
            <w:highlight w:val="none"/>
            <w:lang w:val="en-US" w:eastAsia="zh-CN"/>
          </w:rPr>
          <w:delText xml:space="preserve">The relative influences of </w:delText>
        </w:r>
      </w:del>
      <w:del w:id="3520" w:author="野草" w:date="2024-02-02T08:04:51Z">
        <w:r>
          <w:rPr>
            <w:rFonts w:hint="eastAsia" w:eastAsia="宋体" w:cs="Times New Roman"/>
            <w:i w:val="0"/>
            <w:iCs w:val="0"/>
            <w:color w:val="1F1F1F"/>
            <w:spacing w:val="0"/>
            <w:sz w:val="21"/>
            <w:szCs w:val="21"/>
            <w:highlight w:val="none"/>
            <w:u w:val="single"/>
            <w:lang w:val="en-US" w:eastAsia="zh-CN"/>
          </w:rPr>
          <w:delText>LSI_I, ELE, LSI_G and AI_G</w:delText>
        </w:r>
      </w:del>
      <w:del w:id="3521" w:author="野草" w:date="2024-02-02T08:04:51Z">
        <w:r>
          <w:rPr>
            <w:rFonts w:hint="eastAsia" w:eastAsia="宋体" w:cs="Times New Roman"/>
            <w:i w:val="0"/>
            <w:iCs w:val="0"/>
            <w:color w:val="1F1F1F"/>
            <w:spacing w:val="0"/>
            <w:sz w:val="21"/>
            <w:szCs w:val="21"/>
            <w:highlight w:val="none"/>
            <w:lang w:val="en-US" w:eastAsia="zh-CN"/>
          </w:rPr>
          <w:delText xml:space="preserve"> are characterized by ascent patterns in the 2 case days.</w:delText>
        </w:r>
      </w:del>
    </w:p>
    <w:p>
      <w:pPr>
        <w:numPr>
          <w:ilvl w:val="-1"/>
          <w:numId w:val="0"/>
        </w:numPr>
        <w:ind w:left="0" w:leftChars="0" w:firstLine="0" w:firstLineChars="0"/>
        <w:rPr>
          <w:del w:id="3523" w:author="野草" w:date="2024-02-02T08:04:51Z"/>
          <w:rFonts w:hint="default" w:ascii="Times New Roman" w:hAnsi="Times New Roman" w:eastAsia="宋体" w:cs="Times New Roman"/>
          <w:i w:val="0"/>
          <w:iCs w:val="0"/>
          <w:caps w:val="0"/>
          <w:color w:val="1F1F1F"/>
          <w:spacing w:val="0"/>
          <w:sz w:val="21"/>
          <w:szCs w:val="21"/>
          <w:highlight w:val="none"/>
          <w:u w:val="none"/>
          <w:lang w:val="en-US" w:eastAsia="zh-CN"/>
        </w:rPr>
        <w:pPrChange w:id="3522" w:author="野草" w:date="2024-02-01T11:29:38Z">
          <w:pPr>
            <w:numPr>
              <w:ilvl w:val="0"/>
              <w:numId w:val="3"/>
            </w:numPr>
            <w:ind w:left="420" w:leftChars="0" w:hanging="420" w:firstLineChars="0"/>
          </w:pPr>
        </w:pPrChange>
      </w:pPr>
      <w:del w:id="3524" w:author="野草" w:date="2024-02-02T08:04:51Z">
        <w:r>
          <w:rPr>
            <w:rFonts w:hint="eastAsia" w:eastAsia="宋体" w:cs="Times New Roman"/>
            <w:i w:val="0"/>
            <w:iCs w:val="0"/>
            <w:caps w:val="0"/>
            <w:color w:val="1F1F1F"/>
            <w:spacing w:val="0"/>
            <w:sz w:val="21"/>
            <w:szCs w:val="21"/>
            <w:highlight w:val="none"/>
            <w:lang w:val="en-US" w:eastAsia="zh-CN"/>
          </w:rPr>
          <w:delText xml:space="preserve">As </w:delText>
        </w:r>
      </w:del>
      <w:del w:id="3525"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the </w:delText>
        </w:r>
      </w:del>
      <w:del w:id="3526" w:author="野草" w:date="2024-02-02T08:04:51Z">
        <w:r>
          <w:rPr>
            <w:rFonts w:hint="eastAsia" w:eastAsia="宋体" w:cs="Times New Roman"/>
            <w:i w:val="0"/>
            <w:iCs w:val="0"/>
            <w:caps w:val="0"/>
            <w:color w:val="1F1F1F"/>
            <w:spacing w:val="0"/>
            <w:sz w:val="21"/>
            <w:szCs w:val="21"/>
            <w:highlight w:val="none"/>
            <w:lang w:val="en-US" w:eastAsia="zh-CN"/>
          </w:rPr>
          <w:delText>only factor with descent patterns in the 2 case days, average slope reduces CRCI when it</w:delText>
        </w:r>
      </w:del>
      <w:del w:id="3527" w:author="野草" w:date="2024-02-02T08:04:51Z">
        <w:r>
          <w:rPr>
            <w:rFonts w:hint="default" w:eastAsia="宋体" w:cs="Times New Roman"/>
            <w:i w:val="0"/>
            <w:iCs w:val="0"/>
            <w:caps w:val="0"/>
            <w:color w:val="1F1F1F"/>
            <w:spacing w:val="0"/>
            <w:sz w:val="21"/>
            <w:szCs w:val="21"/>
            <w:highlight w:val="none"/>
            <w:lang w:val="en-US" w:eastAsia="zh-CN"/>
          </w:rPr>
          <w:delText>’</w:delText>
        </w:r>
      </w:del>
      <w:del w:id="3528" w:author="野草" w:date="2024-02-02T08:04:51Z">
        <w:r>
          <w:rPr>
            <w:rFonts w:hint="eastAsia" w:eastAsia="宋体" w:cs="Times New Roman"/>
            <w:i w:val="0"/>
            <w:iCs w:val="0"/>
            <w:caps w:val="0"/>
            <w:color w:val="1F1F1F"/>
            <w:spacing w:val="0"/>
            <w:sz w:val="21"/>
            <w:szCs w:val="21"/>
            <w:highlight w:val="none"/>
            <w:lang w:val="en-US" w:eastAsia="zh-CN"/>
          </w:rPr>
          <w:delText xml:space="preserve">s between </w:delText>
        </w:r>
      </w:del>
      <w:del w:id="3529" w:author="野草" w:date="2024-02-02T08:04:51Z">
        <w:r>
          <w:rPr>
            <w:rFonts w:hint="eastAsia" w:eastAsia="宋体" w:cs="Times New Roman"/>
            <w:i w:val="0"/>
            <w:iCs w:val="0"/>
            <w:caps w:val="0"/>
            <w:color w:val="1F1F1F"/>
            <w:spacing w:val="0"/>
            <w:sz w:val="21"/>
            <w:szCs w:val="21"/>
            <w:highlight w:val="none"/>
            <w:u w:val="single"/>
            <w:lang w:val="en-US" w:eastAsia="zh-CN"/>
          </w:rPr>
          <w:delText xml:space="preserve">9.2 - 22.5 </w:delText>
        </w:r>
      </w:del>
      <w:del w:id="3530" w:author="野草" w:date="2024-02-02T08:04:51Z">
        <w:r>
          <w:rPr>
            <w:rFonts w:hint="eastAsia" w:eastAsia="宋体" w:cs="Times New Roman"/>
            <w:i w:val="0"/>
            <w:iCs w:val="0"/>
            <w:caps w:val="0"/>
            <w:color w:val="1F1F1F"/>
            <w:spacing w:val="0"/>
            <w:sz w:val="21"/>
            <w:szCs w:val="21"/>
            <w:highlight w:val="none"/>
            <w:u w:val="none"/>
            <w:lang w:val="en-US" w:eastAsia="zh-CN"/>
          </w:rPr>
          <w:delText xml:space="preserve">in the normal summer day and </w:delText>
        </w:r>
      </w:del>
      <w:del w:id="3531" w:author="野草" w:date="2024-02-02T08:04:51Z">
        <w:r>
          <w:rPr>
            <w:rFonts w:hint="eastAsia" w:eastAsia="宋体" w:cs="Times New Roman"/>
            <w:i w:val="0"/>
            <w:iCs w:val="0"/>
            <w:caps w:val="0"/>
            <w:color w:val="1F1F1F"/>
            <w:spacing w:val="0"/>
            <w:sz w:val="21"/>
            <w:szCs w:val="21"/>
            <w:highlight w:val="none"/>
            <w:u w:val="single"/>
            <w:lang w:val="en-US" w:eastAsia="zh-CN"/>
          </w:rPr>
          <w:delText xml:space="preserve">9.2 - 20.4 </w:delText>
        </w:r>
      </w:del>
      <w:del w:id="3532" w:author="野草" w:date="2024-02-02T08:04:51Z">
        <w:r>
          <w:rPr>
            <w:rFonts w:hint="eastAsia" w:eastAsia="宋体" w:cs="Times New Roman"/>
            <w:i w:val="0"/>
            <w:iCs w:val="0"/>
            <w:caps w:val="0"/>
            <w:color w:val="1F1F1F"/>
            <w:spacing w:val="0"/>
            <w:sz w:val="21"/>
            <w:szCs w:val="21"/>
            <w:highlight w:val="none"/>
            <w:u w:val="none"/>
            <w:lang w:val="en-US" w:eastAsia="zh-CN"/>
          </w:rPr>
          <w:delText>in the extremely hot day.</w:delText>
        </w:r>
      </w:del>
    </w:p>
    <w:p>
      <w:pPr>
        <w:widowControl w:val="0"/>
        <w:numPr>
          <w:ilvl w:val="0"/>
          <w:numId w:val="0"/>
        </w:numPr>
        <w:jc w:val="both"/>
        <w:rPr>
          <w:del w:id="3533"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
    </w:p>
    <w:p>
      <w:pPr>
        <w:widowControl w:val="0"/>
        <w:numPr>
          <w:ilvl w:val="0"/>
          <w:numId w:val="0"/>
        </w:numPr>
        <w:jc w:val="both"/>
        <w:rPr>
          <w:del w:id="3534"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
    </w:p>
    <w:p>
      <w:pPr>
        <w:numPr>
          <w:ilvl w:val="-1"/>
          <w:numId w:val="0"/>
        </w:numPr>
        <w:ind w:left="0" w:leftChars="0" w:firstLine="0" w:firstLineChars="0"/>
        <w:rPr>
          <w:del w:id="3536"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35" w:author="野草" w:date="2024-02-01T11:29:40Z">
          <w:pPr>
            <w:numPr>
              <w:ilvl w:val="0"/>
              <w:numId w:val="3"/>
            </w:numPr>
            <w:ind w:left="420" w:leftChars="0" w:hanging="420" w:firstLineChars="0"/>
          </w:pPr>
        </w:pPrChange>
      </w:pPr>
      <w:del w:id="3537"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Its relative influences are characterized by decent patterns in the normal summer day and the extremely hot summer day.</w:delText>
        </w:r>
      </w:del>
    </w:p>
    <w:p>
      <w:pPr>
        <w:numPr>
          <w:ilvl w:val="-1"/>
          <w:numId w:val="0"/>
        </w:numPr>
        <w:ind w:left="0" w:leftChars="0" w:firstLine="0" w:firstLineChars="0"/>
        <w:rPr>
          <w:del w:id="3539"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38" w:author="野草" w:date="2024-02-01T11:29:41Z">
          <w:pPr>
            <w:numPr>
              <w:ilvl w:val="0"/>
              <w:numId w:val="3"/>
            </w:numPr>
            <w:ind w:left="420" w:leftChars="0" w:hanging="420" w:firstLineChars="0"/>
          </w:pPr>
        </w:pPrChange>
      </w:pPr>
      <w:del w:id="3540"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This is reasonable as the river cooling effect is weakened in densely built areas caused by the blocking effect of large-volume buildings. </w:delText>
        </w:r>
      </w:del>
    </w:p>
    <w:p>
      <w:pPr>
        <w:numPr>
          <w:ilvl w:val="-1"/>
          <w:numId w:val="0"/>
        </w:numPr>
        <w:ind w:left="0" w:leftChars="0" w:firstLine="0" w:firstLineChars="0"/>
        <w:rPr>
          <w:del w:id="3542"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41" w:author="野草" w:date="2024-02-01T11:29:42Z">
          <w:pPr>
            <w:numPr>
              <w:ilvl w:val="0"/>
              <w:numId w:val="3"/>
            </w:numPr>
            <w:ind w:left="420" w:leftChars="0" w:hanging="420" w:firstLineChars="0"/>
          </w:pPr>
        </w:pPrChange>
      </w:pPr>
      <w:del w:id="3543"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It should be noted that the decent pattern is limited within a certain range of average building height. </w:delText>
        </w:r>
      </w:del>
    </w:p>
    <w:p>
      <w:pPr>
        <w:numPr>
          <w:ilvl w:val="-1"/>
          <w:numId w:val="0"/>
        </w:numPr>
        <w:ind w:left="0" w:leftChars="0" w:firstLine="0" w:firstLineChars="0"/>
        <w:rPr>
          <w:del w:id="3545"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44" w:author="野草" w:date="2024-02-01T11:29:42Z">
          <w:pPr>
            <w:numPr>
              <w:ilvl w:val="0"/>
              <w:numId w:val="3"/>
            </w:numPr>
            <w:ind w:left="420" w:leftChars="0" w:hanging="420" w:firstLineChars="0"/>
          </w:pPr>
        </w:pPrChange>
      </w:pPr>
      <w:del w:id="3546"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When floor area ratio is larger than a certain value, the relative influence of floor area ratio is insignificant.</w:delText>
        </w:r>
      </w:del>
    </w:p>
    <w:p>
      <w:pPr>
        <w:numPr>
          <w:ilvl w:val="-1"/>
          <w:numId w:val="0"/>
        </w:numPr>
        <w:ind w:left="0" w:leftChars="0" w:firstLine="0" w:firstLineChars="0"/>
        <w:rPr>
          <w:del w:id="3548"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47" w:author="野草" w:date="2024-02-01T11:29:43Z">
          <w:pPr>
            <w:numPr>
              <w:ilvl w:val="0"/>
              <w:numId w:val="3"/>
            </w:numPr>
            <w:ind w:left="420" w:leftChars="0" w:hanging="420" w:firstLineChars="0"/>
          </w:pPr>
        </w:pPrChange>
      </w:pPr>
      <w:del w:id="3549"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Specifically, in the normal summer day, the decent pattern ranges from 0 to xx for RCI and 0 to xx for CRCI. </w:delText>
        </w:r>
      </w:del>
    </w:p>
    <w:p>
      <w:pPr>
        <w:numPr>
          <w:ilvl w:val="-1"/>
          <w:numId w:val="0"/>
        </w:numPr>
        <w:ind w:left="0" w:leftChars="0" w:firstLine="0" w:firstLineChars="0"/>
        <w:rPr>
          <w:del w:id="3551"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50" w:author="野草" w:date="2024-02-01T11:29:43Z">
          <w:pPr>
            <w:numPr>
              <w:ilvl w:val="0"/>
              <w:numId w:val="3"/>
            </w:numPr>
            <w:ind w:left="420" w:leftChars="0" w:hanging="420" w:firstLineChars="0"/>
          </w:pPr>
        </w:pPrChange>
      </w:pPr>
      <w:del w:id="3552"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In the extremely hot summer day, the corresponding ranges are 0 to xx and 0 to xx for RCI and CRCI respectively.</w:delText>
        </w:r>
      </w:del>
    </w:p>
    <w:p>
      <w:pPr>
        <w:numPr>
          <w:ilvl w:val="-1"/>
          <w:numId w:val="0"/>
        </w:numPr>
        <w:ind w:left="0" w:leftChars="0" w:firstLine="0" w:firstLineChars="0"/>
        <w:rPr>
          <w:del w:id="3554"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53" w:author="野草" w:date="2024-02-01T11:29:44Z">
          <w:pPr>
            <w:numPr>
              <w:ilvl w:val="0"/>
              <w:numId w:val="3"/>
            </w:numPr>
            <w:ind w:left="420" w:leftChars="0" w:hanging="420" w:firstLineChars="0"/>
          </w:pPr>
        </w:pPrChange>
      </w:pPr>
      <w:del w:id="3555"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Similar to floor area ratio, average slope of the riverside area demonstrates decent influences on river cooling.</w:delText>
        </w:r>
      </w:del>
    </w:p>
    <w:p>
      <w:pPr>
        <w:numPr>
          <w:ilvl w:val="-1"/>
          <w:numId w:val="0"/>
        </w:numPr>
        <w:ind w:left="0" w:leftChars="0" w:firstLine="0" w:firstLineChars="0"/>
        <w:rPr>
          <w:del w:id="3557"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56" w:author="野草" w:date="2024-02-01T11:29:46Z">
          <w:pPr>
            <w:numPr>
              <w:ilvl w:val="0"/>
              <w:numId w:val="3"/>
            </w:numPr>
            <w:ind w:left="420" w:leftChars="0" w:hanging="420" w:firstLineChars="0"/>
          </w:pPr>
        </w:pPrChange>
      </w:pPr>
      <w:del w:id="3558"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In the normal summer day, it shows a negative effect on RCI and CRCI when the average slope is larger than xx and xx. </w:delText>
        </w:r>
      </w:del>
    </w:p>
    <w:p>
      <w:pPr>
        <w:numPr>
          <w:ilvl w:val="-1"/>
          <w:numId w:val="0"/>
        </w:numPr>
        <w:ind w:left="0" w:leftChars="0" w:firstLine="0" w:firstLineChars="0"/>
        <w:rPr>
          <w:del w:id="3560"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59" w:author="野草" w:date="2024-02-01T11:29:45Z">
          <w:pPr>
            <w:numPr>
              <w:ilvl w:val="0"/>
              <w:numId w:val="3"/>
            </w:numPr>
            <w:ind w:left="420" w:leftChars="0" w:hanging="420" w:firstLineChars="0"/>
          </w:pPr>
        </w:pPrChange>
      </w:pPr>
      <w:del w:id="3561"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This indicates that larger slope of the riverside area is not beneficial for the heat mitigation generated by the river. </w:delText>
        </w:r>
      </w:del>
    </w:p>
    <w:p>
      <w:pPr>
        <w:numPr>
          <w:ilvl w:val="-1"/>
          <w:numId w:val="0"/>
        </w:numPr>
        <w:ind w:left="0" w:leftChars="0" w:firstLine="0" w:firstLineChars="0"/>
        <w:rPr>
          <w:del w:id="3563"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62" w:author="野草" w:date="2024-02-01T11:29:45Z">
          <w:pPr>
            <w:numPr>
              <w:ilvl w:val="0"/>
              <w:numId w:val="3"/>
            </w:numPr>
            <w:ind w:left="420" w:leftChars="0" w:hanging="420" w:firstLineChars="0"/>
          </w:pPr>
        </w:pPrChange>
      </w:pPr>
      <w:del w:id="3564" w:author="野草" w:date="2024-02-02T08:04:51Z">
        <w:r>
          <w:rPr>
            <w:rFonts w:hint="default" w:ascii="Times New Roman" w:hAnsi="Times New Roman" w:eastAsia="宋体" w:cs="Times New Roman"/>
            <w:i w:val="0"/>
            <w:iCs w:val="0"/>
            <w:color w:val="1F1F1F"/>
            <w:spacing w:val="0"/>
            <w:sz w:val="21"/>
            <w:szCs w:val="21"/>
            <w:highlight w:val="none"/>
            <w:lang w:val="en-US" w:eastAsia="zh-CN"/>
          </w:rPr>
          <w:delText>I</w:delText>
        </w:r>
      </w:del>
      <w:del w:id="3565"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n the extremely hot summer day, the influences are similar. The negative effect appears when the average slope is larger than xx and xx.</w:delText>
        </w:r>
      </w:del>
    </w:p>
    <w:p>
      <w:pPr>
        <w:numPr>
          <w:ilvl w:val="-1"/>
          <w:numId w:val="0"/>
        </w:numPr>
        <w:ind w:left="0" w:leftChars="0" w:firstLine="0" w:firstLineChars="0"/>
        <w:rPr>
          <w:del w:id="3567" w:author="野草" w:date="2024-02-02T08:04:51Z"/>
          <w:rFonts w:hint="default" w:ascii="Times New Roman" w:hAnsi="Times New Roman" w:eastAsia="宋体" w:cs="Times New Roman"/>
          <w:i w:val="0"/>
          <w:iCs w:val="0"/>
          <w:caps w:val="0"/>
          <w:color w:val="1F1F1F"/>
          <w:spacing w:val="0"/>
          <w:sz w:val="21"/>
          <w:szCs w:val="21"/>
          <w:highlight w:val="none"/>
          <w:lang w:val="en-US" w:eastAsia="zh-CN"/>
        </w:rPr>
        <w:pPrChange w:id="3566" w:author="野草" w:date="2024-02-01T11:29:47Z">
          <w:pPr>
            <w:numPr>
              <w:ilvl w:val="0"/>
              <w:numId w:val="3"/>
            </w:numPr>
            <w:ind w:left="420" w:leftChars="0" w:hanging="420" w:firstLineChars="0"/>
          </w:pPr>
        </w:pPrChange>
      </w:pPr>
      <w:del w:id="3568" w:author="野草" w:date="2024-02-02T08:04:51Z">
        <w:r>
          <w:rPr>
            <w:rFonts w:hint="default" w:ascii="Times New Roman" w:hAnsi="Times New Roman" w:eastAsia="宋体" w:cs="Times New Roman"/>
            <w:i w:val="0"/>
            <w:iCs w:val="0"/>
            <w:caps w:val="0"/>
            <w:color w:val="1F1F1F"/>
            <w:spacing w:val="0"/>
            <w:sz w:val="21"/>
            <w:szCs w:val="21"/>
            <w:highlight w:val="none"/>
            <w:lang w:val="en-US" w:eastAsia="zh-CN"/>
          </w:rPr>
          <w:delText xml:space="preserve">The influence of Impervious surface coverage is characterized by decent pattern. </w:delText>
        </w:r>
      </w:del>
    </w:p>
    <w:p>
      <w:pPr>
        <w:pStyle w:val="3"/>
        <w:numPr>
          <w:ilvl w:val="0"/>
          <w:numId w:val="2"/>
        </w:numPr>
        <w:bidi w:val="0"/>
        <w:rPr>
          <w:rFonts w:hint="default"/>
          <w:highlight w:val="none"/>
          <w:lang w:val="en-US" w:eastAsia="zh-CN"/>
        </w:rPr>
      </w:pPr>
      <w:r>
        <w:rPr>
          <w:rFonts w:hint="eastAsia"/>
          <w:highlight w:val="none"/>
          <w:lang w:val="en-US" w:eastAsia="zh-CN"/>
        </w:rPr>
        <w:t>Discussions</w:t>
      </w:r>
    </w:p>
    <w:p>
      <w:pPr>
        <w:pStyle w:val="4"/>
        <w:numPr>
          <w:ilvl w:val="1"/>
          <w:numId w:val="2"/>
        </w:numPr>
        <w:bidi w:val="0"/>
        <w:rPr>
          <w:ins w:id="3569" w:author="野草" w:date="2024-02-02T08:05:35Z"/>
          <w:rFonts w:hint="default"/>
          <w:highlight w:val="none"/>
          <w:lang w:val="en-US" w:eastAsia="zh-CN"/>
        </w:rPr>
      </w:pPr>
      <w:r>
        <w:rPr>
          <w:rFonts w:hint="eastAsia"/>
          <w:highlight w:val="none"/>
          <w:lang w:val="en-US" w:eastAsia="zh-CN"/>
        </w:rPr>
        <w:t>The impacts of influencing factors on river cooling effects</w:t>
      </w:r>
    </w:p>
    <w:p>
      <w:pPr>
        <w:numPr>
          <w:ilvl w:val="-1"/>
          <w:numId w:val="0"/>
        </w:numPr>
        <w:ind w:left="0" w:firstLine="0"/>
        <w:rPr>
          <w:rFonts w:hint="eastAsia" w:ascii="Times New Roman" w:hAnsi="Times New Roman" w:eastAsiaTheme="minorEastAsia" w:cstheme="minorBidi"/>
          <w:i w:val="0"/>
          <w:iCs w:val="0"/>
          <w:caps w:val="0"/>
          <w:color w:val="auto"/>
          <w:spacing w:val="0"/>
          <w:highlight w:val="green"/>
          <w:lang w:val="en-US" w:eastAsia="zh-CN"/>
          <w:rPrChange w:id="3571" w:author="野草" w:date="2024-02-03T20:26:31Z">
            <w:rPr>
              <w:rFonts w:hint="default" w:ascii="Georgia" w:hAnsi="Georgia" w:eastAsia="Georgia" w:cs="Georgia"/>
              <w:i w:val="0"/>
              <w:iCs w:val="0"/>
              <w:caps w:val="0"/>
              <w:color w:val="1F1F1F"/>
              <w:spacing w:val="0"/>
              <w:lang w:val="en-US" w:eastAsia="zh-CN"/>
            </w:rPr>
          </w:rPrChange>
        </w:rPr>
        <w:pPrChange w:id="3570" w:author="野草" w:date="2024-02-03T20:20:36Z">
          <w:pPr/>
        </w:pPrChange>
      </w:pPr>
      <w:ins w:id="3572" w:author="野草" w:date="2024-02-03T18:33:02Z">
        <w:r>
          <w:rPr>
            <w:rFonts w:hint="eastAsia" w:ascii="Times New Roman" w:hAnsi="Times New Roman" w:eastAsiaTheme="minorEastAsia" w:cstheme="minorBidi"/>
            <w:i w:val="0"/>
            <w:iCs w:val="0"/>
            <w:caps w:val="0"/>
            <w:color w:val="auto"/>
            <w:spacing w:val="0"/>
            <w:highlight w:val="green"/>
            <w:lang w:val="en-US" w:eastAsia="zh-CN"/>
            <w:rPrChange w:id="3573" w:author="野草" w:date="2024-02-03T20:26:31Z">
              <w:rPr>
                <w:rFonts w:hint="eastAsia" w:ascii="Georgia" w:hAnsi="Georgia" w:eastAsia="Georgia" w:cs="Georgia"/>
                <w:i w:val="0"/>
                <w:iCs w:val="0"/>
                <w:caps w:val="0"/>
                <w:color w:val="1F1F1F"/>
                <w:spacing w:val="0"/>
                <w:lang w:val="en-US" w:eastAsia="zh-CN"/>
              </w:rPr>
            </w:rPrChange>
          </w:rPr>
          <w:t>【</w:t>
        </w:r>
      </w:ins>
      <w:ins w:id="3574" w:author="野草" w:date="2024-02-04T11:19:07Z">
        <w:r>
          <w:rPr>
            <w:rFonts w:hint="eastAsia" w:cstheme="minorBidi"/>
            <w:i w:val="0"/>
            <w:iCs w:val="0"/>
            <w:caps w:val="0"/>
            <w:spacing w:val="0"/>
            <w:highlight w:val="green"/>
            <w:lang w:val="en-US" w:eastAsia="zh-CN"/>
          </w:rPr>
          <w:t>up</w:t>
        </w:r>
      </w:ins>
      <w:ins w:id="3575" w:author="野草" w:date="2024-02-03T20:20:30Z">
        <w:r>
          <w:rPr>
            <w:rFonts w:hint="eastAsia" w:ascii="Times New Roman" w:hAnsi="Times New Roman" w:eastAsiaTheme="minorEastAsia" w:cstheme="minorBidi"/>
            <w:i w:val="0"/>
            <w:iCs w:val="0"/>
            <w:caps w:val="0"/>
            <w:color w:val="auto"/>
            <w:spacing w:val="0"/>
            <w:highlight w:val="green"/>
            <w:lang w:val="en-US" w:eastAsia="zh-CN"/>
            <w:rPrChange w:id="3576" w:author="野草" w:date="2024-02-03T20:26:31Z">
              <w:rPr>
                <w:rFonts w:hint="eastAsia" w:ascii="Georgia" w:hAnsi="Georgia" w:eastAsia="Georgia" w:cs="Georgia"/>
                <w:i w:val="0"/>
                <w:iCs w:val="0"/>
                <w:caps w:val="0"/>
                <w:color w:val="1F1F1F"/>
                <w:spacing w:val="0"/>
                <w:lang w:val="en-US" w:eastAsia="zh-CN"/>
              </w:rPr>
            </w:rPrChange>
          </w:rPr>
          <w:t>2024</w:t>
        </w:r>
      </w:ins>
      <w:ins w:id="3577" w:author="野草" w:date="2024-02-03T20:20:31Z">
        <w:r>
          <w:rPr>
            <w:rFonts w:hint="eastAsia" w:ascii="Times New Roman" w:hAnsi="Times New Roman" w:eastAsiaTheme="minorEastAsia" w:cstheme="minorBidi"/>
            <w:i w:val="0"/>
            <w:iCs w:val="0"/>
            <w:caps w:val="0"/>
            <w:color w:val="auto"/>
            <w:spacing w:val="0"/>
            <w:highlight w:val="green"/>
            <w:lang w:val="en-US" w:eastAsia="zh-CN"/>
            <w:rPrChange w:id="3578" w:author="野草" w:date="2024-02-03T20:26:31Z">
              <w:rPr>
                <w:rFonts w:hint="eastAsia" w:ascii="Georgia" w:hAnsi="Georgia" w:eastAsia="Georgia" w:cs="Georgia"/>
                <w:i w:val="0"/>
                <w:iCs w:val="0"/>
                <w:caps w:val="0"/>
                <w:color w:val="1F1F1F"/>
                <w:spacing w:val="0"/>
                <w:lang w:val="en-US" w:eastAsia="zh-CN"/>
              </w:rPr>
            </w:rPrChange>
          </w:rPr>
          <w:t xml:space="preserve"> </w:t>
        </w:r>
      </w:ins>
      <w:ins w:id="3579" w:author="野草" w:date="2024-02-03T20:22:10Z">
        <w:r>
          <w:rPr>
            <w:rFonts w:hint="eastAsia" w:cstheme="minorBidi"/>
            <w:i w:val="0"/>
            <w:iCs w:val="0"/>
            <w:caps w:val="0"/>
            <w:spacing w:val="0"/>
            <w:highlight w:val="green"/>
            <w:lang w:val="en-US" w:eastAsia="zh-CN"/>
            <w:rPrChange w:id="3580" w:author="野草" w:date="2024-02-03T20:26:31Z">
              <w:rPr>
                <w:rFonts w:hint="eastAsia" w:cstheme="minorBidi"/>
                <w:i w:val="0"/>
                <w:iCs w:val="0"/>
                <w:caps w:val="0"/>
                <w:spacing w:val="0"/>
                <w:highlight w:val="cyan"/>
                <w:lang w:val="en-US" w:eastAsia="zh-CN"/>
              </w:rPr>
            </w:rPrChange>
          </w:rPr>
          <w:t>0</w:t>
        </w:r>
      </w:ins>
      <w:ins w:id="3581" w:author="野草" w:date="2024-02-03T20:22:11Z">
        <w:r>
          <w:rPr>
            <w:rFonts w:hint="eastAsia" w:cstheme="minorBidi"/>
            <w:i w:val="0"/>
            <w:iCs w:val="0"/>
            <w:caps w:val="0"/>
            <w:spacing w:val="0"/>
            <w:highlight w:val="green"/>
            <w:lang w:val="en-US" w:eastAsia="zh-CN"/>
            <w:rPrChange w:id="3582" w:author="野草" w:date="2024-02-03T20:26:31Z">
              <w:rPr>
                <w:rFonts w:hint="eastAsia" w:cstheme="minorBidi"/>
                <w:i w:val="0"/>
                <w:iCs w:val="0"/>
                <w:caps w:val="0"/>
                <w:spacing w:val="0"/>
                <w:highlight w:val="cyan"/>
                <w:lang w:val="en-US" w:eastAsia="zh-CN"/>
              </w:rPr>
            </w:rPrChange>
          </w:rPr>
          <w:t>20</w:t>
        </w:r>
      </w:ins>
      <w:ins w:id="3583" w:author="野草" w:date="2024-02-04T11:03:02Z">
        <w:r>
          <w:rPr>
            <w:rFonts w:hint="eastAsia" w:cstheme="minorBidi"/>
            <w:i w:val="0"/>
            <w:iCs w:val="0"/>
            <w:caps w:val="0"/>
            <w:spacing w:val="0"/>
            <w:highlight w:val="green"/>
            <w:lang w:val="en-US" w:eastAsia="zh-CN"/>
          </w:rPr>
          <w:t>4</w:t>
        </w:r>
      </w:ins>
      <w:ins w:id="3584" w:author="野草" w:date="2024-02-04T11:03:05Z">
        <w:r>
          <w:rPr>
            <w:rFonts w:hint="eastAsia" w:cstheme="minorBidi"/>
            <w:i w:val="0"/>
            <w:iCs w:val="0"/>
            <w:caps w:val="0"/>
            <w:spacing w:val="0"/>
            <w:highlight w:val="green"/>
            <w:lang w:val="en-US" w:eastAsia="zh-CN"/>
          </w:rPr>
          <w:t xml:space="preserve"> </w:t>
        </w:r>
      </w:ins>
      <w:ins w:id="3585" w:author="野草" w:date="2024-02-04T20:32:45Z">
        <w:r>
          <w:rPr>
            <w:rFonts w:hint="eastAsia" w:cstheme="minorBidi"/>
            <w:i w:val="0"/>
            <w:iCs w:val="0"/>
            <w:caps w:val="0"/>
            <w:spacing w:val="0"/>
            <w:highlight w:val="green"/>
            <w:lang w:val="en-US" w:eastAsia="zh-CN"/>
          </w:rPr>
          <w:t>20</w:t>
        </w:r>
      </w:ins>
      <w:ins w:id="3586" w:author="野草" w:date="2024-02-03T20:22:12Z">
        <w:r>
          <w:rPr>
            <w:rFonts w:hint="eastAsia" w:cstheme="minorBidi"/>
            <w:i w:val="0"/>
            <w:iCs w:val="0"/>
            <w:caps w:val="0"/>
            <w:spacing w:val="0"/>
            <w:highlight w:val="green"/>
            <w:lang w:val="en-US" w:eastAsia="zh-CN"/>
            <w:rPrChange w:id="3587" w:author="野草" w:date="2024-02-03T20:26:31Z">
              <w:rPr>
                <w:rFonts w:hint="eastAsia" w:cstheme="minorBidi"/>
                <w:i w:val="0"/>
                <w:iCs w:val="0"/>
                <w:caps w:val="0"/>
                <w:spacing w:val="0"/>
                <w:highlight w:val="cyan"/>
                <w:lang w:val="en-US" w:eastAsia="zh-CN"/>
              </w:rPr>
            </w:rPrChange>
          </w:rPr>
          <w:t>:</w:t>
        </w:r>
      </w:ins>
      <w:ins w:id="3588" w:author="野草" w:date="2024-02-04T20:44:56Z">
        <w:r>
          <w:rPr>
            <w:rFonts w:hint="eastAsia" w:cstheme="minorBidi"/>
            <w:i w:val="0"/>
            <w:iCs w:val="0"/>
            <w:caps w:val="0"/>
            <w:spacing w:val="0"/>
            <w:highlight w:val="green"/>
            <w:lang w:val="en-US" w:eastAsia="zh-CN"/>
          </w:rPr>
          <w:t>44</w:t>
        </w:r>
      </w:ins>
      <w:ins w:id="3589" w:author="野草" w:date="2024-02-03T18:33:02Z">
        <w:r>
          <w:rPr>
            <w:rFonts w:hint="eastAsia" w:ascii="Times New Roman" w:hAnsi="Times New Roman" w:eastAsiaTheme="minorEastAsia" w:cstheme="minorBidi"/>
            <w:i w:val="0"/>
            <w:iCs w:val="0"/>
            <w:caps w:val="0"/>
            <w:color w:val="auto"/>
            <w:spacing w:val="0"/>
            <w:highlight w:val="green"/>
            <w:lang w:val="en-US" w:eastAsia="zh-CN"/>
            <w:rPrChange w:id="3590" w:author="野草" w:date="2024-02-03T20:26:31Z">
              <w:rPr>
                <w:rFonts w:hint="eastAsia" w:ascii="Georgia" w:hAnsi="Georgia" w:eastAsia="Georgia" w:cs="Georgia"/>
                <w:i w:val="0"/>
                <w:iCs w:val="0"/>
                <w:caps w:val="0"/>
                <w:color w:val="1F1F1F"/>
                <w:spacing w:val="0"/>
                <w:lang w:val="en-US" w:eastAsia="zh-CN"/>
              </w:rPr>
            </w:rPrChange>
          </w:rPr>
          <w:t>】</w:t>
        </w:r>
      </w:ins>
    </w:p>
    <w:p>
      <w:pPr>
        <w:numPr>
          <w:ilvl w:val="-1"/>
          <w:numId w:val="0"/>
        </w:numPr>
        <w:ind w:left="0" w:leftChars="0" w:firstLine="0" w:firstLineChars="0"/>
        <w:rPr>
          <w:del w:id="3592" w:author="野草" w:date="2024-02-03T10:49:14Z"/>
          <w:rFonts w:hint="eastAsia"/>
          <w:highlight w:val="none"/>
          <w:lang w:val="en-US" w:eastAsia="zh-CN"/>
        </w:rPr>
        <w:pPrChange w:id="3591" w:author="野草" w:date="2024-02-03T20:32:13Z">
          <w:pPr>
            <w:numPr>
              <w:ilvl w:val="0"/>
              <w:numId w:val="4"/>
            </w:numPr>
            <w:ind w:left="420" w:leftChars="0" w:hanging="420" w:firstLineChars="0"/>
          </w:pPr>
        </w:pPrChange>
      </w:pPr>
      <w:ins w:id="3593" w:author="野草" w:date="2024-02-03T19:10:11Z">
        <w:r>
          <w:rPr>
            <w:rFonts w:hint="eastAsia"/>
            <w:highlight w:val="cyan"/>
            <w:lang w:val="en-US" w:eastAsia="zh-CN"/>
          </w:rPr>
          <w:t xml:space="preserve">As illustrated in </w:t>
        </w:r>
      </w:ins>
      <w:ins w:id="3594" w:author="野草" w:date="2024-02-03T19:10:11Z">
        <w:r>
          <w:rPr>
            <w:rFonts w:hint="eastAsia"/>
            <w:highlight w:val="green"/>
            <w:u w:val="single"/>
            <w:lang w:val="en-US" w:eastAsia="zh-CN"/>
            <w:rPrChange w:id="3595" w:author="野草" w:date="2024-02-03T19:10:16Z">
              <w:rPr>
                <w:rFonts w:hint="eastAsia"/>
                <w:highlight w:val="cyan"/>
                <w:lang w:val="en-US" w:eastAsia="zh-CN"/>
              </w:rPr>
            </w:rPrChange>
          </w:rPr>
          <w:t>Fig. 4 and Fig. 5</w:t>
        </w:r>
      </w:ins>
      <w:ins w:id="3596" w:author="野草" w:date="2024-02-03T19:10:11Z">
        <w:r>
          <w:rPr>
            <w:rFonts w:hint="eastAsia"/>
            <w:highlight w:val="cyan"/>
            <w:lang w:val="en-US" w:eastAsia="zh-CN"/>
          </w:rPr>
          <w:t>, this investigation reveal</w:t>
        </w:r>
      </w:ins>
      <w:ins w:id="3597" w:author="野草" w:date="2024-02-03T20:26:00Z">
        <w:r>
          <w:rPr>
            <w:rFonts w:hint="eastAsia"/>
            <w:highlight w:val="cyan"/>
            <w:lang w:val="en-US" w:eastAsia="zh-CN"/>
          </w:rPr>
          <w:t>ed</w:t>
        </w:r>
      </w:ins>
      <w:ins w:id="3598" w:author="野草" w:date="2024-02-03T19:10:11Z">
        <w:r>
          <w:rPr>
            <w:rFonts w:hint="eastAsia"/>
            <w:highlight w:val="cyan"/>
            <w:lang w:val="en-US" w:eastAsia="zh-CN"/>
          </w:rPr>
          <w:t xml:space="preserve"> </w:t>
        </w:r>
      </w:ins>
      <w:ins w:id="3599" w:author="野草" w:date="2024-02-03T19:10:11Z">
        <w:r>
          <w:rPr>
            <w:rFonts w:hint="eastAsia"/>
            <w:highlight w:val="green"/>
            <w:lang w:val="en-US" w:eastAsia="zh-CN"/>
            <w:rPrChange w:id="3600" w:author="野草" w:date="2024-02-03T19:10:32Z">
              <w:rPr>
                <w:rFonts w:hint="eastAsia"/>
                <w:highlight w:val="cyan"/>
                <w:lang w:val="en-US" w:eastAsia="zh-CN"/>
              </w:rPr>
            </w:rPrChange>
          </w:rPr>
          <w:t>similar spatial patterns</w:t>
        </w:r>
      </w:ins>
      <w:ins w:id="3601" w:author="野草" w:date="2024-02-03T19:10:11Z">
        <w:r>
          <w:rPr>
            <w:rFonts w:hint="eastAsia"/>
            <w:highlight w:val="cyan"/>
            <w:lang w:val="en-US" w:eastAsia="zh-CN"/>
          </w:rPr>
          <w:t xml:space="preserve"> of </w:t>
        </w:r>
      </w:ins>
      <w:ins w:id="3602" w:author="野草" w:date="2024-02-03T19:10:11Z">
        <w:r>
          <w:rPr>
            <w:rFonts w:hint="eastAsia"/>
            <w:highlight w:val="green"/>
            <w:lang w:val="en-US" w:eastAsia="zh-CN"/>
            <w:rPrChange w:id="3603" w:author="野草" w:date="2024-02-03T19:10:41Z">
              <w:rPr>
                <w:rFonts w:hint="eastAsia"/>
                <w:highlight w:val="cyan"/>
                <w:lang w:val="en-US" w:eastAsia="zh-CN"/>
              </w:rPr>
            </w:rPrChange>
          </w:rPr>
          <w:t>river cooling effects</w:t>
        </w:r>
      </w:ins>
      <w:ins w:id="3604" w:author="野草" w:date="2024-02-03T19:10:11Z">
        <w:r>
          <w:rPr>
            <w:rFonts w:hint="eastAsia"/>
            <w:highlight w:val="cyan"/>
            <w:lang w:val="en-US" w:eastAsia="zh-CN"/>
          </w:rPr>
          <w:t xml:space="preserve"> </w:t>
        </w:r>
      </w:ins>
      <w:ins w:id="3605" w:author="野草" w:date="2024-02-04T11:18:33Z">
        <w:r>
          <w:rPr>
            <w:rFonts w:hint="eastAsia"/>
            <w:highlight w:val="cyan"/>
            <w:lang w:val="en-US" w:eastAsia="zh-CN"/>
          </w:rPr>
          <w:t>between</w:t>
        </w:r>
      </w:ins>
      <w:ins w:id="3606" w:author="野草" w:date="2024-02-03T19:10:11Z">
        <w:r>
          <w:rPr>
            <w:rFonts w:hint="eastAsia"/>
            <w:highlight w:val="cyan"/>
            <w:lang w:val="en-US" w:eastAsia="zh-CN"/>
          </w:rPr>
          <w:t xml:space="preserve"> the </w:t>
        </w:r>
      </w:ins>
      <w:ins w:id="3607" w:author="野草" w:date="2024-02-03T19:10:11Z">
        <w:r>
          <w:rPr>
            <w:rFonts w:hint="eastAsia"/>
            <w:highlight w:val="green"/>
            <w:lang w:val="en-US" w:eastAsia="zh-CN"/>
            <w:rPrChange w:id="3608" w:author="野草" w:date="2024-02-03T19:10:46Z">
              <w:rPr>
                <w:rFonts w:hint="eastAsia"/>
                <w:highlight w:val="cyan"/>
                <w:lang w:val="en-US" w:eastAsia="zh-CN"/>
              </w:rPr>
            </w:rPrChange>
          </w:rPr>
          <w:t>normal summer day</w:t>
        </w:r>
      </w:ins>
      <w:ins w:id="3609" w:author="野草" w:date="2024-02-03T19:10:11Z">
        <w:r>
          <w:rPr>
            <w:rFonts w:hint="eastAsia"/>
            <w:highlight w:val="cyan"/>
            <w:lang w:val="en-US" w:eastAsia="zh-CN"/>
          </w:rPr>
          <w:t xml:space="preserve"> and the </w:t>
        </w:r>
      </w:ins>
      <w:ins w:id="3610" w:author="野草" w:date="2024-02-03T19:10:11Z">
        <w:r>
          <w:rPr>
            <w:rFonts w:hint="eastAsia"/>
            <w:highlight w:val="green"/>
            <w:lang w:val="en-US" w:eastAsia="zh-CN"/>
            <w:rPrChange w:id="3611" w:author="野草" w:date="2024-02-03T19:10:50Z">
              <w:rPr>
                <w:rFonts w:hint="eastAsia"/>
                <w:highlight w:val="cyan"/>
                <w:lang w:val="en-US" w:eastAsia="zh-CN"/>
              </w:rPr>
            </w:rPrChange>
          </w:rPr>
          <w:t>extremely hot day</w:t>
        </w:r>
      </w:ins>
      <w:ins w:id="3612" w:author="野草" w:date="2024-02-03T19:10:11Z">
        <w:r>
          <w:rPr>
            <w:rFonts w:hint="eastAsia"/>
            <w:highlight w:val="cyan"/>
            <w:lang w:val="en-US" w:eastAsia="zh-CN"/>
          </w:rPr>
          <w:t>. Notably,</w:t>
        </w:r>
      </w:ins>
      <w:ins w:id="3613" w:author="野草" w:date="2024-02-03T20:23:35Z">
        <w:r>
          <w:rPr>
            <w:rFonts w:hint="eastAsia"/>
            <w:highlight w:val="cyan"/>
            <w:lang w:val="en-US" w:eastAsia="zh-CN"/>
          </w:rPr>
          <w:t xml:space="preserve"> </w:t>
        </w:r>
      </w:ins>
      <w:ins w:id="3614" w:author="野草" w:date="2024-02-03T20:23:30Z">
        <w:r>
          <w:rPr>
            <w:rFonts w:hint="eastAsia" w:ascii="Times New Roman" w:hAnsi="Times New Roman" w:eastAsiaTheme="minorEastAsia" w:cstheme="minorBidi"/>
            <w:i w:val="0"/>
            <w:iCs w:val="0"/>
            <w:caps w:val="0"/>
            <w:color w:val="auto"/>
            <w:spacing w:val="0"/>
            <w:sz w:val="21"/>
            <w:szCs w:val="24"/>
            <w:highlight w:val="cyan"/>
            <w:rPrChange w:id="3615" w:author="野草" w:date="2024-02-03T20:23:34Z">
              <w:rPr>
                <w:rFonts w:ascii="Segoe UI" w:hAnsi="Segoe UI" w:eastAsia="Segoe UI" w:cs="Segoe UI"/>
                <w:i w:val="0"/>
                <w:iCs w:val="0"/>
                <w:caps w:val="0"/>
                <w:color w:val="374151"/>
                <w:spacing w:val="0"/>
                <w:sz w:val="16"/>
                <w:szCs w:val="16"/>
              </w:rPr>
            </w:rPrChange>
          </w:rPr>
          <w:t>greater</w:t>
        </w:r>
      </w:ins>
      <w:ins w:id="3616" w:author="野草" w:date="2024-02-03T19:10:11Z">
        <w:r>
          <w:rPr>
            <w:rFonts w:hint="eastAsia"/>
            <w:highlight w:val="cyan"/>
            <w:lang w:val="en-US" w:eastAsia="zh-CN"/>
          </w:rPr>
          <w:t xml:space="preserve"> </w:t>
        </w:r>
      </w:ins>
      <w:ins w:id="3617" w:author="野草" w:date="2024-02-03T19:10:11Z">
        <w:r>
          <w:rPr>
            <w:rFonts w:hint="eastAsia"/>
            <w:highlight w:val="green"/>
            <w:lang w:val="en-US" w:eastAsia="zh-CN"/>
            <w:rPrChange w:id="3618" w:author="野草" w:date="2024-02-03T19:11:01Z">
              <w:rPr>
                <w:rFonts w:hint="eastAsia"/>
                <w:highlight w:val="cyan"/>
                <w:lang w:val="en-US" w:eastAsia="zh-CN"/>
              </w:rPr>
            </w:rPrChange>
          </w:rPr>
          <w:t>temperature reductions</w:t>
        </w:r>
      </w:ins>
      <w:ins w:id="3619" w:author="野草" w:date="2024-02-03T19:10:11Z">
        <w:r>
          <w:rPr>
            <w:rFonts w:hint="eastAsia"/>
            <w:highlight w:val="cyan"/>
            <w:lang w:val="en-US" w:eastAsia="zh-CN"/>
          </w:rPr>
          <w:t xml:space="preserve"> </w:t>
        </w:r>
      </w:ins>
      <w:ins w:id="3620" w:author="野草" w:date="2024-02-03T20:25:43Z">
        <w:r>
          <w:rPr>
            <w:rFonts w:hint="eastAsia"/>
            <w:highlight w:val="cyan"/>
            <w:lang w:val="en-US" w:eastAsia="zh-CN"/>
          </w:rPr>
          <w:t>we</w:t>
        </w:r>
      </w:ins>
      <w:ins w:id="3621" w:author="野草" w:date="2024-02-03T19:10:11Z">
        <w:r>
          <w:rPr>
            <w:rFonts w:hint="eastAsia"/>
            <w:highlight w:val="cyan"/>
            <w:lang w:val="en-US" w:eastAsia="zh-CN"/>
          </w:rPr>
          <w:t xml:space="preserve">re observed in </w:t>
        </w:r>
      </w:ins>
      <w:ins w:id="3622" w:author="野草" w:date="2024-02-03T19:10:11Z">
        <w:r>
          <w:rPr>
            <w:rFonts w:hint="eastAsia"/>
            <w:highlight w:val="green"/>
            <w:lang w:val="en-US" w:eastAsia="zh-CN"/>
            <w:rPrChange w:id="3623" w:author="野草" w:date="2024-02-03T19:11:20Z">
              <w:rPr>
                <w:rFonts w:hint="eastAsia"/>
                <w:highlight w:val="cyan"/>
                <w:lang w:val="en-US" w:eastAsia="zh-CN"/>
              </w:rPr>
            </w:rPrChange>
          </w:rPr>
          <w:t>suburban areas</w:t>
        </w:r>
      </w:ins>
      <w:ins w:id="3624" w:author="野草" w:date="2024-02-03T19:10:11Z">
        <w:r>
          <w:rPr>
            <w:rFonts w:hint="eastAsia"/>
            <w:highlight w:val="cyan"/>
            <w:lang w:val="en-US" w:eastAsia="zh-CN"/>
          </w:rPr>
          <w:t xml:space="preserve"> characterized by </w:t>
        </w:r>
      </w:ins>
      <w:ins w:id="3625" w:author="野草" w:date="2024-02-03T19:12:20Z">
        <w:r>
          <w:rPr>
            <w:rFonts w:hint="eastAsia"/>
            <w:highlight w:val="green"/>
            <w:lang w:val="en-US" w:eastAsia="zh-CN"/>
            <w:rPrChange w:id="3626" w:author="野草" w:date="2024-02-03T19:12:26Z">
              <w:rPr>
                <w:rFonts w:hint="eastAsia"/>
                <w:highlight w:val="cyan"/>
                <w:lang w:val="en-US" w:eastAsia="zh-CN"/>
              </w:rPr>
            </w:rPrChange>
          </w:rPr>
          <w:t xml:space="preserve">sparse architectural </w:t>
        </w:r>
      </w:ins>
      <w:ins w:id="3627" w:author="野草" w:date="2024-02-03T19:12:20Z">
        <w:r>
          <w:rPr>
            <w:rFonts w:hint="eastAsia"/>
            <w:highlight w:val="green"/>
            <w:u w:val="single"/>
            <w:lang w:val="en-US" w:eastAsia="zh-CN"/>
            <w:rPrChange w:id="3628" w:author="野草" w:date="2024-02-03T20:27:02Z">
              <w:rPr>
                <w:rFonts w:hint="eastAsia"/>
                <w:highlight w:val="cyan"/>
                <w:lang w:val="en-US" w:eastAsia="zh-CN"/>
              </w:rPr>
            </w:rPrChange>
          </w:rPr>
          <w:t>layout</w:t>
        </w:r>
      </w:ins>
      <w:ins w:id="3629" w:author="野草" w:date="2024-02-03T20:26:49Z">
        <w:r>
          <w:rPr>
            <w:rFonts w:hint="eastAsia"/>
            <w:highlight w:val="green"/>
            <w:u w:val="single"/>
            <w:lang w:val="en-US" w:eastAsia="zh-CN"/>
            <w:rPrChange w:id="3630" w:author="野草" w:date="2024-02-03T20:27:02Z">
              <w:rPr>
                <w:rFonts w:hint="eastAsia"/>
                <w:highlight w:val="green"/>
                <w:lang w:val="en-US" w:eastAsia="zh-CN"/>
              </w:rPr>
            </w:rPrChange>
          </w:rPr>
          <w:t>s</w:t>
        </w:r>
      </w:ins>
      <w:ins w:id="3631" w:author="野草" w:date="2024-02-03T19:10:11Z">
        <w:r>
          <w:rPr>
            <w:rFonts w:hint="eastAsia"/>
            <w:highlight w:val="cyan"/>
            <w:lang w:val="en-US" w:eastAsia="zh-CN"/>
          </w:rPr>
          <w:t>. On the</w:t>
        </w:r>
      </w:ins>
      <w:ins w:id="3632" w:author="野草" w:date="2024-02-03T19:10:11Z">
        <w:r>
          <w:rPr>
            <w:rFonts w:hint="eastAsia"/>
            <w:highlight w:val="green"/>
            <w:lang w:val="en-US" w:eastAsia="zh-CN"/>
            <w:rPrChange w:id="3633" w:author="野草" w:date="2024-02-03T19:12:29Z">
              <w:rPr>
                <w:rFonts w:hint="eastAsia"/>
                <w:highlight w:val="cyan"/>
                <w:lang w:val="en-US" w:eastAsia="zh-CN"/>
              </w:rPr>
            </w:rPrChange>
          </w:rPr>
          <w:t xml:space="preserve"> normal summer day</w:t>
        </w:r>
      </w:ins>
      <w:ins w:id="3634" w:author="野草" w:date="2024-02-03T19:10:11Z">
        <w:r>
          <w:rPr>
            <w:rFonts w:hint="eastAsia"/>
            <w:highlight w:val="cyan"/>
            <w:lang w:val="en-US" w:eastAsia="zh-CN"/>
          </w:rPr>
          <w:t xml:space="preserve">, the average RCI was </w:t>
        </w:r>
      </w:ins>
      <w:ins w:id="3635" w:author="野草" w:date="2024-02-03T19:10:11Z">
        <w:r>
          <w:rPr>
            <w:rFonts w:hint="eastAsia"/>
            <w:highlight w:val="green"/>
            <w:u w:val="single"/>
            <w:lang w:val="en-US" w:eastAsia="zh-CN"/>
            <w:rPrChange w:id="3636" w:author="野草" w:date="2024-02-03T19:12:33Z">
              <w:rPr>
                <w:rFonts w:hint="eastAsia"/>
                <w:highlight w:val="cyan"/>
                <w:lang w:val="en-US" w:eastAsia="zh-CN"/>
              </w:rPr>
            </w:rPrChange>
          </w:rPr>
          <w:t>5.5 °C</w:t>
        </w:r>
      </w:ins>
      <w:ins w:id="3637" w:author="野草" w:date="2024-02-03T19:10:11Z">
        <w:r>
          <w:rPr>
            <w:rFonts w:hint="eastAsia"/>
            <w:highlight w:val="cyan"/>
            <w:lang w:val="en-US" w:eastAsia="zh-CN"/>
          </w:rPr>
          <w:t xml:space="preserve">, </w:t>
        </w:r>
      </w:ins>
      <w:ins w:id="3638" w:author="野草" w:date="2024-02-03T20:24:20Z">
        <w:r>
          <w:rPr>
            <w:rFonts w:hint="eastAsia"/>
            <w:highlight w:val="cyan"/>
            <w:lang w:val="en-US" w:eastAsia="zh-CN"/>
          </w:rPr>
          <w:t>consistent with</w:t>
        </w:r>
      </w:ins>
      <w:ins w:id="3639" w:author="野草" w:date="2024-02-03T19:10:11Z">
        <w:r>
          <w:rPr>
            <w:rFonts w:hint="eastAsia"/>
            <w:highlight w:val="cyan"/>
            <w:lang w:val="en-US" w:eastAsia="zh-CN"/>
          </w:rPr>
          <w:t xml:space="preserve"> </w:t>
        </w:r>
      </w:ins>
      <w:ins w:id="3640" w:author="野草" w:date="2024-02-03T19:10:11Z">
        <w:r>
          <w:rPr>
            <w:rFonts w:hint="eastAsia"/>
            <w:highlight w:val="green"/>
            <w:lang w:val="en-US" w:eastAsia="zh-CN"/>
            <w:rPrChange w:id="3641" w:author="野草" w:date="2024-02-03T19:12:39Z">
              <w:rPr>
                <w:rFonts w:hint="eastAsia"/>
                <w:highlight w:val="cyan"/>
                <w:lang w:val="en-US" w:eastAsia="zh-CN"/>
              </w:rPr>
            </w:rPrChange>
          </w:rPr>
          <w:t>findings</w:t>
        </w:r>
      </w:ins>
      <w:ins w:id="3642" w:author="野草" w:date="2024-02-03T19:10:11Z">
        <w:r>
          <w:rPr>
            <w:rFonts w:hint="eastAsia"/>
            <w:highlight w:val="cyan"/>
            <w:lang w:val="en-US" w:eastAsia="zh-CN"/>
          </w:rPr>
          <w:t xml:space="preserve"> from </w:t>
        </w:r>
      </w:ins>
      <w:ins w:id="3643" w:author="野草" w:date="2024-02-03T19:10:11Z">
        <w:r>
          <w:rPr>
            <w:rFonts w:hint="eastAsia"/>
            <w:highlight w:val="green"/>
            <w:lang w:val="en-US" w:eastAsia="zh-CN"/>
            <w:rPrChange w:id="3644" w:author="野草" w:date="2024-02-03T19:12:42Z">
              <w:rPr>
                <w:rFonts w:hint="eastAsia"/>
                <w:highlight w:val="cyan"/>
                <w:lang w:val="en-US" w:eastAsia="zh-CN"/>
              </w:rPr>
            </w:rPrChange>
          </w:rPr>
          <w:t>prior studies</w:t>
        </w:r>
      </w:ins>
      <w:ins w:id="3645" w:author="野草" w:date="2024-02-03T19:10:11Z">
        <w:r>
          <w:rPr>
            <w:rFonts w:hint="eastAsia"/>
            <w:highlight w:val="cyan"/>
            <w:lang w:val="en-US" w:eastAsia="zh-CN"/>
          </w:rPr>
          <w:t xml:space="preserve"> (Manteghi et al., 2015; </w:t>
        </w:r>
      </w:ins>
      <w:ins w:id="3646" w:author="野草" w:date="2024-02-03T20:16:32Z">
        <w:r>
          <w:rPr>
            <w:rFonts w:hint="eastAsia"/>
            <w:highlight w:val="cyan"/>
            <w:lang w:val="en-US" w:eastAsia="zh-CN"/>
          </w:rPr>
          <w:t>Xue et al., 2019</w:t>
        </w:r>
      </w:ins>
      <w:ins w:id="3647" w:author="野草" w:date="2024-02-03T19:10:11Z">
        <w:r>
          <w:rPr>
            <w:rFonts w:hint="eastAsia"/>
            <w:highlight w:val="cyan"/>
            <w:lang w:val="en-US" w:eastAsia="zh-CN"/>
          </w:rPr>
          <w:t xml:space="preserve">). When compared to </w:t>
        </w:r>
      </w:ins>
      <w:ins w:id="3648" w:author="野草" w:date="2024-02-03T19:10:11Z">
        <w:r>
          <w:rPr>
            <w:rFonts w:hint="eastAsia"/>
            <w:highlight w:val="green"/>
            <w:lang w:val="en-US" w:eastAsia="zh-CN"/>
            <w:rPrChange w:id="3649" w:author="野草" w:date="2024-02-03T19:12:48Z">
              <w:rPr>
                <w:rFonts w:hint="eastAsia"/>
                <w:highlight w:val="cyan"/>
                <w:lang w:val="en-US" w:eastAsia="zh-CN"/>
              </w:rPr>
            </w:rPrChange>
          </w:rPr>
          <w:t>the cooling intensity</w:t>
        </w:r>
      </w:ins>
      <w:ins w:id="3650" w:author="野草" w:date="2024-02-03T19:10:11Z">
        <w:r>
          <w:rPr>
            <w:rFonts w:hint="eastAsia"/>
            <w:highlight w:val="cyan"/>
            <w:lang w:val="en-US" w:eastAsia="zh-CN"/>
          </w:rPr>
          <w:t xml:space="preserve"> of </w:t>
        </w:r>
      </w:ins>
      <w:ins w:id="3651" w:author="野草" w:date="2024-02-03T20:19:05Z">
        <w:r>
          <w:rPr>
            <w:rFonts w:hint="eastAsia"/>
            <w:highlight w:val="green"/>
            <w:u w:val="single"/>
            <w:lang w:val="en-US" w:eastAsia="zh-CN"/>
            <w:rPrChange w:id="3652" w:author="野草" w:date="2024-02-03T20:27:13Z">
              <w:rPr>
                <w:rFonts w:hint="eastAsia"/>
                <w:highlight w:val="cyan"/>
                <w:lang w:val="en-US" w:eastAsia="zh-CN"/>
              </w:rPr>
            </w:rPrChange>
          </w:rPr>
          <w:t>les</w:t>
        </w:r>
      </w:ins>
      <w:ins w:id="3653" w:author="野草" w:date="2024-02-03T20:19:06Z">
        <w:r>
          <w:rPr>
            <w:rFonts w:hint="eastAsia"/>
            <w:highlight w:val="green"/>
            <w:u w:val="single"/>
            <w:lang w:val="en-US" w:eastAsia="zh-CN"/>
            <w:rPrChange w:id="3654" w:author="野草" w:date="2024-02-03T20:27:13Z">
              <w:rPr>
                <w:rFonts w:hint="eastAsia"/>
                <w:highlight w:val="cyan"/>
                <w:lang w:val="en-US" w:eastAsia="zh-CN"/>
              </w:rPr>
            </w:rPrChange>
          </w:rPr>
          <w:t>s than</w:t>
        </w:r>
      </w:ins>
      <w:ins w:id="3655" w:author="野草" w:date="2024-02-03T20:19:07Z">
        <w:r>
          <w:rPr>
            <w:rFonts w:hint="eastAsia"/>
            <w:highlight w:val="green"/>
            <w:u w:val="single"/>
            <w:lang w:val="en-US" w:eastAsia="zh-CN"/>
            <w:rPrChange w:id="3656" w:author="野草" w:date="2024-02-03T20:27:13Z">
              <w:rPr>
                <w:rFonts w:hint="eastAsia"/>
                <w:highlight w:val="cyan"/>
                <w:lang w:val="en-US" w:eastAsia="zh-CN"/>
              </w:rPr>
            </w:rPrChange>
          </w:rPr>
          <w:t xml:space="preserve"> 4</w:t>
        </w:r>
      </w:ins>
      <w:ins w:id="3657" w:author="野草" w:date="2024-02-03T20:19:08Z">
        <w:r>
          <w:rPr>
            <w:rFonts w:hint="eastAsia"/>
            <w:highlight w:val="green"/>
            <w:u w:val="single"/>
            <w:lang w:val="en-US" w:eastAsia="zh-CN"/>
            <w:rPrChange w:id="3658" w:author="野草" w:date="2024-02-03T20:27:13Z">
              <w:rPr>
                <w:rFonts w:hint="eastAsia"/>
                <w:highlight w:val="cyan"/>
                <w:lang w:val="en-US" w:eastAsia="zh-CN"/>
              </w:rPr>
            </w:rPrChange>
          </w:rPr>
          <w:t xml:space="preserve"> </w:t>
        </w:r>
      </w:ins>
      <w:ins w:id="3659" w:author="野草" w:date="2024-02-03T20:19:09Z">
        <w:r>
          <w:rPr>
            <w:rFonts w:hint="eastAsia"/>
            <w:highlight w:val="green"/>
            <w:u w:val="single"/>
            <w:lang w:val="en-US" w:eastAsia="zh-CN"/>
            <w:rPrChange w:id="3660" w:author="野草" w:date="2024-02-03T20:27:13Z">
              <w:rPr>
                <w:rFonts w:hint="eastAsia"/>
                <w:highlight w:val="cyan"/>
                <w:lang w:val="en-US" w:eastAsia="zh-CN"/>
              </w:rPr>
            </w:rPrChange>
          </w:rPr>
          <w:t>°C</w:t>
        </w:r>
      </w:ins>
      <w:ins w:id="3661" w:author="野草" w:date="2024-02-03T20:19:10Z">
        <w:r>
          <w:rPr>
            <w:rFonts w:hint="eastAsia"/>
            <w:highlight w:val="cyan"/>
            <w:lang w:val="en-US" w:eastAsia="zh-CN"/>
          </w:rPr>
          <w:t xml:space="preserve"> </w:t>
        </w:r>
      </w:ins>
      <w:ins w:id="3662" w:author="野草" w:date="2024-02-03T20:19:23Z">
        <w:r>
          <w:rPr>
            <w:rFonts w:hint="eastAsia"/>
            <w:highlight w:val="cyan"/>
            <w:lang w:val="en-US" w:eastAsia="zh-CN"/>
          </w:rPr>
          <w:t>near</w:t>
        </w:r>
      </w:ins>
      <w:ins w:id="3663" w:author="野草" w:date="2024-02-03T20:19:24Z">
        <w:r>
          <w:rPr>
            <w:rFonts w:hint="eastAsia"/>
            <w:highlight w:val="cyan"/>
            <w:lang w:val="en-US" w:eastAsia="zh-CN"/>
          </w:rPr>
          <w:t xml:space="preserve"> </w:t>
        </w:r>
      </w:ins>
      <w:ins w:id="3664" w:author="野草" w:date="2024-02-03T19:10:11Z">
        <w:r>
          <w:rPr>
            <w:rFonts w:hint="eastAsia"/>
            <w:highlight w:val="cyan"/>
            <w:lang w:val="en-US" w:eastAsia="zh-CN"/>
          </w:rPr>
          <w:t>the</w:t>
        </w:r>
      </w:ins>
      <w:ins w:id="3665" w:author="野草" w:date="2024-02-03T20:17:33Z">
        <w:r>
          <w:rPr>
            <w:rFonts w:hint="eastAsia"/>
            <w:highlight w:val="cyan"/>
            <w:lang w:val="en-US" w:eastAsia="zh-CN"/>
          </w:rPr>
          <w:t xml:space="preserve"> </w:t>
        </w:r>
      </w:ins>
      <w:ins w:id="3666" w:author="野草" w:date="2024-02-03T20:17:29Z">
        <w:r>
          <w:rPr>
            <w:rFonts w:hint="eastAsia"/>
            <w:highlight w:val="green"/>
            <w:lang w:val="en-US" w:eastAsia="zh-CN"/>
            <w:rPrChange w:id="3667" w:author="野草" w:date="2024-02-03T20:20:13Z">
              <w:rPr>
                <w:rFonts w:hint="eastAsia"/>
                <w:highlight w:val="cyan"/>
                <w:lang w:val="en-US" w:eastAsia="zh-CN"/>
              </w:rPr>
            </w:rPrChange>
          </w:rPr>
          <w:t>Hua</w:t>
        </w:r>
      </w:ins>
      <w:ins w:id="3668" w:author="野草" w:date="2024-02-03T20:17:30Z">
        <w:r>
          <w:rPr>
            <w:rFonts w:hint="eastAsia"/>
            <w:highlight w:val="green"/>
            <w:lang w:val="en-US" w:eastAsia="zh-CN"/>
            <w:rPrChange w:id="3669" w:author="野草" w:date="2024-02-03T20:20:13Z">
              <w:rPr>
                <w:rFonts w:hint="eastAsia"/>
                <w:highlight w:val="cyan"/>
                <w:lang w:val="en-US" w:eastAsia="zh-CN"/>
              </w:rPr>
            </w:rPrChange>
          </w:rPr>
          <w:t>ng</w:t>
        </w:r>
      </w:ins>
      <w:ins w:id="3670" w:author="野草" w:date="2024-02-03T20:17:31Z">
        <w:r>
          <w:rPr>
            <w:rFonts w:hint="eastAsia"/>
            <w:highlight w:val="green"/>
            <w:lang w:val="en-US" w:eastAsia="zh-CN"/>
            <w:rPrChange w:id="3671" w:author="野草" w:date="2024-02-03T20:20:13Z">
              <w:rPr>
                <w:rFonts w:hint="eastAsia"/>
                <w:highlight w:val="cyan"/>
                <w:lang w:val="en-US" w:eastAsia="zh-CN"/>
              </w:rPr>
            </w:rPrChange>
          </w:rPr>
          <w:t>pu</w:t>
        </w:r>
      </w:ins>
      <w:ins w:id="3672" w:author="野草" w:date="2024-02-03T19:10:11Z">
        <w:r>
          <w:rPr>
            <w:rFonts w:hint="eastAsia"/>
            <w:highlight w:val="green"/>
            <w:lang w:val="en-US" w:eastAsia="zh-CN"/>
            <w:rPrChange w:id="3673" w:author="野草" w:date="2024-02-03T19:12:52Z">
              <w:rPr>
                <w:rFonts w:hint="eastAsia"/>
                <w:highlight w:val="cyan"/>
                <w:lang w:val="en-US" w:eastAsia="zh-CN"/>
              </w:rPr>
            </w:rPrChange>
          </w:rPr>
          <w:t xml:space="preserve"> River</w:t>
        </w:r>
      </w:ins>
      <w:ins w:id="3674" w:author="野草" w:date="2024-02-03T19:10:11Z">
        <w:r>
          <w:rPr>
            <w:rFonts w:hint="eastAsia"/>
            <w:highlight w:val="cyan"/>
            <w:lang w:val="en-US" w:eastAsia="zh-CN"/>
          </w:rPr>
          <w:t xml:space="preserve"> reported </w:t>
        </w:r>
      </w:ins>
      <w:ins w:id="3675" w:author="野草" w:date="2024-02-04T11:27:27Z">
        <w:r>
          <w:rPr>
            <w:rFonts w:hint="eastAsia"/>
            <w:highlight w:val="green"/>
            <w:lang w:val="en-US" w:eastAsia="zh-CN"/>
            <w:rPrChange w:id="3676" w:author="野草" w:date="2024-02-04T11:27:43Z">
              <w:rPr>
                <w:rFonts w:hint="eastAsia"/>
                <w:highlight w:val="cyan"/>
                <w:lang w:val="en-US" w:eastAsia="zh-CN"/>
              </w:rPr>
            </w:rPrChange>
          </w:rPr>
          <w:t>in a study</w:t>
        </w:r>
      </w:ins>
      <w:ins w:id="3677" w:author="野草" w:date="2024-02-04T11:27:27Z">
        <w:r>
          <w:rPr>
            <w:rFonts w:hint="eastAsia"/>
            <w:highlight w:val="cyan"/>
            <w:lang w:val="en-US" w:eastAsia="zh-CN"/>
          </w:rPr>
          <w:t xml:space="preserve"> conducted in</w:t>
        </w:r>
      </w:ins>
      <w:ins w:id="3678" w:author="野草" w:date="2024-02-03T19:10:11Z">
        <w:r>
          <w:rPr>
            <w:rFonts w:hint="eastAsia"/>
            <w:highlight w:val="cyan"/>
            <w:lang w:val="en-US" w:eastAsia="zh-CN"/>
          </w:rPr>
          <w:t xml:space="preserve"> </w:t>
        </w:r>
      </w:ins>
      <w:ins w:id="3679" w:author="野草" w:date="2024-02-03T20:17:39Z">
        <w:r>
          <w:rPr>
            <w:rFonts w:hint="eastAsia"/>
            <w:highlight w:val="green"/>
            <w:lang w:val="en-US" w:eastAsia="zh-CN"/>
          </w:rPr>
          <w:t>Sh</w:t>
        </w:r>
      </w:ins>
      <w:ins w:id="3680" w:author="野草" w:date="2024-02-03T20:17:40Z">
        <w:r>
          <w:rPr>
            <w:rFonts w:hint="eastAsia"/>
            <w:highlight w:val="green"/>
            <w:lang w:val="en-US" w:eastAsia="zh-CN"/>
          </w:rPr>
          <w:t>angha</w:t>
        </w:r>
      </w:ins>
      <w:ins w:id="3681" w:author="野草" w:date="2024-02-03T20:17:41Z">
        <w:r>
          <w:rPr>
            <w:rFonts w:hint="eastAsia"/>
            <w:highlight w:val="green"/>
            <w:lang w:val="en-US" w:eastAsia="zh-CN"/>
          </w:rPr>
          <w:t>i</w:t>
        </w:r>
      </w:ins>
      <w:ins w:id="3682" w:author="野草" w:date="2024-02-03T19:10:11Z">
        <w:r>
          <w:rPr>
            <w:rFonts w:hint="eastAsia"/>
            <w:highlight w:val="cyan"/>
            <w:lang w:val="en-US" w:eastAsia="zh-CN"/>
          </w:rPr>
          <w:t xml:space="preserve">, </w:t>
        </w:r>
      </w:ins>
      <w:ins w:id="3683" w:author="野草" w:date="2024-02-03T19:10:11Z">
        <w:r>
          <w:rPr>
            <w:rFonts w:hint="eastAsia"/>
            <w:highlight w:val="green"/>
            <w:lang w:val="en-US" w:eastAsia="zh-CN"/>
            <w:rPrChange w:id="3684" w:author="野草" w:date="2024-02-03T19:13:09Z">
              <w:rPr>
                <w:rFonts w:hint="eastAsia"/>
                <w:highlight w:val="cyan"/>
                <w:lang w:val="en-US" w:eastAsia="zh-CN"/>
              </w:rPr>
            </w:rPrChange>
          </w:rPr>
          <w:t>our observed intensity</w:t>
        </w:r>
      </w:ins>
      <w:ins w:id="3685" w:author="野草" w:date="2024-02-03T19:10:11Z">
        <w:r>
          <w:rPr>
            <w:rFonts w:hint="eastAsia"/>
            <w:highlight w:val="cyan"/>
            <w:lang w:val="en-US" w:eastAsia="zh-CN"/>
          </w:rPr>
          <w:t xml:space="preserve"> was </w:t>
        </w:r>
      </w:ins>
      <w:ins w:id="3686" w:author="野草" w:date="2024-02-03T19:13:14Z">
        <w:r>
          <w:rPr>
            <w:rFonts w:hint="eastAsia"/>
            <w:highlight w:val="cyan"/>
            <w:lang w:val="en-US" w:eastAsia="zh-CN"/>
          </w:rPr>
          <w:t>si</w:t>
        </w:r>
      </w:ins>
      <w:ins w:id="3687" w:author="野草" w:date="2024-02-03T19:13:15Z">
        <w:r>
          <w:rPr>
            <w:rFonts w:hint="eastAsia"/>
            <w:highlight w:val="cyan"/>
            <w:lang w:val="en-US" w:eastAsia="zh-CN"/>
          </w:rPr>
          <w:t>gnif</w:t>
        </w:r>
      </w:ins>
      <w:ins w:id="3688" w:author="野草" w:date="2024-02-03T19:13:16Z">
        <w:r>
          <w:rPr>
            <w:rFonts w:hint="eastAsia"/>
            <w:highlight w:val="cyan"/>
            <w:lang w:val="en-US" w:eastAsia="zh-CN"/>
          </w:rPr>
          <w:t>icantly</w:t>
        </w:r>
      </w:ins>
      <w:ins w:id="3689" w:author="野草" w:date="2024-02-03T19:10:11Z">
        <w:r>
          <w:rPr>
            <w:rFonts w:hint="eastAsia"/>
            <w:highlight w:val="cyan"/>
            <w:lang w:val="en-US" w:eastAsia="zh-CN"/>
          </w:rPr>
          <w:t xml:space="preserve"> higher (</w:t>
        </w:r>
      </w:ins>
      <w:ins w:id="3690" w:author="野草" w:date="2024-02-03T20:16:39Z">
        <w:r>
          <w:rPr>
            <w:rFonts w:hint="eastAsia"/>
            <w:highlight w:val="cyan"/>
            <w:lang w:val="en-US" w:eastAsia="zh-CN"/>
          </w:rPr>
          <w:t>Du</w:t>
        </w:r>
      </w:ins>
      <w:ins w:id="3691" w:author="野草" w:date="2024-02-03T20:16:40Z">
        <w:r>
          <w:rPr>
            <w:rFonts w:hint="eastAsia"/>
            <w:highlight w:val="cyan"/>
            <w:lang w:val="en-US" w:eastAsia="zh-CN"/>
          </w:rPr>
          <w:t xml:space="preserve"> et a</w:t>
        </w:r>
      </w:ins>
      <w:ins w:id="3692" w:author="野草" w:date="2024-02-03T20:16:43Z">
        <w:r>
          <w:rPr>
            <w:rFonts w:hint="eastAsia"/>
            <w:highlight w:val="cyan"/>
            <w:lang w:val="en-US" w:eastAsia="zh-CN"/>
          </w:rPr>
          <w:t xml:space="preserve">l., </w:t>
        </w:r>
      </w:ins>
      <w:ins w:id="3693" w:author="野草" w:date="2024-02-03T20:16:44Z">
        <w:r>
          <w:rPr>
            <w:rFonts w:hint="eastAsia"/>
            <w:highlight w:val="cyan"/>
            <w:lang w:val="en-US" w:eastAsia="zh-CN"/>
          </w:rPr>
          <w:t>2016</w:t>
        </w:r>
      </w:ins>
      <w:ins w:id="3694" w:author="野草" w:date="2024-02-03T19:10:11Z">
        <w:r>
          <w:rPr>
            <w:rFonts w:hint="eastAsia"/>
            <w:highlight w:val="cyan"/>
            <w:lang w:val="en-US" w:eastAsia="zh-CN"/>
          </w:rPr>
          <w:t xml:space="preserve">). </w:t>
        </w:r>
      </w:ins>
      <w:ins w:id="3695" w:author="野草" w:date="2024-02-03T20:29:26Z">
        <w:r>
          <w:rPr>
            <w:rFonts w:hint="eastAsia"/>
            <w:highlight w:val="cyan"/>
            <w:lang w:val="en-US" w:eastAsia="zh-CN"/>
            <w:rPrChange w:id="3696" w:author="野草" w:date="2024-02-03T20:32:19Z">
              <w:rPr>
                <w:rFonts w:hint="eastAsia"/>
                <w:highlight w:val="none"/>
                <w:lang w:val="en-US" w:eastAsia="zh-CN"/>
              </w:rPr>
            </w:rPrChange>
          </w:rPr>
          <w:t xml:space="preserve">This </w:t>
        </w:r>
      </w:ins>
      <w:ins w:id="3697" w:author="野草" w:date="2024-02-03T20:38:06Z">
        <w:r>
          <w:rPr>
            <w:rFonts w:hint="eastAsia"/>
            <w:highlight w:val="cyan"/>
            <w:lang w:val="en-US" w:eastAsia="zh-CN"/>
          </w:rPr>
          <w:t>contrast</w:t>
        </w:r>
      </w:ins>
      <w:ins w:id="3698" w:author="野草" w:date="2024-02-03T20:29:26Z">
        <w:r>
          <w:rPr>
            <w:rFonts w:hint="eastAsia"/>
            <w:highlight w:val="cyan"/>
            <w:lang w:val="en-US" w:eastAsia="zh-CN"/>
            <w:rPrChange w:id="3699" w:author="野草" w:date="2024-02-03T20:32:19Z">
              <w:rPr>
                <w:rFonts w:hint="eastAsia"/>
                <w:highlight w:val="none"/>
                <w:lang w:val="en-US" w:eastAsia="zh-CN"/>
              </w:rPr>
            </w:rPrChange>
          </w:rPr>
          <w:t xml:space="preserve"> </w:t>
        </w:r>
      </w:ins>
      <w:ins w:id="3700" w:author="野草" w:date="2024-02-03T20:29:26Z">
        <w:r>
          <w:rPr>
            <w:rFonts w:hint="eastAsia"/>
            <w:highlight w:val="green"/>
            <w:lang w:val="en-US" w:eastAsia="zh-CN"/>
            <w:rPrChange w:id="3701" w:author="野草" w:date="2024-02-03T20:32:25Z">
              <w:rPr>
                <w:rFonts w:hint="eastAsia"/>
                <w:highlight w:val="none"/>
                <w:lang w:val="en-US" w:eastAsia="zh-CN"/>
              </w:rPr>
            </w:rPrChange>
          </w:rPr>
          <w:t>can be explained</w:t>
        </w:r>
      </w:ins>
      <w:ins w:id="3702" w:author="野草" w:date="2024-02-03T20:29:26Z">
        <w:r>
          <w:rPr>
            <w:rFonts w:hint="eastAsia"/>
            <w:highlight w:val="cyan"/>
            <w:lang w:val="en-US" w:eastAsia="zh-CN"/>
            <w:rPrChange w:id="3703" w:author="野草" w:date="2024-02-03T20:32:19Z">
              <w:rPr>
                <w:rFonts w:hint="eastAsia"/>
                <w:highlight w:val="none"/>
                <w:lang w:val="en-US" w:eastAsia="zh-CN"/>
              </w:rPr>
            </w:rPrChange>
          </w:rPr>
          <w:t xml:space="preserve"> by the </w:t>
        </w:r>
      </w:ins>
      <w:ins w:id="3704" w:author="野草" w:date="2024-02-03T20:36:59Z">
        <w:r>
          <w:rPr>
            <w:rFonts w:hint="eastAsia"/>
            <w:highlight w:val="green"/>
            <w:lang w:val="en-US" w:eastAsia="zh-CN"/>
          </w:rPr>
          <w:t>difference</w:t>
        </w:r>
      </w:ins>
      <w:ins w:id="3705" w:author="野草" w:date="2024-02-03T20:29:53Z">
        <w:r>
          <w:rPr>
            <w:rFonts w:hint="eastAsia"/>
            <w:highlight w:val="green"/>
            <w:lang w:val="en-US" w:eastAsia="zh-CN"/>
            <w:rPrChange w:id="3706" w:author="野草" w:date="2024-02-03T20:32:29Z">
              <w:rPr>
                <w:rFonts w:hint="eastAsia"/>
                <w:highlight w:val="none"/>
                <w:lang w:val="en-US" w:eastAsia="zh-CN"/>
              </w:rPr>
            </w:rPrChange>
          </w:rPr>
          <w:t xml:space="preserve"> </w:t>
        </w:r>
      </w:ins>
      <w:ins w:id="3707" w:author="野草" w:date="2024-02-04T11:28:06Z">
        <w:r>
          <w:rPr>
            <w:rFonts w:hint="eastAsia"/>
            <w:highlight w:val="green"/>
            <w:lang w:val="en-US" w:eastAsia="zh-CN"/>
          </w:rPr>
          <w:t>in</w:t>
        </w:r>
      </w:ins>
      <w:ins w:id="3708" w:author="野草" w:date="2024-02-03T20:29:53Z">
        <w:r>
          <w:rPr>
            <w:rFonts w:hint="eastAsia"/>
            <w:highlight w:val="green"/>
            <w:lang w:val="en-US" w:eastAsia="zh-CN"/>
            <w:rPrChange w:id="3709" w:author="野草" w:date="2024-02-03T20:32:29Z">
              <w:rPr>
                <w:rFonts w:hint="eastAsia"/>
                <w:highlight w:val="none"/>
                <w:lang w:val="en-US" w:eastAsia="zh-CN"/>
              </w:rPr>
            </w:rPrChange>
          </w:rPr>
          <w:t xml:space="preserve"> river width</w:t>
        </w:r>
      </w:ins>
      <w:ins w:id="3710" w:author="野草" w:date="2024-02-03T20:30:02Z">
        <w:r>
          <w:rPr>
            <w:rFonts w:hint="eastAsia"/>
            <w:highlight w:val="cyan"/>
            <w:lang w:val="en-US" w:eastAsia="zh-CN"/>
            <w:rPrChange w:id="3711" w:author="野草" w:date="2024-02-03T20:32:19Z">
              <w:rPr>
                <w:rFonts w:hint="eastAsia"/>
                <w:highlight w:val="none"/>
                <w:lang w:val="en-US" w:eastAsia="zh-CN"/>
              </w:rPr>
            </w:rPrChange>
          </w:rPr>
          <w:t>, as</w:t>
        </w:r>
      </w:ins>
      <w:ins w:id="3712" w:author="野草" w:date="2024-02-03T20:29:26Z">
        <w:r>
          <w:rPr>
            <w:rFonts w:hint="eastAsia"/>
            <w:highlight w:val="cyan"/>
            <w:lang w:val="en-US" w:eastAsia="zh-CN"/>
            <w:rPrChange w:id="3713" w:author="野草" w:date="2024-02-03T20:32:19Z">
              <w:rPr>
                <w:rFonts w:hint="eastAsia"/>
                <w:highlight w:val="none"/>
                <w:lang w:val="en-US" w:eastAsia="zh-CN"/>
              </w:rPr>
            </w:rPrChange>
          </w:rPr>
          <w:t xml:space="preserve"> </w:t>
        </w:r>
      </w:ins>
      <w:ins w:id="3714" w:author="野草" w:date="2024-02-03T20:32:00Z">
        <w:r>
          <w:rPr>
            <w:rFonts w:hint="eastAsia"/>
            <w:highlight w:val="green"/>
            <w:lang w:val="en-US" w:eastAsia="zh-CN"/>
            <w:rPrChange w:id="3715" w:author="野草" w:date="2024-02-03T20:32:36Z">
              <w:rPr>
                <w:rFonts w:hint="eastAsia"/>
                <w:highlight w:val="none"/>
                <w:lang w:val="en-US" w:eastAsia="zh-CN"/>
              </w:rPr>
            </w:rPrChange>
          </w:rPr>
          <w:t>t</w:t>
        </w:r>
      </w:ins>
      <w:ins w:id="3716" w:author="野草" w:date="2024-02-03T20:31:57Z">
        <w:r>
          <w:rPr>
            <w:rFonts w:hint="eastAsia"/>
            <w:highlight w:val="green"/>
            <w:lang w:val="en-US" w:eastAsia="zh-CN"/>
            <w:rPrChange w:id="3717" w:author="野草" w:date="2024-02-03T20:32:36Z">
              <w:rPr>
                <w:rFonts w:hint="eastAsia"/>
                <w:highlight w:val="none"/>
                <w:lang w:val="en-US" w:eastAsia="zh-CN"/>
              </w:rPr>
            </w:rPrChange>
          </w:rPr>
          <w:t>he Yangtze River</w:t>
        </w:r>
      </w:ins>
      <w:ins w:id="3718" w:author="野草" w:date="2024-02-03T20:31:57Z">
        <w:r>
          <w:rPr>
            <w:rFonts w:hint="eastAsia"/>
            <w:highlight w:val="cyan"/>
            <w:lang w:val="en-US" w:eastAsia="zh-CN"/>
            <w:rPrChange w:id="3719" w:author="野草" w:date="2024-02-03T20:32:19Z">
              <w:rPr>
                <w:rFonts w:hint="eastAsia"/>
                <w:highlight w:val="none"/>
                <w:lang w:val="en-US" w:eastAsia="zh-CN"/>
              </w:rPr>
            </w:rPrChange>
          </w:rPr>
          <w:t xml:space="preserve"> is approximately </w:t>
        </w:r>
      </w:ins>
      <w:ins w:id="3720" w:author="野草" w:date="2024-02-03T20:31:57Z">
        <w:r>
          <w:rPr>
            <w:rFonts w:hint="eastAsia"/>
            <w:highlight w:val="green"/>
            <w:lang w:val="en-US" w:eastAsia="zh-CN"/>
            <w:rPrChange w:id="3721" w:author="野草" w:date="2024-02-03T20:32:39Z">
              <w:rPr>
                <w:rFonts w:hint="eastAsia"/>
                <w:highlight w:val="none"/>
                <w:lang w:val="en-US" w:eastAsia="zh-CN"/>
              </w:rPr>
            </w:rPrChange>
          </w:rPr>
          <w:t>1 kilometer wide</w:t>
        </w:r>
      </w:ins>
      <w:ins w:id="3722" w:author="野草" w:date="2024-02-03T20:29:26Z">
        <w:r>
          <w:rPr>
            <w:rFonts w:hint="eastAsia"/>
            <w:highlight w:val="cyan"/>
            <w:lang w:val="en-US" w:eastAsia="zh-CN"/>
            <w:rPrChange w:id="3723" w:author="野草" w:date="2024-02-03T20:32:19Z">
              <w:rPr>
                <w:rFonts w:hint="eastAsia"/>
                <w:highlight w:val="none"/>
                <w:lang w:val="en-US" w:eastAsia="zh-CN"/>
              </w:rPr>
            </w:rPrChange>
          </w:rPr>
          <w:t xml:space="preserve">, while </w:t>
        </w:r>
      </w:ins>
      <w:ins w:id="3724" w:author="野草" w:date="2024-02-04T11:28:41Z">
        <w:r>
          <w:rPr>
            <w:rFonts w:hint="eastAsia"/>
            <w:highlight w:val="green"/>
            <w:lang w:val="en-US" w:eastAsia="zh-CN"/>
            <w:rPrChange w:id="3725" w:author="野草" w:date="2024-02-04T11:28:45Z">
              <w:rPr>
                <w:rFonts w:hint="eastAsia"/>
                <w:highlight w:val="cyan"/>
                <w:lang w:val="en-US" w:eastAsia="zh-CN"/>
              </w:rPr>
            </w:rPrChange>
          </w:rPr>
          <w:t>the Huangpu River</w:t>
        </w:r>
      </w:ins>
      <w:ins w:id="3726" w:author="野草" w:date="2024-02-04T11:28:41Z">
        <w:r>
          <w:rPr>
            <w:rFonts w:hint="eastAsia"/>
            <w:highlight w:val="cyan"/>
            <w:lang w:val="en-US" w:eastAsia="zh-CN"/>
          </w:rPr>
          <w:t xml:space="preserve"> is only about </w:t>
        </w:r>
      </w:ins>
      <w:ins w:id="3727" w:author="野草" w:date="2024-02-04T11:28:41Z">
        <w:r>
          <w:rPr>
            <w:rFonts w:hint="eastAsia"/>
            <w:highlight w:val="green"/>
            <w:lang w:val="en-US" w:eastAsia="zh-CN"/>
            <w:rPrChange w:id="3728" w:author="野草" w:date="2024-02-04T11:28:49Z">
              <w:rPr>
                <w:rFonts w:hint="eastAsia"/>
                <w:highlight w:val="cyan"/>
                <w:lang w:val="en-US" w:eastAsia="zh-CN"/>
              </w:rPr>
            </w:rPrChange>
          </w:rPr>
          <w:t>400 meters</w:t>
        </w:r>
      </w:ins>
      <w:ins w:id="3729" w:author="野草" w:date="2024-02-04T11:28:41Z">
        <w:r>
          <w:rPr>
            <w:rFonts w:hint="eastAsia"/>
            <w:highlight w:val="cyan"/>
            <w:lang w:val="en-US" w:eastAsia="zh-CN"/>
          </w:rPr>
          <w:t xml:space="preserve"> wide</w:t>
        </w:r>
      </w:ins>
      <w:ins w:id="3730" w:author="野草" w:date="2024-02-03T19:10:11Z">
        <w:r>
          <w:rPr>
            <w:rFonts w:hint="eastAsia"/>
            <w:highlight w:val="cyan"/>
            <w:lang w:val="en-US" w:eastAsia="zh-CN"/>
          </w:rPr>
          <w:t xml:space="preserve">. Furthermore, </w:t>
        </w:r>
      </w:ins>
      <w:ins w:id="3731" w:author="野草" w:date="2024-02-03T19:10:11Z">
        <w:r>
          <w:rPr>
            <w:rFonts w:hint="eastAsia"/>
            <w:highlight w:val="green"/>
            <w:lang w:val="en-US" w:eastAsia="zh-CN"/>
            <w:rPrChange w:id="3732" w:author="野草" w:date="2024-02-03T20:19:45Z">
              <w:rPr>
                <w:rFonts w:hint="eastAsia"/>
                <w:highlight w:val="cyan"/>
                <w:lang w:val="en-US" w:eastAsia="zh-CN"/>
              </w:rPr>
            </w:rPrChange>
          </w:rPr>
          <w:t xml:space="preserve">background weather conditions </w:t>
        </w:r>
      </w:ins>
      <w:ins w:id="3733" w:author="野草" w:date="2024-02-03T19:10:11Z">
        <w:r>
          <w:rPr>
            <w:rFonts w:hint="eastAsia"/>
            <w:highlight w:val="cyan"/>
            <w:lang w:val="en-US" w:eastAsia="zh-CN"/>
          </w:rPr>
          <w:t xml:space="preserve">and </w:t>
        </w:r>
      </w:ins>
      <w:ins w:id="3734" w:author="野草" w:date="2024-02-03T19:10:11Z">
        <w:r>
          <w:rPr>
            <w:rFonts w:hint="eastAsia"/>
            <w:highlight w:val="green"/>
            <w:lang w:val="en-US" w:eastAsia="zh-CN"/>
            <w:rPrChange w:id="3735" w:author="野草" w:date="2024-02-03T20:19:51Z">
              <w:rPr>
                <w:rFonts w:hint="eastAsia"/>
                <w:highlight w:val="cyan"/>
                <w:lang w:val="en-US" w:eastAsia="zh-CN"/>
              </w:rPr>
            </w:rPrChange>
          </w:rPr>
          <w:t xml:space="preserve">surrounding urban </w:t>
        </w:r>
      </w:ins>
      <w:ins w:id="3736" w:author="野草" w:date="2024-02-03T20:19:54Z">
        <w:r>
          <w:rPr>
            <w:rFonts w:hint="eastAsia"/>
            <w:highlight w:val="green"/>
            <w:lang w:val="en-US" w:eastAsia="zh-CN"/>
          </w:rPr>
          <w:t>ch</w:t>
        </w:r>
      </w:ins>
      <w:ins w:id="3737" w:author="野草" w:date="2024-02-03T20:19:55Z">
        <w:r>
          <w:rPr>
            <w:rFonts w:hint="eastAsia"/>
            <w:highlight w:val="green"/>
            <w:lang w:val="en-US" w:eastAsia="zh-CN"/>
          </w:rPr>
          <w:t>ar</w:t>
        </w:r>
      </w:ins>
      <w:ins w:id="3738" w:author="野草" w:date="2024-02-03T20:19:56Z">
        <w:r>
          <w:rPr>
            <w:rFonts w:hint="eastAsia"/>
            <w:highlight w:val="green"/>
            <w:lang w:val="en-US" w:eastAsia="zh-CN"/>
          </w:rPr>
          <w:t>act</w:t>
        </w:r>
      </w:ins>
      <w:ins w:id="3739" w:author="野草" w:date="2024-02-03T20:19:58Z">
        <w:r>
          <w:rPr>
            <w:rFonts w:hint="eastAsia"/>
            <w:highlight w:val="green"/>
            <w:lang w:val="en-US" w:eastAsia="zh-CN"/>
          </w:rPr>
          <w:t>e</w:t>
        </w:r>
      </w:ins>
      <w:ins w:id="3740" w:author="野草" w:date="2024-02-03T20:19:59Z">
        <w:r>
          <w:rPr>
            <w:rFonts w:hint="eastAsia"/>
            <w:highlight w:val="green"/>
            <w:lang w:val="en-US" w:eastAsia="zh-CN"/>
          </w:rPr>
          <w:t>rist</w:t>
        </w:r>
      </w:ins>
      <w:ins w:id="3741" w:author="野草" w:date="2024-02-03T20:20:00Z">
        <w:r>
          <w:rPr>
            <w:rFonts w:hint="eastAsia"/>
            <w:highlight w:val="green"/>
            <w:lang w:val="en-US" w:eastAsia="zh-CN"/>
          </w:rPr>
          <w:t>ics</w:t>
        </w:r>
      </w:ins>
      <w:ins w:id="3742" w:author="野草" w:date="2024-02-03T19:10:11Z">
        <w:r>
          <w:rPr>
            <w:rFonts w:hint="eastAsia"/>
            <w:highlight w:val="cyan"/>
            <w:lang w:val="en-US" w:eastAsia="zh-CN"/>
          </w:rPr>
          <w:t xml:space="preserve"> </w:t>
        </w:r>
      </w:ins>
      <w:ins w:id="3743" w:author="野草" w:date="2024-02-03T20:26:18Z">
        <w:r>
          <w:rPr>
            <w:rFonts w:hint="eastAsia"/>
            <w:highlight w:val="cyan"/>
            <w:lang w:val="en-US" w:eastAsia="zh-CN"/>
          </w:rPr>
          <w:t>w</w:t>
        </w:r>
      </w:ins>
      <w:ins w:id="3744" w:author="野草" w:date="2024-02-03T20:26:19Z">
        <w:r>
          <w:rPr>
            <w:rFonts w:hint="eastAsia"/>
            <w:highlight w:val="cyan"/>
            <w:lang w:val="en-US" w:eastAsia="zh-CN"/>
          </w:rPr>
          <w:t>e</w:t>
        </w:r>
      </w:ins>
      <w:ins w:id="3745" w:author="野草" w:date="2024-02-03T19:10:11Z">
        <w:r>
          <w:rPr>
            <w:rFonts w:hint="eastAsia"/>
            <w:highlight w:val="cyan"/>
            <w:lang w:val="en-US" w:eastAsia="zh-CN"/>
          </w:rPr>
          <w:t xml:space="preserve">re </w:t>
        </w:r>
      </w:ins>
      <w:ins w:id="3746" w:author="野草" w:date="2024-02-03T20:39:12Z">
        <w:r>
          <w:rPr>
            <w:rFonts w:hint="eastAsia"/>
            <w:highlight w:val="green"/>
            <w:lang w:val="en-US" w:eastAsia="zh-CN"/>
          </w:rPr>
          <w:t>potential</w:t>
        </w:r>
      </w:ins>
      <w:ins w:id="3747" w:author="野草" w:date="2024-02-03T19:10:11Z">
        <w:r>
          <w:rPr>
            <w:rFonts w:hint="eastAsia"/>
            <w:highlight w:val="green"/>
            <w:lang w:val="en-US" w:eastAsia="zh-CN"/>
            <w:rPrChange w:id="3748" w:author="野草" w:date="2024-02-03T20:20:06Z">
              <w:rPr>
                <w:rFonts w:hint="eastAsia"/>
                <w:highlight w:val="cyan"/>
                <w:lang w:val="en-US" w:eastAsia="zh-CN"/>
              </w:rPr>
            </w:rPrChange>
          </w:rPr>
          <w:t xml:space="preserve"> contributors</w:t>
        </w:r>
      </w:ins>
      <w:ins w:id="3749" w:author="野草" w:date="2024-02-03T19:10:11Z">
        <w:r>
          <w:rPr>
            <w:rFonts w:hint="eastAsia"/>
            <w:highlight w:val="cyan"/>
            <w:lang w:val="en-US" w:eastAsia="zh-CN"/>
          </w:rPr>
          <w:t xml:space="preserve"> to the observed </w:t>
        </w:r>
      </w:ins>
      <w:ins w:id="3750" w:author="野草" w:date="2024-02-03T19:10:11Z">
        <w:r>
          <w:rPr>
            <w:rFonts w:hint="eastAsia"/>
            <w:highlight w:val="green"/>
            <w:lang w:val="en-US" w:eastAsia="zh-CN"/>
            <w:rPrChange w:id="3751" w:author="野草" w:date="2024-02-03T20:20:09Z">
              <w:rPr>
                <w:rFonts w:hint="eastAsia"/>
                <w:highlight w:val="cyan"/>
                <w:lang w:val="en-US" w:eastAsia="zh-CN"/>
              </w:rPr>
            </w:rPrChange>
          </w:rPr>
          <w:t>river cooling effects</w:t>
        </w:r>
      </w:ins>
      <w:ins w:id="3752" w:author="野草" w:date="2024-02-03T19:10:11Z">
        <w:r>
          <w:rPr>
            <w:rFonts w:hint="eastAsia"/>
            <w:highlight w:val="cyan"/>
            <w:lang w:val="en-US" w:eastAsia="zh-CN"/>
          </w:rPr>
          <w:t>.</w:t>
        </w:r>
      </w:ins>
      <w:del w:id="3753" w:author="野草" w:date="2024-02-03T10:49:14Z">
        <w:r>
          <w:rPr>
            <w:rFonts w:hint="eastAsia"/>
            <w:highlight w:val="none"/>
            <w:lang w:val="en-US" w:eastAsia="zh-CN"/>
          </w:rPr>
          <w:delText>As can be seen from</w:delText>
        </w:r>
      </w:del>
      <w:del w:id="3754" w:author="野草" w:date="2024-02-03T10:49:14Z">
        <w:r>
          <w:rPr>
            <w:rFonts w:hint="eastAsia"/>
            <w:highlight w:val="none"/>
            <w:u w:val="single"/>
            <w:lang w:val="en-US" w:eastAsia="zh-CN"/>
          </w:rPr>
          <w:delText xml:space="preserve"> Fig. 4</w:delText>
        </w:r>
      </w:del>
      <w:del w:id="3755" w:author="野草" w:date="2024-02-03T10:49:14Z">
        <w:r>
          <w:rPr>
            <w:rFonts w:hint="eastAsia"/>
            <w:highlight w:val="none"/>
            <w:lang w:val="en-US" w:eastAsia="zh-CN"/>
          </w:rPr>
          <w:delText xml:space="preserve"> and </w:delText>
        </w:r>
      </w:del>
      <w:del w:id="3756" w:author="野草" w:date="2024-02-03T10:49:14Z">
        <w:r>
          <w:rPr>
            <w:rFonts w:hint="eastAsia"/>
            <w:highlight w:val="none"/>
            <w:u w:val="single"/>
            <w:lang w:val="en-US" w:eastAsia="zh-CN"/>
          </w:rPr>
          <w:delText>Fig. 5</w:delText>
        </w:r>
      </w:del>
      <w:del w:id="3757" w:author="野草" w:date="2024-02-03T10:49:14Z">
        <w:r>
          <w:rPr>
            <w:rFonts w:hint="eastAsia"/>
            <w:highlight w:val="none"/>
            <w:lang w:val="en-US" w:eastAsia="zh-CN"/>
          </w:rPr>
          <w:delText>, this research reveals comparable magnitudes and similar spatial patterns of river cooling effects on the normal summer day and the extremely hot day.</w:delText>
        </w:r>
      </w:del>
    </w:p>
    <w:p>
      <w:pPr>
        <w:numPr>
          <w:ilvl w:val="-1"/>
          <w:numId w:val="0"/>
        </w:numPr>
        <w:ind w:left="0" w:leftChars="0" w:firstLine="0" w:firstLineChars="0"/>
        <w:rPr>
          <w:del w:id="3759" w:author="野草" w:date="2024-02-03T10:49:14Z"/>
          <w:rFonts w:hint="eastAsia"/>
          <w:highlight w:val="none"/>
          <w:lang w:val="en-US" w:eastAsia="zh-CN"/>
        </w:rPr>
        <w:pPrChange w:id="3758" w:author="野草" w:date="2024-02-03T20:32:13Z">
          <w:pPr>
            <w:numPr>
              <w:ilvl w:val="0"/>
              <w:numId w:val="4"/>
            </w:numPr>
            <w:ind w:left="420" w:leftChars="0" w:hanging="420" w:firstLineChars="0"/>
          </w:pPr>
        </w:pPrChange>
      </w:pPr>
      <w:del w:id="3760" w:author="野草" w:date="2024-02-03T10:49:14Z">
        <w:r>
          <w:rPr>
            <w:rFonts w:hint="eastAsia"/>
            <w:highlight w:val="none"/>
            <w:lang w:val="en-US" w:eastAsia="zh-CN"/>
          </w:rPr>
          <w:delText>Stronger temperature reduction tends to appear in suburban areas with sparse distributions of buildings.</w:delText>
        </w:r>
      </w:del>
    </w:p>
    <w:p>
      <w:pPr>
        <w:numPr>
          <w:ilvl w:val="-1"/>
          <w:numId w:val="0"/>
        </w:numPr>
        <w:ind w:left="0" w:leftChars="0" w:firstLine="0" w:firstLineChars="0"/>
        <w:rPr>
          <w:del w:id="3762" w:author="野草" w:date="2024-02-03T10:49:14Z"/>
          <w:rFonts w:hint="eastAsia"/>
          <w:highlight w:val="none"/>
          <w:lang w:val="en-US" w:eastAsia="zh-CN"/>
        </w:rPr>
        <w:pPrChange w:id="3761" w:author="野草" w:date="2024-02-03T20:32:13Z">
          <w:pPr>
            <w:numPr>
              <w:ilvl w:val="0"/>
              <w:numId w:val="4"/>
            </w:numPr>
            <w:ind w:left="420" w:leftChars="0" w:hanging="420" w:firstLineChars="0"/>
          </w:pPr>
        </w:pPrChange>
      </w:pPr>
      <w:del w:id="3763" w:author="野草" w:date="2024-02-03T10:49:14Z">
        <w:r>
          <w:rPr>
            <w:rFonts w:hint="eastAsia"/>
            <w:highlight w:val="none"/>
            <w:lang w:val="en-US" w:eastAsia="zh-CN"/>
          </w:rPr>
          <w:delText xml:space="preserve">In the normal summer day, the average RCI magnitude is </w:delText>
        </w:r>
      </w:del>
      <w:del w:id="3764" w:author="野草" w:date="2024-02-03T10:49:14Z">
        <w:r>
          <w:rPr>
            <w:rFonts w:hint="eastAsia"/>
            <w:highlight w:val="none"/>
            <w:u w:val="single"/>
            <w:lang w:val="en-US" w:eastAsia="zh-CN"/>
          </w:rPr>
          <w:delText>5.5 °C</w:delText>
        </w:r>
      </w:del>
      <w:del w:id="3765" w:author="野草" w:date="2024-02-03T10:49:14Z">
        <w:r>
          <w:rPr>
            <w:rFonts w:hint="eastAsia"/>
            <w:highlight w:val="none"/>
            <w:lang w:val="en-US" w:eastAsia="zh-CN"/>
          </w:rPr>
          <w:delText>, which is comparable to the results from previous researches (Manteghi et al., 2015; Wu et al., 2021).</w:delText>
        </w:r>
      </w:del>
    </w:p>
    <w:p>
      <w:pPr>
        <w:numPr>
          <w:ilvl w:val="-1"/>
          <w:numId w:val="0"/>
        </w:numPr>
        <w:ind w:left="0" w:leftChars="0" w:firstLine="0" w:firstLineChars="0"/>
        <w:rPr>
          <w:del w:id="3767" w:author="野草" w:date="2024-02-03T10:49:14Z"/>
          <w:rFonts w:hint="eastAsia"/>
          <w:highlight w:val="none"/>
          <w:lang w:val="en-US" w:eastAsia="zh-CN"/>
        </w:rPr>
        <w:pPrChange w:id="3766" w:author="野草" w:date="2024-02-03T20:32:13Z">
          <w:pPr>
            <w:numPr>
              <w:ilvl w:val="0"/>
              <w:numId w:val="4"/>
            </w:numPr>
            <w:ind w:left="420" w:leftChars="0" w:hanging="420" w:firstLineChars="0"/>
          </w:pPr>
        </w:pPrChange>
      </w:pPr>
      <w:del w:id="3768" w:author="野草" w:date="2024-02-03T10:49:14Z">
        <w:r>
          <w:rPr>
            <w:rFonts w:hint="eastAsia"/>
            <w:highlight w:val="none"/>
            <w:lang w:val="en-US" w:eastAsia="zh-CN"/>
          </w:rPr>
          <w:delText>Compared to the RCI magnitude of Songhua River based on a study in Jilin, China, this magnitude is slightly higher (Xue et al., 2019).</w:delText>
        </w:r>
      </w:del>
    </w:p>
    <w:p>
      <w:pPr>
        <w:numPr>
          <w:ilvl w:val="-1"/>
          <w:numId w:val="0"/>
        </w:numPr>
        <w:ind w:left="0" w:leftChars="0" w:firstLine="0" w:firstLineChars="0"/>
        <w:rPr>
          <w:del w:id="3770" w:author="野草" w:date="2024-02-03T10:49:14Z"/>
          <w:rFonts w:hint="eastAsia"/>
          <w:highlight w:val="none"/>
          <w:lang w:val="en-US" w:eastAsia="zh-CN"/>
        </w:rPr>
        <w:pPrChange w:id="3769" w:author="野草" w:date="2024-02-03T20:32:13Z">
          <w:pPr>
            <w:numPr>
              <w:ilvl w:val="0"/>
              <w:numId w:val="4"/>
            </w:numPr>
            <w:ind w:left="420" w:leftChars="0" w:hanging="420" w:firstLineChars="0"/>
          </w:pPr>
        </w:pPrChange>
      </w:pPr>
      <w:del w:id="3771" w:author="野草" w:date="2024-02-03T10:49:14Z">
        <w:r>
          <w:rPr>
            <w:rFonts w:hint="eastAsia"/>
            <w:highlight w:val="none"/>
            <w:lang w:val="en-US" w:eastAsia="zh-CN"/>
          </w:rPr>
          <w:delText>This is likely to be caused by the difference of river widths as the width of the Yangtze River in Chongqing can be more than 1 kilometer which is larger than those in other relevant researches.</w:delText>
        </w:r>
      </w:del>
    </w:p>
    <w:p>
      <w:pPr>
        <w:numPr>
          <w:ilvl w:val="-1"/>
          <w:numId w:val="0"/>
        </w:numPr>
        <w:ind w:left="0" w:leftChars="0" w:firstLine="0" w:firstLineChars="0"/>
        <w:rPr>
          <w:del w:id="3773" w:author="野草" w:date="2024-02-03T10:49:14Z"/>
          <w:rFonts w:hint="eastAsia"/>
          <w:highlight w:val="none"/>
          <w:lang w:val="en-US" w:eastAsia="zh-CN"/>
        </w:rPr>
        <w:pPrChange w:id="3772" w:author="野草" w:date="2024-02-03T20:32:13Z">
          <w:pPr>
            <w:numPr>
              <w:ilvl w:val="0"/>
              <w:numId w:val="4"/>
            </w:numPr>
            <w:ind w:left="420" w:leftChars="0" w:hanging="420" w:firstLineChars="0"/>
          </w:pPr>
        </w:pPrChange>
      </w:pPr>
      <w:del w:id="3774" w:author="野草" w:date="2024-02-03T10:49:14Z">
        <w:r>
          <w:rPr>
            <w:rFonts w:hint="eastAsia"/>
            <w:highlight w:val="none"/>
            <w:lang w:val="en-US" w:eastAsia="zh-CN"/>
          </w:rPr>
          <w:delText>In addition, background weather condition and surrounding urban environment are likely to explain the differences of river cooling effects.</w:delText>
        </w:r>
      </w:del>
    </w:p>
    <w:p>
      <w:pPr>
        <w:widowControl/>
        <w:numPr>
          <w:ilvl w:val="-1"/>
          <w:numId w:val="0"/>
        </w:numPr>
        <w:ind w:left="0" w:firstLine="0"/>
        <w:jc w:val="left"/>
        <w:rPr>
          <w:rFonts w:hint="eastAsia"/>
          <w:highlight w:val="none"/>
          <w:lang w:val="en-US" w:eastAsia="zh-CN"/>
        </w:rPr>
        <w:pPrChange w:id="3775" w:author="野草" w:date="2024-02-03T20:32:13Z">
          <w:pPr>
            <w:widowControl w:val="0"/>
            <w:numPr>
              <w:ilvl w:val="0"/>
              <w:numId w:val="0"/>
            </w:numPr>
            <w:jc w:val="both"/>
          </w:pPr>
        </w:pPrChange>
      </w:pPr>
    </w:p>
    <w:p>
      <w:pPr>
        <w:widowControl w:val="0"/>
        <w:numPr>
          <w:ilvl w:val="0"/>
          <w:numId w:val="0"/>
        </w:numPr>
        <w:jc w:val="both"/>
        <w:rPr>
          <w:ins w:id="3776" w:author="野草" w:date="2024-02-03T20:35:44Z"/>
          <w:rFonts w:hint="default"/>
          <w:highlight w:val="none"/>
          <w:lang w:val="en-US" w:eastAsia="zh-CN"/>
        </w:rPr>
      </w:pPr>
    </w:p>
    <w:p>
      <w:pPr>
        <w:widowControl w:val="0"/>
        <w:numPr>
          <w:ilvl w:val="0"/>
          <w:numId w:val="0"/>
        </w:numPr>
        <w:jc w:val="both"/>
        <w:rPr>
          <w:rFonts w:hint="default"/>
          <w:highlight w:val="green"/>
          <w:lang w:val="en-US" w:eastAsia="zh-CN"/>
          <w:rPrChange w:id="3777" w:author="野草" w:date="2024-02-04T11:52:49Z">
            <w:rPr>
              <w:rFonts w:hint="default"/>
              <w:highlight w:val="none"/>
              <w:lang w:val="en-US" w:eastAsia="zh-CN"/>
            </w:rPr>
          </w:rPrChange>
        </w:rPr>
      </w:pPr>
      <w:ins w:id="3778" w:author="野草" w:date="2024-02-03T20:37:14Z">
        <w:r>
          <w:rPr>
            <w:rFonts w:hint="eastAsia"/>
            <w:highlight w:val="green"/>
            <w:lang w:val="en-US" w:eastAsia="zh-CN"/>
            <w:rPrChange w:id="3779" w:author="野草" w:date="2024-02-04T11:52:49Z">
              <w:rPr>
                <w:rFonts w:hint="eastAsia"/>
                <w:highlight w:val="none"/>
                <w:lang w:val="en-US" w:eastAsia="zh-CN"/>
              </w:rPr>
            </w:rPrChange>
          </w:rPr>
          <w:t>【</w:t>
        </w:r>
      </w:ins>
      <w:ins w:id="3780" w:author="野草" w:date="2024-02-04T14:46:49Z">
        <w:r>
          <w:rPr>
            <w:rFonts w:hint="eastAsia"/>
            <w:highlight w:val="green"/>
            <w:lang w:val="en-US" w:eastAsia="zh-CN"/>
          </w:rPr>
          <w:t>up</w:t>
        </w:r>
      </w:ins>
      <w:ins w:id="3781" w:author="野草" w:date="2024-02-04T11:32:42Z">
        <w:r>
          <w:rPr>
            <w:rFonts w:hint="eastAsia" w:ascii="Times New Roman" w:hAnsi="Times New Roman" w:eastAsiaTheme="minorEastAsia" w:cstheme="minorBidi"/>
            <w:i w:val="0"/>
            <w:iCs w:val="0"/>
            <w:caps w:val="0"/>
            <w:spacing w:val="0"/>
            <w:highlight w:val="green"/>
            <w:lang w:val="en-US" w:eastAsia="zh-CN"/>
          </w:rPr>
          <w:t xml:space="preserve">2024 </w:t>
        </w:r>
      </w:ins>
      <w:ins w:id="3782" w:author="野草" w:date="2024-02-04T11:32:42Z">
        <w:r>
          <w:rPr>
            <w:rFonts w:hint="eastAsia" w:cstheme="minorBidi"/>
            <w:i w:val="0"/>
            <w:iCs w:val="0"/>
            <w:caps w:val="0"/>
            <w:spacing w:val="0"/>
            <w:highlight w:val="green"/>
            <w:lang w:val="en-US" w:eastAsia="zh-CN"/>
          </w:rPr>
          <w:t xml:space="preserve">0204 </w:t>
        </w:r>
      </w:ins>
      <w:ins w:id="3783" w:author="野草" w:date="2024-02-04T20:45:00Z">
        <w:r>
          <w:rPr>
            <w:rFonts w:hint="eastAsia" w:cstheme="minorBidi"/>
            <w:i w:val="0"/>
            <w:iCs w:val="0"/>
            <w:caps w:val="0"/>
            <w:spacing w:val="0"/>
            <w:highlight w:val="green"/>
            <w:lang w:val="en-US" w:eastAsia="zh-CN"/>
          </w:rPr>
          <w:t>20</w:t>
        </w:r>
      </w:ins>
      <w:ins w:id="3784" w:author="野草" w:date="2024-02-04T11:32:42Z">
        <w:r>
          <w:rPr>
            <w:rFonts w:hint="eastAsia" w:cstheme="minorBidi"/>
            <w:i w:val="0"/>
            <w:iCs w:val="0"/>
            <w:caps w:val="0"/>
            <w:spacing w:val="0"/>
            <w:highlight w:val="green"/>
            <w:lang w:val="en-US" w:eastAsia="zh-CN"/>
          </w:rPr>
          <w:t>:</w:t>
        </w:r>
      </w:ins>
      <w:ins w:id="3785" w:author="野草" w:date="2024-02-04T20:52:44Z">
        <w:r>
          <w:rPr>
            <w:rFonts w:hint="eastAsia" w:cstheme="minorBidi"/>
            <w:i w:val="0"/>
            <w:iCs w:val="0"/>
            <w:caps w:val="0"/>
            <w:spacing w:val="0"/>
            <w:highlight w:val="green"/>
            <w:lang w:val="en-US" w:eastAsia="zh-CN"/>
          </w:rPr>
          <w:t>5</w:t>
        </w:r>
      </w:ins>
      <w:ins w:id="3786" w:author="野草" w:date="2024-02-04T20:59:54Z">
        <w:r>
          <w:rPr>
            <w:rFonts w:hint="eastAsia" w:cstheme="minorBidi"/>
            <w:i w:val="0"/>
            <w:iCs w:val="0"/>
            <w:caps w:val="0"/>
            <w:spacing w:val="0"/>
            <w:highlight w:val="green"/>
            <w:lang w:val="en-US" w:eastAsia="zh-CN"/>
          </w:rPr>
          <w:t>9</w:t>
        </w:r>
      </w:ins>
      <w:ins w:id="3787" w:author="野草" w:date="2024-02-03T20:37:14Z">
        <w:r>
          <w:rPr>
            <w:rFonts w:hint="eastAsia"/>
            <w:highlight w:val="green"/>
            <w:lang w:val="en-US" w:eastAsia="zh-CN"/>
            <w:rPrChange w:id="3788" w:author="野草" w:date="2024-02-04T11:52:49Z">
              <w:rPr>
                <w:rFonts w:hint="eastAsia"/>
                <w:highlight w:val="none"/>
                <w:lang w:val="en-US" w:eastAsia="zh-CN"/>
              </w:rPr>
            </w:rPrChange>
          </w:rPr>
          <w:t>】</w:t>
        </w:r>
      </w:ins>
    </w:p>
    <w:p>
      <w:pPr>
        <w:numPr>
          <w:ilvl w:val="-1"/>
          <w:numId w:val="0"/>
        </w:numPr>
        <w:ind w:left="0" w:leftChars="0" w:firstLine="0" w:firstLineChars="0"/>
        <w:rPr>
          <w:ins w:id="3790" w:author="野草" w:date="2024-02-04T14:05:31Z"/>
          <w:rFonts w:hint="default"/>
          <w:highlight w:val="cyan"/>
          <w:lang w:val="en-US" w:eastAsia="zh-CN"/>
        </w:rPr>
        <w:pPrChange w:id="3789" w:author="野草" w:date="2024-02-03T10:49:26Z">
          <w:pPr>
            <w:numPr>
              <w:ilvl w:val="0"/>
              <w:numId w:val="4"/>
            </w:numPr>
            <w:ind w:left="420" w:leftChars="0" w:hanging="420" w:firstLineChars="0"/>
          </w:pPr>
        </w:pPrChange>
      </w:pPr>
      <w:ins w:id="3791" w:author="野草" w:date="2024-02-04T14:20:57Z">
        <w:r>
          <w:rPr>
            <w:rFonts w:hint="eastAsia"/>
            <w:highlight w:val="cyan"/>
            <w:lang w:val="en-US" w:eastAsia="zh-CN"/>
          </w:rPr>
          <w:t xml:space="preserve">As </w:t>
        </w:r>
      </w:ins>
      <w:ins w:id="3792" w:author="野草" w:date="2024-02-04T14:20:57Z">
        <w:r>
          <w:rPr>
            <w:rFonts w:hint="eastAsia"/>
            <w:highlight w:val="green"/>
            <w:lang w:val="en-US" w:eastAsia="zh-CN"/>
            <w:rPrChange w:id="3793" w:author="野草" w:date="2024-02-04T14:21:02Z">
              <w:rPr>
                <w:rFonts w:hint="eastAsia"/>
                <w:highlight w:val="cyan"/>
                <w:lang w:val="en-US" w:eastAsia="zh-CN"/>
              </w:rPr>
            </w:rPrChange>
          </w:rPr>
          <w:t>global warming and urbanization</w:t>
        </w:r>
      </w:ins>
      <w:ins w:id="3794" w:author="野草" w:date="2024-02-04T14:20:57Z">
        <w:r>
          <w:rPr>
            <w:rFonts w:hint="eastAsia"/>
            <w:highlight w:val="cyan"/>
            <w:lang w:val="en-US" w:eastAsia="zh-CN"/>
          </w:rPr>
          <w:t xml:space="preserve"> continue, the increase in </w:t>
        </w:r>
      </w:ins>
      <w:ins w:id="3795" w:author="野草" w:date="2024-02-04T14:47:36Z">
        <w:r>
          <w:rPr>
            <w:rFonts w:hint="eastAsia"/>
            <w:highlight w:val="cyan"/>
            <w:lang w:val="en-US" w:eastAsia="zh-CN"/>
          </w:rPr>
          <w:t>th</w:t>
        </w:r>
      </w:ins>
      <w:ins w:id="3796" w:author="野草" w:date="2024-02-04T14:47:37Z">
        <w:r>
          <w:rPr>
            <w:rFonts w:hint="eastAsia"/>
            <w:highlight w:val="cyan"/>
            <w:lang w:val="en-US" w:eastAsia="zh-CN"/>
          </w:rPr>
          <w:t xml:space="preserve">e </w:t>
        </w:r>
      </w:ins>
      <w:ins w:id="3797" w:author="野草" w:date="2024-02-04T14:20:57Z">
        <w:r>
          <w:rPr>
            <w:rFonts w:hint="eastAsia"/>
            <w:highlight w:val="green"/>
            <w:lang w:val="en-US" w:eastAsia="zh-CN"/>
            <w:rPrChange w:id="3798" w:author="野草" w:date="2024-02-04T14:21:05Z">
              <w:rPr>
                <w:rFonts w:hint="eastAsia"/>
                <w:highlight w:val="cyan"/>
                <w:lang w:val="en-US" w:eastAsia="zh-CN"/>
              </w:rPr>
            </w:rPrChange>
          </w:rPr>
          <w:t>adverse impacts</w:t>
        </w:r>
      </w:ins>
      <w:ins w:id="3799" w:author="野草" w:date="2024-02-04T14:20:57Z">
        <w:r>
          <w:rPr>
            <w:rFonts w:hint="eastAsia"/>
            <w:highlight w:val="cyan"/>
            <w:lang w:val="en-US" w:eastAsia="zh-CN"/>
          </w:rPr>
          <w:t xml:space="preserve"> </w:t>
        </w:r>
      </w:ins>
      <w:ins w:id="3800" w:author="野草" w:date="2024-02-04T14:47:06Z">
        <w:r>
          <w:rPr>
            <w:rFonts w:hint="eastAsia"/>
            <w:highlight w:val="cyan"/>
            <w:lang w:val="en-US" w:eastAsia="zh-CN"/>
          </w:rPr>
          <w:t>of</w:t>
        </w:r>
      </w:ins>
      <w:ins w:id="3801" w:author="野草" w:date="2024-02-04T14:20:57Z">
        <w:r>
          <w:rPr>
            <w:rFonts w:hint="eastAsia"/>
            <w:highlight w:val="cyan"/>
            <w:lang w:val="en-US" w:eastAsia="zh-CN"/>
          </w:rPr>
          <w:t xml:space="preserve"> </w:t>
        </w:r>
      </w:ins>
      <w:ins w:id="3802" w:author="野草" w:date="2024-02-04T14:20:57Z">
        <w:r>
          <w:rPr>
            <w:rFonts w:hint="eastAsia"/>
            <w:highlight w:val="green"/>
            <w:lang w:val="en-US" w:eastAsia="zh-CN"/>
            <w:rPrChange w:id="3803" w:author="野草" w:date="2024-02-04T14:21:09Z">
              <w:rPr>
                <w:rFonts w:hint="eastAsia"/>
                <w:highlight w:val="cyan"/>
                <w:lang w:val="en-US" w:eastAsia="zh-CN"/>
              </w:rPr>
            </w:rPrChange>
          </w:rPr>
          <w:t>future extreme heatwaves</w:t>
        </w:r>
      </w:ins>
      <w:ins w:id="3804" w:author="野草" w:date="2024-02-04T14:20:57Z">
        <w:r>
          <w:rPr>
            <w:rFonts w:hint="eastAsia"/>
            <w:highlight w:val="cyan"/>
            <w:lang w:val="en-US" w:eastAsia="zh-CN"/>
          </w:rPr>
          <w:t xml:space="preserve"> becomes inevitable. Consequently, focusing on </w:t>
        </w:r>
      </w:ins>
      <w:ins w:id="3805" w:author="野草" w:date="2024-02-04T14:20:57Z">
        <w:r>
          <w:rPr>
            <w:rFonts w:hint="eastAsia"/>
            <w:highlight w:val="green"/>
            <w:lang w:val="en-US" w:eastAsia="zh-CN"/>
            <w:rPrChange w:id="3806" w:author="野草" w:date="2024-02-04T14:21:16Z">
              <w:rPr>
                <w:rFonts w:hint="eastAsia"/>
                <w:highlight w:val="cyan"/>
                <w:lang w:val="en-US" w:eastAsia="zh-CN"/>
              </w:rPr>
            </w:rPrChange>
          </w:rPr>
          <w:t>river cooling effects</w:t>
        </w:r>
      </w:ins>
      <w:ins w:id="3807" w:author="野草" w:date="2024-02-04T14:20:57Z">
        <w:r>
          <w:rPr>
            <w:rFonts w:hint="eastAsia"/>
            <w:highlight w:val="cyan"/>
            <w:lang w:val="en-US" w:eastAsia="zh-CN"/>
          </w:rPr>
          <w:t xml:space="preserve"> during </w:t>
        </w:r>
      </w:ins>
      <w:ins w:id="3808" w:author="野草" w:date="2024-02-04T14:20:57Z">
        <w:r>
          <w:rPr>
            <w:rFonts w:hint="eastAsia"/>
            <w:highlight w:val="green"/>
            <w:lang w:val="en-US" w:eastAsia="zh-CN"/>
            <w:rPrChange w:id="3809" w:author="野草" w:date="2024-02-04T14:21:19Z">
              <w:rPr>
                <w:rFonts w:hint="eastAsia"/>
                <w:highlight w:val="cyan"/>
                <w:lang w:val="en-US" w:eastAsia="zh-CN"/>
              </w:rPr>
            </w:rPrChange>
          </w:rPr>
          <w:t>extreme weather conditions</w:t>
        </w:r>
      </w:ins>
      <w:ins w:id="3810" w:author="野草" w:date="2024-02-04T14:20:57Z">
        <w:r>
          <w:rPr>
            <w:rFonts w:hint="eastAsia"/>
            <w:highlight w:val="cyan"/>
            <w:lang w:val="en-US" w:eastAsia="zh-CN"/>
          </w:rPr>
          <w:t xml:space="preserve"> can offer </w:t>
        </w:r>
      </w:ins>
      <w:ins w:id="3811" w:author="野草" w:date="2024-02-04T14:20:57Z">
        <w:r>
          <w:rPr>
            <w:rFonts w:hint="eastAsia"/>
            <w:highlight w:val="green"/>
            <w:lang w:val="en-US" w:eastAsia="zh-CN"/>
            <w:rPrChange w:id="3812" w:author="野草" w:date="2024-02-04T14:21:22Z">
              <w:rPr>
                <w:rFonts w:hint="eastAsia"/>
                <w:highlight w:val="cyan"/>
                <w:lang w:val="en-US" w:eastAsia="zh-CN"/>
              </w:rPr>
            </w:rPrChange>
          </w:rPr>
          <w:t>valuable scientific insights</w:t>
        </w:r>
      </w:ins>
      <w:ins w:id="3813" w:author="野草" w:date="2024-02-04T14:20:57Z">
        <w:r>
          <w:rPr>
            <w:rFonts w:hint="eastAsia"/>
            <w:highlight w:val="cyan"/>
            <w:lang w:val="en-US" w:eastAsia="zh-CN"/>
          </w:rPr>
          <w:t xml:space="preserve"> for addressing future </w:t>
        </w:r>
      </w:ins>
      <w:ins w:id="3814" w:author="野草" w:date="2024-02-04T14:20:57Z">
        <w:r>
          <w:rPr>
            <w:rFonts w:hint="eastAsia"/>
            <w:highlight w:val="green"/>
            <w:lang w:val="en-US" w:eastAsia="zh-CN"/>
            <w:rPrChange w:id="3815" w:author="野草" w:date="2024-02-04T14:21:27Z">
              <w:rPr>
                <w:rFonts w:hint="eastAsia"/>
                <w:highlight w:val="cyan"/>
                <w:lang w:val="en-US" w:eastAsia="zh-CN"/>
              </w:rPr>
            </w:rPrChange>
          </w:rPr>
          <w:t>urban climate change</w:t>
        </w:r>
      </w:ins>
      <w:ins w:id="3816" w:author="野草" w:date="2024-02-04T14:20:57Z">
        <w:r>
          <w:rPr>
            <w:rFonts w:hint="eastAsia"/>
            <w:highlight w:val="cyan"/>
            <w:lang w:val="en-US" w:eastAsia="zh-CN"/>
          </w:rPr>
          <w:t xml:space="preserve">. This study unveiled </w:t>
        </w:r>
      </w:ins>
      <w:ins w:id="3817" w:author="野草" w:date="2024-02-04T14:20:57Z">
        <w:r>
          <w:rPr>
            <w:rFonts w:hint="eastAsia"/>
            <w:highlight w:val="green"/>
            <w:lang w:val="en-US" w:eastAsia="zh-CN"/>
            <w:rPrChange w:id="3818" w:author="野草" w:date="2024-02-04T14:21:34Z">
              <w:rPr>
                <w:rFonts w:hint="eastAsia"/>
                <w:highlight w:val="cyan"/>
                <w:lang w:val="en-US" w:eastAsia="zh-CN"/>
              </w:rPr>
            </w:rPrChange>
          </w:rPr>
          <w:t>higher average values</w:t>
        </w:r>
      </w:ins>
      <w:ins w:id="3819" w:author="野草" w:date="2024-02-04T14:20:57Z">
        <w:r>
          <w:rPr>
            <w:rFonts w:hint="eastAsia"/>
            <w:highlight w:val="cyan"/>
            <w:lang w:val="en-US" w:eastAsia="zh-CN"/>
          </w:rPr>
          <w:t xml:space="preserve"> of </w:t>
        </w:r>
      </w:ins>
      <w:ins w:id="3820" w:author="野草" w:date="2024-02-04T14:20:57Z">
        <w:r>
          <w:rPr>
            <w:rFonts w:hint="eastAsia"/>
            <w:highlight w:val="green"/>
            <w:lang w:val="en-US" w:eastAsia="zh-CN"/>
            <w:rPrChange w:id="3821" w:author="野草" w:date="2024-02-04T14:21:38Z">
              <w:rPr>
                <w:rFonts w:hint="eastAsia"/>
                <w:highlight w:val="cyan"/>
                <w:lang w:val="en-US" w:eastAsia="zh-CN"/>
              </w:rPr>
            </w:rPrChange>
          </w:rPr>
          <w:t>RCI and CRCI</w:t>
        </w:r>
      </w:ins>
      <w:ins w:id="3822" w:author="野草" w:date="2024-02-04T14:20:57Z">
        <w:r>
          <w:rPr>
            <w:rFonts w:hint="eastAsia"/>
            <w:highlight w:val="cyan"/>
            <w:lang w:val="en-US" w:eastAsia="zh-CN"/>
          </w:rPr>
          <w:t xml:space="preserve"> on the </w:t>
        </w:r>
      </w:ins>
      <w:ins w:id="3823" w:author="野草" w:date="2024-02-04T14:20:57Z">
        <w:r>
          <w:rPr>
            <w:rFonts w:hint="eastAsia"/>
            <w:highlight w:val="green"/>
            <w:lang w:val="en-US" w:eastAsia="zh-CN"/>
            <w:rPrChange w:id="3824" w:author="野草" w:date="2024-02-04T14:21:42Z">
              <w:rPr>
                <w:rFonts w:hint="eastAsia"/>
                <w:highlight w:val="cyan"/>
                <w:lang w:val="en-US" w:eastAsia="zh-CN"/>
              </w:rPr>
            </w:rPrChange>
          </w:rPr>
          <w:t>extremely hot day</w:t>
        </w:r>
      </w:ins>
      <w:ins w:id="3825" w:author="野草" w:date="2024-02-04T14:20:57Z">
        <w:r>
          <w:rPr>
            <w:rFonts w:hint="eastAsia"/>
            <w:highlight w:val="cyan"/>
            <w:lang w:val="en-US" w:eastAsia="zh-CN"/>
          </w:rPr>
          <w:t xml:space="preserve"> compared to the </w:t>
        </w:r>
      </w:ins>
      <w:ins w:id="3826" w:author="野草" w:date="2024-02-04T14:20:57Z">
        <w:r>
          <w:rPr>
            <w:rFonts w:hint="eastAsia"/>
            <w:highlight w:val="green"/>
            <w:lang w:val="en-US" w:eastAsia="zh-CN"/>
            <w:rPrChange w:id="3827" w:author="野草" w:date="2024-02-04T14:21:45Z">
              <w:rPr>
                <w:rFonts w:hint="eastAsia"/>
                <w:highlight w:val="cyan"/>
                <w:lang w:val="en-US" w:eastAsia="zh-CN"/>
              </w:rPr>
            </w:rPrChange>
          </w:rPr>
          <w:t>normal summer day</w:t>
        </w:r>
      </w:ins>
      <w:ins w:id="3828" w:author="野草" w:date="2024-02-04T14:20:57Z">
        <w:r>
          <w:rPr>
            <w:rFonts w:hint="eastAsia"/>
            <w:highlight w:val="cyan"/>
            <w:lang w:val="en-US" w:eastAsia="zh-CN"/>
          </w:rPr>
          <w:t xml:space="preserve">. This difference </w:t>
        </w:r>
      </w:ins>
      <w:ins w:id="3829" w:author="野草" w:date="2024-02-04T14:20:57Z">
        <w:r>
          <w:rPr>
            <w:rFonts w:hint="eastAsia"/>
            <w:highlight w:val="green"/>
            <w:lang w:val="en-US" w:eastAsia="zh-CN"/>
            <w:rPrChange w:id="3830" w:author="野草" w:date="2024-02-04T14:21:51Z">
              <w:rPr>
                <w:rFonts w:hint="eastAsia"/>
                <w:highlight w:val="cyan"/>
                <w:lang w:val="en-US" w:eastAsia="zh-CN"/>
              </w:rPr>
            </w:rPrChange>
          </w:rPr>
          <w:t>can be explained by</w:t>
        </w:r>
      </w:ins>
      <w:ins w:id="3831" w:author="野草" w:date="2024-02-04T14:20:57Z">
        <w:r>
          <w:rPr>
            <w:rFonts w:hint="eastAsia"/>
            <w:highlight w:val="cyan"/>
            <w:lang w:val="en-US" w:eastAsia="zh-CN"/>
          </w:rPr>
          <w:t xml:space="preserve"> the mechanism of </w:t>
        </w:r>
      </w:ins>
      <w:ins w:id="3832" w:author="野草" w:date="2024-02-04T14:20:57Z">
        <w:r>
          <w:rPr>
            <w:rFonts w:hint="eastAsia"/>
            <w:highlight w:val="green"/>
            <w:lang w:val="en-US" w:eastAsia="zh-CN"/>
            <w:rPrChange w:id="3833" w:author="野草" w:date="2024-02-04T14:21:55Z">
              <w:rPr>
                <w:rFonts w:hint="eastAsia"/>
                <w:highlight w:val="cyan"/>
                <w:lang w:val="en-US" w:eastAsia="zh-CN"/>
              </w:rPr>
            </w:rPrChange>
          </w:rPr>
          <w:t>water cooling</w:t>
        </w:r>
      </w:ins>
      <w:ins w:id="3834" w:author="野草" w:date="2024-02-04T14:20:57Z">
        <w:r>
          <w:rPr>
            <w:rFonts w:hint="eastAsia"/>
            <w:highlight w:val="cyan"/>
            <w:lang w:val="en-US" w:eastAsia="zh-CN"/>
          </w:rPr>
          <w:t xml:space="preserve"> on </w:t>
        </w:r>
      </w:ins>
      <w:ins w:id="3835" w:author="野草" w:date="2024-02-04T14:20:57Z">
        <w:r>
          <w:rPr>
            <w:rFonts w:hint="eastAsia"/>
            <w:highlight w:val="green"/>
            <w:lang w:val="en-US" w:eastAsia="zh-CN"/>
            <w:rPrChange w:id="3836" w:author="野草" w:date="2024-02-04T14:21:59Z">
              <w:rPr>
                <w:rFonts w:hint="eastAsia"/>
                <w:highlight w:val="cyan"/>
                <w:lang w:val="en-US" w:eastAsia="zh-CN"/>
              </w:rPr>
            </w:rPrChange>
          </w:rPr>
          <w:t>heatwave days</w:t>
        </w:r>
      </w:ins>
      <w:ins w:id="3837" w:author="野草" w:date="2024-02-04T14:20:57Z">
        <w:r>
          <w:rPr>
            <w:rFonts w:hint="eastAsia"/>
            <w:highlight w:val="cyan"/>
            <w:lang w:val="en-US" w:eastAsia="zh-CN"/>
          </w:rPr>
          <w:t>, as</w:t>
        </w:r>
      </w:ins>
      <w:ins w:id="3838" w:author="野草" w:date="2024-02-04T14:22:18Z">
        <w:r>
          <w:rPr>
            <w:rFonts w:hint="eastAsia"/>
            <w:highlight w:val="cyan"/>
            <w:lang w:val="en-US" w:eastAsia="zh-CN"/>
          </w:rPr>
          <w:t xml:space="preserve"> </w:t>
        </w:r>
      </w:ins>
      <w:ins w:id="3839" w:author="野草" w:date="2024-02-04T14:27:18Z">
        <w:r>
          <w:rPr>
            <w:rFonts w:hint="eastAsia"/>
            <w:highlight w:val="cyan"/>
            <w:lang w:val="en-US" w:eastAsia="zh-CN"/>
          </w:rPr>
          <w:t>th</w:t>
        </w:r>
      </w:ins>
      <w:ins w:id="3840" w:author="野草" w:date="2024-02-04T14:27:19Z">
        <w:r>
          <w:rPr>
            <w:rFonts w:hint="eastAsia"/>
            <w:highlight w:val="cyan"/>
            <w:lang w:val="en-US" w:eastAsia="zh-CN"/>
          </w:rPr>
          <w:t xml:space="preserve">e </w:t>
        </w:r>
      </w:ins>
      <w:ins w:id="3841" w:author="野草" w:date="2024-02-04T14:22:18Z">
        <w:r>
          <w:rPr>
            <w:rFonts w:hint="eastAsia"/>
            <w:highlight w:val="green"/>
            <w:lang w:val="en-US" w:eastAsia="zh-CN"/>
            <w:rPrChange w:id="3842" w:author="野草" w:date="2024-02-04T14:22:22Z">
              <w:rPr>
                <w:rFonts w:hint="eastAsia"/>
                <w:highlight w:val="cyan"/>
                <w:lang w:val="en-US" w:eastAsia="zh-CN"/>
              </w:rPr>
            </w:rPrChange>
          </w:rPr>
          <w:t>la</w:t>
        </w:r>
      </w:ins>
      <w:ins w:id="3843" w:author="野草" w:date="2024-02-04T14:22:19Z">
        <w:r>
          <w:rPr>
            <w:rFonts w:hint="eastAsia"/>
            <w:highlight w:val="green"/>
            <w:lang w:val="en-US" w:eastAsia="zh-CN"/>
            <w:rPrChange w:id="3844" w:author="野草" w:date="2024-02-04T14:22:22Z">
              <w:rPr>
                <w:rFonts w:hint="eastAsia"/>
                <w:highlight w:val="cyan"/>
                <w:lang w:val="en-US" w:eastAsia="zh-CN"/>
              </w:rPr>
            </w:rPrChange>
          </w:rPr>
          <w:t>rge</w:t>
        </w:r>
      </w:ins>
      <w:ins w:id="3845" w:author="野草" w:date="2024-02-04T14:20:57Z">
        <w:r>
          <w:rPr>
            <w:rFonts w:hint="eastAsia"/>
            <w:highlight w:val="green"/>
            <w:lang w:val="en-US" w:eastAsia="zh-CN"/>
            <w:rPrChange w:id="3846" w:author="野草" w:date="2024-02-04T14:22:13Z">
              <w:rPr>
                <w:rFonts w:hint="eastAsia"/>
                <w:highlight w:val="cyan"/>
                <w:lang w:val="en-US" w:eastAsia="zh-CN"/>
              </w:rPr>
            </w:rPrChange>
          </w:rPr>
          <w:t>r temperature difference</w:t>
        </w:r>
      </w:ins>
      <w:ins w:id="3847" w:author="野草" w:date="2024-02-04T14:20:57Z">
        <w:r>
          <w:rPr>
            <w:rFonts w:hint="eastAsia"/>
            <w:highlight w:val="cyan"/>
            <w:lang w:val="en-US" w:eastAsia="zh-CN"/>
          </w:rPr>
          <w:t xml:space="preserve"> between </w:t>
        </w:r>
      </w:ins>
      <w:ins w:id="3848" w:author="野草" w:date="2024-02-04T14:20:57Z">
        <w:r>
          <w:rPr>
            <w:rFonts w:hint="eastAsia"/>
            <w:highlight w:val="green"/>
            <w:lang w:val="en-US" w:eastAsia="zh-CN"/>
            <w:rPrChange w:id="3849" w:author="野草" w:date="2024-02-04T14:22:26Z">
              <w:rPr>
                <w:rFonts w:hint="eastAsia"/>
                <w:highlight w:val="cyan"/>
                <w:lang w:val="en-US" w:eastAsia="zh-CN"/>
              </w:rPr>
            </w:rPrChange>
          </w:rPr>
          <w:t>the land</w:t>
        </w:r>
      </w:ins>
      <w:ins w:id="3850" w:author="野草" w:date="2024-02-04T14:20:57Z">
        <w:r>
          <w:rPr>
            <w:rFonts w:hint="eastAsia"/>
            <w:highlight w:val="cyan"/>
            <w:lang w:val="en-US" w:eastAsia="zh-CN"/>
          </w:rPr>
          <w:t xml:space="preserve"> and </w:t>
        </w:r>
      </w:ins>
      <w:ins w:id="3851" w:author="野草" w:date="2024-02-04T14:20:57Z">
        <w:r>
          <w:rPr>
            <w:rFonts w:hint="eastAsia"/>
            <w:highlight w:val="green"/>
            <w:lang w:val="en-US" w:eastAsia="zh-CN"/>
            <w:rPrChange w:id="3852" w:author="野草" w:date="2024-02-04T14:22:29Z">
              <w:rPr>
                <w:rFonts w:hint="eastAsia"/>
                <w:highlight w:val="cyan"/>
                <w:lang w:val="en-US" w:eastAsia="zh-CN"/>
              </w:rPr>
            </w:rPrChange>
          </w:rPr>
          <w:t>the nearby water body</w:t>
        </w:r>
      </w:ins>
      <w:ins w:id="3853" w:author="野草" w:date="2024-02-04T14:20:57Z">
        <w:r>
          <w:rPr>
            <w:rFonts w:hint="eastAsia"/>
            <w:highlight w:val="cyan"/>
            <w:lang w:val="en-US" w:eastAsia="zh-CN"/>
          </w:rPr>
          <w:t xml:space="preserve"> can lead to </w:t>
        </w:r>
      </w:ins>
      <w:ins w:id="3854" w:author="野草" w:date="2024-02-04T14:20:57Z">
        <w:r>
          <w:rPr>
            <w:rFonts w:hint="eastAsia"/>
            <w:highlight w:val="green"/>
            <w:lang w:val="en-US" w:eastAsia="zh-CN"/>
            <w:rPrChange w:id="3855" w:author="野草" w:date="2024-02-04T14:22:35Z">
              <w:rPr>
                <w:rFonts w:hint="eastAsia"/>
                <w:highlight w:val="cyan"/>
                <w:lang w:val="en-US" w:eastAsia="zh-CN"/>
              </w:rPr>
            </w:rPrChange>
          </w:rPr>
          <w:t xml:space="preserve">a </w:t>
        </w:r>
      </w:ins>
      <w:ins w:id="3856" w:author="野草" w:date="2024-02-04T14:50:34Z">
        <w:r>
          <w:rPr>
            <w:rFonts w:hint="eastAsia"/>
            <w:highlight w:val="green"/>
            <w:lang w:val="en-US" w:eastAsia="zh-CN"/>
          </w:rPr>
          <w:t>st</w:t>
        </w:r>
      </w:ins>
      <w:ins w:id="3857" w:author="野草" w:date="2024-02-04T14:50:37Z">
        <w:r>
          <w:rPr>
            <w:rFonts w:hint="eastAsia"/>
            <w:highlight w:val="green"/>
            <w:lang w:val="en-US" w:eastAsia="zh-CN"/>
          </w:rPr>
          <w:t>rong</w:t>
        </w:r>
      </w:ins>
      <w:ins w:id="3858" w:author="野草" w:date="2024-02-04T14:50:38Z">
        <w:r>
          <w:rPr>
            <w:rFonts w:hint="eastAsia"/>
            <w:highlight w:val="green"/>
            <w:lang w:val="en-US" w:eastAsia="zh-CN"/>
          </w:rPr>
          <w:t>er</w:t>
        </w:r>
      </w:ins>
      <w:ins w:id="3859" w:author="野草" w:date="2024-02-04T14:20:57Z">
        <w:r>
          <w:rPr>
            <w:rFonts w:hint="eastAsia"/>
            <w:highlight w:val="green"/>
            <w:lang w:val="en-US" w:eastAsia="zh-CN"/>
            <w:rPrChange w:id="3860" w:author="野草" w:date="2024-02-04T14:22:35Z">
              <w:rPr>
                <w:rFonts w:hint="eastAsia"/>
                <w:highlight w:val="cyan"/>
                <w:lang w:val="en-US" w:eastAsia="zh-CN"/>
              </w:rPr>
            </w:rPrChange>
          </w:rPr>
          <w:t xml:space="preserve"> cooling potential</w:t>
        </w:r>
      </w:ins>
      <w:ins w:id="3861" w:author="野草" w:date="2024-02-04T14:20:57Z">
        <w:r>
          <w:rPr>
            <w:rFonts w:hint="eastAsia"/>
            <w:highlight w:val="cyan"/>
            <w:lang w:val="en-US" w:eastAsia="zh-CN"/>
          </w:rPr>
          <w:t xml:space="preserve"> for the </w:t>
        </w:r>
      </w:ins>
      <w:ins w:id="3862" w:author="野草" w:date="2024-02-04T14:20:57Z">
        <w:r>
          <w:rPr>
            <w:rFonts w:hint="eastAsia"/>
            <w:highlight w:val="green"/>
            <w:lang w:val="en-US" w:eastAsia="zh-CN"/>
            <w:rPrChange w:id="3863" w:author="野草" w:date="2024-02-04T14:22:38Z">
              <w:rPr>
                <w:rFonts w:hint="eastAsia"/>
                <w:highlight w:val="cyan"/>
                <w:lang w:val="en-US" w:eastAsia="zh-CN"/>
              </w:rPr>
            </w:rPrChange>
          </w:rPr>
          <w:t>waterfront area</w:t>
        </w:r>
      </w:ins>
      <w:ins w:id="3864" w:author="野草" w:date="2024-02-04T14:20:57Z">
        <w:r>
          <w:rPr>
            <w:rFonts w:hint="eastAsia"/>
            <w:highlight w:val="cyan"/>
            <w:lang w:val="en-US" w:eastAsia="zh-CN"/>
          </w:rPr>
          <w:t xml:space="preserve">. Due to the </w:t>
        </w:r>
      </w:ins>
      <w:ins w:id="3865" w:author="野草" w:date="2024-02-04T14:20:57Z">
        <w:r>
          <w:rPr>
            <w:rFonts w:hint="eastAsia"/>
            <w:highlight w:val="green"/>
            <w:lang w:val="en-US" w:eastAsia="zh-CN"/>
            <w:rPrChange w:id="3866" w:author="野草" w:date="2024-02-04T14:22:43Z">
              <w:rPr>
                <w:rFonts w:hint="eastAsia"/>
                <w:highlight w:val="cyan"/>
                <w:lang w:val="en-US" w:eastAsia="zh-CN"/>
              </w:rPr>
            </w:rPrChange>
          </w:rPr>
          <w:t>significantly higher temperature</w:t>
        </w:r>
      </w:ins>
      <w:ins w:id="3867" w:author="野草" w:date="2024-02-04T14:20:57Z">
        <w:r>
          <w:rPr>
            <w:rFonts w:hint="eastAsia"/>
            <w:highlight w:val="cyan"/>
            <w:lang w:val="en-US" w:eastAsia="zh-CN"/>
          </w:rPr>
          <w:t xml:space="preserve">, the intensity of </w:t>
        </w:r>
      </w:ins>
      <w:ins w:id="3868" w:author="野草" w:date="2024-02-04T14:20:57Z">
        <w:r>
          <w:rPr>
            <w:rFonts w:hint="eastAsia"/>
            <w:highlight w:val="green"/>
            <w:lang w:val="en-US" w:eastAsia="zh-CN"/>
            <w:rPrChange w:id="3869" w:author="野草" w:date="2024-02-04T14:22:46Z">
              <w:rPr>
                <w:rFonts w:hint="eastAsia"/>
                <w:highlight w:val="cyan"/>
                <w:lang w:val="en-US" w:eastAsia="zh-CN"/>
              </w:rPr>
            </w:rPrChange>
          </w:rPr>
          <w:t>evaporative cooling</w:t>
        </w:r>
      </w:ins>
      <w:ins w:id="3870" w:author="野草" w:date="2024-02-04T14:20:57Z">
        <w:r>
          <w:rPr>
            <w:rFonts w:hint="eastAsia"/>
            <w:highlight w:val="cyan"/>
            <w:lang w:val="en-US" w:eastAsia="zh-CN"/>
          </w:rPr>
          <w:t xml:space="preserve"> from the </w:t>
        </w:r>
      </w:ins>
      <w:ins w:id="3871" w:author="野草" w:date="2024-02-04T14:20:57Z">
        <w:r>
          <w:rPr>
            <w:rFonts w:hint="eastAsia"/>
            <w:highlight w:val="green"/>
            <w:lang w:val="en-US" w:eastAsia="zh-CN"/>
            <w:rPrChange w:id="3872" w:author="野草" w:date="2024-02-04T14:22:49Z">
              <w:rPr>
                <w:rFonts w:hint="eastAsia"/>
                <w:highlight w:val="cyan"/>
                <w:lang w:val="en-US" w:eastAsia="zh-CN"/>
              </w:rPr>
            </w:rPrChange>
          </w:rPr>
          <w:t>water surface</w:t>
        </w:r>
      </w:ins>
      <w:ins w:id="3873" w:author="野草" w:date="2024-02-04T14:20:57Z">
        <w:r>
          <w:rPr>
            <w:rFonts w:hint="eastAsia"/>
            <w:highlight w:val="cyan"/>
            <w:lang w:val="en-US" w:eastAsia="zh-CN"/>
          </w:rPr>
          <w:t xml:space="preserve"> is also </w:t>
        </w:r>
      </w:ins>
      <w:ins w:id="3874" w:author="野草" w:date="2024-02-04T14:20:57Z">
        <w:r>
          <w:rPr>
            <w:rFonts w:hint="eastAsia"/>
            <w:highlight w:val="green"/>
            <w:lang w:val="en-US" w:eastAsia="zh-CN"/>
            <w:rPrChange w:id="3875" w:author="野草" w:date="2024-02-04T14:22:52Z">
              <w:rPr>
                <w:rFonts w:hint="eastAsia"/>
                <w:highlight w:val="cyan"/>
                <w:lang w:val="en-US" w:eastAsia="zh-CN"/>
              </w:rPr>
            </w:rPrChange>
          </w:rPr>
          <w:t>greater</w:t>
        </w:r>
      </w:ins>
      <w:ins w:id="3876" w:author="野草" w:date="2024-02-04T14:20:57Z">
        <w:r>
          <w:rPr>
            <w:rFonts w:hint="eastAsia"/>
            <w:highlight w:val="cyan"/>
            <w:lang w:val="en-US" w:eastAsia="zh-CN"/>
          </w:rPr>
          <w:t>. Additionally, th</w:t>
        </w:r>
      </w:ins>
      <w:ins w:id="3877" w:author="野草" w:date="2024-02-04T15:01:52Z">
        <w:r>
          <w:rPr>
            <w:rFonts w:hint="eastAsia"/>
            <w:highlight w:val="cyan"/>
            <w:lang w:val="en-US" w:eastAsia="zh-CN"/>
          </w:rPr>
          <w:t>is r</w:t>
        </w:r>
      </w:ins>
      <w:ins w:id="3878" w:author="野草" w:date="2024-02-04T15:01:53Z">
        <w:r>
          <w:rPr>
            <w:rFonts w:hint="eastAsia"/>
            <w:highlight w:val="cyan"/>
            <w:lang w:val="en-US" w:eastAsia="zh-CN"/>
          </w:rPr>
          <w:t>esear</w:t>
        </w:r>
      </w:ins>
      <w:ins w:id="3879" w:author="野草" w:date="2024-02-04T15:01:54Z">
        <w:r>
          <w:rPr>
            <w:rFonts w:hint="eastAsia"/>
            <w:highlight w:val="cyan"/>
            <w:lang w:val="en-US" w:eastAsia="zh-CN"/>
          </w:rPr>
          <w:t xml:space="preserve">ch </w:t>
        </w:r>
      </w:ins>
      <w:ins w:id="3880" w:author="野草" w:date="2024-02-04T15:02:04Z">
        <w:r>
          <w:rPr>
            <w:rFonts w:hint="eastAsia"/>
            <w:highlight w:val="cyan"/>
            <w:lang w:val="en-US" w:eastAsia="zh-CN"/>
          </w:rPr>
          <w:t>revea</w:t>
        </w:r>
      </w:ins>
      <w:ins w:id="3881" w:author="野草" w:date="2024-02-04T15:02:05Z">
        <w:r>
          <w:rPr>
            <w:rFonts w:hint="eastAsia"/>
            <w:highlight w:val="cyan"/>
            <w:lang w:val="en-US" w:eastAsia="zh-CN"/>
          </w:rPr>
          <w:t>led</w:t>
        </w:r>
      </w:ins>
      <w:ins w:id="3882" w:author="野草" w:date="2024-02-04T15:01:57Z">
        <w:r>
          <w:rPr>
            <w:rFonts w:hint="eastAsia"/>
            <w:highlight w:val="cyan"/>
            <w:lang w:val="en-US" w:eastAsia="zh-CN"/>
          </w:rPr>
          <w:t xml:space="preserve"> </w:t>
        </w:r>
      </w:ins>
      <w:ins w:id="3883" w:author="野草" w:date="2024-02-04T15:01:58Z">
        <w:r>
          <w:rPr>
            <w:rFonts w:hint="eastAsia"/>
            <w:highlight w:val="cyan"/>
            <w:lang w:val="en-US" w:eastAsia="zh-CN"/>
          </w:rPr>
          <w:t>that</w:t>
        </w:r>
      </w:ins>
      <w:ins w:id="3884" w:author="野草" w:date="2024-02-04T14:20:57Z">
        <w:r>
          <w:rPr>
            <w:rFonts w:hint="eastAsia"/>
            <w:highlight w:val="cyan"/>
            <w:lang w:val="en-US" w:eastAsia="zh-CN"/>
          </w:rPr>
          <w:t xml:space="preserve"> </w:t>
        </w:r>
      </w:ins>
      <w:ins w:id="3885" w:author="野草" w:date="2024-02-04T20:54:07Z">
        <w:r>
          <w:rPr>
            <w:rFonts w:hint="eastAsia"/>
            <w:highlight w:val="cyan"/>
            <w:lang w:val="en-US" w:eastAsia="zh-CN"/>
          </w:rPr>
          <w:t>th</w:t>
        </w:r>
      </w:ins>
      <w:ins w:id="3886" w:author="野草" w:date="2024-02-04T20:54:08Z">
        <w:r>
          <w:rPr>
            <w:rFonts w:hint="eastAsia"/>
            <w:highlight w:val="cyan"/>
            <w:lang w:val="en-US" w:eastAsia="zh-CN"/>
          </w:rPr>
          <w:t xml:space="preserve">e </w:t>
        </w:r>
      </w:ins>
      <w:ins w:id="3887" w:author="野草" w:date="2024-02-04T14:20:57Z">
        <w:r>
          <w:rPr>
            <w:rFonts w:hint="eastAsia"/>
            <w:highlight w:val="green"/>
            <w:lang w:val="en-US" w:eastAsia="zh-CN"/>
            <w:rPrChange w:id="3888" w:author="野草" w:date="2024-02-04T14:22:56Z">
              <w:rPr>
                <w:rFonts w:hint="eastAsia"/>
                <w:highlight w:val="cyan"/>
                <w:lang w:val="en-US" w:eastAsia="zh-CN"/>
              </w:rPr>
            </w:rPrChange>
          </w:rPr>
          <w:t>spatial variations</w:t>
        </w:r>
      </w:ins>
      <w:ins w:id="3889" w:author="野草" w:date="2024-02-04T14:20:57Z">
        <w:r>
          <w:rPr>
            <w:rFonts w:hint="eastAsia"/>
            <w:highlight w:val="cyan"/>
            <w:lang w:val="en-US" w:eastAsia="zh-CN"/>
          </w:rPr>
          <w:t xml:space="preserve"> of </w:t>
        </w:r>
      </w:ins>
      <w:ins w:id="3890" w:author="野草" w:date="2024-02-04T14:20:57Z">
        <w:r>
          <w:rPr>
            <w:rFonts w:hint="eastAsia"/>
            <w:highlight w:val="green"/>
            <w:lang w:val="en-US" w:eastAsia="zh-CN"/>
            <w:rPrChange w:id="3891" w:author="野草" w:date="2024-02-04T14:22:59Z">
              <w:rPr>
                <w:rFonts w:hint="eastAsia"/>
                <w:highlight w:val="cyan"/>
                <w:lang w:val="en-US" w:eastAsia="zh-CN"/>
              </w:rPr>
            </w:rPrChange>
          </w:rPr>
          <w:t>river cooling effect</w:t>
        </w:r>
      </w:ins>
      <w:ins w:id="3892" w:author="野草" w:date="2024-02-04T14:23:02Z">
        <w:r>
          <w:rPr>
            <w:rFonts w:hint="eastAsia"/>
            <w:highlight w:val="green"/>
            <w:lang w:val="en-US" w:eastAsia="zh-CN"/>
          </w:rPr>
          <w:t>s</w:t>
        </w:r>
      </w:ins>
      <w:ins w:id="3893" w:author="野草" w:date="2024-02-04T14:20:57Z">
        <w:r>
          <w:rPr>
            <w:rFonts w:hint="eastAsia"/>
            <w:highlight w:val="cyan"/>
            <w:lang w:val="en-US" w:eastAsia="zh-CN"/>
          </w:rPr>
          <w:t xml:space="preserve"> were larger on the </w:t>
        </w:r>
      </w:ins>
      <w:ins w:id="3894" w:author="野草" w:date="2024-02-04T14:20:57Z">
        <w:r>
          <w:rPr>
            <w:rFonts w:hint="eastAsia"/>
            <w:highlight w:val="green"/>
            <w:lang w:val="en-US" w:eastAsia="zh-CN"/>
            <w:rPrChange w:id="3895" w:author="野草" w:date="2024-02-04T14:23:07Z">
              <w:rPr>
                <w:rFonts w:hint="eastAsia"/>
                <w:highlight w:val="cyan"/>
                <w:lang w:val="en-US" w:eastAsia="zh-CN"/>
              </w:rPr>
            </w:rPrChange>
          </w:rPr>
          <w:t>extremely hot day</w:t>
        </w:r>
      </w:ins>
      <w:ins w:id="3896" w:author="野草" w:date="2024-02-04T14:20:57Z">
        <w:r>
          <w:rPr>
            <w:rFonts w:hint="eastAsia"/>
            <w:highlight w:val="cyan"/>
            <w:lang w:val="en-US" w:eastAsia="zh-CN"/>
          </w:rPr>
          <w:t xml:space="preserve">. This finding </w:t>
        </w:r>
      </w:ins>
      <w:ins w:id="3897" w:author="野草" w:date="2024-02-04T14:25:51Z">
        <w:r>
          <w:rPr>
            <w:rFonts w:hint="eastAsia"/>
            <w:highlight w:val="green"/>
            <w:u w:val="single"/>
            <w:lang w:val="en-US" w:eastAsia="zh-CN"/>
            <w:rPrChange w:id="3898" w:author="野草" w:date="2024-02-04T14:26:01Z">
              <w:rPr>
                <w:rFonts w:hint="eastAsia"/>
                <w:highlight w:val="cyan"/>
                <w:lang w:val="en-US" w:eastAsia="zh-CN"/>
              </w:rPr>
            </w:rPrChange>
          </w:rPr>
          <w:t>i</w:t>
        </w:r>
      </w:ins>
      <w:ins w:id="3899" w:author="野草" w:date="2024-02-04T14:20:57Z">
        <w:r>
          <w:rPr>
            <w:rFonts w:hint="eastAsia"/>
            <w:highlight w:val="green"/>
            <w:u w:val="single"/>
            <w:lang w:val="en-US" w:eastAsia="zh-CN"/>
            <w:rPrChange w:id="3900" w:author="野草" w:date="2024-02-04T14:26:01Z">
              <w:rPr>
                <w:rFonts w:hint="eastAsia"/>
                <w:highlight w:val="cyan"/>
                <w:lang w:val="en-US" w:eastAsia="zh-CN"/>
              </w:rPr>
            </w:rPrChange>
          </w:rPr>
          <w:t>s</w:t>
        </w:r>
      </w:ins>
      <w:ins w:id="3901" w:author="野草" w:date="2024-02-04T14:20:57Z">
        <w:r>
          <w:rPr>
            <w:rFonts w:hint="eastAsia"/>
            <w:highlight w:val="cyan"/>
            <w:lang w:val="en-US" w:eastAsia="zh-CN"/>
          </w:rPr>
          <w:t xml:space="preserve"> </w:t>
        </w:r>
      </w:ins>
      <w:ins w:id="3902" w:author="野草" w:date="2024-02-04T14:20:57Z">
        <w:r>
          <w:rPr>
            <w:rFonts w:hint="eastAsia"/>
            <w:highlight w:val="green"/>
            <w:lang w:val="en-US" w:eastAsia="zh-CN"/>
            <w:rPrChange w:id="3903" w:author="野草" w:date="2024-02-04T14:23:12Z">
              <w:rPr>
                <w:rFonts w:hint="eastAsia"/>
                <w:highlight w:val="cyan"/>
                <w:lang w:val="en-US" w:eastAsia="zh-CN"/>
              </w:rPr>
            </w:rPrChange>
          </w:rPr>
          <w:t>consistent with</w:t>
        </w:r>
      </w:ins>
      <w:ins w:id="3904" w:author="野草" w:date="2024-02-04T14:20:57Z">
        <w:r>
          <w:rPr>
            <w:rFonts w:hint="eastAsia"/>
            <w:highlight w:val="cyan"/>
            <w:lang w:val="en-US" w:eastAsia="zh-CN"/>
          </w:rPr>
          <w:t xml:space="preserve"> an observation of </w:t>
        </w:r>
      </w:ins>
      <w:ins w:id="3905" w:author="野草" w:date="2024-02-04T14:20:57Z">
        <w:r>
          <w:rPr>
            <w:rFonts w:hint="eastAsia"/>
            <w:highlight w:val="green"/>
            <w:lang w:val="en-US" w:eastAsia="zh-CN"/>
            <w:rPrChange w:id="3906" w:author="野草" w:date="2024-02-04T14:23:29Z">
              <w:rPr>
                <w:rFonts w:hint="eastAsia"/>
                <w:highlight w:val="cyan"/>
                <w:lang w:val="en-US" w:eastAsia="zh-CN"/>
              </w:rPr>
            </w:rPrChange>
          </w:rPr>
          <w:t>cooling</w:t>
        </w:r>
      </w:ins>
      <w:ins w:id="3907" w:author="野草" w:date="2024-02-04T14:20:57Z">
        <w:r>
          <w:rPr>
            <w:rFonts w:hint="eastAsia"/>
            <w:highlight w:val="cyan"/>
            <w:lang w:val="en-US" w:eastAsia="zh-CN"/>
          </w:rPr>
          <w:t xml:space="preserve"> from </w:t>
        </w:r>
      </w:ins>
      <w:ins w:id="3908" w:author="野草" w:date="2024-02-04T14:20:57Z">
        <w:r>
          <w:rPr>
            <w:rFonts w:hint="eastAsia"/>
            <w:highlight w:val="green"/>
            <w:lang w:val="en-US" w:eastAsia="zh-CN"/>
            <w:rPrChange w:id="3909" w:author="野草" w:date="2024-02-04T14:23:25Z">
              <w:rPr>
                <w:rFonts w:hint="eastAsia"/>
                <w:highlight w:val="cyan"/>
                <w:lang w:val="en-US" w:eastAsia="zh-CN"/>
              </w:rPr>
            </w:rPrChange>
          </w:rPr>
          <w:t>the nearby sea</w:t>
        </w:r>
      </w:ins>
      <w:ins w:id="3910" w:author="野草" w:date="2024-02-04T14:20:57Z">
        <w:r>
          <w:rPr>
            <w:rFonts w:hint="eastAsia"/>
            <w:highlight w:val="cyan"/>
            <w:lang w:val="en-US" w:eastAsia="zh-CN"/>
          </w:rPr>
          <w:t xml:space="preserve"> in Adelaide, which demonstrated </w:t>
        </w:r>
      </w:ins>
      <w:ins w:id="3911" w:author="野草" w:date="2024-02-04T14:20:57Z">
        <w:r>
          <w:rPr>
            <w:rFonts w:hint="eastAsia"/>
            <w:highlight w:val="green"/>
            <w:lang w:val="en-US" w:eastAsia="zh-CN"/>
            <w:rPrChange w:id="3912" w:author="野草" w:date="2024-02-04T14:23:33Z">
              <w:rPr>
                <w:rFonts w:hint="eastAsia"/>
                <w:highlight w:val="cyan"/>
                <w:lang w:val="en-US" w:eastAsia="zh-CN"/>
              </w:rPr>
            </w:rPrChange>
          </w:rPr>
          <w:t>significantly larger spatial variations</w:t>
        </w:r>
      </w:ins>
      <w:ins w:id="3913" w:author="野草" w:date="2024-02-04T14:20:57Z">
        <w:r>
          <w:rPr>
            <w:rFonts w:hint="eastAsia"/>
            <w:highlight w:val="cyan"/>
            <w:lang w:val="en-US" w:eastAsia="zh-CN"/>
          </w:rPr>
          <w:t xml:space="preserve"> in </w:t>
        </w:r>
      </w:ins>
      <w:ins w:id="3914" w:author="野草" w:date="2024-02-04T14:20:57Z">
        <w:r>
          <w:rPr>
            <w:rFonts w:hint="eastAsia"/>
            <w:highlight w:val="green"/>
            <w:lang w:val="en-US" w:eastAsia="zh-CN"/>
            <w:rPrChange w:id="3915" w:author="野草" w:date="2024-02-04T14:23:38Z">
              <w:rPr>
                <w:rFonts w:hint="eastAsia"/>
                <w:highlight w:val="cyan"/>
                <w:lang w:val="en-US" w:eastAsia="zh-CN"/>
              </w:rPr>
            </w:rPrChange>
          </w:rPr>
          <w:t>sea breeze cooling capacity</w:t>
        </w:r>
      </w:ins>
      <w:ins w:id="3916" w:author="野草" w:date="2024-02-04T14:20:57Z">
        <w:r>
          <w:rPr>
            <w:rFonts w:hint="eastAsia"/>
            <w:highlight w:val="cyan"/>
            <w:lang w:val="en-US" w:eastAsia="zh-CN"/>
          </w:rPr>
          <w:t xml:space="preserve"> under </w:t>
        </w:r>
      </w:ins>
      <w:ins w:id="3917" w:author="野草" w:date="2024-02-04T14:20:57Z">
        <w:r>
          <w:rPr>
            <w:rFonts w:hint="eastAsia"/>
            <w:highlight w:val="green"/>
            <w:lang w:val="en-US" w:eastAsia="zh-CN"/>
            <w:rPrChange w:id="3918" w:author="野草" w:date="2024-02-04T14:23:43Z">
              <w:rPr>
                <w:rFonts w:hint="eastAsia"/>
                <w:highlight w:val="cyan"/>
                <w:lang w:val="en-US" w:eastAsia="zh-CN"/>
              </w:rPr>
            </w:rPrChange>
          </w:rPr>
          <w:t>heatwave conditions</w:t>
        </w:r>
      </w:ins>
      <w:ins w:id="3919" w:author="野草" w:date="2024-02-04T14:20:57Z">
        <w:r>
          <w:rPr>
            <w:rFonts w:hint="eastAsia"/>
            <w:highlight w:val="cyan"/>
            <w:lang w:val="en-US" w:eastAsia="zh-CN"/>
          </w:rPr>
          <w:t xml:space="preserve"> (Zhou et al., 2020)</w:t>
        </w:r>
      </w:ins>
      <w:ins w:id="3920" w:author="野草" w:date="2024-02-04T14:33:09Z">
        <w:r>
          <w:rPr>
            <w:rFonts w:hint="eastAsia"/>
            <w:highlight w:val="cyan"/>
            <w:lang w:val="en-US" w:eastAsia="zh-CN"/>
          </w:rPr>
          <w:t xml:space="preserve">. </w:t>
        </w:r>
      </w:ins>
      <w:ins w:id="3921" w:author="野草" w:date="2024-02-04T14:33:10Z">
        <w:r>
          <w:rPr>
            <w:rFonts w:hint="eastAsia"/>
            <w:highlight w:val="cyan"/>
            <w:lang w:val="en-US" w:eastAsia="zh-CN"/>
          </w:rPr>
          <w:t>Over</w:t>
        </w:r>
      </w:ins>
      <w:ins w:id="3922" w:author="野草" w:date="2024-02-04T14:33:11Z">
        <w:r>
          <w:rPr>
            <w:rFonts w:hint="eastAsia"/>
            <w:highlight w:val="cyan"/>
            <w:lang w:val="en-US" w:eastAsia="zh-CN"/>
          </w:rPr>
          <w:t xml:space="preserve">all, </w:t>
        </w:r>
      </w:ins>
      <w:ins w:id="3923" w:author="野草" w:date="2024-02-04T14:34:51Z">
        <w:r>
          <w:rPr>
            <w:rFonts w:hint="eastAsia"/>
            <w:highlight w:val="green"/>
            <w:lang w:val="en-US" w:eastAsia="zh-CN"/>
            <w:rPrChange w:id="3924" w:author="野草" w:date="2024-02-04T14:34:56Z">
              <w:rPr>
                <w:rFonts w:hint="eastAsia"/>
                <w:highlight w:val="cyan"/>
                <w:lang w:val="en-US" w:eastAsia="zh-CN"/>
              </w:rPr>
            </w:rPrChange>
          </w:rPr>
          <w:t>ex</w:t>
        </w:r>
      </w:ins>
      <w:ins w:id="3925" w:author="野草" w:date="2024-02-04T14:34:52Z">
        <w:r>
          <w:rPr>
            <w:rFonts w:hint="eastAsia"/>
            <w:highlight w:val="green"/>
            <w:lang w:val="en-US" w:eastAsia="zh-CN"/>
            <w:rPrChange w:id="3926" w:author="野草" w:date="2024-02-04T14:34:56Z">
              <w:rPr>
                <w:rFonts w:hint="eastAsia"/>
                <w:highlight w:val="cyan"/>
                <w:lang w:val="en-US" w:eastAsia="zh-CN"/>
              </w:rPr>
            </w:rPrChange>
          </w:rPr>
          <w:t>isting</w:t>
        </w:r>
      </w:ins>
      <w:ins w:id="3927" w:author="野草" w:date="2024-02-04T14:33:14Z">
        <w:r>
          <w:rPr>
            <w:rFonts w:hint="eastAsia"/>
            <w:highlight w:val="green"/>
            <w:lang w:val="en-US" w:eastAsia="zh-CN"/>
            <w:rPrChange w:id="3928" w:author="野草" w:date="2024-02-04T14:34:18Z">
              <w:rPr>
                <w:rFonts w:hint="eastAsia"/>
                <w:highlight w:val="cyan"/>
                <w:lang w:val="en-US" w:eastAsia="zh-CN"/>
              </w:rPr>
            </w:rPrChange>
          </w:rPr>
          <w:t xml:space="preserve"> </w:t>
        </w:r>
      </w:ins>
      <w:ins w:id="3929" w:author="野草" w:date="2024-02-04T14:33:15Z">
        <w:r>
          <w:rPr>
            <w:rFonts w:hint="eastAsia"/>
            <w:highlight w:val="green"/>
            <w:lang w:val="en-US" w:eastAsia="zh-CN"/>
            <w:rPrChange w:id="3930" w:author="野草" w:date="2024-02-04T14:34:18Z">
              <w:rPr>
                <w:rFonts w:hint="eastAsia"/>
                <w:highlight w:val="cyan"/>
                <w:lang w:val="en-US" w:eastAsia="zh-CN"/>
              </w:rPr>
            </w:rPrChange>
          </w:rPr>
          <w:t>re</w:t>
        </w:r>
      </w:ins>
      <w:ins w:id="3931" w:author="野草" w:date="2024-02-04T14:33:16Z">
        <w:r>
          <w:rPr>
            <w:rFonts w:hint="eastAsia"/>
            <w:highlight w:val="green"/>
            <w:lang w:val="en-US" w:eastAsia="zh-CN"/>
            <w:rPrChange w:id="3932" w:author="野草" w:date="2024-02-04T14:34:18Z">
              <w:rPr>
                <w:rFonts w:hint="eastAsia"/>
                <w:highlight w:val="cyan"/>
                <w:lang w:val="en-US" w:eastAsia="zh-CN"/>
              </w:rPr>
            </w:rPrChange>
          </w:rPr>
          <w:t>sear</w:t>
        </w:r>
      </w:ins>
      <w:ins w:id="3933" w:author="野草" w:date="2024-02-04T14:33:17Z">
        <w:r>
          <w:rPr>
            <w:rFonts w:hint="eastAsia"/>
            <w:highlight w:val="green"/>
            <w:lang w:val="en-US" w:eastAsia="zh-CN"/>
            <w:rPrChange w:id="3934" w:author="野草" w:date="2024-02-04T14:34:18Z">
              <w:rPr>
                <w:rFonts w:hint="eastAsia"/>
                <w:highlight w:val="cyan"/>
                <w:lang w:val="en-US" w:eastAsia="zh-CN"/>
              </w:rPr>
            </w:rPrChange>
          </w:rPr>
          <w:t>ches</w:t>
        </w:r>
      </w:ins>
      <w:ins w:id="3935" w:author="野草" w:date="2024-02-04T14:33:17Z">
        <w:r>
          <w:rPr>
            <w:rFonts w:hint="eastAsia"/>
            <w:highlight w:val="cyan"/>
            <w:lang w:val="en-US" w:eastAsia="zh-CN"/>
          </w:rPr>
          <w:t xml:space="preserve"> </w:t>
        </w:r>
      </w:ins>
      <w:ins w:id="3936" w:author="野草" w:date="2024-02-04T20:54:33Z">
        <w:r>
          <w:rPr>
            <w:rFonts w:hint="eastAsia"/>
            <w:highlight w:val="cyan"/>
            <w:lang w:val="en-US" w:eastAsia="zh-CN"/>
          </w:rPr>
          <w:t>abou</w:t>
        </w:r>
      </w:ins>
      <w:ins w:id="3937" w:author="野草" w:date="2024-02-04T20:54:34Z">
        <w:r>
          <w:rPr>
            <w:rFonts w:hint="eastAsia"/>
            <w:highlight w:val="cyan"/>
            <w:lang w:val="en-US" w:eastAsia="zh-CN"/>
          </w:rPr>
          <w:t>t</w:t>
        </w:r>
      </w:ins>
      <w:ins w:id="3938" w:author="野草" w:date="2024-02-04T14:33:18Z">
        <w:r>
          <w:rPr>
            <w:rFonts w:hint="eastAsia"/>
            <w:highlight w:val="cyan"/>
            <w:lang w:val="en-US" w:eastAsia="zh-CN"/>
          </w:rPr>
          <w:t xml:space="preserve"> </w:t>
        </w:r>
      </w:ins>
      <w:ins w:id="3939" w:author="野草" w:date="2024-02-04T14:33:19Z">
        <w:r>
          <w:rPr>
            <w:rFonts w:hint="eastAsia"/>
            <w:highlight w:val="cyan"/>
            <w:lang w:val="en-US" w:eastAsia="zh-CN"/>
          </w:rPr>
          <w:t>wate</w:t>
        </w:r>
      </w:ins>
      <w:ins w:id="3940" w:author="野草" w:date="2024-02-04T14:33:20Z">
        <w:r>
          <w:rPr>
            <w:rFonts w:hint="eastAsia"/>
            <w:highlight w:val="cyan"/>
            <w:lang w:val="en-US" w:eastAsia="zh-CN"/>
          </w:rPr>
          <w:t>r cool</w:t>
        </w:r>
      </w:ins>
      <w:ins w:id="3941" w:author="野草" w:date="2024-02-04T14:33:21Z">
        <w:r>
          <w:rPr>
            <w:rFonts w:hint="eastAsia"/>
            <w:highlight w:val="cyan"/>
            <w:lang w:val="en-US" w:eastAsia="zh-CN"/>
          </w:rPr>
          <w:t xml:space="preserve">ing </w:t>
        </w:r>
      </w:ins>
      <w:ins w:id="3942" w:author="野草" w:date="2024-02-04T14:59:54Z">
        <w:r>
          <w:rPr>
            <w:rFonts w:hint="eastAsia"/>
            <w:highlight w:val="cyan"/>
            <w:lang w:val="en-US" w:eastAsia="zh-CN"/>
          </w:rPr>
          <w:t>o</w:t>
        </w:r>
      </w:ins>
      <w:ins w:id="3943" w:author="野草" w:date="2024-02-04T14:33:21Z">
        <w:r>
          <w:rPr>
            <w:rFonts w:hint="eastAsia"/>
            <w:highlight w:val="cyan"/>
            <w:lang w:val="en-US" w:eastAsia="zh-CN"/>
          </w:rPr>
          <w:t xml:space="preserve">n </w:t>
        </w:r>
      </w:ins>
      <w:ins w:id="3944" w:author="野草" w:date="2024-02-04T14:33:22Z">
        <w:r>
          <w:rPr>
            <w:rFonts w:hint="eastAsia"/>
            <w:highlight w:val="green"/>
            <w:lang w:val="en-US" w:eastAsia="zh-CN"/>
            <w:rPrChange w:id="3945" w:author="野草" w:date="2024-02-04T14:35:06Z">
              <w:rPr>
                <w:rFonts w:hint="eastAsia"/>
                <w:highlight w:val="cyan"/>
                <w:lang w:val="en-US" w:eastAsia="zh-CN"/>
              </w:rPr>
            </w:rPrChange>
          </w:rPr>
          <w:t>hea</w:t>
        </w:r>
      </w:ins>
      <w:ins w:id="3946" w:author="野草" w:date="2024-02-04T14:33:23Z">
        <w:r>
          <w:rPr>
            <w:rFonts w:hint="eastAsia"/>
            <w:highlight w:val="green"/>
            <w:lang w:val="en-US" w:eastAsia="zh-CN"/>
            <w:rPrChange w:id="3947" w:author="野草" w:date="2024-02-04T14:35:06Z">
              <w:rPr>
                <w:rFonts w:hint="eastAsia"/>
                <w:highlight w:val="cyan"/>
                <w:lang w:val="en-US" w:eastAsia="zh-CN"/>
              </w:rPr>
            </w:rPrChange>
          </w:rPr>
          <w:t xml:space="preserve">twave </w:t>
        </w:r>
      </w:ins>
      <w:ins w:id="3948" w:author="野草" w:date="2024-02-04T14:33:24Z">
        <w:r>
          <w:rPr>
            <w:rFonts w:hint="eastAsia"/>
            <w:highlight w:val="green"/>
            <w:lang w:val="en-US" w:eastAsia="zh-CN"/>
            <w:rPrChange w:id="3949" w:author="野草" w:date="2024-02-04T14:35:06Z">
              <w:rPr>
                <w:rFonts w:hint="eastAsia"/>
                <w:highlight w:val="cyan"/>
                <w:lang w:val="en-US" w:eastAsia="zh-CN"/>
              </w:rPr>
            </w:rPrChange>
          </w:rPr>
          <w:t>days</w:t>
        </w:r>
      </w:ins>
      <w:ins w:id="3950" w:author="野草" w:date="2024-02-04T14:33:24Z">
        <w:r>
          <w:rPr>
            <w:rFonts w:hint="eastAsia"/>
            <w:highlight w:val="cyan"/>
            <w:lang w:val="en-US" w:eastAsia="zh-CN"/>
          </w:rPr>
          <w:t xml:space="preserve"> </w:t>
        </w:r>
      </w:ins>
      <w:ins w:id="3951" w:author="野草" w:date="2024-02-04T14:33:26Z">
        <w:r>
          <w:rPr>
            <w:rFonts w:hint="eastAsia"/>
            <w:highlight w:val="cyan"/>
            <w:lang w:val="en-US" w:eastAsia="zh-CN"/>
          </w:rPr>
          <w:t xml:space="preserve">are </w:t>
        </w:r>
      </w:ins>
      <w:ins w:id="3952" w:author="野草" w:date="2024-02-04T14:34:01Z">
        <w:r>
          <w:rPr>
            <w:rFonts w:hint="eastAsia"/>
            <w:highlight w:val="cyan"/>
            <w:lang w:val="en-US" w:eastAsia="zh-CN"/>
          </w:rPr>
          <w:t>st</w:t>
        </w:r>
      </w:ins>
      <w:ins w:id="3953" w:author="野草" w:date="2024-02-04T14:34:02Z">
        <w:r>
          <w:rPr>
            <w:rFonts w:hint="eastAsia"/>
            <w:highlight w:val="cyan"/>
            <w:lang w:val="en-US" w:eastAsia="zh-CN"/>
          </w:rPr>
          <w:t xml:space="preserve">ill </w:t>
        </w:r>
      </w:ins>
      <w:ins w:id="3954" w:author="野草" w:date="2024-02-04T14:33:28Z">
        <w:r>
          <w:rPr>
            <w:rFonts w:hint="eastAsia"/>
            <w:highlight w:val="cyan"/>
            <w:lang w:val="en-US" w:eastAsia="zh-CN"/>
          </w:rPr>
          <w:t>li</w:t>
        </w:r>
      </w:ins>
      <w:ins w:id="3955" w:author="野草" w:date="2024-02-04T14:33:30Z">
        <w:r>
          <w:rPr>
            <w:rFonts w:hint="eastAsia"/>
            <w:highlight w:val="cyan"/>
            <w:lang w:val="en-US" w:eastAsia="zh-CN"/>
          </w:rPr>
          <w:t>mi</w:t>
        </w:r>
      </w:ins>
      <w:ins w:id="3956" w:author="野草" w:date="2024-02-04T14:33:32Z">
        <w:r>
          <w:rPr>
            <w:rFonts w:hint="eastAsia"/>
            <w:highlight w:val="cyan"/>
            <w:lang w:val="en-US" w:eastAsia="zh-CN"/>
          </w:rPr>
          <w:t>ted</w:t>
        </w:r>
      </w:ins>
      <w:ins w:id="3957" w:author="野草" w:date="2024-02-04T14:35:23Z">
        <w:r>
          <w:rPr>
            <w:rFonts w:hint="eastAsia"/>
            <w:highlight w:val="cyan"/>
            <w:lang w:val="en-US" w:eastAsia="zh-CN"/>
          </w:rPr>
          <w:t xml:space="preserve">, necessitating </w:t>
        </w:r>
      </w:ins>
      <w:ins w:id="3958" w:author="野草" w:date="2024-02-04T14:35:23Z">
        <w:r>
          <w:rPr>
            <w:rFonts w:hint="eastAsia"/>
            <w:highlight w:val="green"/>
            <w:lang w:val="en-US" w:eastAsia="zh-CN"/>
            <w:rPrChange w:id="3959" w:author="野草" w:date="2024-02-04T14:35:29Z">
              <w:rPr>
                <w:rFonts w:hint="eastAsia"/>
                <w:highlight w:val="cyan"/>
                <w:lang w:val="en-US" w:eastAsia="zh-CN"/>
              </w:rPr>
            </w:rPrChange>
          </w:rPr>
          <w:t>further exploration</w:t>
        </w:r>
      </w:ins>
      <w:ins w:id="3960" w:author="野草" w:date="2024-02-04T14:35:25Z">
        <w:r>
          <w:rPr>
            <w:rFonts w:hint="eastAsia"/>
            <w:highlight w:val="green"/>
            <w:lang w:val="en-US" w:eastAsia="zh-CN"/>
            <w:rPrChange w:id="3961" w:author="野草" w:date="2024-02-04T14:35:29Z">
              <w:rPr>
                <w:rFonts w:hint="eastAsia"/>
                <w:highlight w:val="cyan"/>
                <w:lang w:val="en-US" w:eastAsia="zh-CN"/>
              </w:rPr>
            </w:rPrChange>
          </w:rPr>
          <w:t>s</w:t>
        </w:r>
      </w:ins>
      <w:ins w:id="3962" w:author="野草" w:date="2024-02-04T14:35:23Z">
        <w:r>
          <w:rPr>
            <w:rFonts w:hint="eastAsia"/>
            <w:highlight w:val="cyan"/>
            <w:lang w:val="en-US" w:eastAsia="zh-CN"/>
          </w:rPr>
          <w:t xml:space="preserve"> in related </w:t>
        </w:r>
      </w:ins>
      <w:ins w:id="3963" w:author="野草" w:date="2024-02-04T14:35:33Z">
        <w:r>
          <w:rPr>
            <w:rFonts w:hint="eastAsia"/>
            <w:highlight w:val="cyan"/>
            <w:lang w:val="en-US" w:eastAsia="zh-CN"/>
          </w:rPr>
          <w:t>f</w:t>
        </w:r>
      </w:ins>
      <w:ins w:id="3964" w:author="野草" w:date="2024-02-04T14:35:34Z">
        <w:r>
          <w:rPr>
            <w:rFonts w:hint="eastAsia"/>
            <w:highlight w:val="cyan"/>
            <w:lang w:val="en-US" w:eastAsia="zh-CN"/>
          </w:rPr>
          <w:t>ield</w:t>
        </w:r>
      </w:ins>
      <w:ins w:id="3965" w:author="野草" w:date="2024-02-04T14:35:23Z">
        <w:r>
          <w:rPr>
            <w:rFonts w:hint="eastAsia"/>
            <w:highlight w:val="cyan"/>
            <w:lang w:val="en-US" w:eastAsia="zh-CN"/>
          </w:rPr>
          <w:t>s.</w:t>
        </w:r>
      </w:ins>
    </w:p>
    <w:p>
      <w:pPr>
        <w:numPr>
          <w:ilvl w:val="-1"/>
          <w:numId w:val="0"/>
        </w:numPr>
        <w:ind w:left="0" w:leftChars="0" w:firstLine="0" w:firstLineChars="0"/>
        <w:rPr>
          <w:ins w:id="3967" w:author="野草" w:date="2024-02-04T14:05:32Z"/>
          <w:rFonts w:hint="eastAsia"/>
          <w:highlight w:val="cyan"/>
          <w:lang w:val="en-US" w:eastAsia="zh-CN"/>
        </w:rPr>
        <w:pPrChange w:id="3966" w:author="野草" w:date="2024-02-03T10:49:26Z">
          <w:pPr>
            <w:numPr>
              <w:ilvl w:val="0"/>
              <w:numId w:val="4"/>
            </w:numPr>
            <w:ind w:left="420" w:leftChars="0" w:hanging="420" w:firstLineChars="0"/>
          </w:pPr>
        </w:pPrChange>
      </w:pPr>
    </w:p>
    <w:p>
      <w:pPr>
        <w:numPr>
          <w:ilvl w:val="-1"/>
          <w:numId w:val="0"/>
        </w:numPr>
        <w:ind w:left="0" w:leftChars="0" w:firstLine="0" w:firstLineChars="0"/>
        <w:rPr>
          <w:ins w:id="3969" w:author="野草" w:date="2024-02-04T11:46:37Z"/>
          <w:rFonts w:hint="eastAsia"/>
          <w:highlight w:val="cyan"/>
          <w:lang w:val="en-US" w:eastAsia="zh-CN"/>
        </w:rPr>
        <w:pPrChange w:id="3968" w:author="野草" w:date="2024-02-03T10:49:26Z">
          <w:pPr>
            <w:numPr>
              <w:ilvl w:val="0"/>
              <w:numId w:val="4"/>
            </w:numPr>
            <w:ind w:left="420" w:leftChars="0" w:hanging="420" w:firstLineChars="0"/>
          </w:pPr>
        </w:pPrChange>
      </w:pPr>
      <w:ins w:id="3970" w:author="野草" w:date="2024-02-04T14:49:36Z">
        <w:r>
          <w:rPr>
            <w:rFonts w:hint="eastAsia"/>
            <w:highlight w:val="green"/>
            <w:lang w:val="en-US" w:eastAsia="zh-CN"/>
            <w:rPrChange w:id="3971" w:author="野草" w:date="2024-02-04T16:34:48Z">
              <w:rPr>
                <w:rFonts w:hint="eastAsia"/>
                <w:highlight w:val="cyan"/>
                <w:lang w:val="en-US" w:eastAsia="zh-CN"/>
              </w:rPr>
            </w:rPrChange>
          </w:rPr>
          <w:t>【</w:t>
        </w:r>
      </w:ins>
      <w:ins w:id="3972" w:author="野草" w:date="2024-02-04T16:45:56Z">
        <w:r>
          <w:rPr>
            <w:rFonts w:hint="eastAsia"/>
            <w:highlight w:val="green"/>
            <w:lang w:val="en-US" w:eastAsia="zh-CN"/>
          </w:rPr>
          <w:t>up</w:t>
        </w:r>
      </w:ins>
      <w:ins w:id="3973" w:author="野草" w:date="2024-02-04T16:14:21Z">
        <w:r>
          <w:rPr>
            <w:rFonts w:hint="eastAsia" w:ascii="Times New Roman" w:hAnsi="Times New Roman" w:eastAsiaTheme="minorEastAsia" w:cstheme="minorBidi"/>
            <w:i w:val="0"/>
            <w:iCs w:val="0"/>
            <w:caps w:val="0"/>
            <w:spacing w:val="0"/>
            <w:highlight w:val="green"/>
            <w:lang w:val="en-US" w:eastAsia="zh-CN"/>
          </w:rPr>
          <w:t xml:space="preserve">2024 </w:t>
        </w:r>
      </w:ins>
      <w:ins w:id="3974" w:author="野草" w:date="2024-02-04T16:14:21Z">
        <w:r>
          <w:rPr>
            <w:rFonts w:hint="eastAsia" w:cstheme="minorBidi"/>
            <w:i w:val="0"/>
            <w:iCs w:val="0"/>
            <w:caps w:val="0"/>
            <w:spacing w:val="0"/>
            <w:highlight w:val="green"/>
            <w:lang w:val="en-US" w:eastAsia="zh-CN"/>
          </w:rPr>
          <w:t xml:space="preserve">0204 </w:t>
        </w:r>
      </w:ins>
      <w:ins w:id="3975" w:author="野草" w:date="2024-02-04T20:59:45Z">
        <w:r>
          <w:rPr>
            <w:rFonts w:hint="eastAsia" w:cstheme="minorBidi"/>
            <w:i w:val="0"/>
            <w:iCs w:val="0"/>
            <w:caps w:val="0"/>
            <w:spacing w:val="0"/>
            <w:highlight w:val="green"/>
            <w:lang w:val="en-US" w:eastAsia="zh-CN"/>
          </w:rPr>
          <w:t>2</w:t>
        </w:r>
      </w:ins>
      <w:ins w:id="3976" w:author="野草" w:date="2024-02-04T20:59:55Z">
        <w:r>
          <w:rPr>
            <w:rFonts w:hint="eastAsia" w:cstheme="minorBidi"/>
            <w:i w:val="0"/>
            <w:iCs w:val="0"/>
            <w:caps w:val="0"/>
            <w:spacing w:val="0"/>
            <w:highlight w:val="green"/>
            <w:lang w:val="en-US" w:eastAsia="zh-CN"/>
          </w:rPr>
          <w:t>1</w:t>
        </w:r>
      </w:ins>
      <w:ins w:id="3977" w:author="野草" w:date="2024-02-04T16:14:21Z">
        <w:r>
          <w:rPr>
            <w:rFonts w:hint="eastAsia" w:cstheme="minorBidi"/>
            <w:i w:val="0"/>
            <w:iCs w:val="0"/>
            <w:caps w:val="0"/>
            <w:spacing w:val="0"/>
            <w:highlight w:val="green"/>
            <w:lang w:val="en-US" w:eastAsia="zh-CN"/>
          </w:rPr>
          <w:t>:</w:t>
        </w:r>
      </w:ins>
      <w:ins w:id="3978" w:author="野草" w:date="2024-02-04T21:22:36Z">
        <w:r>
          <w:rPr>
            <w:rFonts w:hint="eastAsia" w:cstheme="minorBidi"/>
            <w:i w:val="0"/>
            <w:iCs w:val="0"/>
            <w:caps w:val="0"/>
            <w:spacing w:val="0"/>
            <w:highlight w:val="green"/>
            <w:lang w:val="en-US" w:eastAsia="zh-CN"/>
          </w:rPr>
          <w:t>22</w:t>
        </w:r>
      </w:ins>
      <w:ins w:id="3979" w:author="野草" w:date="2024-02-04T14:49:36Z">
        <w:r>
          <w:rPr>
            <w:rFonts w:hint="eastAsia"/>
            <w:highlight w:val="green"/>
            <w:lang w:val="en-US" w:eastAsia="zh-CN"/>
            <w:rPrChange w:id="3980" w:author="野草" w:date="2024-02-04T16:34:48Z">
              <w:rPr>
                <w:rFonts w:hint="eastAsia"/>
                <w:highlight w:val="cyan"/>
                <w:lang w:val="en-US" w:eastAsia="zh-CN"/>
              </w:rPr>
            </w:rPrChange>
          </w:rPr>
          <w:t>】</w:t>
        </w:r>
      </w:ins>
    </w:p>
    <w:p>
      <w:pPr>
        <w:numPr>
          <w:ilvl w:val="-1"/>
          <w:numId w:val="0"/>
        </w:numPr>
        <w:ind w:left="0" w:leftChars="0" w:firstLine="0" w:firstLineChars="0"/>
        <w:rPr>
          <w:del w:id="3982" w:author="野草" w:date="2024-02-04T16:25:46Z"/>
          <w:rFonts w:hint="eastAsia"/>
          <w:highlight w:val="cyan"/>
          <w:lang w:val="en-US" w:eastAsia="zh-CN"/>
          <w:rPrChange w:id="3983" w:author="野草" w:date="2024-02-04T16:14:45Z">
            <w:rPr>
              <w:del w:id="3984" w:author="野草" w:date="2024-02-04T16:25:46Z"/>
              <w:rFonts w:hint="default"/>
              <w:highlight w:val="none"/>
              <w:lang w:val="en-US" w:eastAsia="zh-CN"/>
            </w:rPr>
          </w:rPrChange>
        </w:rPr>
        <w:pPrChange w:id="3981" w:author="野草" w:date="2024-02-03T10:49:26Z">
          <w:pPr>
            <w:numPr>
              <w:ilvl w:val="0"/>
              <w:numId w:val="4"/>
            </w:numPr>
            <w:ind w:left="420" w:leftChars="0" w:hanging="420" w:firstLineChars="0"/>
          </w:pPr>
        </w:pPrChange>
      </w:pPr>
      <w:ins w:id="3985" w:author="野草" w:date="2024-02-04T16:25:46Z">
        <w:r>
          <w:rPr>
            <w:rFonts w:hint="eastAsia"/>
            <w:highlight w:val="green"/>
            <w:lang w:val="en-US" w:eastAsia="zh-CN"/>
            <w:rPrChange w:id="3986" w:author="野草" w:date="2024-02-04T16:25:58Z">
              <w:rPr>
                <w:rFonts w:hint="eastAsia"/>
                <w:highlight w:val="cyan"/>
                <w:lang w:val="en-US" w:eastAsia="zh-CN"/>
              </w:rPr>
            </w:rPrChange>
          </w:rPr>
          <w:t>Some studies</w:t>
        </w:r>
      </w:ins>
      <w:ins w:id="3987" w:author="野草" w:date="2024-02-04T16:25:46Z">
        <w:r>
          <w:rPr>
            <w:rFonts w:hint="eastAsia"/>
            <w:highlight w:val="cyan"/>
            <w:lang w:val="en-US" w:eastAsia="zh-CN"/>
          </w:rPr>
          <w:t xml:space="preserve"> have explored </w:t>
        </w:r>
      </w:ins>
      <w:ins w:id="3988" w:author="野草" w:date="2024-02-04T16:25:46Z">
        <w:r>
          <w:rPr>
            <w:rFonts w:hint="eastAsia"/>
            <w:highlight w:val="green"/>
            <w:lang w:val="en-US" w:eastAsia="zh-CN"/>
            <w:rPrChange w:id="3989" w:author="野草" w:date="2024-02-04T16:26:01Z">
              <w:rPr>
                <w:rFonts w:hint="eastAsia"/>
                <w:highlight w:val="cyan"/>
                <w:lang w:val="en-US" w:eastAsia="zh-CN"/>
              </w:rPr>
            </w:rPrChange>
          </w:rPr>
          <w:t>the relationship</w:t>
        </w:r>
      </w:ins>
      <w:ins w:id="3990" w:author="野草" w:date="2024-02-04T16:25:46Z">
        <w:r>
          <w:rPr>
            <w:rFonts w:hint="eastAsia"/>
            <w:highlight w:val="cyan"/>
            <w:lang w:val="en-US" w:eastAsia="zh-CN"/>
          </w:rPr>
          <w:t xml:space="preserve"> between </w:t>
        </w:r>
      </w:ins>
      <w:ins w:id="3991" w:author="野草" w:date="2024-02-04T16:25:46Z">
        <w:r>
          <w:rPr>
            <w:rFonts w:hint="eastAsia"/>
            <w:highlight w:val="green"/>
            <w:lang w:val="en-US" w:eastAsia="zh-CN"/>
            <w:rPrChange w:id="3992" w:author="野草" w:date="2024-02-04T16:26:05Z">
              <w:rPr>
                <w:rFonts w:hint="eastAsia"/>
                <w:highlight w:val="cyan"/>
                <w:lang w:val="en-US" w:eastAsia="zh-CN"/>
              </w:rPr>
            </w:rPrChange>
          </w:rPr>
          <w:t>urban climate</w:t>
        </w:r>
      </w:ins>
      <w:ins w:id="3993" w:author="野草" w:date="2024-02-04T16:25:46Z">
        <w:r>
          <w:rPr>
            <w:rFonts w:hint="eastAsia"/>
            <w:highlight w:val="cyan"/>
            <w:lang w:val="en-US" w:eastAsia="zh-CN"/>
          </w:rPr>
          <w:t xml:space="preserve"> and topography (</w:t>
        </w:r>
      </w:ins>
      <w:ins w:id="3994" w:author="野草" w:date="2024-02-04T16:25:48Z">
        <w:r>
          <w:rPr>
            <w:rFonts w:hint="eastAsia"/>
            <w:highlight w:val="cyan"/>
            <w:lang w:val="en-US" w:eastAsia="zh-CN"/>
          </w:rPr>
          <w:t>O</w:t>
        </w:r>
      </w:ins>
      <w:ins w:id="3995" w:author="野草" w:date="2024-02-04T16:25:49Z">
        <w:r>
          <w:rPr>
            <w:rFonts w:hint="eastAsia"/>
            <w:highlight w:val="cyan"/>
            <w:lang w:val="en-US" w:eastAsia="zh-CN"/>
          </w:rPr>
          <w:t xml:space="preserve">ke </w:t>
        </w:r>
      </w:ins>
      <w:ins w:id="3996" w:author="野草" w:date="2024-02-04T16:25:50Z">
        <w:r>
          <w:rPr>
            <w:rFonts w:hint="eastAsia"/>
            <w:highlight w:val="cyan"/>
            <w:lang w:val="en-US" w:eastAsia="zh-CN"/>
          </w:rPr>
          <w:t>et al.</w:t>
        </w:r>
      </w:ins>
      <w:ins w:id="3997" w:author="野草" w:date="2024-02-04T16:25:51Z">
        <w:r>
          <w:rPr>
            <w:rFonts w:hint="eastAsia"/>
            <w:highlight w:val="cyan"/>
            <w:lang w:val="en-US" w:eastAsia="zh-CN"/>
          </w:rPr>
          <w:t>, 201</w:t>
        </w:r>
      </w:ins>
      <w:ins w:id="3998" w:author="野草" w:date="2024-02-04T16:25:52Z">
        <w:r>
          <w:rPr>
            <w:rFonts w:hint="eastAsia"/>
            <w:highlight w:val="cyan"/>
            <w:lang w:val="en-US" w:eastAsia="zh-CN"/>
          </w:rPr>
          <w:t xml:space="preserve">7; </w:t>
        </w:r>
      </w:ins>
      <w:ins w:id="3999" w:author="野草" w:date="2024-02-04T16:25:46Z">
        <w:r>
          <w:rPr>
            <w:rFonts w:hint="eastAsia"/>
            <w:highlight w:val="cyan"/>
            <w:lang w:val="en-US" w:eastAsia="zh-CN"/>
          </w:rPr>
          <w:t xml:space="preserve">Liao et al., 2022; Mo et al., 2024). However, the role of </w:t>
        </w:r>
      </w:ins>
      <w:ins w:id="4000" w:author="野草" w:date="2024-02-04T16:25:46Z">
        <w:r>
          <w:rPr>
            <w:rFonts w:hint="eastAsia"/>
            <w:highlight w:val="green"/>
            <w:lang w:val="en-US" w:eastAsia="zh-CN"/>
            <w:rPrChange w:id="4001" w:author="野草" w:date="2024-02-04T16:26:11Z">
              <w:rPr>
                <w:rFonts w:hint="eastAsia"/>
                <w:highlight w:val="cyan"/>
                <w:lang w:val="en-US" w:eastAsia="zh-CN"/>
              </w:rPr>
            </w:rPrChange>
          </w:rPr>
          <w:t>topography</w:t>
        </w:r>
      </w:ins>
      <w:ins w:id="4002" w:author="野草" w:date="2024-02-04T16:25:46Z">
        <w:r>
          <w:rPr>
            <w:rFonts w:hint="eastAsia"/>
            <w:highlight w:val="cyan"/>
            <w:lang w:val="en-US" w:eastAsia="zh-CN"/>
          </w:rPr>
          <w:t xml:space="preserve"> in </w:t>
        </w:r>
      </w:ins>
      <w:ins w:id="4003" w:author="野草" w:date="2024-02-04T16:26:16Z">
        <w:r>
          <w:rPr>
            <w:rFonts w:hint="eastAsia"/>
            <w:highlight w:val="cyan"/>
            <w:lang w:val="en-US" w:eastAsia="zh-CN"/>
          </w:rPr>
          <w:t>a</w:t>
        </w:r>
      </w:ins>
      <w:ins w:id="4004" w:author="野草" w:date="2024-02-04T16:26:17Z">
        <w:r>
          <w:rPr>
            <w:rFonts w:hint="eastAsia"/>
            <w:highlight w:val="cyan"/>
            <w:lang w:val="en-US" w:eastAsia="zh-CN"/>
          </w:rPr>
          <w:t>ffect</w:t>
        </w:r>
      </w:ins>
      <w:ins w:id="4005" w:author="野草" w:date="2024-02-04T16:26:18Z">
        <w:r>
          <w:rPr>
            <w:rFonts w:hint="eastAsia"/>
            <w:highlight w:val="cyan"/>
            <w:lang w:val="en-US" w:eastAsia="zh-CN"/>
          </w:rPr>
          <w:t xml:space="preserve">ing </w:t>
        </w:r>
      </w:ins>
      <w:ins w:id="4006" w:author="野草" w:date="2024-02-04T16:25:46Z">
        <w:r>
          <w:rPr>
            <w:rFonts w:hint="eastAsia"/>
            <w:highlight w:val="green"/>
            <w:lang w:val="en-US" w:eastAsia="zh-CN"/>
            <w:rPrChange w:id="4007" w:author="野草" w:date="2024-02-04T16:26:14Z">
              <w:rPr>
                <w:rFonts w:hint="eastAsia"/>
                <w:highlight w:val="cyan"/>
                <w:lang w:val="en-US" w:eastAsia="zh-CN"/>
              </w:rPr>
            </w:rPrChange>
          </w:rPr>
          <w:t>water cooling</w:t>
        </w:r>
      </w:ins>
      <w:ins w:id="4008" w:author="野草" w:date="2024-02-04T16:25:46Z">
        <w:r>
          <w:rPr>
            <w:rFonts w:hint="eastAsia"/>
            <w:highlight w:val="cyan"/>
            <w:lang w:val="en-US" w:eastAsia="zh-CN"/>
          </w:rPr>
          <w:t xml:space="preserve"> remains </w:t>
        </w:r>
      </w:ins>
      <w:ins w:id="4009" w:author="野草" w:date="2024-02-04T16:25:46Z">
        <w:r>
          <w:rPr>
            <w:rFonts w:hint="eastAsia"/>
            <w:highlight w:val="green"/>
            <w:lang w:val="en-US" w:eastAsia="zh-CN"/>
            <w:rPrChange w:id="4010" w:author="野草" w:date="2024-02-04T16:26:24Z">
              <w:rPr>
                <w:rFonts w:hint="eastAsia"/>
                <w:highlight w:val="cyan"/>
                <w:lang w:val="en-US" w:eastAsia="zh-CN"/>
              </w:rPr>
            </w:rPrChange>
          </w:rPr>
          <w:t>inadequately understood</w:t>
        </w:r>
      </w:ins>
      <w:ins w:id="4011" w:author="野草" w:date="2024-02-04T16:25:46Z">
        <w:r>
          <w:rPr>
            <w:rFonts w:hint="eastAsia"/>
            <w:highlight w:val="cyan"/>
            <w:lang w:val="en-US" w:eastAsia="zh-CN"/>
          </w:rPr>
          <w:t xml:space="preserve">. This study revealed that </w:t>
        </w:r>
      </w:ins>
      <w:ins w:id="4012" w:author="野草" w:date="2024-02-04T16:25:46Z">
        <w:r>
          <w:rPr>
            <w:rFonts w:hint="eastAsia"/>
            <w:highlight w:val="green"/>
            <w:lang w:val="en-US" w:eastAsia="zh-CN"/>
            <w:rPrChange w:id="4013" w:author="野草" w:date="2024-02-04T16:26:28Z">
              <w:rPr>
                <w:rFonts w:hint="eastAsia"/>
                <w:highlight w:val="cyan"/>
                <w:lang w:val="en-US" w:eastAsia="zh-CN"/>
              </w:rPr>
            </w:rPrChange>
          </w:rPr>
          <w:t>topography exerted</w:t>
        </w:r>
      </w:ins>
      <w:ins w:id="4014" w:author="野草" w:date="2024-02-04T16:25:46Z">
        <w:r>
          <w:rPr>
            <w:rFonts w:hint="eastAsia"/>
            <w:highlight w:val="cyan"/>
            <w:lang w:val="en-US" w:eastAsia="zh-CN"/>
          </w:rPr>
          <w:t xml:space="preserve"> a </w:t>
        </w:r>
      </w:ins>
      <w:ins w:id="4015" w:author="野草" w:date="2024-02-04T16:25:46Z">
        <w:r>
          <w:rPr>
            <w:rFonts w:hint="eastAsia"/>
            <w:highlight w:val="green"/>
            <w:lang w:val="en-US" w:eastAsia="zh-CN"/>
            <w:rPrChange w:id="4016" w:author="野草" w:date="2024-02-04T16:26:30Z">
              <w:rPr>
                <w:rFonts w:hint="eastAsia"/>
                <w:highlight w:val="cyan"/>
                <w:lang w:val="en-US" w:eastAsia="zh-CN"/>
              </w:rPr>
            </w:rPrChange>
          </w:rPr>
          <w:t>significant influence</w:t>
        </w:r>
      </w:ins>
      <w:ins w:id="4017" w:author="野草" w:date="2024-02-04T16:25:46Z">
        <w:r>
          <w:rPr>
            <w:rFonts w:hint="eastAsia"/>
            <w:highlight w:val="cyan"/>
            <w:lang w:val="en-US" w:eastAsia="zh-CN"/>
          </w:rPr>
          <w:t xml:space="preserve"> on the </w:t>
        </w:r>
      </w:ins>
      <w:ins w:id="4018" w:author="野草" w:date="2024-02-04T16:25:46Z">
        <w:r>
          <w:rPr>
            <w:rFonts w:hint="eastAsia"/>
            <w:highlight w:val="green"/>
            <w:lang w:val="en-US" w:eastAsia="zh-CN"/>
            <w:rPrChange w:id="4019" w:author="野草" w:date="2024-02-04T16:26:35Z">
              <w:rPr>
                <w:rFonts w:hint="eastAsia"/>
                <w:highlight w:val="cyan"/>
                <w:lang w:val="en-US" w:eastAsia="zh-CN"/>
              </w:rPr>
            </w:rPrChange>
          </w:rPr>
          <w:t>cooling effects of rivers</w:t>
        </w:r>
      </w:ins>
      <w:ins w:id="4020" w:author="野草" w:date="2024-02-04T16:25:46Z">
        <w:r>
          <w:rPr>
            <w:rFonts w:hint="eastAsia"/>
            <w:highlight w:val="cyan"/>
            <w:lang w:val="en-US" w:eastAsia="zh-CN"/>
          </w:rPr>
          <w:t xml:space="preserve">, surpassing </w:t>
        </w:r>
      </w:ins>
      <w:ins w:id="4021" w:author="野草" w:date="2024-02-04T16:25:46Z">
        <w:r>
          <w:rPr>
            <w:rFonts w:hint="eastAsia"/>
            <w:highlight w:val="green"/>
            <w:lang w:val="en-US" w:eastAsia="zh-CN"/>
            <w:rPrChange w:id="4022" w:author="野草" w:date="2024-02-04T16:26:41Z">
              <w:rPr>
                <w:rFonts w:hint="eastAsia"/>
                <w:highlight w:val="cyan"/>
                <w:lang w:val="en-US" w:eastAsia="zh-CN"/>
              </w:rPr>
            </w:rPrChange>
          </w:rPr>
          <w:t>the impact of</w:t>
        </w:r>
      </w:ins>
      <w:ins w:id="4023" w:author="野草" w:date="2024-02-04T16:25:46Z">
        <w:r>
          <w:rPr>
            <w:rFonts w:hint="eastAsia"/>
            <w:highlight w:val="cyan"/>
            <w:lang w:val="en-US" w:eastAsia="zh-CN"/>
          </w:rPr>
          <w:t xml:space="preserve"> land use and 3D building </w:t>
        </w:r>
      </w:ins>
      <w:ins w:id="4024" w:author="野草" w:date="2024-02-04T16:25:46Z">
        <w:r>
          <w:rPr>
            <w:rFonts w:hint="eastAsia"/>
            <w:highlight w:val="green"/>
            <w:lang w:val="en-US" w:eastAsia="zh-CN"/>
            <w:rPrChange w:id="4025" w:author="野草" w:date="2024-02-04T16:26:45Z">
              <w:rPr>
                <w:rFonts w:hint="eastAsia"/>
                <w:highlight w:val="cyan"/>
                <w:lang w:val="en-US" w:eastAsia="zh-CN"/>
              </w:rPr>
            </w:rPrChange>
          </w:rPr>
          <w:t>characteristics</w:t>
        </w:r>
      </w:ins>
      <w:ins w:id="4026" w:author="野草" w:date="2024-02-04T16:25:46Z">
        <w:r>
          <w:rPr>
            <w:rFonts w:hint="eastAsia"/>
            <w:highlight w:val="cyan"/>
            <w:lang w:val="en-US" w:eastAsia="zh-CN"/>
          </w:rPr>
          <w:t xml:space="preserve">. </w:t>
        </w:r>
      </w:ins>
      <w:ins w:id="4027" w:author="野草" w:date="2024-02-04T16:27:03Z">
        <w:r>
          <w:rPr>
            <w:rFonts w:hint="eastAsia"/>
            <w:highlight w:val="cyan"/>
            <w:lang w:val="en-US" w:eastAsia="zh-CN"/>
          </w:rPr>
          <w:t>Th</w:t>
        </w:r>
      </w:ins>
      <w:ins w:id="4028" w:author="野草" w:date="2024-02-04T16:27:04Z">
        <w:r>
          <w:rPr>
            <w:rFonts w:hint="eastAsia"/>
            <w:highlight w:val="cyan"/>
            <w:lang w:val="en-US" w:eastAsia="zh-CN"/>
          </w:rPr>
          <w:t xml:space="preserve">is </w:t>
        </w:r>
      </w:ins>
      <w:ins w:id="4029" w:author="野草" w:date="2024-02-04T16:27:04Z">
        <w:r>
          <w:rPr>
            <w:rFonts w:hint="eastAsia"/>
            <w:highlight w:val="green"/>
            <w:lang w:val="en-US" w:eastAsia="zh-CN"/>
            <w:rPrChange w:id="4030" w:author="野草" w:date="2024-02-04T16:27:20Z">
              <w:rPr>
                <w:rFonts w:hint="eastAsia"/>
                <w:highlight w:val="cyan"/>
                <w:lang w:val="en-US" w:eastAsia="zh-CN"/>
              </w:rPr>
            </w:rPrChange>
          </w:rPr>
          <w:t xml:space="preserve">is </w:t>
        </w:r>
      </w:ins>
      <w:ins w:id="4031" w:author="野草" w:date="2024-02-04T16:27:05Z">
        <w:r>
          <w:rPr>
            <w:rFonts w:hint="eastAsia"/>
            <w:highlight w:val="green"/>
            <w:lang w:val="en-US" w:eastAsia="zh-CN"/>
            <w:rPrChange w:id="4032" w:author="野草" w:date="2024-02-04T16:27:20Z">
              <w:rPr>
                <w:rFonts w:hint="eastAsia"/>
                <w:highlight w:val="cyan"/>
                <w:lang w:val="en-US" w:eastAsia="zh-CN"/>
              </w:rPr>
            </w:rPrChange>
          </w:rPr>
          <w:t>reason</w:t>
        </w:r>
      </w:ins>
      <w:ins w:id="4033" w:author="野草" w:date="2024-02-04T16:27:06Z">
        <w:r>
          <w:rPr>
            <w:rFonts w:hint="eastAsia"/>
            <w:highlight w:val="green"/>
            <w:lang w:val="en-US" w:eastAsia="zh-CN"/>
            <w:rPrChange w:id="4034" w:author="野草" w:date="2024-02-04T16:27:20Z">
              <w:rPr>
                <w:rFonts w:hint="eastAsia"/>
                <w:highlight w:val="cyan"/>
                <w:lang w:val="en-US" w:eastAsia="zh-CN"/>
              </w:rPr>
            </w:rPrChange>
          </w:rPr>
          <w:t>able</w:t>
        </w:r>
      </w:ins>
      <w:ins w:id="4035" w:author="野草" w:date="2024-02-04T16:27:07Z">
        <w:r>
          <w:rPr>
            <w:rFonts w:hint="eastAsia"/>
            <w:highlight w:val="cyan"/>
            <w:lang w:val="en-US" w:eastAsia="zh-CN"/>
          </w:rPr>
          <w:t xml:space="preserve"> as </w:t>
        </w:r>
      </w:ins>
      <w:ins w:id="4036" w:author="野草" w:date="2024-02-04T16:25:46Z">
        <w:r>
          <w:rPr>
            <w:rFonts w:hint="eastAsia"/>
            <w:highlight w:val="cyan"/>
            <w:lang w:val="en-US" w:eastAsia="zh-CN"/>
          </w:rPr>
          <w:t xml:space="preserve">rivers </w:t>
        </w:r>
      </w:ins>
      <w:ins w:id="4037" w:author="野草" w:date="2024-02-04T16:25:46Z">
        <w:r>
          <w:rPr>
            <w:rFonts w:hint="eastAsia"/>
            <w:highlight w:val="green"/>
            <w:lang w:val="en-US" w:eastAsia="zh-CN"/>
            <w:rPrChange w:id="4038" w:author="野草" w:date="2024-02-04T16:27:23Z">
              <w:rPr>
                <w:rFonts w:hint="eastAsia"/>
                <w:highlight w:val="cyan"/>
                <w:lang w:val="en-US" w:eastAsia="zh-CN"/>
              </w:rPr>
            </w:rPrChange>
          </w:rPr>
          <w:t>significantly shape</w:t>
        </w:r>
      </w:ins>
      <w:ins w:id="4039" w:author="野草" w:date="2024-02-04T16:25:46Z">
        <w:r>
          <w:rPr>
            <w:rFonts w:hint="eastAsia"/>
            <w:highlight w:val="cyan"/>
            <w:lang w:val="en-US" w:eastAsia="zh-CN"/>
          </w:rPr>
          <w:t xml:space="preserve"> the </w:t>
        </w:r>
      </w:ins>
      <w:ins w:id="4040" w:author="野草" w:date="2024-02-04T16:25:46Z">
        <w:r>
          <w:rPr>
            <w:rFonts w:hint="eastAsia"/>
            <w:highlight w:val="green"/>
            <w:lang w:val="en-US" w:eastAsia="zh-CN"/>
            <w:rPrChange w:id="4041" w:author="野草" w:date="2024-02-04T16:27:26Z">
              <w:rPr>
                <w:rFonts w:hint="eastAsia"/>
                <w:highlight w:val="cyan"/>
                <w:lang w:val="en-US" w:eastAsia="zh-CN"/>
              </w:rPr>
            </w:rPrChange>
          </w:rPr>
          <w:t>thermal environment</w:t>
        </w:r>
      </w:ins>
      <w:ins w:id="4042" w:author="野草" w:date="2024-02-04T16:25:46Z">
        <w:r>
          <w:rPr>
            <w:rFonts w:hint="eastAsia"/>
            <w:highlight w:val="cyan"/>
            <w:lang w:val="en-US" w:eastAsia="zh-CN"/>
          </w:rPr>
          <w:t xml:space="preserve"> of </w:t>
        </w:r>
      </w:ins>
      <w:ins w:id="4043" w:author="野草" w:date="2024-02-04T16:25:46Z">
        <w:r>
          <w:rPr>
            <w:rFonts w:hint="eastAsia"/>
            <w:highlight w:val="green"/>
            <w:lang w:val="en-US" w:eastAsia="zh-CN"/>
            <w:rPrChange w:id="4044" w:author="野草" w:date="2024-02-04T16:27:29Z">
              <w:rPr>
                <w:rFonts w:hint="eastAsia"/>
                <w:highlight w:val="cyan"/>
                <w:lang w:val="en-US" w:eastAsia="zh-CN"/>
              </w:rPr>
            </w:rPrChange>
          </w:rPr>
          <w:t>their surroundings</w:t>
        </w:r>
      </w:ins>
      <w:ins w:id="4045" w:author="野草" w:date="2024-02-04T16:25:46Z">
        <w:r>
          <w:rPr>
            <w:rFonts w:hint="eastAsia"/>
            <w:highlight w:val="cyan"/>
            <w:lang w:val="en-US" w:eastAsia="zh-CN"/>
          </w:rPr>
          <w:t xml:space="preserve"> through the </w:t>
        </w:r>
      </w:ins>
      <w:ins w:id="4046" w:author="野草" w:date="2024-02-04T16:25:46Z">
        <w:r>
          <w:rPr>
            <w:rFonts w:hint="eastAsia"/>
            <w:highlight w:val="green"/>
            <w:lang w:val="en-US" w:eastAsia="zh-CN"/>
            <w:rPrChange w:id="4047" w:author="野草" w:date="2024-02-04T16:27:32Z">
              <w:rPr>
                <w:rFonts w:hint="eastAsia"/>
                <w:highlight w:val="cyan"/>
                <w:lang w:val="en-US" w:eastAsia="zh-CN"/>
              </w:rPr>
            </w:rPrChange>
          </w:rPr>
          <w:t>modulation of inland airflow</w:t>
        </w:r>
      </w:ins>
      <w:ins w:id="4048" w:author="野草" w:date="2024-02-04T16:25:46Z">
        <w:r>
          <w:rPr>
            <w:rFonts w:hint="eastAsia"/>
            <w:highlight w:val="cyan"/>
            <w:lang w:val="en-US" w:eastAsia="zh-CN"/>
          </w:rPr>
          <w:t xml:space="preserve">. The </w:t>
        </w:r>
      </w:ins>
      <w:ins w:id="4049" w:author="野草" w:date="2024-02-04T16:25:46Z">
        <w:r>
          <w:rPr>
            <w:rFonts w:hint="eastAsia"/>
            <w:highlight w:val="green"/>
            <w:lang w:val="en-US" w:eastAsia="zh-CN"/>
            <w:rPrChange w:id="4050" w:author="野草" w:date="2024-02-04T16:27:36Z">
              <w:rPr>
                <w:rFonts w:hint="eastAsia"/>
                <w:highlight w:val="cyan"/>
                <w:lang w:val="en-US" w:eastAsia="zh-CN"/>
              </w:rPr>
            </w:rPrChange>
          </w:rPr>
          <w:t>irregularity of terrain</w:t>
        </w:r>
      </w:ins>
      <w:ins w:id="4051" w:author="野草" w:date="2024-02-04T16:25:46Z">
        <w:r>
          <w:rPr>
            <w:rFonts w:hint="eastAsia"/>
            <w:highlight w:val="cyan"/>
            <w:lang w:val="en-US" w:eastAsia="zh-CN"/>
          </w:rPr>
          <w:t xml:space="preserve"> can alter </w:t>
        </w:r>
      </w:ins>
      <w:ins w:id="4052" w:author="野草" w:date="2024-02-04T16:28:09Z">
        <w:r>
          <w:rPr>
            <w:rFonts w:hint="eastAsia"/>
            <w:highlight w:val="cyan"/>
            <w:lang w:val="en-US" w:eastAsia="zh-CN"/>
          </w:rPr>
          <w:t xml:space="preserve">the </w:t>
        </w:r>
      </w:ins>
      <w:ins w:id="4053" w:author="野草" w:date="2024-02-04T16:25:46Z">
        <w:r>
          <w:rPr>
            <w:rFonts w:hint="eastAsia"/>
            <w:highlight w:val="green"/>
            <w:lang w:val="en-US" w:eastAsia="zh-CN"/>
            <w:rPrChange w:id="4054" w:author="野草" w:date="2024-02-04T16:28:14Z">
              <w:rPr>
                <w:rFonts w:hint="eastAsia"/>
                <w:highlight w:val="cyan"/>
                <w:lang w:val="en-US" w:eastAsia="zh-CN"/>
              </w:rPr>
            </w:rPrChange>
          </w:rPr>
          <w:t>direction and intensity</w:t>
        </w:r>
      </w:ins>
      <w:ins w:id="4055" w:author="野草" w:date="2024-02-04T16:27:59Z">
        <w:r>
          <w:rPr>
            <w:rFonts w:hint="eastAsia"/>
            <w:highlight w:val="cyan"/>
            <w:lang w:val="en-US" w:eastAsia="zh-CN"/>
          </w:rPr>
          <w:t xml:space="preserve"> </w:t>
        </w:r>
      </w:ins>
      <w:ins w:id="4056" w:author="野草" w:date="2024-02-04T16:28:00Z">
        <w:r>
          <w:rPr>
            <w:rFonts w:hint="eastAsia"/>
            <w:highlight w:val="cyan"/>
            <w:lang w:val="en-US" w:eastAsia="zh-CN"/>
          </w:rPr>
          <w:t xml:space="preserve">of </w:t>
        </w:r>
      </w:ins>
      <w:ins w:id="4057" w:author="野草" w:date="2024-02-04T16:28:01Z">
        <w:r>
          <w:rPr>
            <w:rFonts w:hint="eastAsia"/>
            <w:highlight w:val="cyan"/>
            <w:lang w:val="en-US" w:eastAsia="zh-CN"/>
          </w:rPr>
          <w:t>airflow</w:t>
        </w:r>
      </w:ins>
      <w:ins w:id="4058" w:author="野草" w:date="2024-02-04T16:25:46Z">
        <w:r>
          <w:rPr>
            <w:rFonts w:hint="eastAsia"/>
            <w:highlight w:val="cyan"/>
            <w:lang w:val="en-US" w:eastAsia="zh-CN"/>
          </w:rPr>
          <w:t xml:space="preserve">, thus influencing </w:t>
        </w:r>
      </w:ins>
      <w:ins w:id="4059" w:author="野草" w:date="2024-02-04T16:25:46Z">
        <w:r>
          <w:rPr>
            <w:rFonts w:hint="eastAsia"/>
            <w:highlight w:val="green"/>
            <w:lang w:val="en-US" w:eastAsia="zh-CN"/>
            <w:rPrChange w:id="4060" w:author="野草" w:date="2024-02-04T16:28:18Z">
              <w:rPr>
                <w:rFonts w:hint="eastAsia"/>
                <w:highlight w:val="cyan"/>
                <w:lang w:val="en-US" w:eastAsia="zh-CN"/>
              </w:rPr>
            </w:rPrChange>
          </w:rPr>
          <w:t xml:space="preserve">the spatial </w:t>
        </w:r>
      </w:ins>
      <w:ins w:id="4061" w:author="野草" w:date="2024-02-04T16:28:27Z">
        <w:r>
          <w:rPr>
            <w:rFonts w:hint="eastAsia"/>
            <w:highlight w:val="green"/>
            <w:lang w:val="en-US" w:eastAsia="zh-CN"/>
          </w:rPr>
          <w:t>patte</w:t>
        </w:r>
      </w:ins>
      <w:ins w:id="4062" w:author="野草" w:date="2024-02-04T16:28:28Z">
        <w:r>
          <w:rPr>
            <w:rFonts w:hint="eastAsia"/>
            <w:highlight w:val="green"/>
            <w:lang w:val="en-US" w:eastAsia="zh-CN"/>
          </w:rPr>
          <w:t>rn</w:t>
        </w:r>
      </w:ins>
      <w:ins w:id="4063" w:author="野草" w:date="2024-02-04T16:25:46Z">
        <w:r>
          <w:rPr>
            <w:rFonts w:hint="eastAsia"/>
            <w:highlight w:val="cyan"/>
            <w:lang w:val="en-US" w:eastAsia="zh-CN"/>
          </w:rPr>
          <w:t xml:space="preserve"> of </w:t>
        </w:r>
      </w:ins>
      <w:ins w:id="4064" w:author="野草" w:date="2024-02-04T16:25:46Z">
        <w:r>
          <w:rPr>
            <w:rFonts w:hint="eastAsia"/>
            <w:highlight w:val="green"/>
            <w:lang w:val="en-US" w:eastAsia="zh-CN"/>
            <w:rPrChange w:id="4065" w:author="野草" w:date="2024-02-04T16:28:22Z">
              <w:rPr>
                <w:rFonts w:hint="eastAsia"/>
                <w:highlight w:val="cyan"/>
                <w:lang w:val="en-US" w:eastAsia="zh-CN"/>
              </w:rPr>
            </w:rPrChange>
          </w:rPr>
          <w:t>the thermal environment</w:t>
        </w:r>
      </w:ins>
      <w:ins w:id="4066" w:author="野草" w:date="2024-02-04T16:25:46Z">
        <w:r>
          <w:rPr>
            <w:rFonts w:hint="eastAsia"/>
            <w:highlight w:val="cyan"/>
            <w:lang w:val="en-US" w:eastAsia="zh-CN"/>
          </w:rPr>
          <w:t xml:space="preserve">. </w:t>
        </w:r>
      </w:ins>
      <w:ins w:id="4067" w:author="野草" w:date="2024-02-04T16:25:46Z">
        <w:r>
          <w:rPr>
            <w:rFonts w:hint="eastAsia"/>
            <w:highlight w:val="green"/>
            <w:lang w:val="en-US" w:eastAsia="zh-CN"/>
            <w:rPrChange w:id="4068" w:author="野草" w:date="2024-02-04T16:28:37Z">
              <w:rPr>
                <w:rFonts w:hint="eastAsia"/>
                <w:highlight w:val="cyan"/>
                <w:lang w:val="en-US" w:eastAsia="zh-CN"/>
              </w:rPr>
            </w:rPrChange>
          </w:rPr>
          <w:t>Steeper terrain</w:t>
        </w:r>
      </w:ins>
      <w:ins w:id="4069" w:author="野草" w:date="2024-02-04T16:25:46Z">
        <w:r>
          <w:rPr>
            <w:rFonts w:hint="eastAsia"/>
            <w:highlight w:val="cyan"/>
            <w:lang w:val="en-US" w:eastAsia="zh-CN"/>
          </w:rPr>
          <w:t xml:space="preserve"> hinders the </w:t>
        </w:r>
      </w:ins>
      <w:ins w:id="4070" w:author="野草" w:date="2024-02-04T16:25:46Z">
        <w:r>
          <w:rPr>
            <w:rFonts w:hint="eastAsia"/>
            <w:highlight w:val="green"/>
            <w:lang w:val="en-US" w:eastAsia="zh-CN"/>
            <w:rPrChange w:id="4071" w:author="野草" w:date="2024-02-04T16:28:41Z">
              <w:rPr>
                <w:rFonts w:hint="eastAsia"/>
                <w:highlight w:val="cyan"/>
                <w:lang w:val="en-US" w:eastAsia="zh-CN"/>
              </w:rPr>
            </w:rPrChange>
          </w:rPr>
          <w:t>inland penetration</w:t>
        </w:r>
      </w:ins>
      <w:ins w:id="4072" w:author="野草" w:date="2024-02-04T16:25:46Z">
        <w:r>
          <w:rPr>
            <w:rFonts w:hint="eastAsia"/>
            <w:highlight w:val="cyan"/>
            <w:lang w:val="en-US" w:eastAsia="zh-CN"/>
          </w:rPr>
          <w:t xml:space="preserve"> of </w:t>
        </w:r>
      </w:ins>
      <w:ins w:id="4073" w:author="野草" w:date="2024-02-04T16:25:46Z">
        <w:r>
          <w:rPr>
            <w:rFonts w:hint="eastAsia"/>
            <w:highlight w:val="green"/>
            <w:lang w:val="en-US" w:eastAsia="zh-CN"/>
            <w:rPrChange w:id="4074" w:author="野草" w:date="2024-02-04T16:28:45Z">
              <w:rPr>
                <w:rFonts w:hint="eastAsia"/>
                <w:highlight w:val="cyan"/>
                <w:lang w:val="en-US" w:eastAsia="zh-CN"/>
              </w:rPr>
            </w:rPrChange>
          </w:rPr>
          <w:t>water cooling effects</w:t>
        </w:r>
      </w:ins>
      <w:ins w:id="4075" w:author="野草" w:date="2024-02-04T16:25:46Z">
        <w:r>
          <w:rPr>
            <w:rFonts w:hint="eastAsia"/>
            <w:highlight w:val="cyan"/>
            <w:lang w:val="en-US" w:eastAsia="zh-CN"/>
          </w:rPr>
          <w:t xml:space="preserve">, leading to a </w:t>
        </w:r>
      </w:ins>
      <w:ins w:id="4076" w:author="野草" w:date="2024-02-04T16:25:46Z">
        <w:r>
          <w:rPr>
            <w:rFonts w:hint="eastAsia"/>
            <w:highlight w:val="green"/>
            <w:lang w:val="en-US" w:eastAsia="zh-CN"/>
            <w:rPrChange w:id="4077" w:author="野草" w:date="2024-02-04T16:28:54Z">
              <w:rPr>
                <w:rFonts w:hint="eastAsia"/>
                <w:highlight w:val="cyan"/>
                <w:lang w:val="en-US" w:eastAsia="zh-CN"/>
              </w:rPr>
            </w:rPrChange>
          </w:rPr>
          <w:t>reduction</w:t>
        </w:r>
      </w:ins>
      <w:ins w:id="4078" w:author="野草" w:date="2024-02-04T16:25:46Z">
        <w:r>
          <w:rPr>
            <w:rFonts w:hint="eastAsia"/>
            <w:highlight w:val="cyan"/>
            <w:lang w:val="en-US" w:eastAsia="zh-CN"/>
          </w:rPr>
          <w:t xml:space="preserve"> in </w:t>
        </w:r>
      </w:ins>
      <w:ins w:id="4079" w:author="野草" w:date="2024-02-04T16:25:46Z">
        <w:r>
          <w:rPr>
            <w:rFonts w:hint="eastAsia"/>
            <w:highlight w:val="green"/>
            <w:lang w:val="en-US" w:eastAsia="zh-CN"/>
            <w:rPrChange w:id="4080" w:author="野草" w:date="2024-02-04T16:28:56Z">
              <w:rPr>
                <w:rFonts w:hint="eastAsia"/>
                <w:highlight w:val="cyan"/>
                <w:lang w:val="en-US" w:eastAsia="zh-CN"/>
              </w:rPr>
            </w:rPrChange>
          </w:rPr>
          <w:t>cooling intensity</w:t>
        </w:r>
      </w:ins>
      <w:ins w:id="4081" w:author="野草" w:date="2024-02-04T16:25:46Z">
        <w:r>
          <w:rPr>
            <w:rFonts w:hint="eastAsia"/>
            <w:highlight w:val="cyan"/>
            <w:lang w:val="en-US" w:eastAsia="zh-CN"/>
          </w:rPr>
          <w:t xml:space="preserve">. Additionally, </w:t>
        </w:r>
      </w:ins>
      <w:ins w:id="4082" w:author="野草" w:date="2024-02-04T16:25:46Z">
        <w:r>
          <w:rPr>
            <w:rFonts w:hint="eastAsia"/>
            <w:highlight w:val="green"/>
            <w:lang w:val="en-US" w:eastAsia="zh-CN"/>
            <w:rPrChange w:id="4083" w:author="野草" w:date="2024-02-04T16:29:10Z">
              <w:rPr>
                <w:rFonts w:hint="eastAsia"/>
                <w:highlight w:val="cyan"/>
                <w:lang w:val="en-US" w:eastAsia="zh-CN"/>
              </w:rPr>
            </w:rPrChange>
          </w:rPr>
          <w:t>this study identified</w:t>
        </w:r>
      </w:ins>
      <w:ins w:id="4084" w:author="野草" w:date="2024-02-04T16:25:46Z">
        <w:r>
          <w:rPr>
            <w:rFonts w:hint="eastAsia"/>
            <w:highlight w:val="cyan"/>
            <w:lang w:val="en-US" w:eastAsia="zh-CN"/>
          </w:rPr>
          <w:t xml:space="preserve"> a </w:t>
        </w:r>
      </w:ins>
      <w:ins w:id="4085" w:author="野草" w:date="2024-02-04T16:25:46Z">
        <w:r>
          <w:rPr>
            <w:rFonts w:hint="eastAsia"/>
            <w:highlight w:val="green"/>
            <w:lang w:val="en-US" w:eastAsia="zh-CN"/>
            <w:rPrChange w:id="4086" w:author="野草" w:date="2024-02-04T16:29:13Z">
              <w:rPr>
                <w:rFonts w:hint="eastAsia"/>
                <w:highlight w:val="cyan"/>
                <w:lang w:val="en-US" w:eastAsia="zh-CN"/>
              </w:rPr>
            </w:rPrChange>
          </w:rPr>
          <w:t>positive correlation</w:t>
        </w:r>
      </w:ins>
      <w:ins w:id="4087" w:author="野草" w:date="2024-02-04T16:25:46Z">
        <w:r>
          <w:rPr>
            <w:rFonts w:hint="eastAsia"/>
            <w:highlight w:val="cyan"/>
            <w:lang w:val="en-US" w:eastAsia="zh-CN"/>
          </w:rPr>
          <w:t xml:space="preserve"> between </w:t>
        </w:r>
      </w:ins>
      <w:ins w:id="4088" w:author="野草" w:date="2024-02-04T21:22:11Z">
        <w:r>
          <w:rPr>
            <w:rFonts w:hint="eastAsia"/>
            <w:highlight w:val="green"/>
            <w:lang w:val="en-US" w:eastAsia="zh-CN"/>
          </w:rPr>
          <w:t>e</w:t>
        </w:r>
      </w:ins>
      <w:ins w:id="4089" w:author="野草" w:date="2024-02-04T21:22:12Z">
        <w:r>
          <w:rPr>
            <w:rFonts w:hint="eastAsia"/>
            <w:highlight w:val="green"/>
            <w:lang w:val="en-US" w:eastAsia="zh-CN"/>
          </w:rPr>
          <w:t>le</w:t>
        </w:r>
      </w:ins>
      <w:ins w:id="4090" w:author="野草" w:date="2024-02-04T21:22:13Z">
        <w:r>
          <w:rPr>
            <w:rFonts w:hint="eastAsia"/>
            <w:highlight w:val="green"/>
            <w:lang w:val="en-US" w:eastAsia="zh-CN"/>
          </w:rPr>
          <w:t>vatio</w:t>
        </w:r>
      </w:ins>
      <w:ins w:id="4091" w:author="野草" w:date="2024-02-04T21:22:14Z">
        <w:r>
          <w:rPr>
            <w:rFonts w:hint="eastAsia"/>
            <w:highlight w:val="green"/>
            <w:lang w:val="en-US" w:eastAsia="zh-CN"/>
          </w:rPr>
          <w:t>n</w:t>
        </w:r>
      </w:ins>
      <w:ins w:id="4092" w:author="野草" w:date="2024-02-04T16:25:46Z">
        <w:r>
          <w:rPr>
            <w:rFonts w:hint="eastAsia"/>
            <w:highlight w:val="green"/>
            <w:lang w:val="en-US" w:eastAsia="zh-CN"/>
            <w:rPrChange w:id="4093" w:author="野草" w:date="2024-02-04T16:29:16Z">
              <w:rPr>
                <w:rFonts w:hint="eastAsia"/>
                <w:highlight w:val="cyan"/>
                <w:lang w:val="en-US" w:eastAsia="zh-CN"/>
              </w:rPr>
            </w:rPrChange>
          </w:rPr>
          <w:t xml:space="preserve"> and river cooling</w:t>
        </w:r>
      </w:ins>
      <w:ins w:id="4094" w:author="野草" w:date="2024-02-04T16:25:46Z">
        <w:r>
          <w:rPr>
            <w:rFonts w:hint="eastAsia"/>
            <w:highlight w:val="cyan"/>
            <w:lang w:val="en-US" w:eastAsia="zh-CN"/>
          </w:rPr>
          <w:t>,</w:t>
        </w:r>
      </w:ins>
      <w:ins w:id="4095" w:author="野草" w:date="2024-02-04T16:29:20Z">
        <w:r>
          <w:rPr>
            <w:rFonts w:hint="eastAsia"/>
            <w:highlight w:val="cyan"/>
            <w:lang w:val="en-US" w:eastAsia="zh-CN"/>
          </w:rPr>
          <w:t xml:space="preserve"> </w:t>
        </w:r>
      </w:ins>
      <w:ins w:id="4096" w:author="野草" w:date="2024-02-04T16:29:21Z">
        <w:r>
          <w:rPr>
            <w:rFonts w:hint="eastAsia"/>
            <w:highlight w:val="cyan"/>
            <w:lang w:val="en-US" w:eastAsia="zh-CN"/>
          </w:rPr>
          <w:t>which</w:t>
        </w:r>
      </w:ins>
      <w:ins w:id="4097" w:author="野草" w:date="2024-02-04T16:29:22Z">
        <w:r>
          <w:rPr>
            <w:rFonts w:hint="eastAsia"/>
            <w:highlight w:val="cyan"/>
            <w:lang w:val="en-US" w:eastAsia="zh-CN"/>
          </w:rPr>
          <w:t xml:space="preserve"> w</w:t>
        </w:r>
      </w:ins>
      <w:ins w:id="4098" w:author="野草" w:date="2024-02-04T16:29:23Z">
        <w:r>
          <w:rPr>
            <w:rFonts w:hint="eastAsia"/>
            <w:highlight w:val="cyan"/>
            <w:lang w:val="en-US" w:eastAsia="zh-CN"/>
          </w:rPr>
          <w:t>as</w:t>
        </w:r>
      </w:ins>
      <w:ins w:id="4099" w:author="野草" w:date="2024-02-04T16:25:46Z">
        <w:r>
          <w:rPr>
            <w:rFonts w:hint="eastAsia"/>
            <w:highlight w:val="cyan"/>
            <w:lang w:val="en-US" w:eastAsia="zh-CN"/>
          </w:rPr>
          <w:t xml:space="preserve"> likely</w:t>
        </w:r>
      </w:ins>
      <w:ins w:id="4100" w:author="野草" w:date="2024-02-04T16:29:26Z">
        <w:r>
          <w:rPr>
            <w:rFonts w:hint="eastAsia"/>
            <w:highlight w:val="cyan"/>
            <w:lang w:val="en-US" w:eastAsia="zh-CN"/>
          </w:rPr>
          <w:t xml:space="preserve"> </w:t>
        </w:r>
      </w:ins>
      <w:ins w:id="4101" w:author="野草" w:date="2024-02-04T16:29:27Z">
        <w:r>
          <w:rPr>
            <w:rFonts w:hint="eastAsia"/>
            <w:highlight w:val="green"/>
            <w:lang w:val="en-US" w:eastAsia="zh-CN"/>
            <w:rPrChange w:id="4102" w:author="野草" w:date="2024-02-04T16:29:33Z">
              <w:rPr>
                <w:rFonts w:hint="eastAsia"/>
                <w:highlight w:val="cyan"/>
                <w:lang w:val="en-US" w:eastAsia="zh-CN"/>
              </w:rPr>
            </w:rPrChange>
          </w:rPr>
          <w:t>to be</w:t>
        </w:r>
      </w:ins>
      <w:ins w:id="4103" w:author="野草" w:date="2024-02-04T16:29:28Z">
        <w:r>
          <w:rPr>
            <w:rFonts w:hint="eastAsia"/>
            <w:highlight w:val="green"/>
            <w:lang w:val="en-US" w:eastAsia="zh-CN"/>
            <w:rPrChange w:id="4104" w:author="野草" w:date="2024-02-04T16:29:33Z">
              <w:rPr>
                <w:rFonts w:hint="eastAsia"/>
                <w:highlight w:val="cyan"/>
                <w:lang w:val="en-US" w:eastAsia="zh-CN"/>
              </w:rPr>
            </w:rPrChange>
          </w:rPr>
          <w:t xml:space="preserve"> </w:t>
        </w:r>
      </w:ins>
      <w:ins w:id="4105" w:author="野草" w:date="2024-02-04T16:25:46Z">
        <w:r>
          <w:rPr>
            <w:rFonts w:hint="eastAsia"/>
            <w:highlight w:val="green"/>
            <w:lang w:val="en-US" w:eastAsia="zh-CN"/>
            <w:rPrChange w:id="4106" w:author="野草" w:date="2024-02-04T16:29:33Z">
              <w:rPr>
                <w:rFonts w:hint="eastAsia"/>
                <w:highlight w:val="cyan"/>
                <w:lang w:val="en-US" w:eastAsia="zh-CN"/>
              </w:rPr>
            </w:rPrChange>
          </w:rPr>
          <w:t>attributed to</w:t>
        </w:r>
      </w:ins>
      <w:ins w:id="4107" w:author="野草" w:date="2024-02-04T16:25:46Z">
        <w:r>
          <w:rPr>
            <w:rFonts w:hint="eastAsia"/>
            <w:highlight w:val="cyan"/>
            <w:lang w:val="en-US" w:eastAsia="zh-CN"/>
          </w:rPr>
          <w:t xml:space="preserve"> the </w:t>
        </w:r>
      </w:ins>
      <w:ins w:id="4108" w:author="野草" w:date="2024-02-04T16:25:46Z">
        <w:r>
          <w:rPr>
            <w:rFonts w:hint="eastAsia"/>
            <w:highlight w:val="green"/>
            <w:lang w:val="en-US" w:eastAsia="zh-CN"/>
            <w:rPrChange w:id="4109" w:author="野草" w:date="2024-02-04T16:29:36Z">
              <w:rPr>
                <w:rFonts w:hint="eastAsia"/>
                <w:highlight w:val="cyan"/>
                <w:lang w:val="en-US" w:eastAsia="zh-CN"/>
              </w:rPr>
            </w:rPrChange>
          </w:rPr>
          <w:t>temperature decrease</w:t>
        </w:r>
      </w:ins>
      <w:ins w:id="4110" w:author="野草" w:date="2024-02-04T16:25:46Z">
        <w:r>
          <w:rPr>
            <w:rFonts w:hint="eastAsia"/>
            <w:highlight w:val="cyan"/>
            <w:lang w:val="en-US" w:eastAsia="zh-CN"/>
          </w:rPr>
          <w:t xml:space="preserve"> </w:t>
        </w:r>
      </w:ins>
      <w:ins w:id="4111" w:author="野草" w:date="2024-02-04T21:08:54Z">
        <w:r>
          <w:rPr>
            <w:rFonts w:hint="eastAsia"/>
            <w:highlight w:val="cyan"/>
            <w:lang w:val="en-US" w:eastAsia="zh-CN"/>
          </w:rPr>
          <w:t>c</w:t>
        </w:r>
      </w:ins>
      <w:ins w:id="4112" w:author="野草" w:date="2024-02-04T21:08:53Z">
        <w:r>
          <w:rPr>
            <w:rFonts w:hint="eastAsia"/>
            <w:highlight w:val="cyan"/>
            <w:lang w:val="en-US" w:eastAsia="zh-CN"/>
          </w:rPr>
          <w:t>aused by the elevated altitude.</w:t>
        </w:r>
      </w:ins>
      <w:del w:id="4113" w:author="野草" w:date="2024-02-04T16:25:46Z">
        <w:r>
          <w:rPr>
            <w:rFonts w:hint="eastAsia"/>
            <w:highlight w:val="cyan"/>
            <w:lang w:val="en-US" w:eastAsia="zh-CN"/>
            <w:rPrChange w:id="4114" w:author="野草" w:date="2024-02-04T16:14:45Z">
              <w:rPr>
                <w:rFonts w:hint="eastAsia"/>
                <w:highlight w:val="none"/>
                <w:lang w:val="en-US" w:eastAsia="zh-CN"/>
              </w:rPr>
            </w:rPrChange>
          </w:rPr>
          <w:delText xml:space="preserve">As </w:delText>
        </w:r>
      </w:del>
      <w:del w:id="4115" w:author="野草" w:date="2024-02-04T16:25:46Z">
        <w:r>
          <w:rPr>
            <w:rFonts w:hint="eastAsia"/>
            <w:highlight w:val="cyan"/>
            <w:lang w:val="en-US" w:eastAsia="zh-CN"/>
            <w:rPrChange w:id="4116" w:author="野草" w:date="2024-02-04T16:14:45Z">
              <w:rPr>
                <w:rFonts w:hint="eastAsia"/>
                <w:highlight w:val="none"/>
                <w:lang w:val="en-US" w:eastAsia="zh-CN"/>
              </w:rPr>
            </w:rPrChange>
          </w:rPr>
          <w:delText>global warming</w:delText>
        </w:r>
      </w:del>
      <w:del w:id="4117" w:author="野草" w:date="2024-02-04T16:25:46Z">
        <w:r>
          <w:rPr>
            <w:rFonts w:hint="eastAsia"/>
            <w:highlight w:val="cyan"/>
            <w:lang w:val="en-US" w:eastAsia="zh-CN"/>
            <w:rPrChange w:id="4118" w:author="野草" w:date="2024-02-04T16:14:45Z">
              <w:rPr>
                <w:rFonts w:hint="eastAsia"/>
                <w:highlight w:val="none"/>
                <w:lang w:val="en-US" w:eastAsia="zh-CN"/>
              </w:rPr>
            </w:rPrChange>
          </w:rPr>
          <w:delText xml:space="preserve"> and </w:delText>
        </w:r>
      </w:del>
      <w:del w:id="4119" w:author="野草" w:date="2024-02-04T16:25:46Z">
        <w:r>
          <w:rPr>
            <w:rFonts w:hint="eastAsia"/>
            <w:highlight w:val="cyan"/>
            <w:lang w:val="en-US" w:eastAsia="zh-CN"/>
            <w:rPrChange w:id="4120" w:author="野草" w:date="2024-02-04T16:14:45Z">
              <w:rPr>
                <w:rFonts w:hint="eastAsia"/>
                <w:highlight w:val="none"/>
                <w:lang w:val="en-US" w:eastAsia="zh-CN"/>
              </w:rPr>
            </w:rPrChange>
          </w:rPr>
          <w:delText>urbanization continue</w:delText>
        </w:r>
      </w:del>
      <w:del w:id="4121" w:author="野草" w:date="2024-02-04T16:25:46Z">
        <w:r>
          <w:rPr>
            <w:rFonts w:hint="eastAsia"/>
            <w:highlight w:val="cyan"/>
            <w:lang w:val="en-US" w:eastAsia="zh-CN"/>
            <w:rPrChange w:id="4122" w:author="野草" w:date="2024-02-04T16:14:45Z">
              <w:rPr>
                <w:rFonts w:hint="eastAsia"/>
                <w:highlight w:val="none"/>
                <w:lang w:val="en-US" w:eastAsia="zh-CN"/>
              </w:rPr>
            </w:rPrChange>
          </w:rPr>
          <w:delText xml:space="preserve">, </w:delText>
        </w:r>
      </w:del>
      <w:del w:id="4123" w:author="野草" w:date="2024-02-04T16:25:46Z">
        <w:r>
          <w:rPr>
            <w:rFonts w:hint="eastAsia"/>
            <w:highlight w:val="cyan"/>
            <w:lang w:val="en-US" w:eastAsia="zh-CN"/>
            <w:rPrChange w:id="4124" w:author="野草" w:date="2024-02-04T16:14:45Z">
              <w:rPr>
                <w:rFonts w:hint="eastAsia"/>
                <w:highlight w:val="none"/>
                <w:lang w:val="en-US" w:eastAsia="zh-CN"/>
              </w:rPr>
            </w:rPrChange>
          </w:rPr>
          <w:delText>it is expected that the negative effects of future extreme heatwaves will continue to increase</w:delText>
        </w:r>
      </w:del>
      <w:del w:id="4125" w:author="野草" w:date="2024-02-04T16:25:46Z">
        <w:r>
          <w:rPr>
            <w:rFonts w:hint="eastAsia"/>
            <w:highlight w:val="cyan"/>
            <w:lang w:val="en-US" w:eastAsia="zh-CN"/>
            <w:rPrChange w:id="4126" w:author="野草" w:date="2024-02-04T16:14:45Z">
              <w:rPr>
                <w:rFonts w:hint="eastAsia"/>
                <w:highlight w:val="none"/>
                <w:lang w:val="en-US" w:eastAsia="zh-CN"/>
              </w:rPr>
            </w:rPrChange>
          </w:rPr>
          <w:delText>.</w:delText>
        </w:r>
      </w:del>
    </w:p>
    <w:p>
      <w:pPr>
        <w:numPr>
          <w:ilvl w:val="-1"/>
          <w:numId w:val="0"/>
        </w:numPr>
        <w:ind w:left="0" w:leftChars="0" w:firstLine="0" w:firstLineChars="0"/>
        <w:rPr>
          <w:del w:id="4128" w:author="野草" w:date="2024-02-04T16:25:46Z"/>
          <w:rFonts w:hint="eastAsia"/>
          <w:highlight w:val="cyan"/>
          <w:lang w:val="en-US" w:eastAsia="zh-CN"/>
          <w:rPrChange w:id="4129" w:author="野草" w:date="2024-02-04T16:14:45Z">
            <w:rPr>
              <w:del w:id="4130" w:author="野草" w:date="2024-02-04T16:25:46Z"/>
              <w:rFonts w:hint="default"/>
              <w:highlight w:val="none"/>
              <w:lang w:val="en-US" w:eastAsia="zh-CN"/>
            </w:rPr>
          </w:rPrChange>
        </w:rPr>
        <w:pPrChange w:id="4127" w:author="野草" w:date="2024-02-03T10:49:27Z">
          <w:pPr>
            <w:numPr>
              <w:ilvl w:val="0"/>
              <w:numId w:val="4"/>
            </w:numPr>
            <w:ind w:left="420" w:leftChars="0" w:hanging="420" w:firstLineChars="0"/>
          </w:pPr>
        </w:pPrChange>
      </w:pPr>
      <w:del w:id="4131" w:author="野草" w:date="2024-02-04T16:25:46Z">
        <w:r>
          <w:rPr>
            <w:rFonts w:hint="eastAsia"/>
            <w:highlight w:val="cyan"/>
            <w:lang w:val="en-US" w:eastAsia="zh-CN"/>
            <w:rPrChange w:id="4132" w:author="野草" w:date="2024-02-04T16:14:45Z">
              <w:rPr>
                <w:rFonts w:hint="eastAsia"/>
                <w:highlight w:val="none"/>
                <w:lang w:val="en-US" w:eastAsia="zh-CN"/>
              </w:rPr>
            </w:rPrChange>
          </w:rPr>
          <w:delText xml:space="preserve">Therefore, focusing on the </w:delText>
        </w:r>
      </w:del>
      <w:del w:id="4133" w:author="野草" w:date="2024-02-04T16:25:46Z">
        <w:r>
          <w:rPr>
            <w:rFonts w:hint="eastAsia"/>
            <w:highlight w:val="cyan"/>
            <w:lang w:val="en-US" w:eastAsia="zh-CN"/>
            <w:rPrChange w:id="4134" w:author="野草" w:date="2024-02-04T16:14:45Z">
              <w:rPr>
                <w:rFonts w:hint="eastAsia"/>
                <w:highlight w:val="none"/>
                <w:lang w:val="en-US" w:eastAsia="zh-CN"/>
              </w:rPr>
            </w:rPrChange>
          </w:rPr>
          <w:delText>river cooling effects</w:delText>
        </w:r>
      </w:del>
      <w:del w:id="4135" w:author="野草" w:date="2024-02-04T16:25:46Z">
        <w:r>
          <w:rPr>
            <w:rFonts w:hint="eastAsia"/>
            <w:highlight w:val="cyan"/>
            <w:lang w:val="en-US" w:eastAsia="zh-CN"/>
            <w:rPrChange w:id="4136" w:author="野草" w:date="2024-02-04T16:14:45Z">
              <w:rPr>
                <w:rFonts w:hint="eastAsia"/>
                <w:highlight w:val="none"/>
                <w:lang w:val="en-US" w:eastAsia="zh-CN"/>
              </w:rPr>
            </w:rPrChange>
          </w:rPr>
          <w:delText xml:space="preserve"> during e</w:delText>
        </w:r>
      </w:del>
      <w:del w:id="4137" w:author="野草" w:date="2024-02-04T16:25:46Z">
        <w:r>
          <w:rPr>
            <w:rFonts w:hint="eastAsia"/>
            <w:highlight w:val="cyan"/>
            <w:lang w:val="en-US" w:eastAsia="zh-CN"/>
            <w:rPrChange w:id="4138" w:author="野草" w:date="2024-02-04T16:14:45Z">
              <w:rPr>
                <w:rFonts w:hint="eastAsia"/>
                <w:highlight w:val="none"/>
                <w:lang w:val="en-US" w:eastAsia="zh-CN"/>
              </w:rPr>
            </w:rPrChange>
          </w:rPr>
          <w:delText>xtreme weather conditions</w:delText>
        </w:r>
      </w:del>
      <w:del w:id="4139" w:author="野草" w:date="2024-02-04T16:25:46Z">
        <w:r>
          <w:rPr>
            <w:rFonts w:hint="eastAsia"/>
            <w:highlight w:val="cyan"/>
            <w:lang w:val="en-US" w:eastAsia="zh-CN"/>
            <w:rPrChange w:id="4140" w:author="野草" w:date="2024-02-04T16:14:45Z">
              <w:rPr>
                <w:rFonts w:hint="eastAsia"/>
                <w:highlight w:val="none"/>
                <w:lang w:val="en-US" w:eastAsia="zh-CN"/>
              </w:rPr>
            </w:rPrChange>
          </w:rPr>
          <w:delText xml:space="preserve"> can </w:delText>
        </w:r>
      </w:del>
      <w:del w:id="4141" w:author="野草" w:date="2024-02-04T16:25:46Z">
        <w:r>
          <w:rPr>
            <w:rFonts w:hint="eastAsia"/>
            <w:highlight w:val="cyan"/>
            <w:lang w:val="en-US" w:eastAsia="zh-CN"/>
            <w:rPrChange w:id="4142" w:author="野草" w:date="2024-02-04T16:14:45Z">
              <w:rPr>
                <w:rFonts w:hint="eastAsia"/>
                <w:highlight w:val="none"/>
                <w:lang w:val="en-US" w:eastAsia="zh-CN"/>
              </w:rPr>
            </w:rPrChange>
          </w:rPr>
          <w:delText>provide scientific insights for addressing future urban climate change</w:delText>
        </w:r>
      </w:del>
      <w:del w:id="4143" w:author="野草" w:date="2024-02-04T16:25:46Z">
        <w:r>
          <w:rPr>
            <w:rFonts w:hint="eastAsia"/>
            <w:highlight w:val="cyan"/>
            <w:lang w:val="en-US" w:eastAsia="zh-CN"/>
            <w:rPrChange w:id="4144" w:author="野草" w:date="2024-02-04T16:14:45Z">
              <w:rPr>
                <w:rFonts w:hint="eastAsia"/>
                <w:highlight w:val="none"/>
                <w:lang w:val="en-US" w:eastAsia="zh-CN"/>
              </w:rPr>
            </w:rPrChange>
          </w:rPr>
          <w:delText>.</w:delText>
        </w:r>
      </w:del>
    </w:p>
    <w:p>
      <w:pPr>
        <w:numPr>
          <w:ilvl w:val="-1"/>
          <w:numId w:val="0"/>
        </w:numPr>
        <w:ind w:left="0" w:leftChars="0" w:firstLine="0" w:firstLineChars="0"/>
        <w:rPr>
          <w:del w:id="4146" w:author="野草" w:date="2024-02-04T16:25:46Z"/>
          <w:rFonts w:hint="eastAsia"/>
          <w:highlight w:val="cyan"/>
          <w:lang w:val="en-US" w:eastAsia="zh-CN"/>
          <w:rPrChange w:id="4147" w:author="野草" w:date="2024-02-04T16:14:45Z">
            <w:rPr>
              <w:del w:id="4148" w:author="野草" w:date="2024-02-04T16:25:46Z"/>
              <w:rFonts w:hint="default"/>
              <w:highlight w:val="none"/>
              <w:lang w:val="en-US" w:eastAsia="zh-CN"/>
            </w:rPr>
          </w:rPrChange>
        </w:rPr>
        <w:pPrChange w:id="4145" w:author="野草" w:date="2024-02-03T20:39:44Z">
          <w:pPr>
            <w:numPr>
              <w:ilvl w:val="0"/>
              <w:numId w:val="4"/>
            </w:numPr>
            <w:ind w:left="420" w:leftChars="0" w:hanging="420" w:firstLineChars="0"/>
          </w:pPr>
        </w:pPrChange>
      </w:pPr>
      <w:del w:id="4149" w:author="野草" w:date="2024-02-04T16:25:46Z">
        <w:r>
          <w:rPr>
            <w:rFonts w:hint="eastAsia"/>
            <w:highlight w:val="cyan"/>
            <w:lang w:val="en-US" w:eastAsia="zh-CN"/>
            <w:rPrChange w:id="4150" w:author="野草" w:date="2024-02-04T16:14:45Z">
              <w:rPr>
                <w:rFonts w:hint="default"/>
                <w:highlight w:val="none"/>
                <w:lang w:val="en-US" w:eastAsia="zh-CN"/>
              </w:rPr>
            </w:rPrChange>
          </w:rPr>
          <w:delText>This study reveal</w:delText>
        </w:r>
      </w:del>
      <w:del w:id="4151" w:author="野草" w:date="2024-02-04T16:25:46Z">
        <w:r>
          <w:rPr>
            <w:rFonts w:hint="eastAsia"/>
            <w:highlight w:val="cyan"/>
            <w:lang w:val="en-US" w:eastAsia="zh-CN"/>
            <w:rPrChange w:id="4152" w:author="野草" w:date="2024-02-04T16:14:45Z">
              <w:rPr>
                <w:rFonts w:hint="default"/>
                <w:highlight w:val="none"/>
                <w:lang w:val="en-US" w:eastAsia="zh-CN"/>
              </w:rPr>
            </w:rPrChange>
          </w:rPr>
          <w:delText>s a large difference of river cooling effects between the normal summer day and the extremely hot day.</w:delText>
        </w:r>
      </w:del>
    </w:p>
    <w:p>
      <w:pPr>
        <w:numPr>
          <w:ilvl w:val="-1"/>
          <w:numId w:val="0"/>
        </w:numPr>
        <w:ind w:left="0" w:leftChars="0" w:firstLine="0" w:firstLineChars="0"/>
        <w:rPr>
          <w:del w:id="4154" w:author="野草" w:date="2024-02-04T16:25:46Z"/>
          <w:rFonts w:hint="eastAsia"/>
          <w:highlight w:val="cyan"/>
          <w:lang w:val="en-US" w:eastAsia="zh-CN"/>
          <w:rPrChange w:id="4155" w:author="野草" w:date="2024-02-04T16:14:45Z">
            <w:rPr>
              <w:del w:id="4156" w:author="野草" w:date="2024-02-04T16:25:46Z"/>
              <w:rFonts w:hint="default"/>
              <w:highlight w:val="none"/>
              <w:lang w:val="en-US" w:eastAsia="zh-CN"/>
            </w:rPr>
          </w:rPrChange>
        </w:rPr>
        <w:pPrChange w:id="4153" w:author="野草" w:date="2024-02-03T20:40:10Z">
          <w:pPr>
            <w:numPr>
              <w:ilvl w:val="0"/>
              <w:numId w:val="4"/>
            </w:numPr>
            <w:ind w:left="420" w:leftChars="0" w:hanging="420" w:firstLineChars="0"/>
          </w:pPr>
        </w:pPrChange>
      </w:pPr>
      <w:del w:id="4157" w:author="野草" w:date="2024-02-04T16:25:46Z">
        <w:r>
          <w:rPr>
            <w:rFonts w:hint="eastAsia"/>
            <w:highlight w:val="cyan"/>
            <w:lang w:val="en-US" w:eastAsia="zh-CN"/>
            <w:rPrChange w:id="4158" w:author="野草" w:date="2024-02-04T16:14:45Z">
              <w:rPr>
                <w:rFonts w:hint="default"/>
                <w:highlight w:val="none"/>
                <w:lang w:val="en-US" w:eastAsia="zh-CN"/>
              </w:rPr>
            </w:rPrChange>
          </w:rPr>
          <w:delText>The spatial heterogeneity of RCI and CRCI are larger in the extremely hot day compared to the normal summer day</w:delText>
        </w:r>
      </w:del>
      <w:del w:id="4159" w:author="野草" w:date="2024-02-04T16:25:46Z">
        <w:r>
          <w:rPr>
            <w:rFonts w:hint="eastAsia"/>
            <w:highlight w:val="cyan"/>
            <w:lang w:val="en-US" w:eastAsia="zh-CN"/>
            <w:rPrChange w:id="4160" w:author="野草" w:date="2024-02-04T16:14:45Z">
              <w:rPr>
                <w:rFonts w:hint="eastAsia"/>
                <w:highlight w:val="none"/>
                <w:lang w:val="en-US" w:eastAsia="zh-CN"/>
              </w:rPr>
            </w:rPrChange>
          </w:rPr>
          <w:delText>.</w:delText>
        </w:r>
      </w:del>
    </w:p>
    <w:p>
      <w:pPr>
        <w:numPr>
          <w:ilvl w:val="-1"/>
          <w:numId w:val="0"/>
        </w:numPr>
        <w:ind w:left="0" w:leftChars="0" w:firstLine="0" w:firstLineChars="0"/>
        <w:rPr>
          <w:del w:id="4162" w:author="野草" w:date="2024-02-04T16:25:46Z"/>
          <w:rFonts w:hint="eastAsia"/>
          <w:highlight w:val="cyan"/>
          <w:lang w:val="en-US" w:eastAsia="zh-CN"/>
          <w:rPrChange w:id="4163" w:author="野草" w:date="2024-02-04T16:14:45Z">
            <w:rPr>
              <w:del w:id="4164" w:author="野草" w:date="2024-02-04T16:25:46Z"/>
              <w:rFonts w:hint="eastAsia"/>
              <w:highlight w:val="none"/>
              <w:lang w:val="en-US" w:eastAsia="zh-CN"/>
            </w:rPr>
          </w:rPrChange>
        </w:rPr>
        <w:pPrChange w:id="4161" w:author="野草" w:date="2024-02-03T20:51:01Z">
          <w:pPr>
            <w:numPr>
              <w:ilvl w:val="0"/>
              <w:numId w:val="4"/>
            </w:numPr>
            <w:ind w:left="420" w:leftChars="0" w:hanging="420" w:firstLineChars="0"/>
          </w:pPr>
        </w:pPrChange>
      </w:pPr>
      <w:del w:id="4165" w:author="野草" w:date="2024-02-04T16:25:46Z">
        <w:r>
          <w:rPr>
            <w:rFonts w:hint="eastAsia"/>
            <w:highlight w:val="cyan"/>
            <w:lang w:val="en-US" w:eastAsia="zh-CN"/>
            <w:rPrChange w:id="4166" w:author="野草" w:date="2024-02-04T16:14:45Z">
              <w:rPr>
                <w:rFonts w:hint="eastAsia"/>
                <w:highlight w:val="none"/>
                <w:lang w:val="en-US" w:eastAsia="zh-CN"/>
              </w:rPr>
            </w:rPrChange>
          </w:rPr>
          <w:delText>It is similar to a study of sea breeze cooling in Adelaide, which</w:delText>
        </w:r>
      </w:del>
      <w:del w:id="4167" w:author="野草" w:date="2024-02-04T16:25:46Z">
        <w:r>
          <w:rPr>
            <w:rFonts w:hint="eastAsia"/>
            <w:highlight w:val="cyan"/>
            <w:lang w:val="en-US" w:eastAsia="zh-CN"/>
            <w:rPrChange w:id="4168" w:author="野草" w:date="2024-02-04T16:14:45Z">
              <w:rPr>
                <w:rFonts w:hint="eastAsia"/>
                <w:highlight w:val="none"/>
                <w:lang w:val="en-US" w:eastAsia="zh-CN"/>
              </w:rPr>
            </w:rPrChange>
          </w:rPr>
          <w:delText xml:space="preserve"> shows that there are</w:delText>
        </w:r>
      </w:del>
      <w:del w:id="4169" w:author="野草" w:date="2024-02-04T16:25:46Z">
        <w:r>
          <w:rPr>
            <w:rFonts w:hint="eastAsia"/>
            <w:highlight w:val="cyan"/>
            <w:lang w:val="en-US" w:eastAsia="zh-CN"/>
            <w:rPrChange w:id="4170" w:author="野草" w:date="2024-02-04T16:14:45Z">
              <w:rPr>
                <w:rFonts w:hint="eastAsia"/>
                <w:highlight w:val="none"/>
                <w:lang w:val="en-US" w:eastAsia="zh-CN"/>
              </w:rPr>
            </w:rPrChange>
          </w:rPr>
          <w:delText xml:space="preserve"> larger spatial inconsistency</w:delText>
        </w:r>
      </w:del>
      <w:del w:id="4171" w:author="野草" w:date="2024-02-04T16:25:46Z">
        <w:r>
          <w:rPr>
            <w:rFonts w:hint="eastAsia"/>
            <w:highlight w:val="cyan"/>
            <w:lang w:val="en-US" w:eastAsia="zh-CN"/>
            <w:rPrChange w:id="4172" w:author="野草" w:date="2024-02-04T16:14:45Z">
              <w:rPr>
                <w:rFonts w:hint="eastAsia"/>
                <w:highlight w:val="none"/>
                <w:lang w:val="en-US" w:eastAsia="zh-CN"/>
              </w:rPr>
            </w:rPrChange>
          </w:rPr>
          <w:delText xml:space="preserve"> of sea breeze cooling power in heatwave days compared to normal summe</w:delText>
        </w:r>
      </w:del>
      <w:del w:id="4173" w:author="野草" w:date="2024-02-04T16:25:46Z">
        <w:r>
          <w:rPr>
            <w:rFonts w:hint="eastAsia"/>
            <w:highlight w:val="cyan"/>
            <w:lang w:val="en-US" w:eastAsia="zh-CN"/>
            <w:rPrChange w:id="4174" w:author="野草" w:date="2024-02-04T16:14:45Z">
              <w:rPr>
                <w:rFonts w:hint="eastAsia"/>
                <w:highlight w:val="none"/>
                <w:lang w:val="en-US" w:eastAsia="zh-CN"/>
              </w:rPr>
            </w:rPrChange>
          </w:rPr>
          <w:delText xml:space="preserve">r days. </w:delText>
        </w:r>
      </w:del>
    </w:p>
    <w:p>
      <w:pPr>
        <w:numPr>
          <w:ilvl w:val="-1"/>
          <w:numId w:val="0"/>
        </w:numPr>
        <w:ind w:left="0" w:leftChars="0" w:firstLine="0" w:firstLineChars="0"/>
        <w:rPr>
          <w:del w:id="4176" w:author="野草" w:date="2024-02-04T16:25:46Z"/>
          <w:rFonts w:hint="eastAsia"/>
          <w:highlight w:val="cyan"/>
          <w:lang w:val="en-US" w:eastAsia="zh-CN"/>
          <w:rPrChange w:id="4177" w:author="野草" w:date="2024-02-03T21:45:40Z">
            <w:rPr>
              <w:del w:id="4178" w:author="野草" w:date="2024-02-04T16:25:46Z"/>
              <w:rFonts w:hint="eastAsia"/>
              <w:highlight w:val="none"/>
              <w:lang w:val="en-US" w:eastAsia="zh-CN"/>
            </w:rPr>
          </w:rPrChange>
        </w:rPr>
        <w:pPrChange w:id="4175" w:author="野草" w:date="2024-02-03T20:52:58Z">
          <w:pPr>
            <w:numPr>
              <w:ilvl w:val="0"/>
              <w:numId w:val="4"/>
            </w:numPr>
            <w:ind w:left="420" w:leftChars="0" w:hanging="420" w:firstLineChars="0"/>
          </w:pPr>
        </w:pPrChange>
      </w:pPr>
      <w:del w:id="4179" w:author="野草" w:date="2024-02-04T16:25:46Z">
        <w:r>
          <w:rPr>
            <w:rFonts w:hint="eastAsia"/>
            <w:highlight w:val="cyan"/>
            <w:lang w:val="en-US" w:eastAsia="zh-CN"/>
            <w:rPrChange w:id="4180" w:author="野草" w:date="2024-02-04T16:14:45Z">
              <w:rPr>
                <w:rFonts w:hint="eastAsia"/>
                <w:highlight w:val="none"/>
                <w:lang w:val="en-US" w:eastAsia="zh-CN"/>
              </w:rPr>
            </w:rPrChange>
          </w:rPr>
          <w:delText>Distinct large-scale synoptic patterns are inferred to cause this difference.</w:delText>
        </w:r>
      </w:del>
    </w:p>
    <w:p>
      <w:pPr>
        <w:numPr>
          <w:ilvl w:val="-1"/>
          <w:numId w:val="0"/>
        </w:numPr>
        <w:ind w:left="0" w:leftChars="0" w:firstLine="0" w:firstLineChars="0"/>
        <w:rPr>
          <w:rFonts w:hint="default"/>
          <w:highlight w:val="none"/>
          <w:lang w:val="en-US" w:eastAsia="zh-CN"/>
        </w:rPr>
        <w:pPrChange w:id="4181" w:author="野草" w:date="2024-02-03T21:31:11Z">
          <w:pPr>
            <w:numPr>
              <w:ilvl w:val="0"/>
              <w:numId w:val="4"/>
            </w:numPr>
            <w:ind w:left="420" w:leftChars="0" w:hanging="420" w:firstLineChars="0"/>
          </w:pPr>
        </w:pPrChange>
      </w:pPr>
    </w:p>
    <w:p>
      <w:pPr>
        <w:numPr>
          <w:ilvl w:val="0"/>
          <w:numId w:val="4"/>
        </w:numPr>
        <w:ind w:left="420" w:leftChars="0" w:hanging="420" w:firstLineChars="0"/>
        <w:rPr>
          <w:del w:id="4182" w:author="野草" w:date="2024-02-03T23:07:46Z"/>
          <w:rFonts w:hint="default"/>
          <w:highlight w:val="none"/>
          <w:lang w:val="en-US" w:eastAsia="zh-CN"/>
        </w:rPr>
      </w:pPr>
      <w:del w:id="4183" w:author="野草" w:date="2024-02-03T23:07:46Z">
        <w:r>
          <w:rPr>
            <w:rFonts w:hint="eastAsia"/>
            <w:highlight w:val="none"/>
            <w:lang w:val="en-US" w:eastAsia="zh-CN"/>
          </w:rPr>
          <w:delText>Oke et al. (2017) mentioned that topography plays a significant role in shaping urban climate and significant relation between LST and elevation has been observed in case studies.</w:delText>
        </w:r>
      </w:del>
    </w:p>
    <w:p>
      <w:pPr>
        <w:numPr>
          <w:ilvl w:val="0"/>
          <w:numId w:val="4"/>
        </w:numPr>
        <w:ind w:left="420" w:leftChars="0" w:hanging="420" w:firstLineChars="0"/>
        <w:rPr>
          <w:del w:id="4184" w:author="野草" w:date="2024-02-03T23:07:46Z"/>
          <w:rFonts w:hint="default"/>
          <w:highlight w:val="none"/>
          <w:lang w:val="en-US" w:eastAsia="zh-CN"/>
        </w:rPr>
      </w:pPr>
      <w:del w:id="4185" w:author="野草" w:date="2024-02-03T23:07:46Z">
        <w:r>
          <w:rPr>
            <w:rFonts w:hint="eastAsia"/>
            <w:highlight w:val="none"/>
            <w:lang w:val="en-US" w:eastAsia="zh-CN"/>
          </w:rPr>
          <w:delText>In this study, the dominant role of average slope in influencing river cooling effects is revealed.</w:delText>
        </w:r>
      </w:del>
    </w:p>
    <w:p>
      <w:pPr>
        <w:numPr>
          <w:ilvl w:val="0"/>
          <w:numId w:val="4"/>
        </w:numPr>
        <w:ind w:left="420" w:leftChars="0" w:hanging="420" w:firstLineChars="0"/>
        <w:rPr>
          <w:del w:id="4186" w:author="野草" w:date="2024-02-03T23:07:46Z"/>
          <w:rFonts w:hint="default"/>
          <w:highlight w:val="none"/>
          <w:lang w:val="en-US" w:eastAsia="zh-CN"/>
        </w:rPr>
      </w:pPr>
      <w:del w:id="4187" w:author="野草" w:date="2024-02-03T23:07:46Z">
        <w:r>
          <w:rPr>
            <w:rFonts w:hint="eastAsia"/>
            <w:highlight w:val="none"/>
            <w:lang w:val="en-US" w:eastAsia="zh-CN"/>
          </w:rPr>
          <w:delText>This is reasonable as surface roughness increases with elevated slope and this can directly weaken the cooling ability induced by the surrounding river.</w:delText>
        </w:r>
      </w:del>
    </w:p>
    <w:p>
      <w:pPr>
        <w:numPr>
          <w:ilvl w:val="-1"/>
          <w:numId w:val="0"/>
        </w:numPr>
        <w:ind w:left="0" w:leftChars="0" w:firstLine="0" w:firstLineChars="0"/>
        <w:rPr>
          <w:ins w:id="4189" w:author="野草" w:date="2024-02-04T21:25:18Z"/>
          <w:rFonts w:hint="default"/>
          <w:highlight w:val="none"/>
          <w:lang w:val="en-US" w:eastAsia="zh-CN"/>
        </w:rPr>
        <w:pPrChange w:id="4188" w:author="野草" w:date="2024-02-04T16:46:50Z">
          <w:pPr>
            <w:numPr>
              <w:ilvl w:val="0"/>
              <w:numId w:val="4"/>
            </w:numPr>
            <w:ind w:left="420" w:leftChars="0" w:hanging="420" w:firstLineChars="0"/>
          </w:pPr>
        </w:pPrChange>
      </w:pPr>
    </w:p>
    <w:p>
      <w:pPr>
        <w:numPr>
          <w:ilvl w:val="-1"/>
          <w:numId w:val="0"/>
        </w:numPr>
        <w:ind w:left="0" w:leftChars="0" w:firstLine="0" w:firstLineChars="0"/>
        <w:rPr>
          <w:rFonts w:hint="eastAsia"/>
          <w:highlight w:val="green"/>
          <w:lang w:val="en-US" w:eastAsia="zh-CN"/>
          <w:rPrChange w:id="4191" w:author="野草" w:date="2024-02-04T21:47:18Z">
            <w:rPr>
              <w:rFonts w:hint="default"/>
              <w:highlight w:val="none"/>
              <w:lang w:val="en-US" w:eastAsia="zh-CN"/>
            </w:rPr>
          </w:rPrChange>
        </w:rPr>
        <w:pPrChange w:id="4190" w:author="野草" w:date="2024-02-04T16:46:50Z">
          <w:pPr>
            <w:numPr>
              <w:ilvl w:val="0"/>
              <w:numId w:val="4"/>
            </w:numPr>
            <w:ind w:left="420" w:leftChars="0" w:hanging="420" w:firstLineChars="0"/>
          </w:pPr>
        </w:pPrChange>
      </w:pPr>
      <w:ins w:id="4192" w:author="野草" w:date="2024-02-04T21:25:20Z">
        <w:r>
          <w:rPr>
            <w:rFonts w:hint="eastAsia"/>
            <w:highlight w:val="green"/>
            <w:lang w:val="en-US" w:eastAsia="zh-CN"/>
            <w:rPrChange w:id="4193" w:author="野草" w:date="2024-02-04T21:47:18Z">
              <w:rPr>
                <w:rFonts w:hint="eastAsia"/>
                <w:highlight w:val="none"/>
                <w:lang w:val="en-US" w:eastAsia="zh-CN"/>
              </w:rPr>
            </w:rPrChange>
          </w:rPr>
          <w:t>【</w:t>
        </w:r>
      </w:ins>
      <w:ins w:id="4194" w:author="野草" w:date="2024-02-04T21:47:14Z">
        <w:r>
          <w:rPr>
            <w:rFonts w:hint="eastAsia"/>
            <w:highlight w:val="green"/>
            <w:lang w:val="en-US" w:eastAsia="zh-CN"/>
            <w:rPrChange w:id="4195" w:author="野草" w:date="2024-02-04T21:47:18Z">
              <w:rPr>
                <w:rFonts w:hint="eastAsia"/>
                <w:highlight w:val="none"/>
                <w:lang w:val="en-US" w:eastAsia="zh-CN"/>
              </w:rPr>
            </w:rPrChange>
          </w:rPr>
          <w:t>up</w:t>
        </w:r>
      </w:ins>
      <w:ins w:id="4196" w:author="野草" w:date="2024-02-04T21:25:21Z">
        <w:r>
          <w:rPr>
            <w:rFonts w:hint="eastAsia" w:ascii="Times New Roman" w:hAnsi="Times New Roman" w:eastAsiaTheme="minorEastAsia" w:cstheme="minorBidi"/>
            <w:i w:val="0"/>
            <w:iCs w:val="0"/>
            <w:caps w:val="0"/>
            <w:spacing w:val="0"/>
            <w:highlight w:val="green"/>
            <w:lang w:val="en-US" w:eastAsia="zh-CN"/>
          </w:rPr>
          <w:t xml:space="preserve">2024 </w:t>
        </w:r>
      </w:ins>
      <w:ins w:id="4197" w:author="野草" w:date="2024-02-04T21:25:21Z">
        <w:r>
          <w:rPr>
            <w:rFonts w:hint="eastAsia" w:cstheme="minorBidi"/>
            <w:i w:val="0"/>
            <w:iCs w:val="0"/>
            <w:caps w:val="0"/>
            <w:spacing w:val="0"/>
            <w:highlight w:val="green"/>
            <w:lang w:val="en-US" w:eastAsia="zh-CN"/>
          </w:rPr>
          <w:t>0204 2</w:t>
        </w:r>
      </w:ins>
      <w:ins w:id="4198" w:author="野草" w:date="2024-02-04T22:00:36Z">
        <w:r>
          <w:rPr>
            <w:rFonts w:hint="eastAsia" w:cstheme="minorBidi"/>
            <w:i w:val="0"/>
            <w:iCs w:val="0"/>
            <w:caps w:val="0"/>
            <w:spacing w:val="0"/>
            <w:highlight w:val="green"/>
            <w:lang w:val="en-US" w:eastAsia="zh-CN"/>
          </w:rPr>
          <w:t>2</w:t>
        </w:r>
      </w:ins>
      <w:ins w:id="4199" w:author="野草" w:date="2024-02-04T21:25:21Z">
        <w:r>
          <w:rPr>
            <w:rFonts w:hint="eastAsia" w:cstheme="minorBidi"/>
            <w:i w:val="0"/>
            <w:iCs w:val="0"/>
            <w:caps w:val="0"/>
            <w:spacing w:val="0"/>
            <w:highlight w:val="green"/>
            <w:lang w:val="en-US" w:eastAsia="zh-CN"/>
          </w:rPr>
          <w:t>:</w:t>
        </w:r>
      </w:ins>
      <w:ins w:id="4200" w:author="野草" w:date="2024-02-04T22:25:42Z">
        <w:r>
          <w:rPr>
            <w:rFonts w:hint="eastAsia" w:cstheme="minorBidi"/>
            <w:i w:val="0"/>
            <w:iCs w:val="0"/>
            <w:caps w:val="0"/>
            <w:spacing w:val="0"/>
            <w:highlight w:val="green"/>
            <w:lang w:val="en-US" w:eastAsia="zh-CN"/>
          </w:rPr>
          <w:t>2</w:t>
        </w:r>
      </w:ins>
      <w:ins w:id="4201" w:author="野草" w:date="2024-02-04T22:39:30Z">
        <w:r>
          <w:rPr>
            <w:rFonts w:hint="eastAsia" w:cstheme="minorBidi"/>
            <w:i w:val="0"/>
            <w:iCs w:val="0"/>
            <w:caps w:val="0"/>
            <w:spacing w:val="0"/>
            <w:highlight w:val="green"/>
            <w:lang w:val="en-US" w:eastAsia="zh-CN"/>
          </w:rPr>
          <w:t>9</w:t>
        </w:r>
      </w:ins>
      <w:ins w:id="4202" w:author="野草" w:date="2024-02-04T21:25:20Z">
        <w:r>
          <w:rPr>
            <w:rFonts w:hint="eastAsia"/>
            <w:highlight w:val="green"/>
            <w:lang w:val="en-US" w:eastAsia="zh-CN"/>
            <w:rPrChange w:id="4203" w:author="野草" w:date="2024-02-04T21:47:18Z">
              <w:rPr>
                <w:rFonts w:hint="eastAsia"/>
                <w:highlight w:val="none"/>
                <w:lang w:val="en-US" w:eastAsia="zh-CN"/>
              </w:rPr>
            </w:rPrChange>
          </w:rPr>
          <w:t>】</w:t>
        </w:r>
      </w:ins>
    </w:p>
    <w:p>
      <w:pPr>
        <w:numPr>
          <w:ilvl w:val="-1"/>
          <w:numId w:val="0"/>
        </w:numPr>
        <w:ind w:left="0" w:leftChars="0" w:firstLine="0" w:firstLineChars="0"/>
        <w:rPr>
          <w:del w:id="4205" w:author="野草" w:date="2024-02-04T17:26:12Z"/>
          <w:rFonts w:hint="eastAsia"/>
          <w:highlight w:val="cyan"/>
          <w:lang w:val="en-US" w:eastAsia="zh-CN"/>
        </w:rPr>
        <w:pPrChange w:id="4204" w:author="野草" w:date="2024-02-04T16:46:48Z">
          <w:pPr>
            <w:numPr>
              <w:ilvl w:val="0"/>
              <w:numId w:val="4"/>
            </w:numPr>
            <w:ind w:left="420" w:leftChars="0" w:hanging="420" w:firstLineChars="0"/>
          </w:pPr>
        </w:pPrChange>
      </w:pPr>
      <w:ins w:id="4206" w:author="野草" w:date="2024-02-04T17:26:12Z">
        <w:r>
          <w:rPr>
            <w:rFonts w:hint="eastAsia"/>
            <w:highlight w:val="green"/>
            <w:lang w:val="en-US" w:eastAsia="zh-CN"/>
            <w:rPrChange w:id="4207" w:author="野草" w:date="2024-02-04T21:47:22Z">
              <w:rPr>
                <w:rFonts w:hint="eastAsia"/>
                <w:highlight w:val="cyan"/>
                <w:lang w:val="en-US" w:eastAsia="zh-CN"/>
              </w:rPr>
            </w:rPrChange>
          </w:rPr>
          <w:t>In terms of</w:t>
        </w:r>
      </w:ins>
      <w:ins w:id="4208" w:author="野草" w:date="2024-02-04T17:26:12Z">
        <w:r>
          <w:rPr>
            <w:rFonts w:hint="eastAsia"/>
            <w:highlight w:val="cyan"/>
            <w:lang w:val="en-US" w:eastAsia="zh-CN"/>
          </w:rPr>
          <w:t xml:space="preserve"> </w:t>
        </w:r>
      </w:ins>
      <w:ins w:id="4209" w:author="野草" w:date="2024-02-04T21:25:33Z">
        <w:r>
          <w:rPr>
            <w:rFonts w:hint="eastAsia"/>
            <w:highlight w:val="cyan"/>
            <w:lang w:val="en-US" w:eastAsia="zh-CN"/>
          </w:rPr>
          <w:t>2</w:t>
        </w:r>
      </w:ins>
      <w:ins w:id="4210" w:author="野草" w:date="2024-02-04T17:26:12Z">
        <w:r>
          <w:rPr>
            <w:rFonts w:hint="eastAsia"/>
            <w:highlight w:val="cyan"/>
            <w:lang w:val="en-US" w:eastAsia="zh-CN"/>
          </w:rPr>
          <w:t xml:space="preserve">-dimensional </w:t>
        </w:r>
      </w:ins>
      <w:ins w:id="4211" w:author="野草" w:date="2024-02-04T17:26:12Z">
        <w:r>
          <w:rPr>
            <w:rFonts w:hint="eastAsia"/>
            <w:highlight w:val="green"/>
            <w:lang w:val="en-US" w:eastAsia="zh-CN"/>
            <w:rPrChange w:id="4212" w:author="野草" w:date="2024-02-04T21:25:57Z">
              <w:rPr>
                <w:rFonts w:hint="eastAsia"/>
                <w:highlight w:val="cyan"/>
                <w:lang w:val="en-US" w:eastAsia="zh-CN"/>
              </w:rPr>
            </w:rPrChange>
          </w:rPr>
          <w:t xml:space="preserve">land use </w:t>
        </w:r>
      </w:ins>
      <w:ins w:id="4213" w:author="野草" w:date="2024-02-04T21:25:49Z">
        <w:r>
          <w:rPr>
            <w:rFonts w:hint="eastAsia"/>
            <w:highlight w:val="green"/>
            <w:lang w:val="en-US" w:eastAsia="zh-CN"/>
            <w:rPrChange w:id="4214" w:author="野草" w:date="2024-02-04T21:25:57Z">
              <w:rPr>
                <w:rFonts w:hint="eastAsia"/>
                <w:highlight w:val="cyan"/>
                <w:lang w:val="en-US" w:eastAsia="zh-CN"/>
              </w:rPr>
            </w:rPrChange>
          </w:rPr>
          <w:t>c</w:t>
        </w:r>
      </w:ins>
      <w:ins w:id="4215" w:author="野草" w:date="2024-02-04T21:25:50Z">
        <w:r>
          <w:rPr>
            <w:rFonts w:hint="eastAsia"/>
            <w:highlight w:val="green"/>
            <w:lang w:val="en-US" w:eastAsia="zh-CN"/>
            <w:rPrChange w:id="4216" w:author="野草" w:date="2024-02-04T21:25:57Z">
              <w:rPr>
                <w:rFonts w:hint="eastAsia"/>
                <w:highlight w:val="cyan"/>
                <w:lang w:val="en-US" w:eastAsia="zh-CN"/>
              </w:rPr>
            </w:rPrChange>
          </w:rPr>
          <w:t>hara</w:t>
        </w:r>
      </w:ins>
      <w:ins w:id="4217" w:author="野草" w:date="2024-02-04T21:25:51Z">
        <w:r>
          <w:rPr>
            <w:rFonts w:hint="eastAsia"/>
            <w:highlight w:val="green"/>
            <w:lang w:val="en-US" w:eastAsia="zh-CN"/>
            <w:rPrChange w:id="4218" w:author="野草" w:date="2024-02-04T21:25:57Z">
              <w:rPr>
                <w:rFonts w:hint="eastAsia"/>
                <w:highlight w:val="cyan"/>
                <w:lang w:val="en-US" w:eastAsia="zh-CN"/>
              </w:rPr>
            </w:rPrChange>
          </w:rPr>
          <w:t>cteri</w:t>
        </w:r>
      </w:ins>
      <w:ins w:id="4219" w:author="野草" w:date="2024-02-04T21:25:52Z">
        <w:r>
          <w:rPr>
            <w:rFonts w:hint="eastAsia"/>
            <w:highlight w:val="green"/>
            <w:lang w:val="en-US" w:eastAsia="zh-CN"/>
            <w:rPrChange w:id="4220" w:author="野草" w:date="2024-02-04T21:25:57Z">
              <w:rPr>
                <w:rFonts w:hint="eastAsia"/>
                <w:highlight w:val="cyan"/>
                <w:lang w:val="en-US" w:eastAsia="zh-CN"/>
              </w:rPr>
            </w:rPrChange>
          </w:rPr>
          <w:t>stics</w:t>
        </w:r>
      </w:ins>
      <w:ins w:id="4221" w:author="野草" w:date="2024-02-04T17:26:12Z">
        <w:r>
          <w:rPr>
            <w:rFonts w:hint="eastAsia"/>
            <w:highlight w:val="cyan"/>
            <w:lang w:val="en-US" w:eastAsia="zh-CN"/>
          </w:rPr>
          <w:t xml:space="preserve">, this study </w:t>
        </w:r>
      </w:ins>
      <w:ins w:id="4222" w:author="野草" w:date="2024-02-04T17:26:12Z">
        <w:r>
          <w:rPr>
            <w:rFonts w:hint="eastAsia"/>
            <w:highlight w:val="green"/>
            <w:lang w:val="en-US" w:eastAsia="zh-CN"/>
            <w:rPrChange w:id="4223" w:author="野草" w:date="2024-02-04T21:26:01Z">
              <w:rPr>
                <w:rFonts w:hint="eastAsia"/>
                <w:highlight w:val="cyan"/>
                <w:lang w:val="en-US" w:eastAsia="zh-CN"/>
              </w:rPr>
            </w:rPrChange>
          </w:rPr>
          <w:t>observed</w:t>
        </w:r>
      </w:ins>
      <w:ins w:id="4224" w:author="野草" w:date="2024-02-04T17:26:12Z">
        <w:r>
          <w:rPr>
            <w:rFonts w:hint="eastAsia"/>
            <w:highlight w:val="cyan"/>
            <w:lang w:val="en-US" w:eastAsia="zh-CN"/>
          </w:rPr>
          <w:t xml:space="preserve"> a </w:t>
        </w:r>
      </w:ins>
      <w:ins w:id="4225" w:author="野草" w:date="2024-02-04T17:26:12Z">
        <w:r>
          <w:rPr>
            <w:rFonts w:hint="eastAsia"/>
            <w:highlight w:val="green"/>
            <w:lang w:val="en-US" w:eastAsia="zh-CN"/>
            <w:rPrChange w:id="4226" w:author="野草" w:date="2024-02-04T21:26:06Z">
              <w:rPr>
                <w:rFonts w:hint="eastAsia"/>
                <w:highlight w:val="cyan"/>
                <w:lang w:val="en-US" w:eastAsia="zh-CN"/>
              </w:rPr>
            </w:rPrChange>
          </w:rPr>
          <w:t>relatively minor role</w:t>
        </w:r>
      </w:ins>
      <w:ins w:id="4227" w:author="野草" w:date="2024-02-04T17:26:12Z">
        <w:r>
          <w:rPr>
            <w:rFonts w:hint="eastAsia"/>
            <w:highlight w:val="cyan"/>
            <w:lang w:val="en-US" w:eastAsia="zh-CN"/>
          </w:rPr>
          <w:t xml:space="preserve"> of </w:t>
        </w:r>
      </w:ins>
      <w:ins w:id="4228" w:author="野草" w:date="2024-02-04T17:26:12Z">
        <w:r>
          <w:rPr>
            <w:rFonts w:hint="eastAsia"/>
            <w:highlight w:val="green"/>
            <w:u w:val="single"/>
            <w:lang w:val="en-US" w:eastAsia="zh-CN"/>
            <w:rPrChange w:id="4229" w:author="野草" w:date="2024-02-04T21:54:07Z">
              <w:rPr>
                <w:rFonts w:hint="eastAsia"/>
                <w:highlight w:val="cyan"/>
                <w:lang w:val="en-US" w:eastAsia="zh-CN"/>
              </w:rPr>
            </w:rPrChange>
          </w:rPr>
          <w:t>land use composition</w:t>
        </w:r>
      </w:ins>
      <w:ins w:id="4230" w:author="野草" w:date="2024-02-04T17:26:12Z">
        <w:r>
          <w:rPr>
            <w:rFonts w:hint="eastAsia"/>
            <w:highlight w:val="cyan"/>
            <w:lang w:val="en-US" w:eastAsia="zh-CN"/>
          </w:rPr>
          <w:t xml:space="preserve">. The </w:t>
        </w:r>
      </w:ins>
      <w:ins w:id="4231" w:author="野草" w:date="2024-02-04T17:26:12Z">
        <w:r>
          <w:rPr>
            <w:rFonts w:hint="eastAsia"/>
            <w:highlight w:val="green"/>
            <w:lang w:val="en-US" w:eastAsia="zh-CN"/>
            <w:rPrChange w:id="4232" w:author="野草" w:date="2024-02-04T21:26:12Z">
              <w:rPr>
                <w:rFonts w:hint="eastAsia"/>
                <w:highlight w:val="cyan"/>
                <w:lang w:val="en-US" w:eastAsia="zh-CN"/>
              </w:rPr>
            </w:rPrChange>
          </w:rPr>
          <w:t>limited correlation</w:t>
        </w:r>
      </w:ins>
      <w:ins w:id="4233" w:author="野草" w:date="2024-02-04T17:26:12Z">
        <w:r>
          <w:rPr>
            <w:rFonts w:hint="eastAsia"/>
            <w:highlight w:val="cyan"/>
            <w:lang w:val="en-US" w:eastAsia="zh-CN"/>
          </w:rPr>
          <w:t xml:space="preserve"> between </w:t>
        </w:r>
      </w:ins>
      <w:ins w:id="4234" w:author="野草" w:date="2024-02-04T17:26:12Z">
        <w:r>
          <w:rPr>
            <w:rFonts w:hint="eastAsia"/>
            <w:highlight w:val="green"/>
            <w:lang w:val="en-US" w:eastAsia="zh-CN"/>
            <w:rPrChange w:id="4235" w:author="野草" w:date="2024-02-04T21:26:16Z">
              <w:rPr>
                <w:rFonts w:hint="eastAsia"/>
                <w:highlight w:val="cyan"/>
                <w:lang w:val="en-US" w:eastAsia="zh-CN"/>
              </w:rPr>
            </w:rPrChange>
          </w:rPr>
          <w:t>river cooling</w:t>
        </w:r>
      </w:ins>
      <w:ins w:id="4236" w:author="野草" w:date="2024-02-04T17:26:12Z">
        <w:r>
          <w:rPr>
            <w:rFonts w:hint="eastAsia"/>
            <w:highlight w:val="cyan"/>
            <w:lang w:val="en-US" w:eastAsia="zh-CN"/>
          </w:rPr>
          <w:t xml:space="preserve"> and the </w:t>
        </w:r>
      </w:ins>
      <w:ins w:id="4237" w:author="野草" w:date="2024-02-04T17:26:12Z">
        <w:r>
          <w:rPr>
            <w:rFonts w:hint="eastAsia"/>
            <w:highlight w:val="green"/>
            <w:lang w:val="en-US" w:eastAsia="zh-CN"/>
            <w:rPrChange w:id="4238" w:author="野草" w:date="2024-02-04T21:26:21Z">
              <w:rPr>
                <w:rFonts w:hint="eastAsia"/>
                <w:highlight w:val="cyan"/>
                <w:lang w:val="en-US" w:eastAsia="zh-CN"/>
              </w:rPr>
            </w:rPrChange>
          </w:rPr>
          <w:t>proportion of green space</w:t>
        </w:r>
      </w:ins>
      <w:ins w:id="4239" w:author="野草" w:date="2024-02-04T17:26:12Z">
        <w:r>
          <w:rPr>
            <w:rFonts w:hint="eastAsia"/>
            <w:highlight w:val="cyan"/>
            <w:lang w:val="en-US" w:eastAsia="zh-CN"/>
          </w:rPr>
          <w:t xml:space="preserve"> can be </w:t>
        </w:r>
      </w:ins>
      <w:ins w:id="4240" w:author="野草" w:date="2024-02-04T21:26:27Z">
        <w:r>
          <w:rPr>
            <w:rFonts w:hint="eastAsia"/>
            <w:highlight w:val="green"/>
            <w:lang w:val="en-US" w:eastAsia="zh-CN"/>
            <w:rPrChange w:id="4241" w:author="野草" w:date="2024-02-04T21:26:34Z">
              <w:rPr>
                <w:rFonts w:hint="eastAsia"/>
                <w:highlight w:val="cyan"/>
                <w:lang w:val="en-US" w:eastAsia="zh-CN"/>
              </w:rPr>
            </w:rPrChange>
          </w:rPr>
          <w:t>exp</w:t>
        </w:r>
      </w:ins>
      <w:ins w:id="4242" w:author="野草" w:date="2024-02-04T21:26:30Z">
        <w:r>
          <w:rPr>
            <w:rFonts w:hint="eastAsia"/>
            <w:highlight w:val="green"/>
            <w:lang w:val="en-US" w:eastAsia="zh-CN"/>
            <w:rPrChange w:id="4243" w:author="野草" w:date="2024-02-04T21:26:34Z">
              <w:rPr>
                <w:rFonts w:hint="eastAsia"/>
                <w:highlight w:val="cyan"/>
                <w:lang w:val="en-US" w:eastAsia="zh-CN"/>
              </w:rPr>
            </w:rPrChange>
          </w:rPr>
          <w:t>lained</w:t>
        </w:r>
      </w:ins>
      <w:ins w:id="4244" w:author="野草" w:date="2024-02-04T21:26:31Z">
        <w:r>
          <w:rPr>
            <w:rFonts w:hint="eastAsia"/>
            <w:highlight w:val="green"/>
            <w:lang w:val="en-US" w:eastAsia="zh-CN"/>
            <w:rPrChange w:id="4245" w:author="野草" w:date="2024-02-04T21:26:34Z">
              <w:rPr>
                <w:rFonts w:hint="eastAsia"/>
                <w:highlight w:val="cyan"/>
                <w:lang w:val="en-US" w:eastAsia="zh-CN"/>
              </w:rPr>
            </w:rPrChange>
          </w:rPr>
          <w:t xml:space="preserve"> by</w:t>
        </w:r>
      </w:ins>
      <w:ins w:id="4246" w:author="野草" w:date="2024-02-04T17:26:12Z">
        <w:r>
          <w:rPr>
            <w:rFonts w:hint="eastAsia"/>
            <w:highlight w:val="cyan"/>
            <w:lang w:val="en-US" w:eastAsia="zh-CN"/>
          </w:rPr>
          <w:t xml:space="preserve"> the</w:t>
        </w:r>
      </w:ins>
      <w:ins w:id="4247" w:author="野草" w:date="2024-02-04T22:24:50Z">
        <w:r>
          <w:rPr>
            <w:rFonts w:hint="eastAsia"/>
            <w:highlight w:val="cyan"/>
            <w:lang w:val="en-US" w:eastAsia="zh-CN"/>
          </w:rPr>
          <w:t>ir</w:t>
        </w:r>
      </w:ins>
      <w:ins w:id="4248" w:author="野草" w:date="2024-02-04T17:26:12Z">
        <w:r>
          <w:rPr>
            <w:rFonts w:hint="eastAsia"/>
            <w:highlight w:val="cyan"/>
            <w:lang w:val="en-US" w:eastAsia="zh-CN"/>
          </w:rPr>
          <w:t xml:space="preserve"> </w:t>
        </w:r>
      </w:ins>
      <w:ins w:id="4249" w:author="野草" w:date="2024-02-04T17:26:59Z">
        <w:r>
          <w:rPr>
            <w:rFonts w:hint="eastAsia"/>
            <w:highlight w:val="green"/>
            <w:lang w:val="en-US" w:eastAsia="zh-CN"/>
            <w:rPrChange w:id="4250" w:author="野草" w:date="2024-02-04T21:26:37Z">
              <w:rPr>
                <w:rFonts w:hint="eastAsia"/>
                <w:highlight w:val="cyan"/>
                <w:lang w:val="en-US" w:eastAsia="zh-CN"/>
              </w:rPr>
            </w:rPrChange>
          </w:rPr>
          <w:t>comple</w:t>
        </w:r>
      </w:ins>
      <w:ins w:id="4251" w:author="野草" w:date="2024-02-04T17:27:00Z">
        <w:r>
          <w:rPr>
            <w:rFonts w:hint="eastAsia"/>
            <w:highlight w:val="green"/>
            <w:lang w:val="en-US" w:eastAsia="zh-CN"/>
            <w:rPrChange w:id="4252" w:author="野草" w:date="2024-02-04T21:26:37Z">
              <w:rPr>
                <w:rFonts w:hint="eastAsia"/>
                <w:highlight w:val="cyan"/>
                <w:lang w:val="en-US" w:eastAsia="zh-CN"/>
              </w:rPr>
            </w:rPrChange>
          </w:rPr>
          <w:t>x</w:t>
        </w:r>
      </w:ins>
      <w:ins w:id="4253" w:author="野草" w:date="2024-02-04T17:26:12Z">
        <w:r>
          <w:rPr>
            <w:rFonts w:hint="eastAsia"/>
            <w:highlight w:val="green"/>
            <w:lang w:val="en-US" w:eastAsia="zh-CN"/>
            <w:rPrChange w:id="4254" w:author="野草" w:date="2024-02-04T21:26:37Z">
              <w:rPr>
                <w:rFonts w:hint="eastAsia"/>
                <w:highlight w:val="cyan"/>
                <w:lang w:val="en-US" w:eastAsia="zh-CN"/>
              </w:rPr>
            </w:rPrChange>
          </w:rPr>
          <w:t xml:space="preserve"> interaction</w:t>
        </w:r>
      </w:ins>
      <w:ins w:id="4255" w:author="野草" w:date="2024-02-04T22:24:53Z">
        <w:r>
          <w:rPr>
            <w:rFonts w:hint="eastAsia"/>
            <w:highlight w:val="green"/>
            <w:lang w:val="en-US" w:eastAsia="zh-CN"/>
            <w:rPrChange w:id="4256" w:author="野草" w:date="2024-02-04T22:24:56Z">
              <w:rPr>
                <w:rFonts w:hint="eastAsia"/>
                <w:highlight w:val="cyan"/>
                <w:lang w:val="en-US" w:eastAsia="zh-CN"/>
              </w:rPr>
            </w:rPrChange>
          </w:rPr>
          <w:t>s</w:t>
        </w:r>
      </w:ins>
      <w:ins w:id="4257" w:author="野草" w:date="2024-02-04T17:26:12Z">
        <w:r>
          <w:rPr>
            <w:rFonts w:hint="eastAsia"/>
            <w:highlight w:val="cyan"/>
            <w:lang w:val="en-US" w:eastAsia="zh-CN"/>
          </w:rPr>
          <w:t xml:space="preserve">. </w:t>
        </w:r>
      </w:ins>
      <w:ins w:id="4258" w:author="野草" w:date="2024-02-04T22:25:35Z">
        <w:r>
          <w:rPr>
            <w:rFonts w:hint="eastAsia"/>
            <w:highlight w:val="cyan"/>
            <w:lang w:val="en-US" w:eastAsia="zh-CN"/>
          </w:rPr>
          <w:t xml:space="preserve">On </w:t>
        </w:r>
      </w:ins>
      <w:ins w:id="4259" w:author="野草" w:date="2024-02-04T22:25:36Z">
        <w:r>
          <w:rPr>
            <w:rFonts w:hint="eastAsia"/>
            <w:highlight w:val="cyan"/>
            <w:lang w:val="en-US" w:eastAsia="zh-CN"/>
          </w:rPr>
          <w:t xml:space="preserve">one </w:t>
        </w:r>
      </w:ins>
      <w:ins w:id="4260" w:author="野草" w:date="2024-02-04T22:25:37Z">
        <w:r>
          <w:rPr>
            <w:rFonts w:hint="eastAsia"/>
            <w:highlight w:val="cyan"/>
            <w:lang w:val="en-US" w:eastAsia="zh-CN"/>
          </w:rPr>
          <w:t xml:space="preserve">hand, </w:t>
        </w:r>
      </w:ins>
      <w:ins w:id="4261" w:author="野草" w:date="2024-02-04T22:25:40Z">
        <w:r>
          <w:rPr>
            <w:rFonts w:hint="eastAsia"/>
            <w:highlight w:val="cyan"/>
            <w:lang w:val="en-US" w:eastAsia="zh-CN"/>
          </w:rPr>
          <w:t>t</w:t>
        </w:r>
      </w:ins>
      <w:ins w:id="4262" w:author="野草" w:date="2024-02-04T17:26:12Z">
        <w:r>
          <w:rPr>
            <w:rFonts w:hint="eastAsia"/>
            <w:highlight w:val="cyan"/>
            <w:lang w:val="en-US" w:eastAsia="zh-CN"/>
          </w:rPr>
          <w:t xml:space="preserve">he </w:t>
        </w:r>
      </w:ins>
      <w:ins w:id="4263" w:author="野草" w:date="2024-02-04T17:26:12Z">
        <w:r>
          <w:rPr>
            <w:rFonts w:hint="eastAsia"/>
            <w:highlight w:val="green"/>
            <w:lang w:val="en-US" w:eastAsia="zh-CN"/>
            <w:rPrChange w:id="4264" w:author="野草" w:date="2024-02-04T21:26:44Z">
              <w:rPr>
                <w:rFonts w:hint="eastAsia"/>
                <w:highlight w:val="cyan"/>
                <w:lang w:val="en-US" w:eastAsia="zh-CN"/>
              </w:rPr>
            </w:rPrChange>
          </w:rPr>
          <w:t>lower temperature</w:t>
        </w:r>
      </w:ins>
      <w:ins w:id="4265" w:author="野草" w:date="2024-02-04T17:26:12Z">
        <w:r>
          <w:rPr>
            <w:rFonts w:hint="eastAsia"/>
            <w:highlight w:val="cyan"/>
            <w:lang w:val="en-US" w:eastAsia="zh-CN"/>
          </w:rPr>
          <w:t xml:space="preserve"> </w:t>
        </w:r>
      </w:ins>
      <w:ins w:id="4266" w:author="野草" w:date="2024-02-04T21:26:59Z">
        <w:r>
          <w:rPr>
            <w:rFonts w:hint="eastAsia"/>
            <w:highlight w:val="green"/>
            <w:lang w:val="en-US" w:eastAsia="zh-CN"/>
          </w:rPr>
          <w:t>of green space</w:t>
        </w:r>
      </w:ins>
      <w:ins w:id="4267" w:author="野草" w:date="2024-02-04T17:26:12Z">
        <w:r>
          <w:rPr>
            <w:rFonts w:hint="eastAsia"/>
            <w:highlight w:val="cyan"/>
            <w:lang w:val="en-US" w:eastAsia="zh-CN"/>
          </w:rPr>
          <w:t xml:space="preserve"> </w:t>
        </w:r>
      </w:ins>
      <w:ins w:id="4268" w:author="野草" w:date="2024-02-04T21:55:03Z">
        <w:r>
          <w:rPr>
            <w:rFonts w:hint="eastAsia"/>
            <w:highlight w:val="cyan"/>
            <w:lang w:val="en-US" w:eastAsia="zh-CN"/>
          </w:rPr>
          <w:t xml:space="preserve">compared to </w:t>
        </w:r>
      </w:ins>
      <w:ins w:id="4269" w:author="野草" w:date="2024-02-04T21:55:03Z">
        <w:r>
          <w:rPr>
            <w:rFonts w:hint="eastAsia"/>
            <w:highlight w:val="green"/>
            <w:lang w:val="en-US" w:eastAsia="zh-CN"/>
          </w:rPr>
          <w:t>impervious surface</w:t>
        </w:r>
      </w:ins>
      <w:ins w:id="4270" w:author="野草" w:date="2024-02-04T21:55:04Z">
        <w:r>
          <w:rPr>
            <w:rFonts w:hint="eastAsia"/>
            <w:highlight w:val="green"/>
            <w:lang w:val="en-US" w:eastAsia="zh-CN"/>
          </w:rPr>
          <w:t xml:space="preserve"> </w:t>
        </w:r>
      </w:ins>
      <w:ins w:id="4271" w:author="野草" w:date="2024-02-04T17:26:12Z">
        <w:r>
          <w:rPr>
            <w:rFonts w:hint="eastAsia"/>
            <w:highlight w:val="cyan"/>
            <w:lang w:val="en-US" w:eastAsia="zh-CN"/>
          </w:rPr>
          <w:t xml:space="preserve">weakens the </w:t>
        </w:r>
      </w:ins>
      <w:ins w:id="4272" w:author="野草" w:date="2024-02-04T17:26:12Z">
        <w:r>
          <w:rPr>
            <w:rFonts w:hint="eastAsia"/>
            <w:highlight w:val="green"/>
            <w:lang w:val="en-US" w:eastAsia="zh-CN"/>
            <w:rPrChange w:id="4273" w:author="野草" w:date="2024-02-04T21:27:10Z">
              <w:rPr>
                <w:rFonts w:hint="eastAsia"/>
                <w:highlight w:val="cyan"/>
                <w:lang w:val="en-US" w:eastAsia="zh-CN"/>
              </w:rPr>
            </w:rPrChange>
          </w:rPr>
          <w:t>impact of river cooling</w:t>
        </w:r>
      </w:ins>
      <w:ins w:id="4274" w:author="野草" w:date="2024-02-04T17:26:12Z">
        <w:r>
          <w:rPr>
            <w:rFonts w:hint="eastAsia"/>
            <w:highlight w:val="cyan"/>
            <w:lang w:val="en-US" w:eastAsia="zh-CN"/>
          </w:rPr>
          <w:t xml:space="preserve">. </w:t>
        </w:r>
      </w:ins>
      <w:ins w:id="4275" w:author="野草" w:date="2024-02-04T17:28:01Z">
        <w:r>
          <w:rPr>
            <w:rFonts w:hint="eastAsia"/>
            <w:highlight w:val="cyan"/>
            <w:lang w:val="en-US" w:eastAsia="zh-CN"/>
          </w:rPr>
          <w:t>O</w:t>
        </w:r>
      </w:ins>
      <w:ins w:id="4276" w:author="野草" w:date="2024-02-04T17:28:02Z">
        <w:r>
          <w:rPr>
            <w:rFonts w:hint="eastAsia"/>
            <w:highlight w:val="cyan"/>
            <w:lang w:val="en-US" w:eastAsia="zh-CN"/>
          </w:rPr>
          <w:t xml:space="preserve">n the </w:t>
        </w:r>
      </w:ins>
      <w:ins w:id="4277" w:author="野草" w:date="2024-02-04T17:28:03Z">
        <w:r>
          <w:rPr>
            <w:rFonts w:hint="eastAsia"/>
            <w:highlight w:val="cyan"/>
            <w:lang w:val="en-US" w:eastAsia="zh-CN"/>
          </w:rPr>
          <w:t>ot</w:t>
        </w:r>
      </w:ins>
      <w:ins w:id="4278" w:author="野草" w:date="2024-02-04T17:28:04Z">
        <w:r>
          <w:rPr>
            <w:rFonts w:hint="eastAsia"/>
            <w:highlight w:val="cyan"/>
            <w:lang w:val="en-US" w:eastAsia="zh-CN"/>
          </w:rPr>
          <w:t>her hand</w:t>
        </w:r>
      </w:ins>
      <w:ins w:id="4279" w:author="野草" w:date="2024-02-04T17:26:12Z">
        <w:r>
          <w:rPr>
            <w:rFonts w:hint="eastAsia"/>
            <w:highlight w:val="cyan"/>
            <w:lang w:val="en-US" w:eastAsia="zh-CN"/>
          </w:rPr>
          <w:t xml:space="preserve">, </w:t>
        </w:r>
      </w:ins>
      <w:ins w:id="4280" w:author="野草" w:date="2024-02-04T17:26:12Z">
        <w:r>
          <w:rPr>
            <w:rFonts w:hint="eastAsia"/>
            <w:highlight w:val="green"/>
            <w:u w:val="single"/>
            <w:lang w:val="en-US" w:eastAsia="zh-CN"/>
            <w:rPrChange w:id="4281" w:author="野草" w:date="2024-02-04T21:27:56Z">
              <w:rPr>
                <w:rFonts w:hint="eastAsia"/>
                <w:highlight w:val="cyan"/>
                <w:lang w:val="en-US" w:eastAsia="zh-CN"/>
              </w:rPr>
            </w:rPrChange>
          </w:rPr>
          <w:t>vegetated areas</w:t>
        </w:r>
      </w:ins>
      <w:ins w:id="4282" w:author="野草" w:date="2024-02-04T17:28:34Z">
        <w:r>
          <w:rPr>
            <w:rFonts w:hint="eastAsia"/>
            <w:highlight w:val="cyan"/>
            <w:lang w:val="en-US" w:eastAsia="zh-CN"/>
          </w:rPr>
          <w:t xml:space="preserve"> </w:t>
        </w:r>
      </w:ins>
      <w:ins w:id="4283" w:author="野草" w:date="2024-02-04T17:28:28Z">
        <w:r>
          <w:rPr>
            <w:rFonts w:hint="eastAsia" w:ascii="Times New Roman" w:hAnsi="Times New Roman" w:eastAsiaTheme="minorEastAsia" w:cstheme="minorBidi"/>
            <w:i w:val="0"/>
            <w:iCs w:val="0"/>
            <w:caps w:val="0"/>
            <w:color w:val="auto"/>
            <w:spacing w:val="0"/>
            <w:sz w:val="21"/>
            <w:szCs w:val="24"/>
            <w:highlight w:val="cyan"/>
            <w:rPrChange w:id="4284" w:author="野草" w:date="2024-02-04T17:28:31Z">
              <w:rPr>
                <w:rFonts w:ascii="Segoe UI" w:hAnsi="Segoe UI" w:eastAsia="Segoe UI" w:cs="Segoe UI"/>
                <w:i w:val="0"/>
                <w:iCs w:val="0"/>
                <w:caps w:val="0"/>
                <w:color w:val="0F0F0F"/>
                <w:spacing w:val="0"/>
                <w:sz w:val="16"/>
                <w:szCs w:val="16"/>
              </w:rPr>
            </w:rPrChange>
          </w:rPr>
          <w:t xml:space="preserve">are mostly </w:t>
        </w:r>
      </w:ins>
      <w:ins w:id="4285" w:author="野草" w:date="2024-02-04T17:28:28Z">
        <w:r>
          <w:rPr>
            <w:rFonts w:hint="eastAsia" w:ascii="Times New Roman" w:hAnsi="Times New Roman" w:eastAsiaTheme="minorEastAsia" w:cstheme="minorBidi"/>
            <w:i w:val="0"/>
            <w:iCs w:val="0"/>
            <w:caps w:val="0"/>
            <w:color w:val="auto"/>
            <w:spacing w:val="0"/>
            <w:sz w:val="21"/>
            <w:szCs w:val="24"/>
            <w:highlight w:val="green"/>
            <w:u w:val="single"/>
            <w:rPrChange w:id="4286" w:author="野草" w:date="2024-02-04T21:28:08Z">
              <w:rPr>
                <w:rFonts w:ascii="Segoe UI" w:hAnsi="Segoe UI" w:eastAsia="Segoe UI" w:cs="Segoe UI"/>
                <w:i w:val="0"/>
                <w:iCs w:val="0"/>
                <w:caps w:val="0"/>
                <w:color w:val="0F0F0F"/>
                <w:spacing w:val="0"/>
                <w:sz w:val="16"/>
                <w:szCs w:val="16"/>
              </w:rPr>
            </w:rPrChange>
          </w:rPr>
          <w:t>open areas</w:t>
        </w:r>
      </w:ins>
      <w:ins w:id="4287" w:author="野草" w:date="2024-02-04T17:28:43Z">
        <w:r>
          <w:rPr>
            <w:rFonts w:hint="eastAsia" w:cstheme="minorBidi"/>
            <w:i w:val="0"/>
            <w:iCs w:val="0"/>
            <w:caps w:val="0"/>
            <w:spacing w:val="0"/>
            <w:sz w:val="21"/>
            <w:szCs w:val="24"/>
            <w:highlight w:val="cyan"/>
            <w:lang w:val="en-US" w:eastAsia="zh-CN"/>
          </w:rPr>
          <w:t xml:space="preserve">, </w:t>
        </w:r>
      </w:ins>
      <w:ins w:id="4288" w:author="野草" w:date="2024-02-04T17:28:44Z">
        <w:r>
          <w:rPr>
            <w:rFonts w:hint="eastAsia" w:cstheme="minorBidi"/>
            <w:i w:val="0"/>
            <w:iCs w:val="0"/>
            <w:caps w:val="0"/>
            <w:spacing w:val="0"/>
            <w:sz w:val="21"/>
            <w:szCs w:val="24"/>
            <w:highlight w:val="cyan"/>
            <w:lang w:val="en-US" w:eastAsia="zh-CN"/>
          </w:rPr>
          <w:t>whic</w:t>
        </w:r>
      </w:ins>
      <w:ins w:id="4289" w:author="野草" w:date="2024-02-04T17:28:45Z">
        <w:r>
          <w:rPr>
            <w:rFonts w:hint="eastAsia" w:cstheme="minorBidi"/>
            <w:i w:val="0"/>
            <w:iCs w:val="0"/>
            <w:caps w:val="0"/>
            <w:spacing w:val="0"/>
            <w:sz w:val="21"/>
            <w:szCs w:val="24"/>
            <w:highlight w:val="cyan"/>
            <w:lang w:val="en-US" w:eastAsia="zh-CN"/>
          </w:rPr>
          <w:t xml:space="preserve">h </w:t>
        </w:r>
      </w:ins>
      <w:ins w:id="4290" w:author="野草" w:date="2024-02-04T17:26:12Z">
        <w:r>
          <w:rPr>
            <w:rFonts w:hint="eastAsia"/>
            <w:highlight w:val="cyan"/>
            <w:lang w:val="en-US" w:eastAsia="zh-CN"/>
          </w:rPr>
          <w:t xml:space="preserve">facilitate </w:t>
        </w:r>
      </w:ins>
      <w:ins w:id="4291" w:author="野草" w:date="2024-02-04T17:26:12Z">
        <w:r>
          <w:rPr>
            <w:rFonts w:hint="eastAsia"/>
            <w:highlight w:val="green"/>
            <w:lang w:val="en-US" w:eastAsia="zh-CN"/>
            <w:rPrChange w:id="4292" w:author="野草" w:date="2024-02-04T21:28:13Z">
              <w:rPr>
                <w:rFonts w:hint="eastAsia"/>
                <w:highlight w:val="cyan"/>
                <w:lang w:val="en-US" w:eastAsia="zh-CN"/>
              </w:rPr>
            </w:rPrChange>
          </w:rPr>
          <w:t xml:space="preserve">the inward penetration </w:t>
        </w:r>
      </w:ins>
      <w:ins w:id="4293" w:author="野草" w:date="2024-02-04T17:26:12Z">
        <w:r>
          <w:rPr>
            <w:rFonts w:hint="eastAsia"/>
            <w:highlight w:val="cyan"/>
            <w:lang w:val="en-US" w:eastAsia="zh-CN"/>
          </w:rPr>
          <w:t xml:space="preserve">of </w:t>
        </w:r>
      </w:ins>
      <w:ins w:id="4294" w:author="野草" w:date="2024-02-04T17:26:12Z">
        <w:r>
          <w:rPr>
            <w:rFonts w:hint="eastAsia"/>
            <w:highlight w:val="green"/>
            <w:lang w:val="en-US" w:eastAsia="zh-CN"/>
            <w:rPrChange w:id="4295" w:author="野草" w:date="2024-02-04T21:28:17Z">
              <w:rPr>
                <w:rFonts w:hint="eastAsia"/>
                <w:highlight w:val="cyan"/>
                <w:lang w:val="en-US" w:eastAsia="zh-CN"/>
              </w:rPr>
            </w:rPrChange>
          </w:rPr>
          <w:t>cooler airflow</w:t>
        </w:r>
      </w:ins>
      <w:ins w:id="4296" w:author="野草" w:date="2024-02-04T17:26:12Z">
        <w:r>
          <w:rPr>
            <w:rFonts w:hint="eastAsia"/>
            <w:highlight w:val="cyan"/>
            <w:lang w:val="en-US" w:eastAsia="zh-CN"/>
          </w:rPr>
          <w:t xml:space="preserve"> from the river.</w:t>
        </w:r>
      </w:ins>
      <w:ins w:id="4297" w:author="野草" w:date="2024-02-04T21:28:30Z">
        <w:r>
          <w:rPr>
            <w:rFonts w:hint="eastAsia"/>
            <w:highlight w:val="cyan"/>
            <w:lang w:val="en-US" w:eastAsia="zh-CN"/>
          </w:rPr>
          <w:t xml:space="preserve"> </w:t>
        </w:r>
      </w:ins>
      <w:ins w:id="4298" w:author="野草" w:date="2024-02-04T17:26:12Z">
        <w:r>
          <w:rPr>
            <w:rFonts w:hint="eastAsia"/>
            <w:highlight w:val="cyan"/>
            <w:lang w:val="en-US" w:eastAsia="zh-CN"/>
          </w:rPr>
          <w:t xml:space="preserve">Considering the </w:t>
        </w:r>
      </w:ins>
      <w:ins w:id="4299" w:author="野草" w:date="2024-02-04T17:26:12Z">
        <w:r>
          <w:rPr>
            <w:rFonts w:hint="eastAsia"/>
            <w:highlight w:val="green"/>
            <w:lang w:val="en-US" w:eastAsia="zh-CN"/>
            <w:rPrChange w:id="4300" w:author="野草" w:date="2024-02-04T21:28:33Z">
              <w:rPr>
                <w:rFonts w:hint="eastAsia"/>
                <w:highlight w:val="cyan"/>
                <w:lang w:val="en-US" w:eastAsia="zh-CN"/>
              </w:rPr>
            </w:rPrChange>
          </w:rPr>
          <w:t>aforementioned influences</w:t>
        </w:r>
      </w:ins>
      <w:ins w:id="4301" w:author="野草" w:date="2024-02-04T17:26:12Z">
        <w:r>
          <w:rPr>
            <w:rFonts w:hint="eastAsia"/>
            <w:highlight w:val="cyan"/>
            <w:lang w:val="en-US" w:eastAsia="zh-CN"/>
          </w:rPr>
          <w:t xml:space="preserve">, the overall effects of </w:t>
        </w:r>
      </w:ins>
      <w:ins w:id="4302" w:author="野草" w:date="2024-02-04T17:26:12Z">
        <w:r>
          <w:rPr>
            <w:rFonts w:hint="eastAsia"/>
            <w:highlight w:val="green"/>
            <w:u w:val="single"/>
            <w:lang w:val="en-US" w:eastAsia="zh-CN"/>
            <w:rPrChange w:id="4303" w:author="野草" w:date="2024-02-04T21:29:45Z">
              <w:rPr>
                <w:rFonts w:hint="eastAsia"/>
                <w:highlight w:val="cyan"/>
                <w:lang w:val="en-US" w:eastAsia="zh-CN"/>
              </w:rPr>
            </w:rPrChange>
          </w:rPr>
          <w:t>green space ratio</w:t>
        </w:r>
      </w:ins>
      <w:ins w:id="4304" w:author="野草" w:date="2024-02-04T17:26:12Z">
        <w:r>
          <w:rPr>
            <w:rFonts w:hint="eastAsia"/>
            <w:highlight w:val="cyan"/>
            <w:lang w:val="en-US" w:eastAsia="zh-CN"/>
          </w:rPr>
          <w:t xml:space="preserve"> on </w:t>
        </w:r>
      </w:ins>
      <w:ins w:id="4305" w:author="野草" w:date="2024-02-04T17:26:12Z">
        <w:r>
          <w:rPr>
            <w:rFonts w:hint="eastAsia"/>
            <w:highlight w:val="green"/>
            <w:lang w:val="en-US" w:eastAsia="zh-CN"/>
            <w:rPrChange w:id="4306" w:author="野草" w:date="2024-02-04T21:29:49Z">
              <w:rPr>
                <w:rFonts w:hint="eastAsia"/>
                <w:highlight w:val="cyan"/>
                <w:lang w:val="en-US" w:eastAsia="zh-CN"/>
              </w:rPr>
            </w:rPrChange>
          </w:rPr>
          <w:t>river cooling</w:t>
        </w:r>
      </w:ins>
      <w:ins w:id="4307" w:author="野草" w:date="2024-02-04T17:26:12Z">
        <w:r>
          <w:rPr>
            <w:rFonts w:hint="eastAsia"/>
            <w:highlight w:val="cyan"/>
            <w:lang w:val="en-US" w:eastAsia="zh-CN"/>
          </w:rPr>
          <w:t xml:space="preserve"> </w:t>
        </w:r>
      </w:ins>
      <w:ins w:id="4308" w:author="野草" w:date="2024-02-04T17:29:06Z">
        <w:r>
          <w:rPr>
            <w:rFonts w:hint="eastAsia"/>
            <w:highlight w:val="cyan"/>
            <w:lang w:val="en-US" w:eastAsia="zh-CN"/>
          </w:rPr>
          <w:t>ar</w:t>
        </w:r>
      </w:ins>
      <w:ins w:id="4309" w:author="野草" w:date="2024-02-04T17:29:07Z">
        <w:r>
          <w:rPr>
            <w:rFonts w:hint="eastAsia"/>
            <w:highlight w:val="cyan"/>
            <w:lang w:val="en-US" w:eastAsia="zh-CN"/>
          </w:rPr>
          <w:t>e com</w:t>
        </w:r>
      </w:ins>
      <w:ins w:id="4310" w:author="野草" w:date="2024-02-04T17:29:08Z">
        <w:r>
          <w:rPr>
            <w:rFonts w:hint="eastAsia"/>
            <w:highlight w:val="cyan"/>
            <w:lang w:val="en-US" w:eastAsia="zh-CN"/>
          </w:rPr>
          <w:t>plic</w:t>
        </w:r>
      </w:ins>
      <w:ins w:id="4311" w:author="野草" w:date="2024-02-04T17:29:09Z">
        <w:r>
          <w:rPr>
            <w:rFonts w:hint="eastAsia"/>
            <w:highlight w:val="cyan"/>
            <w:lang w:val="en-US" w:eastAsia="zh-CN"/>
          </w:rPr>
          <w:t>ated</w:t>
        </w:r>
      </w:ins>
      <w:ins w:id="4312" w:author="野草" w:date="2024-02-04T17:26:12Z">
        <w:r>
          <w:rPr>
            <w:rFonts w:hint="eastAsia"/>
            <w:highlight w:val="cyan"/>
            <w:lang w:val="en-US" w:eastAsia="zh-CN"/>
          </w:rPr>
          <w:t xml:space="preserve">. </w:t>
        </w:r>
      </w:ins>
      <w:ins w:id="4313" w:author="野草" w:date="2024-02-04T17:26:12Z">
        <w:r>
          <w:rPr>
            <w:rFonts w:hint="eastAsia"/>
            <w:highlight w:val="green"/>
            <w:lang w:val="en-US" w:eastAsia="zh-CN"/>
            <w:rPrChange w:id="4314" w:author="野草" w:date="2024-02-04T21:45:41Z">
              <w:rPr>
                <w:rFonts w:hint="eastAsia"/>
                <w:highlight w:val="cyan"/>
                <w:lang w:val="en-US" w:eastAsia="zh-CN"/>
              </w:rPr>
            </w:rPrChange>
          </w:rPr>
          <w:t>While some studies</w:t>
        </w:r>
      </w:ins>
      <w:ins w:id="4315" w:author="野草" w:date="2024-02-04T17:26:12Z">
        <w:r>
          <w:rPr>
            <w:rFonts w:hint="eastAsia"/>
            <w:highlight w:val="cyan"/>
            <w:lang w:val="en-US" w:eastAsia="zh-CN"/>
          </w:rPr>
          <w:t xml:space="preserve"> indicate</w:t>
        </w:r>
      </w:ins>
      <w:ins w:id="4316" w:author="野草" w:date="2024-02-04T21:58:15Z">
        <w:r>
          <w:rPr>
            <w:rFonts w:hint="eastAsia"/>
            <w:highlight w:val="cyan"/>
            <w:lang w:val="en-US" w:eastAsia="zh-CN"/>
          </w:rPr>
          <w:t>d</w:t>
        </w:r>
      </w:ins>
      <w:ins w:id="4317" w:author="野草" w:date="2024-02-04T17:26:12Z">
        <w:r>
          <w:rPr>
            <w:rFonts w:hint="eastAsia"/>
            <w:highlight w:val="cyan"/>
            <w:lang w:val="en-US" w:eastAsia="zh-CN"/>
          </w:rPr>
          <w:t xml:space="preserve"> </w:t>
        </w:r>
      </w:ins>
      <w:ins w:id="4318" w:author="野草" w:date="2024-02-04T17:26:12Z">
        <w:r>
          <w:rPr>
            <w:rFonts w:hint="eastAsia"/>
            <w:highlight w:val="green"/>
            <w:lang w:val="en-US" w:eastAsia="zh-CN"/>
            <w:rPrChange w:id="4319" w:author="野草" w:date="2024-02-04T21:45:44Z">
              <w:rPr>
                <w:rFonts w:hint="eastAsia"/>
                <w:highlight w:val="cyan"/>
                <w:lang w:val="en-US" w:eastAsia="zh-CN"/>
              </w:rPr>
            </w:rPrChange>
          </w:rPr>
          <w:t>an increase</w:t>
        </w:r>
      </w:ins>
      <w:ins w:id="4320" w:author="野草" w:date="2024-02-04T17:26:12Z">
        <w:r>
          <w:rPr>
            <w:rFonts w:hint="eastAsia"/>
            <w:highlight w:val="cyan"/>
            <w:lang w:val="en-US" w:eastAsia="zh-CN"/>
          </w:rPr>
          <w:t xml:space="preserve"> in </w:t>
        </w:r>
      </w:ins>
      <w:ins w:id="4321" w:author="野草" w:date="2024-02-04T17:26:12Z">
        <w:r>
          <w:rPr>
            <w:rFonts w:hint="eastAsia"/>
            <w:highlight w:val="green"/>
            <w:lang w:val="en-US" w:eastAsia="zh-CN"/>
            <w:rPrChange w:id="4322" w:author="野草" w:date="2024-02-04T21:45:48Z">
              <w:rPr>
                <w:rFonts w:hint="eastAsia"/>
                <w:highlight w:val="cyan"/>
                <w:lang w:val="en-US" w:eastAsia="zh-CN"/>
              </w:rPr>
            </w:rPrChange>
          </w:rPr>
          <w:t>water cooling</w:t>
        </w:r>
      </w:ins>
      <w:ins w:id="4323" w:author="野草" w:date="2024-02-04T17:26:12Z">
        <w:r>
          <w:rPr>
            <w:rFonts w:hint="eastAsia"/>
            <w:highlight w:val="cyan"/>
            <w:lang w:val="en-US" w:eastAsia="zh-CN"/>
          </w:rPr>
          <w:t xml:space="preserve"> with </w:t>
        </w:r>
      </w:ins>
      <w:ins w:id="4324" w:author="野草" w:date="2024-02-04T21:42:08Z">
        <w:r>
          <w:rPr>
            <w:rFonts w:hint="eastAsia"/>
            <w:highlight w:val="green"/>
            <w:u w:val="single"/>
            <w:lang w:val="en-US" w:eastAsia="zh-CN"/>
            <w:rPrChange w:id="4325" w:author="野草" w:date="2024-02-04T21:45:54Z">
              <w:rPr>
                <w:rFonts w:hint="eastAsia"/>
                <w:highlight w:val="cyan"/>
                <w:lang w:val="en-US" w:eastAsia="zh-CN"/>
              </w:rPr>
            </w:rPrChange>
          </w:rPr>
          <w:t>expa</w:t>
        </w:r>
      </w:ins>
      <w:ins w:id="4326" w:author="野草" w:date="2024-02-04T21:42:09Z">
        <w:r>
          <w:rPr>
            <w:rFonts w:hint="eastAsia"/>
            <w:highlight w:val="green"/>
            <w:u w:val="single"/>
            <w:lang w:val="en-US" w:eastAsia="zh-CN"/>
            <w:rPrChange w:id="4327" w:author="野草" w:date="2024-02-04T21:45:54Z">
              <w:rPr>
                <w:rFonts w:hint="eastAsia"/>
                <w:highlight w:val="cyan"/>
                <w:lang w:val="en-US" w:eastAsia="zh-CN"/>
              </w:rPr>
            </w:rPrChange>
          </w:rPr>
          <w:t>nded</w:t>
        </w:r>
      </w:ins>
      <w:ins w:id="4328" w:author="野草" w:date="2024-02-04T21:42:10Z">
        <w:r>
          <w:rPr>
            <w:rFonts w:hint="eastAsia"/>
            <w:highlight w:val="green"/>
            <w:u w:val="single"/>
            <w:lang w:val="en-US" w:eastAsia="zh-CN"/>
            <w:rPrChange w:id="4329" w:author="野草" w:date="2024-02-04T21:45:54Z">
              <w:rPr>
                <w:rFonts w:hint="eastAsia"/>
                <w:highlight w:val="cyan"/>
                <w:lang w:val="en-US" w:eastAsia="zh-CN"/>
              </w:rPr>
            </w:rPrChange>
          </w:rPr>
          <w:t xml:space="preserve"> </w:t>
        </w:r>
      </w:ins>
      <w:ins w:id="4330" w:author="野草" w:date="2024-02-04T17:26:12Z">
        <w:r>
          <w:rPr>
            <w:rFonts w:hint="eastAsia"/>
            <w:highlight w:val="green"/>
            <w:u w:val="single"/>
            <w:lang w:val="en-US" w:eastAsia="zh-CN"/>
            <w:rPrChange w:id="4331" w:author="野草" w:date="2024-02-04T21:45:54Z">
              <w:rPr>
                <w:rFonts w:hint="eastAsia"/>
                <w:highlight w:val="cyan"/>
                <w:lang w:val="en-US" w:eastAsia="zh-CN"/>
              </w:rPr>
            </w:rPrChange>
          </w:rPr>
          <w:t>vegetation cover</w:t>
        </w:r>
      </w:ins>
      <w:ins w:id="4332" w:author="野草" w:date="2024-02-04T17:26:12Z">
        <w:r>
          <w:rPr>
            <w:rFonts w:hint="eastAsia"/>
            <w:highlight w:val="cyan"/>
            <w:lang w:val="en-US" w:eastAsia="zh-CN"/>
          </w:rPr>
          <w:t xml:space="preserve">, </w:t>
        </w:r>
      </w:ins>
      <w:ins w:id="4333" w:author="野草" w:date="2024-02-04T22:13:20Z">
        <w:r>
          <w:rPr>
            <w:rFonts w:hint="eastAsia"/>
            <w:highlight w:val="cyan"/>
            <w:lang w:val="en-US" w:eastAsia="zh-CN"/>
          </w:rPr>
          <w:t xml:space="preserve">an </w:t>
        </w:r>
      </w:ins>
      <w:ins w:id="4334" w:author="野草" w:date="2024-02-04T21:59:52Z">
        <w:r>
          <w:rPr>
            <w:rFonts w:hint="eastAsia"/>
            <w:highlight w:val="cyan"/>
            <w:lang w:val="en-US" w:eastAsia="zh-CN"/>
          </w:rPr>
          <w:t>opp</w:t>
        </w:r>
      </w:ins>
      <w:ins w:id="4335" w:author="野草" w:date="2024-02-04T21:59:54Z">
        <w:r>
          <w:rPr>
            <w:rFonts w:hint="eastAsia"/>
            <w:highlight w:val="cyan"/>
            <w:lang w:val="en-US" w:eastAsia="zh-CN"/>
          </w:rPr>
          <w:t>osi</w:t>
        </w:r>
      </w:ins>
      <w:ins w:id="4336" w:author="野草" w:date="2024-02-04T21:59:55Z">
        <w:r>
          <w:rPr>
            <w:rFonts w:hint="eastAsia"/>
            <w:highlight w:val="cyan"/>
            <w:lang w:val="en-US" w:eastAsia="zh-CN"/>
          </w:rPr>
          <w:t xml:space="preserve">te </w:t>
        </w:r>
      </w:ins>
      <w:ins w:id="4337" w:author="野草" w:date="2024-02-04T22:00:05Z">
        <w:r>
          <w:rPr>
            <w:rFonts w:hint="eastAsia"/>
            <w:highlight w:val="cyan"/>
            <w:lang w:val="en-US" w:eastAsia="zh-CN"/>
          </w:rPr>
          <w:t>corr</w:t>
        </w:r>
      </w:ins>
      <w:ins w:id="4338" w:author="野草" w:date="2024-02-04T22:00:06Z">
        <w:r>
          <w:rPr>
            <w:rFonts w:hint="eastAsia"/>
            <w:highlight w:val="cyan"/>
            <w:lang w:val="en-US" w:eastAsia="zh-CN"/>
          </w:rPr>
          <w:t>elatio</w:t>
        </w:r>
      </w:ins>
      <w:ins w:id="4339" w:author="野草" w:date="2024-02-04T22:00:07Z">
        <w:r>
          <w:rPr>
            <w:rFonts w:hint="eastAsia"/>
            <w:highlight w:val="cyan"/>
            <w:lang w:val="en-US" w:eastAsia="zh-CN"/>
          </w:rPr>
          <w:t>n</w:t>
        </w:r>
      </w:ins>
      <w:ins w:id="4340" w:author="野草" w:date="2024-02-04T17:26:12Z">
        <w:r>
          <w:rPr>
            <w:rFonts w:hint="eastAsia"/>
            <w:highlight w:val="cyan"/>
            <w:lang w:val="en-US" w:eastAsia="zh-CN"/>
          </w:rPr>
          <w:t xml:space="preserve"> </w:t>
        </w:r>
      </w:ins>
      <w:ins w:id="4341" w:author="野草" w:date="2024-02-04T22:00:21Z">
        <w:r>
          <w:rPr>
            <w:rFonts w:hint="eastAsia"/>
            <w:highlight w:val="green"/>
            <w:lang w:val="en-US" w:eastAsia="zh-CN"/>
            <w:rPrChange w:id="4342" w:author="野草" w:date="2024-02-04T22:00:34Z">
              <w:rPr>
                <w:rFonts w:hint="eastAsia"/>
                <w:highlight w:val="cyan"/>
                <w:lang w:val="en-US" w:eastAsia="zh-CN"/>
              </w:rPr>
            </w:rPrChange>
          </w:rPr>
          <w:t>ha</w:t>
        </w:r>
      </w:ins>
      <w:ins w:id="4343" w:author="野草" w:date="2024-02-04T22:13:25Z">
        <w:r>
          <w:rPr>
            <w:rFonts w:hint="eastAsia"/>
            <w:highlight w:val="green"/>
            <w:lang w:val="en-US" w:eastAsia="zh-CN"/>
          </w:rPr>
          <w:t>s</w:t>
        </w:r>
      </w:ins>
      <w:ins w:id="4344" w:author="野草" w:date="2024-02-04T22:00:22Z">
        <w:r>
          <w:rPr>
            <w:rFonts w:hint="eastAsia"/>
            <w:highlight w:val="green"/>
            <w:lang w:val="en-US" w:eastAsia="zh-CN"/>
            <w:rPrChange w:id="4345" w:author="野草" w:date="2024-02-04T22:00:34Z">
              <w:rPr>
                <w:rFonts w:hint="eastAsia"/>
                <w:highlight w:val="cyan"/>
                <w:lang w:val="en-US" w:eastAsia="zh-CN"/>
              </w:rPr>
            </w:rPrChange>
          </w:rPr>
          <w:t xml:space="preserve"> bee</w:t>
        </w:r>
      </w:ins>
      <w:ins w:id="4346" w:author="野草" w:date="2024-02-04T22:00:23Z">
        <w:r>
          <w:rPr>
            <w:rFonts w:hint="eastAsia"/>
            <w:highlight w:val="green"/>
            <w:lang w:val="en-US" w:eastAsia="zh-CN"/>
            <w:rPrChange w:id="4347" w:author="野草" w:date="2024-02-04T22:00:34Z">
              <w:rPr>
                <w:rFonts w:hint="eastAsia"/>
                <w:highlight w:val="cyan"/>
                <w:lang w:val="en-US" w:eastAsia="zh-CN"/>
              </w:rPr>
            </w:rPrChange>
          </w:rPr>
          <w:t>n</w:t>
        </w:r>
      </w:ins>
      <w:ins w:id="4348" w:author="野草" w:date="2024-02-04T21:44:37Z">
        <w:r>
          <w:rPr>
            <w:rFonts w:hint="eastAsia"/>
            <w:highlight w:val="green"/>
            <w:lang w:val="en-US" w:eastAsia="zh-CN"/>
            <w:rPrChange w:id="4349" w:author="野草" w:date="2024-02-04T22:00:34Z">
              <w:rPr>
                <w:rFonts w:hint="eastAsia"/>
                <w:highlight w:val="cyan"/>
                <w:lang w:val="en-US" w:eastAsia="zh-CN"/>
              </w:rPr>
            </w:rPrChange>
          </w:rPr>
          <w:t xml:space="preserve"> </w:t>
        </w:r>
      </w:ins>
      <w:ins w:id="4350" w:author="野草" w:date="2024-02-04T21:45:08Z">
        <w:r>
          <w:rPr>
            <w:rFonts w:hint="eastAsia"/>
            <w:highlight w:val="green"/>
            <w:lang w:val="en-US" w:eastAsia="zh-CN"/>
            <w:rPrChange w:id="4351" w:author="野草" w:date="2024-02-04T22:00:34Z">
              <w:rPr>
                <w:rFonts w:hint="eastAsia"/>
                <w:highlight w:val="cyan"/>
                <w:lang w:val="en-US" w:eastAsia="zh-CN"/>
              </w:rPr>
            </w:rPrChange>
          </w:rPr>
          <w:t>dis</w:t>
        </w:r>
      </w:ins>
      <w:ins w:id="4352" w:author="野草" w:date="2024-02-04T21:45:09Z">
        <w:r>
          <w:rPr>
            <w:rFonts w:hint="eastAsia"/>
            <w:highlight w:val="green"/>
            <w:lang w:val="en-US" w:eastAsia="zh-CN"/>
            <w:rPrChange w:id="4353" w:author="野草" w:date="2024-02-04T22:00:34Z">
              <w:rPr>
                <w:rFonts w:hint="eastAsia"/>
                <w:highlight w:val="cyan"/>
                <w:lang w:val="en-US" w:eastAsia="zh-CN"/>
              </w:rPr>
            </w:rPrChange>
          </w:rPr>
          <w:t>cove</w:t>
        </w:r>
      </w:ins>
      <w:ins w:id="4354" w:author="野草" w:date="2024-02-04T21:45:10Z">
        <w:r>
          <w:rPr>
            <w:rFonts w:hint="eastAsia"/>
            <w:highlight w:val="green"/>
            <w:lang w:val="en-US" w:eastAsia="zh-CN"/>
            <w:rPrChange w:id="4355" w:author="野草" w:date="2024-02-04T22:00:34Z">
              <w:rPr>
                <w:rFonts w:hint="eastAsia"/>
                <w:highlight w:val="cyan"/>
                <w:lang w:val="en-US" w:eastAsia="zh-CN"/>
              </w:rPr>
            </w:rPrChange>
          </w:rPr>
          <w:t>red</w:t>
        </w:r>
      </w:ins>
      <w:ins w:id="4356" w:author="野草" w:date="2024-02-04T22:00:27Z">
        <w:r>
          <w:rPr>
            <w:rFonts w:hint="eastAsia"/>
            <w:highlight w:val="cyan"/>
            <w:lang w:val="en-US" w:eastAsia="zh-CN"/>
          </w:rPr>
          <w:t xml:space="preserve"> el</w:t>
        </w:r>
      </w:ins>
      <w:ins w:id="4357" w:author="野草" w:date="2024-02-04T22:00:28Z">
        <w:r>
          <w:rPr>
            <w:rFonts w:hint="eastAsia"/>
            <w:highlight w:val="cyan"/>
            <w:lang w:val="en-US" w:eastAsia="zh-CN"/>
          </w:rPr>
          <w:t>sew</w:t>
        </w:r>
      </w:ins>
      <w:ins w:id="4358" w:author="野草" w:date="2024-02-04T22:00:29Z">
        <w:r>
          <w:rPr>
            <w:rFonts w:hint="eastAsia"/>
            <w:highlight w:val="cyan"/>
            <w:lang w:val="en-US" w:eastAsia="zh-CN"/>
          </w:rPr>
          <w:t>he</w:t>
        </w:r>
      </w:ins>
      <w:ins w:id="4359" w:author="野草" w:date="2024-02-04T22:00:30Z">
        <w:r>
          <w:rPr>
            <w:rFonts w:hint="eastAsia"/>
            <w:highlight w:val="cyan"/>
            <w:lang w:val="en-US" w:eastAsia="zh-CN"/>
          </w:rPr>
          <w:t>re</w:t>
        </w:r>
      </w:ins>
      <w:ins w:id="4360" w:author="野草" w:date="2024-02-04T21:44:44Z">
        <w:r>
          <w:rPr>
            <w:rFonts w:hint="eastAsia"/>
            <w:highlight w:val="cyan"/>
            <w:lang w:val="en-US" w:eastAsia="zh-CN"/>
          </w:rPr>
          <w:t xml:space="preserve"> </w:t>
        </w:r>
      </w:ins>
      <w:ins w:id="4361" w:author="野草" w:date="2024-02-04T21:44:18Z">
        <w:r>
          <w:rPr>
            <w:rFonts w:hint="eastAsia"/>
            <w:highlight w:val="cyan"/>
            <w:lang w:val="en-US" w:eastAsia="zh-CN"/>
          </w:rPr>
          <w:t>(</w:t>
        </w:r>
      </w:ins>
      <w:ins w:id="4362" w:author="野草" w:date="2024-02-04T21:45:14Z">
        <w:r>
          <w:rPr>
            <w:rFonts w:hint="eastAsia"/>
            <w:highlight w:val="cyan"/>
            <w:lang w:val="en-US" w:eastAsia="zh-CN"/>
          </w:rPr>
          <w:t>Sun e</w:t>
        </w:r>
      </w:ins>
      <w:ins w:id="4363" w:author="野草" w:date="2024-02-04T21:45:15Z">
        <w:r>
          <w:rPr>
            <w:rFonts w:hint="eastAsia"/>
            <w:highlight w:val="cyan"/>
            <w:lang w:val="en-US" w:eastAsia="zh-CN"/>
          </w:rPr>
          <w:t>t al</w:t>
        </w:r>
      </w:ins>
      <w:ins w:id="4364" w:author="野草" w:date="2024-02-04T21:45:16Z">
        <w:r>
          <w:rPr>
            <w:rFonts w:hint="eastAsia"/>
            <w:highlight w:val="cyan"/>
            <w:lang w:val="en-US" w:eastAsia="zh-CN"/>
          </w:rPr>
          <w:t>., 20</w:t>
        </w:r>
      </w:ins>
      <w:ins w:id="4365" w:author="野草" w:date="2024-02-04T21:45:17Z">
        <w:r>
          <w:rPr>
            <w:rFonts w:hint="eastAsia"/>
            <w:highlight w:val="cyan"/>
            <w:lang w:val="en-US" w:eastAsia="zh-CN"/>
          </w:rPr>
          <w:t>1</w:t>
        </w:r>
      </w:ins>
      <w:ins w:id="4366" w:author="野草" w:date="2024-02-04T21:45:18Z">
        <w:r>
          <w:rPr>
            <w:rFonts w:hint="eastAsia"/>
            <w:highlight w:val="cyan"/>
            <w:lang w:val="en-US" w:eastAsia="zh-CN"/>
          </w:rPr>
          <w:t xml:space="preserve">2; </w:t>
        </w:r>
      </w:ins>
      <w:ins w:id="4367" w:author="野草" w:date="2024-02-04T21:44:20Z">
        <w:r>
          <w:rPr>
            <w:rFonts w:hint="eastAsia"/>
            <w:highlight w:val="cyan"/>
            <w:lang w:val="en-US" w:eastAsia="zh-CN"/>
          </w:rPr>
          <w:t>W</w:t>
        </w:r>
      </w:ins>
      <w:ins w:id="4368" w:author="野草" w:date="2024-02-04T21:44:21Z">
        <w:r>
          <w:rPr>
            <w:rFonts w:hint="eastAsia"/>
            <w:highlight w:val="cyan"/>
            <w:lang w:val="en-US" w:eastAsia="zh-CN"/>
          </w:rPr>
          <w:t>u et</w:t>
        </w:r>
      </w:ins>
      <w:ins w:id="4369" w:author="野草" w:date="2024-02-04T21:44:22Z">
        <w:r>
          <w:rPr>
            <w:rFonts w:hint="eastAsia"/>
            <w:highlight w:val="cyan"/>
            <w:lang w:val="en-US" w:eastAsia="zh-CN"/>
          </w:rPr>
          <w:t xml:space="preserve"> al.,</w:t>
        </w:r>
      </w:ins>
      <w:ins w:id="4370" w:author="野草" w:date="2024-02-04T21:44:23Z">
        <w:r>
          <w:rPr>
            <w:rFonts w:hint="eastAsia"/>
            <w:highlight w:val="cyan"/>
            <w:lang w:val="en-US" w:eastAsia="zh-CN"/>
          </w:rPr>
          <w:t xml:space="preserve"> 2020</w:t>
        </w:r>
      </w:ins>
      <w:ins w:id="4371" w:author="野草" w:date="2024-02-04T21:44:18Z">
        <w:r>
          <w:rPr>
            <w:rFonts w:hint="eastAsia"/>
            <w:highlight w:val="cyan"/>
            <w:lang w:val="en-US" w:eastAsia="zh-CN"/>
          </w:rPr>
          <w:t>)</w:t>
        </w:r>
      </w:ins>
      <w:ins w:id="4372" w:author="野草" w:date="2024-02-04T17:26:12Z">
        <w:r>
          <w:rPr>
            <w:rFonts w:hint="eastAsia"/>
            <w:highlight w:val="cyan"/>
            <w:lang w:val="en-US" w:eastAsia="zh-CN"/>
          </w:rPr>
          <w:t>. In Chengdu,</w:t>
        </w:r>
      </w:ins>
      <w:ins w:id="4373" w:author="野草" w:date="2024-02-04T17:26:12Z">
        <w:r>
          <w:rPr>
            <w:rFonts w:hint="eastAsia"/>
            <w:highlight w:val="green"/>
            <w:lang w:val="en-US" w:eastAsia="zh-CN"/>
            <w:rPrChange w:id="4374" w:author="野草" w:date="2024-02-04T21:46:08Z">
              <w:rPr>
                <w:rFonts w:hint="eastAsia"/>
                <w:highlight w:val="cyan"/>
                <w:lang w:val="en-US" w:eastAsia="zh-CN"/>
              </w:rPr>
            </w:rPrChange>
          </w:rPr>
          <w:t xml:space="preserve"> no significant correlation</w:t>
        </w:r>
      </w:ins>
      <w:ins w:id="4375" w:author="野草" w:date="2024-02-04T17:26:12Z">
        <w:r>
          <w:rPr>
            <w:rFonts w:hint="eastAsia"/>
            <w:highlight w:val="cyan"/>
            <w:lang w:val="en-US" w:eastAsia="zh-CN"/>
          </w:rPr>
          <w:t xml:space="preserve"> was found between the </w:t>
        </w:r>
      </w:ins>
      <w:ins w:id="4376" w:author="野草" w:date="2024-02-04T17:26:12Z">
        <w:r>
          <w:rPr>
            <w:rFonts w:hint="eastAsia"/>
            <w:highlight w:val="green"/>
            <w:lang w:val="en-US" w:eastAsia="zh-CN"/>
            <w:rPrChange w:id="4377" w:author="野草" w:date="2024-02-04T21:46:13Z">
              <w:rPr>
                <w:rFonts w:hint="eastAsia"/>
                <w:highlight w:val="cyan"/>
                <w:lang w:val="en-US" w:eastAsia="zh-CN"/>
              </w:rPr>
            </w:rPrChange>
          </w:rPr>
          <w:t>cooling intensity</w:t>
        </w:r>
      </w:ins>
      <w:ins w:id="4378" w:author="野草" w:date="2024-02-04T17:26:12Z">
        <w:r>
          <w:rPr>
            <w:rFonts w:hint="eastAsia"/>
            <w:highlight w:val="cyan"/>
            <w:lang w:val="en-US" w:eastAsia="zh-CN"/>
          </w:rPr>
          <w:t xml:space="preserve"> of wetland and </w:t>
        </w:r>
      </w:ins>
      <w:ins w:id="4379" w:author="野草" w:date="2024-02-04T22:38:05Z">
        <w:r>
          <w:rPr>
            <w:rFonts w:hint="eastAsia"/>
            <w:highlight w:val="green"/>
            <w:lang w:val="en-US" w:eastAsia="zh-CN"/>
            <w:rPrChange w:id="4380" w:author="野草" w:date="2024-02-04T22:38:14Z">
              <w:rPr>
                <w:rFonts w:hint="eastAsia"/>
                <w:highlight w:val="cyan"/>
                <w:lang w:val="en-US" w:eastAsia="zh-CN"/>
              </w:rPr>
            </w:rPrChange>
          </w:rPr>
          <w:t>the</w:t>
        </w:r>
      </w:ins>
      <w:ins w:id="4381" w:author="野草" w:date="2024-02-04T22:38:06Z">
        <w:r>
          <w:rPr>
            <w:rFonts w:hint="eastAsia"/>
            <w:highlight w:val="green"/>
            <w:lang w:val="en-US" w:eastAsia="zh-CN"/>
            <w:rPrChange w:id="4382" w:author="野草" w:date="2024-02-04T22:38:14Z">
              <w:rPr>
                <w:rFonts w:hint="eastAsia"/>
                <w:highlight w:val="cyan"/>
                <w:lang w:val="en-US" w:eastAsia="zh-CN"/>
              </w:rPr>
            </w:rPrChange>
          </w:rPr>
          <w:t xml:space="preserve"> pro</w:t>
        </w:r>
      </w:ins>
      <w:ins w:id="4383" w:author="野草" w:date="2024-02-04T22:38:07Z">
        <w:r>
          <w:rPr>
            <w:rFonts w:hint="eastAsia"/>
            <w:highlight w:val="green"/>
            <w:lang w:val="en-US" w:eastAsia="zh-CN"/>
            <w:rPrChange w:id="4384" w:author="野草" w:date="2024-02-04T22:38:14Z">
              <w:rPr>
                <w:rFonts w:hint="eastAsia"/>
                <w:highlight w:val="cyan"/>
                <w:lang w:val="en-US" w:eastAsia="zh-CN"/>
              </w:rPr>
            </w:rPrChange>
          </w:rPr>
          <w:t>po</w:t>
        </w:r>
      </w:ins>
      <w:ins w:id="4385" w:author="野草" w:date="2024-02-04T22:38:08Z">
        <w:r>
          <w:rPr>
            <w:rFonts w:hint="eastAsia"/>
            <w:highlight w:val="green"/>
            <w:lang w:val="en-US" w:eastAsia="zh-CN"/>
            <w:rPrChange w:id="4386" w:author="野草" w:date="2024-02-04T22:38:14Z">
              <w:rPr>
                <w:rFonts w:hint="eastAsia"/>
                <w:highlight w:val="cyan"/>
                <w:lang w:val="en-US" w:eastAsia="zh-CN"/>
              </w:rPr>
            </w:rPrChange>
          </w:rPr>
          <w:t xml:space="preserve">rtion </w:t>
        </w:r>
      </w:ins>
      <w:ins w:id="4387" w:author="野草" w:date="2024-02-04T22:38:09Z">
        <w:r>
          <w:rPr>
            <w:rFonts w:hint="eastAsia"/>
            <w:highlight w:val="green"/>
            <w:lang w:val="en-US" w:eastAsia="zh-CN"/>
            <w:rPrChange w:id="4388" w:author="野草" w:date="2024-02-04T22:38:14Z">
              <w:rPr>
                <w:rFonts w:hint="eastAsia"/>
                <w:highlight w:val="cyan"/>
                <w:lang w:val="en-US" w:eastAsia="zh-CN"/>
              </w:rPr>
            </w:rPrChange>
          </w:rPr>
          <w:t>of</w:t>
        </w:r>
      </w:ins>
      <w:ins w:id="4389" w:author="野草" w:date="2024-02-04T22:38:09Z">
        <w:r>
          <w:rPr>
            <w:rFonts w:hint="eastAsia"/>
            <w:highlight w:val="cyan"/>
            <w:lang w:val="en-US" w:eastAsia="zh-CN"/>
          </w:rPr>
          <w:t xml:space="preserve"> </w:t>
        </w:r>
      </w:ins>
      <w:ins w:id="4390" w:author="野草" w:date="2024-02-04T17:26:12Z">
        <w:r>
          <w:rPr>
            <w:rFonts w:hint="eastAsia"/>
            <w:highlight w:val="green"/>
            <w:lang w:val="en-US" w:eastAsia="zh-CN"/>
            <w:rPrChange w:id="4391" w:author="野草" w:date="2024-02-04T21:46:16Z">
              <w:rPr>
                <w:rFonts w:hint="eastAsia"/>
                <w:highlight w:val="cyan"/>
                <w:lang w:val="en-US" w:eastAsia="zh-CN"/>
              </w:rPr>
            </w:rPrChange>
          </w:rPr>
          <w:t>vegetation cover</w:t>
        </w:r>
      </w:ins>
      <w:ins w:id="4392" w:author="野草" w:date="2024-02-04T21:45:33Z">
        <w:r>
          <w:rPr>
            <w:rFonts w:hint="eastAsia"/>
            <w:highlight w:val="cyan"/>
            <w:lang w:val="en-US" w:eastAsia="zh-CN"/>
          </w:rPr>
          <w:t xml:space="preserve"> (</w:t>
        </w:r>
      </w:ins>
      <w:ins w:id="4393" w:author="野草" w:date="2024-02-04T21:45:34Z">
        <w:r>
          <w:rPr>
            <w:rFonts w:hint="eastAsia"/>
            <w:highlight w:val="cyan"/>
            <w:lang w:val="en-US" w:eastAsia="zh-CN"/>
          </w:rPr>
          <w:t>W</w:t>
        </w:r>
      </w:ins>
      <w:ins w:id="4394" w:author="野草" w:date="2024-02-04T21:45:35Z">
        <w:r>
          <w:rPr>
            <w:rFonts w:hint="eastAsia"/>
            <w:highlight w:val="cyan"/>
            <w:lang w:val="en-US" w:eastAsia="zh-CN"/>
          </w:rPr>
          <w:t xml:space="preserve">u et </w:t>
        </w:r>
      </w:ins>
      <w:ins w:id="4395" w:author="野草" w:date="2024-02-04T21:45:36Z">
        <w:r>
          <w:rPr>
            <w:rFonts w:hint="eastAsia"/>
            <w:highlight w:val="cyan"/>
            <w:lang w:val="en-US" w:eastAsia="zh-CN"/>
          </w:rPr>
          <w:t>al., 2</w:t>
        </w:r>
      </w:ins>
      <w:ins w:id="4396" w:author="野草" w:date="2024-02-04T21:45:37Z">
        <w:r>
          <w:rPr>
            <w:rFonts w:hint="eastAsia"/>
            <w:highlight w:val="cyan"/>
            <w:lang w:val="en-US" w:eastAsia="zh-CN"/>
          </w:rPr>
          <w:t>021</w:t>
        </w:r>
      </w:ins>
      <w:ins w:id="4397" w:author="野草" w:date="2024-02-04T21:45:33Z">
        <w:r>
          <w:rPr>
            <w:rFonts w:hint="eastAsia"/>
            <w:highlight w:val="cyan"/>
            <w:lang w:val="en-US" w:eastAsia="zh-CN"/>
          </w:rPr>
          <w:t>)</w:t>
        </w:r>
      </w:ins>
      <w:ins w:id="4398" w:author="野草" w:date="2024-02-04T17:26:12Z">
        <w:r>
          <w:rPr>
            <w:rFonts w:hint="eastAsia"/>
            <w:highlight w:val="cyan"/>
            <w:lang w:val="en-US" w:eastAsia="zh-CN"/>
          </w:rPr>
          <w:t xml:space="preserve">. </w:t>
        </w:r>
      </w:ins>
      <w:ins w:id="4399" w:author="野草" w:date="2024-02-04T17:29:20Z">
        <w:r>
          <w:rPr>
            <w:rFonts w:hint="eastAsia"/>
            <w:highlight w:val="cyan"/>
            <w:lang w:val="en-US" w:eastAsia="zh-CN"/>
          </w:rPr>
          <w:t>H</w:t>
        </w:r>
      </w:ins>
      <w:ins w:id="4400" w:author="野草" w:date="2024-02-04T17:29:21Z">
        <w:r>
          <w:rPr>
            <w:rFonts w:hint="eastAsia"/>
            <w:highlight w:val="cyan"/>
            <w:lang w:val="en-US" w:eastAsia="zh-CN"/>
          </w:rPr>
          <w:t>e</w:t>
        </w:r>
      </w:ins>
      <w:ins w:id="4401" w:author="野草" w:date="2024-02-04T17:29:26Z">
        <w:r>
          <w:rPr>
            <w:rFonts w:hint="eastAsia"/>
            <w:highlight w:val="cyan"/>
            <w:lang w:val="en-US" w:eastAsia="zh-CN"/>
          </w:rPr>
          <w:t>n</w:t>
        </w:r>
      </w:ins>
      <w:ins w:id="4402" w:author="野草" w:date="2024-02-04T17:29:21Z">
        <w:r>
          <w:rPr>
            <w:rFonts w:hint="eastAsia"/>
            <w:highlight w:val="cyan"/>
            <w:lang w:val="en-US" w:eastAsia="zh-CN"/>
          </w:rPr>
          <w:t>ce,</w:t>
        </w:r>
      </w:ins>
      <w:ins w:id="4403" w:author="野草" w:date="2024-02-04T17:29:22Z">
        <w:r>
          <w:rPr>
            <w:rFonts w:hint="eastAsia"/>
            <w:highlight w:val="cyan"/>
            <w:lang w:val="en-US" w:eastAsia="zh-CN"/>
          </w:rPr>
          <w:t xml:space="preserve"> </w:t>
        </w:r>
      </w:ins>
      <w:ins w:id="4404" w:author="野草" w:date="2024-02-04T17:29:23Z">
        <w:r>
          <w:rPr>
            <w:rFonts w:hint="eastAsia"/>
            <w:highlight w:val="green"/>
            <w:lang w:val="en-US" w:eastAsia="zh-CN"/>
            <w:rPrChange w:id="4405" w:author="野草" w:date="2024-02-04T21:46:20Z">
              <w:rPr>
                <w:rFonts w:hint="eastAsia"/>
                <w:highlight w:val="cyan"/>
                <w:lang w:val="en-US" w:eastAsia="zh-CN"/>
              </w:rPr>
            </w:rPrChange>
          </w:rPr>
          <w:t>f</w:t>
        </w:r>
      </w:ins>
      <w:ins w:id="4406" w:author="野草" w:date="2024-02-04T17:26:12Z">
        <w:r>
          <w:rPr>
            <w:rFonts w:hint="eastAsia"/>
            <w:highlight w:val="green"/>
            <w:lang w:val="en-US" w:eastAsia="zh-CN"/>
            <w:rPrChange w:id="4407" w:author="野草" w:date="2024-02-04T21:46:20Z">
              <w:rPr>
                <w:rFonts w:hint="eastAsia"/>
                <w:highlight w:val="cyan"/>
                <w:lang w:val="en-US" w:eastAsia="zh-CN"/>
              </w:rPr>
            </w:rPrChange>
          </w:rPr>
          <w:t>urther investigations</w:t>
        </w:r>
      </w:ins>
      <w:ins w:id="4408" w:author="野草" w:date="2024-02-04T17:26:12Z">
        <w:r>
          <w:rPr>
            <w:rFonts w:hint="eastAsia"/>
            <w:highlight w:val="cyan"/>
            <w:lang w:val="en-US" w:eastAsia="zh-CN"/>
          </w:rPr>
          <w:t xml:space="preserve"> are required to gain a </w:t>
        </w:r>
      </w:ins>
      <w:ins w:id="4409" w:author="野草" w:date="2024-02-04T21:56:18Z">
        <w:r>
          <w:rPr>
            <w:rFonts w:hint="eastAsia"/>
            <w:highlight w:val="green"/>
            <w:lang w:val="en-US" w:eastAsia="zh-CN"/>
          </w:rPr>
          <w:t>b</w:t>
        </w:r>
      </w:ins>
      <w:ins w:id="4410" w:author="野草" w:date="2024-02-04T21:56:19Z">
        <w:r>
          <w:rPr>
            <w:rFonts w:hint="eastAsia"/>
            <w:highlight w:val="green"/>
            <w:lang w:val="en-US" w:eastAsia="zh-CN"/>
          </w:rPr>
          <w:t>etter</w:t>
        </w:r>
      </w:ins>
      <w:ins w:id="4411" w:author="野草" w:date="2024-02-04T17:26:12Z">
        <w:r>
          <w:rPr>
            <w:rFonts w:hint="eastAsia"/>
            <w:highlight w:val="green"/>
            <w:lang w:val="en-US" w:eastAsia="zh-CN"/>
            <w:rPrChange w:id="4412" w:author="野草" w:date="2024-02-04T21:46:26Z">
              <w:rPr>
                <w:rFonts w:hint="eastAsia"/>
                <w:highlight w:val="cyan"/>
                <w:lang w:val="en-US" w:eastAsia="zh-CN"/>
              </w:rPr>
            </w:rPrChange>
          </w:rPr>
          <w:t xml:space="preserve"> understanding </w:t>
        </w:r>
      </w:ins>
      <w:ins w:id="4413" w:author="野草" w:date="2024-02-04T17:26:12Z">
        <w:r>
          <w:rPr>
            <w:rFonts w:hint="eastAsia"/>
            <w:highlight w:val="cyan"/>
            <w:lang w:val="en-US" w:eastAsia="zh-CN"/>
          </w:rPr>
          <w:t xml:space="preserve">of the </w:t>
        </w:r>
      </w:ins>
      <w:ins w:id="4414" w:author="野草" w:date="2024-02-04T17:26:12Z">
        <w:r>
          <w:rPr>
            <w:rFonts w:hint="eastAsia"/>
            <w:highlight w:val="green"/>
            <w:lang w:val="en-US" w:eastAsia="zh-CN"/>
            <w:rPrChange w:id="4415" w:author="野草" w:date="2024-02-04T21:46:29Z">
              <w:rPr>
                <w:rFonts w:hint="eastAsia"/>
                <w:highlight w:val="cyan"/>
                <w:lang w:val="en-US" w:eastAsia="zh-CN"/>
              </w:rPr>
            </w:rPrChange>
          </w:rPr>
          <w:t>intricate relationship</w:t>
        </w:r>
      </w:ins>
      <w:ins w:id="4416" w:author="野草" w:date="2024-02-04T17:26:12Z">
        <w:r>
          <w:rPr>
            <w:rFonts w:hint="eastAsia"/>
            <w:highlight w:val="cyan"/>
            <w:lang w:val="en-US" w:eastAsia="zh-CN"/>
          </w:rPr>
          <w:t xml:space="preserve"> between </w:t>
        </w:r>
      </w:ins>
      <w:ins w:id="4417" w:author="野草" w:date="2024-02-04T17:26:12Z">
        <w:r>
          <w:rPr>
            <w:rFonts w:hint="eastAsia"/>
            <w:highlight w:val="green"/>
            <w:u w:val="single"/>
            <w:lang w:val="en-US" w:eastAsia="zh-CN"/>
            <w:rPrChange w:id="4418" w:author="野草" w:date="2024-02-04T21:47:03Z">
              <w:rPr>
                <w:rFonts w:hint="eastAsia"/>
                <w:highlight w:val="cyan"/>
                <w:lang w:val="en-US" w:eastAsia="zh-CN"/>
              </w:rPr>
            </w:rPrChange>
          </w:rPr>
          <w:t>land use composition</w:t>
        </w:r>
      </w:ins>
      <w:ins w:id="4419" w:author="野草" w:date="2024-02-04T17:26:12Z">
        <w:r>
          <w:rPr>
            <w:rFonts w:hint="eastAsia"/>
            <w:highlight w:val="cyan"/>
            <w:lang w:val="en-US" w:eastAsia="zh-CN"/>
          </w:rPr>
          <w:t xml:space="preserve"> and </w:t>
        </w:r>
      </w:ins>
      <w:ins w:id="4420" w:author="野草" w:date="2024-02-04T17:26:12Z">
        <w:r>
          <w:rPr>
            <w:rFonts w:hint="eastAsia"/>
            <w:highlight w:val="green"/>
            <w:lang w:val="en-US" w:eastAsia="zh-CN"/>
            <w:rPrChange w:id="4421" w:author="野草" w:date="2024-02-04T21:47:06Z">
              <w:rPr>
                <w:rFonts w:hint="eastAsia"/>
                <w:highlight w:val="cyan"/>
                <w:lang w:val="en-US" w:eastAsia="zh-CN"/>
              </w:rPr>
            </w:rPrChange>
          </w:rPr>
          <w:t>water cooling</w:t>
        </w:r>
      </w:ins>
      <w:ins w:id="4422" w:author="野草" w:date="2024-02-04T17:26:12Z">
        <w:r>
          <w:rPr>
            <w:rFonts w:hint="eastAsia"/>
            <w:highlight w:val="cyan"/>
            <w:lang w:val="en-US" w:eastAsia="zh-CN"/>
          </w:rPr>
          <w:t>.</w:t>
        </w:r>
      </w:ins>
      <w:del w:id="4423" w:author="野草" w:date="2024-02-04T17:26:12Z">
        <w:r>
          <w:rPr>
            <w:rFonts w:hint="eastAsia"/>
            <w:highlight w:val="cyan"/>
            <w:lang w:val="en-US" w:eastAsia="zh-CN"/>
            <w:rPrChange w:id="4424" w:author="野草" w:date="2024-02-04T17:03:11Z">
              <w:rPr>
                <w:rFonts w:hint="eastAsia"/>
                <w:highlight w:val="none"/>
                <w:lang w:val="en-US" w:eastAsia="zh-CN"/>
              </w:rPr>
            </w:rPrChange>
          </w:rPr>
          <w:delText>In terms of two-dimensional land use features, this study found that the role of land use composition is small.</w:delText>
        </w:r>
      </w:del>
    </w:p>
    <w:p>
      <w:pPr>
        <w:numPr>
          <w:ilvl w:val="-1"/>
          <w:numId w:val="0"/>
        </w:numPr>
        <w:ind w:left="0" w:leftChars="0" w:firstLine="0" w:firstLineChars="0"/>
        <w:rPr>
          <w:del w:id="4426" w:author="野草" w:date="2024-02-04T17:26:12Z"/>
          <w:rFonts w:hint="eastAsia"/>
          <w:highlight w:val="cyan"/>
          <w:lang w:val="en-US" w:eastAsia="zh-CN"/>
        </w:rPr>
        <w:pPrChange w:id="4425" w:author="野草" w:date="2024-02-04T16:46:51Z">
          <w:pPr>
            <w:numPr>
              <w:ilvl w:val="0"/>
              <w:numId w:val="4"/>
            </w:numPr>
            <w:ind w:left="420" w:leftChars="0" w:hanging="420" w:firstLineChars="0"/>
          </w:pPr>
        </w:pPrChange>
      </w:pPr>
      <w:del w:id="4427" w:author="野草" w:date="2024-02-04T17:26:12Z">
        <w:r>
          <w:rPr>
            <w:rFonts w:hint="eastAsia"/>
            <w:highlight w:val="cyan"/>
            <w:lang w:val="en-US" w:eastAsia="zh-CN"/>
          </w:rPr>
          <w:delText>The insignificant correlation between river cooling and proportion of green space can be explained by the interaction between vegetation and river cooling.</w:delText>
        </w:r>
      </w:del>
    </w:p>
    <w:p>
      <w:pPr>
        <w:numPr>
          <w:ilvl w:val="-1"/>
          <w:numId w:val="0"/>
        </w:numPr>
        <w:ind w:left="0" w:leftChars="0" w:firstLine="0" w:firstLineChars="0"/>
        <w:rPr>
          <w:del w:id="4429" w:author="野草" w:date="2024-02-04T17:26:12Z"/>
          <w:rFonts w:hint="eastAsia"/>
          <w:highlight w:val="cyan"/>
          <w:lang w:val="en-US" w:eastAsia="zh-CN"/>
        </w:rPr>
        <w:pPrChange w:id="4428" w:author="野草" w:date="2024-02-04T17:03:27Z">
          <w:pPr>
            <w:numPr>
              <w:ilvl w:val="0"/>
              <w:numId w:val="4"/>
            </w:numPr>
            <w:ind w:left="420" w:leftChars="0" w:hanging="420" w:firstLineChars="0"/>
          </w:pPr>
        </w:pPrChange>
      </w:pPr>
      <w:del w:id="4430" w:author="野草" w:date="2024-02-04T17:26:12Z">
        <w:r>
          <w:rPr>
            <w:rFonts w:hint="eastAsia"/>
            <w:highlight w:val="cyan"/>
            <w:lang w:val="en-US" w:eastAsia="zh-CN"/>
          </w:rPr>
          <w:delText>Due to the lower baseline temperature in vegetation areas, the impact of river cooling is weaker compared to the impervious land.</w:delText>
        </w:r>
      </w:del>
    </w:p>
    <w:p>
      <w:pPr>
        <w:numPr>
          <w:ilvl w:val="-1"/>
          <w:numId w:val="0"/>
        </w:numPr>
        <w:ind w:left="0" w:leftChars="0" w:firstLine="0" w:firstLineChars="0"/>
        <w:rPr>
          <w:del w:id="4432" w:author="野草" w:date="2024-02-04T17:26:12Z"/>
          <w:rFonts w:hint="eastAsia"/>
          <w:highlight w:val="cyan"/>
          <w:lang w:val="en-US" w:eastAsia="zh-CN"/>
        </w:rPr>
        <w:pPrChange w:id="4431" w:author="野草" w:date="2024-02-04T17:03:27Z">
          <w:pPr>
            <w:numPr>
              <w:ilvl w:val="0"/>
              <w:numId w:val="4"/>
            </w:numPr>
            <w:ind w:left="420" w:leftChars="0" w:hanging="420" w:firstLineChars="0"/>
          </w:pPr>
        </w:pPrChange>
      </w:pPr>
      <w:del w:id="4433" w:author="野草" w:date="2024-02-04T17:26:12Z">
        <w:r>
          <w:rPr>
            <w:rFonts w:hint="eastAsia"/>
            <w:highlight w:val="cyan"/>
            <w:lang w:val="en-US" w:eastAsia="zh-CN"/>
          </w:rPr>
          <w:delText>On the other hand, areas with vegetation are mostly open areas, which facilitates the inward penetration of airflow from the river.</w:delText>
        </w:r>
      </w:del>
    </w:p>
    <w:p>
      <w:pPr>
        <w:numPr>
          <w:ilvl w:val="-1"/>
          <w:numId w:val="0"/>
        </w:numPr>
        <w:ind w:left="0" w:leftChars="0" w:firstLine="0" w:firstLineChars="0"/>
        <w:rPr>
          <w:del w:id="4435" w:author="野草" w:date="2024-02-04T17:18:28Z"/>
          <w:rFonts w:hint="default"/>
          <w:highlight w:val="none"/>
          <w:lang w:val="en-US" w:eastAsia="zh-CN"/>
        </w:rPr>
        <w:pPrChange w:id="4434" w:author="野草" w:date="2024-02-04T17:25:37Z">
          <w:pPr>
            <w:numPr>
              <w:ilvl w:val="0"/>
              <w:numId w:val="4"/>
            </w:numPr>
            <w:ind w:left="420" w:leftChars="0" w:hanging="420" w:firstLineChars="0"/>
          </w:pPr>
        </w:pPrChange>
      </w:pPr>
      <w:del w:id="4436" w:author="野草" w:date="2024-02-04T17:26:12Z">
        <w:r>
          <w:rPr>
            <w:rFonts w:hint="eastAsia"/>
            <w:highlight w:val="cyan"/>
            <w:lang w:val="en-US" w:eastAsia="zh-CN"/>
          </w:rPr>
          <w:delText>With the influences mentioned above, the overall effects of green space ratio on river cooling are limited.</w:delText>
        </w:r>
      </w:del>
    </w:p>
    <w:p>
      <w:pPr>
        <w:widowControl/>
        <w:numPr>
          <w:ilvl w:val="-1"/>
          <w:numId w:val="0"/>
        </w:numPr>
        <w:jc w:val="left"/>
        <w:rPr>
          <w:rFonts w:hint="default"/>
          <w:highlight w:val="none"/>
          <w:lang w:val="en-US" w:eastAsia="zh-CN"/>
        </w:rPr>
        <w:pPrChange w:id="4437" w:author="野草" w:date="2024-02-04T21:47:08Z">
          <w:pPr>
            <w:widowControl w:val="0"/>
            <w:numPr>
              <w:ilvl w:val="0"/>
              <w:numId w:val="0"/>
            </w:numPr>
            <w:jc w:val="both"/>
          </w:pPr>
        </w:pPrChange>
      </w:pPr>
    </w:p>
    <w:p>
      <w:pPr>
        <w:widowControl w:val="0"/>
        <w:numPr>
          <w:ilvl w:val="0"/>
          <w:numId w:val="0"/>
        </w:numPr>
        <w:jc w:val="both"/>
        <w:rPr>
          <w:rFonts w:hint="default"/>
          <w:highlight w:val="none"/>
          <w:lang w:val="en-US" w:eastAsia="zh-CN"/>
        </w:rPr>
      </w:pPr>
    </w:p>
    <w:p>
      <w:pPr>
        <w:numPr>
          <w:ilvl w:val="0"/>
          <w:numId w:val="4"/>
        </w:numPr>
        <w:ind w:left="420" w:leftChars="0" w:hanging="420" w:firstLineChars="0"/>
        <w:rPr>
          <w:del w:id="4438" w:author="野草" w:date="2024-02-04T00:20:10Z"/>
          <w:rFonts w:hint="default"/>
          <w:highlight w:val="none"/>
          <w:lang w:val="en-US" w:eastAsia="zh-CN"/>
        </w:rPr>
      </w:pPr>
      <w:del w:id="4439" w:author="野草" w:date="2024-02-04T00:20:10Z">
        <w:r>
          <w:rPr>
            <w:rFonts w:hint="default"/>
            <w:highlight w:val="none"/>
            <w:lang w:val="en-US" w:eastAsia="zh-CN"/>
          </w:rPr>
          <w:delText xml:space="preserve">In terms of </w:delText>
        </w:r>
      </w:del>
      <w:del w:id="4440" w:author="野草" w:date="2024-02-04T00:20:10Z">
        <w:r>
          <w:rPr>
            <w:rFonts w:hint="eastAsia"/>
            <w:highlight w:val="none"/>
            <w:lang w:val="en-US" w:eastAsia="zh-CN"/>
          </w:rPr>
          <w:delText>variables of 3D building characteristics</w:delText>
        </w:r>
      </w:del>
      <w:del w:id="4441" w:author="野草" w:date="2024-02-04T00:20:10Z">
        <w:r>
          <w:rPr>
            <w:rFonts w:hint="default"/>
            <w:highlight w:val="none"/>
            <w:lang w:val="en-US" w:eastAsia="zh-CN"/>
          </w:rPr>
          <w:delText xml:space="preserve">, this study found that the impact of </w:delText>
        </w:r>
      </w:del>
      <w:del w:id="4442" w:author="野草" w:date="2024-02-04T00:20:10Z">
        <w:r>
          <w:rPr>
            <w:rFonts w:hint="eastAsia"/>
            <w:highlight w:val="none"/>
            <w:lang w:val="en-US" w:eastAsia="zh-CN"/>
          </w:rPr>
          <w:delText>FAR</w:delText>
        </w:r>
      </w:del>
      <w:del w:id="4443" w:author="野草" w:date="2024-02-04T00:20:10Z">
        <w:r>
          <w:rPr>
            <w:rFonts w:hint="default"/>
            <w:highlight w:val="none"/>
            <w:lang w:val="en-US" w:eastAsia="zh-CN"/>
          </w:rPr>
          <w:delText xml:space="preserve"> is </w:delText>
        </w:r>
      </w:del>
      <w:del w:id="4444" w:author="野草" w:date="2024-02-04T00:20:10Z">
        <w:r>
          <w:rPr>
            <w:rFonts w:hint="eastAsia"/>
            <w:highlight w:val="none"/>
            <w:lang w:val="en-US" w:eastAsia="zh-CN"/>
          </w:rPr>
          <w:delText>more</w:delText>
        </w:r>
      </w:del>
      <w:del w:id="4445" w:author="野草" w:date="2024-02-04T00:20:10Z">
        <w:r>
          <w:rPr>
            <w:rFonts w:hint="default"/>
            <w:highlight w:val="none"/>
            <w:lang w:val="en-US" w:eastAsia="zh-CN"/>
          </w:rPr>
          <w:delText xml:space="preserve"> pronounced</w:delText>
        </w:r>
      </w:del>
      <w:del w:id="4446" w:author="野草" w:date="2024-02-04T00:20:10Z">
        <w:r>
          <w:rPr>
            <w:rFonts w:hint="eastAsia"/>
            <w:highlight w:val="none"/>
            <w:lang w:val="en-US" w:eastAsia="zh-CN"/>
          </w:rPr>
          <w:delText xml:space="preserve"> compared to MBH.</w:delText>
        </w:r>
      </w:del>
    </w:p>
    <w:p>
      <w:pPr>
        <w:numPr>
          <w:ilvl w:val="0"/>
          <w:numId w:val="4"/>
        </w:numPr>
        <w:ind w:left="420" w:leftChars="0" w:hanging="420" w:firstLineChars="0"/>
        <w:rPr>
          <w:del w:id="4447" w:author="野草" w:date="2024-02-04T00:20:10Z"/>
          <w:rFonts w:hint="default"/>
          <w:highlight w:val="none"/>
          <w:lang w:val="en-US" w:eastAsia="zh-CN"/>
        </w:rPr>
      </w:pPr>
      <w:del w:id="4448" w:author="野草" w:date="2024-02-04T00:20:10Z">
        <w:r>
          <w:rPr>
            <w:rFonts w:hint="eastAsia"/>
            <w:highlight w:val="none"/>
            <w:lang w:val="en-US" w:eastAsia="zh-CN"/>
          </w:rPr>
          <w:delText>This is different from previous studies in which the two variables are negatively correlated with LST.</w:delText>
        </w:r>
      </w:del>
    </w:p>
    <w:p>
      <w:pPr>
        <w:numPr>
          <w:ilvl w:val="0"/>
          <w:numId w:val="4"/>
        </w:numPr>
        <w:ind w:left="420" w:leftChars="0" w:hanging="420" w:firstLineChars="0"/>
        <w:rPr>
          <w:del w:id="4449" w:author="野草" w:date="2024-02-04T00:20:10Z"/>
          <w:rFonts w:hint="default"/>
          <w:highlight w:val="none"/>
          <w:lang w:val="en-US" w:eastAsia="zh-CN"/>
        </w:rPr>
      </w:pPr>
      <w:del w:id="4450" w:author="野草" w:date="2024-02-04T00:20:10Z">
        <w:r>
          <w:rPr>
            <w:rFonts w:hint="eastAsia"/>
            <w:highlight w:val="none"/>
            <w:lang w:val="en-US" w:eastAsia="zh-CN"/>
          </w:rPr>
          <w:delText>In fact, building height affects LST mainly by altering shading areas and airflow patterns, while its influence on river cooling is more associated with airflow patterns.</w:delText>
        </w:r>
      </w:del>
    </w:p>
    <w:p>
      <w:pPr>
        <w:numPr>
          <w:ilvl w:val="0"/>
          <w:numId w:val="4"/>
        </w:numPr>
        <w:ind w:left="420" w:leftChars="0" w:hanging="420" w:firstLineChars="0"/>
        <w:rPr>
          <w:del w:id="4451" w:author="野草" w:date="2024-02-04T00:20:10Z"/>
          <w:rFonts w:hint="default"/>
          <w:highlight w:val="none"/>
          <w:lang w:val="en-US" w:eastAsia="zh-CN"/>
        </w:rPr>
      </w:pPr>
      <w:del w:id="4452" w:author="野草" w:date="2024-02-04T00:20:10Z">
        <w:r>
          <w:rPr>
            <w:rFonts w:hint="eastAsia"/>
            <w:highlight w:val="none"/>
            <w:lang w:val="en-US" w:eastAsia="zh-CN"/>
          </w:rPr>
          <w:delText>Therefore, the stronger role of FAR is probably because of the fact that the</w:delText>
        </w:r>
      </w:del>
      <w:del w:id="4453" w:author="野草" w:date="2024-02-04T00:20:10Z">
        <w:r>
          <w:rPr>
            <w:rFonts w:hint="default"/>
            <w:highlight w:val="none"/>
            <w:lang w:val="en-US" w:eastAsia="zh-CN"/>
          </w:rPr>
          <w:delText xml:space="preserve"> airflow pattern</w:delText>
        </w:r>
      </w:del>
      <w:del w:id="4454" w:author="野草" w:date="2024-02-04T00:20:10Z">
        <w:r>
          <w:rPr>
            <w:rFonts w:hint="eastAsia"/>
            <w:highlight w:val="none"/>
            <w:lang w:val="en-US" w:eastAsia="zh-CN"/>
          </w:rPr>
          <w:delText xml:space="preserve"> in Chongqing is more directly related to the total building volume rather than the height of buildings.</w:delText>
        </w:r>
      </w:del>
    </w:p>
    <w:p>
      <w:pPr>
        <w:numPr>
          <w:ilvl w:val="0"/>
          <w:numId w:val="4"/>
        </w:numPr>
        <w:ind w:left="420" w:leftChars="0" w:hanging="420" w:firstLineChars="0"/>
        <w:rPr>
          <w:del w:id="4455" w:author="野草" w:date="2024-02-04T00:20:10Z"/>
          <w:rFonts w:hint="default"/>
          <w:highlight w:val="none"/>
          <w:lang w:val="en-US" w:eastAsia="zh-CN"/>
        </w:rPr>
      </w:pPr>
    </w:p>
    <w:p>
      <w:pPr>
        <w:numPr>
          <w:ilvl w:val="0"/>
          <w:numId w:val="4"/>
        </w:numPr>
        <w:ind w:left="420" w:leftChars="0" w:hanging="420" w:firstLineChars="0"/>
        <w:rPr>
          <w:del w:id="4456" w:author="野草" w:date="2024-02-04T00:20:10Z"/>
          <w:rFonts w:hint="default"/>
          <w:highlight w:val="none"/>
          <w:lang w:val="en-US" w:eastAsia="zh-CN"/>
        </w:rPr>
      </w:pPr>
      <w:del w:id="4457" w:author="野草" w:date="2024-02-04T00:20:10Z">
        <w:r>
          <w:rPr>
            <w:rFonts w:hint="eastAsia"/>
            <w:highlight w:val="none"/>
            <w:lang w:val="en-US" w:eastAsia="zh-CN"/>
          </w:rPr>
          <w:delText>Few studies paid attention to the relationship between urban climate and topography.</w:delText>
        </w:r>
      </w:del>
    </w:p>
    <w:p>
      <w:pPr>
        <w:numPr>
          <w:ilvl w:val="0"/>
          <w:numId w:val="4"/>
        </w:numPr>
        <w:bidi w:val="0"/>
        <w:rPr>
          <w:del w:id="4458" w:author="野草" w:date="2024-02-04T00:20:10Z"/>
          <w:rFonts w:hint="default"/>
          <w:highlight w:val="none"/>
          <w:lang w:val="en-US" w:eastAsia="zh-CN"/>
        </w:rPr>
      </w:pPr>
      <w:del w:id="4459" w:author="野草" w:date="2024-02-04T00:20:10Z">
        <w:r>
          <w:rPr>
            <w:rFonts w:hint="eastAsia"/>
            <w:highlight w:val="none"/>
            <w:lang w:val="en-US" w:eastAsia="zh-CN"/>
          </w:rPr>
          <w:delText>A study in Guilin reveals that the unique geomorphological characteristics lead to the occurrence of anomalous heat island phenomenon in winter (Mo et al., 2024).</w:delText>
        </w:r>
      </w:del>
    </w:p>
    <w:p>
      <w:pPr>
        <w:numPr>
          <w:ilvl w:val="0"/>
          <w:numId w:val="4"/>
        </w:numPr>
        <w:ind w:left="420" w:leftChars="0" w:hanging="420" w:firstLineChars="0"/>
        <w:rPr>
          <w:del w:id="4460" w:author="野草" w:date="2024-02-04T00:20:10Z"/>
          <w:rFonts w:hint="default"/>
          <w:highlight w:val="none"/>
          <w:lang w:val="en-US" w:eastAsia="zh-CN"/>
        </w:rPr>
      </w:pPr>
      <w:del w:id="4461" w:author="野草" w:date="2024-02-04T00:20:10Z">
        <w:r>
          <w:rPr>
            <w:rFonts w:hint="eastAsia"/>
            <w:highlight w:val="none"/>
            <w:lang w:val="en-US" w:eastAsia="zh-CN"/>
          </w:rPr>
          <w:delText xml:space="preserve">However, there is still insufficient understanding on the role of topography in the cooling effects of blue and green spaces. This study found that topography has a significant impact on the cooling effects of rivers, and this effect can even be stronger than the influence of land cover layout. </w:delText>
        </w:r>
      </w:del>
    </w:p>
    <w:p>
      <w:pPr>
        <w:numPr>
          <w:ilvl w:val="0"/>
          <w:numId w:val="4"/>
        </w:numPr>
        <w:ind w:left="420" w:leftChars="0" w:hanging="420" w:firstLineChars="0"/>
        <w:rPr>
          <w:del w:id="4462" w:author="野草" w:date="2024-02-04T00:20:10Z"/>
          <w:rFonts w:hint="default"/>
          <w:highlight w:val="none"/>
          <w:lang w:val="en-US" w:eastAsia="zh-CN"/>
        </w:rPr>
      </w:pPr>
      <w:del w:id="4463" w:author="野草" w:date="2024-02-04T00:20:10Z">
        <w:r>
          <w:rPr>
            <w:rFonts w:hint="eastAsia"/>
            <w:highlight w:val="none"/>
            <w:lang w:val="en-US" w:eastAsia="zh-CN"/>
          </w:rPr>
          <w:delText>In fact, the impact of rivers on the thermal environment of surrounding areas is primarily driven by inland airflow. Irregular terrain can significantly alter the direction and intensity of airflow, thereby modulating the spatial pattern of the thermal environment. Therefore, the role of topography cannot be overlooked in the thermal environmental effects of blue-green spaces.</w:delText>
        </w:r>
      </w:del>
    </w:p>
    <w:p>
      <w:pPr>
        <w:numPr>
          <w:ilvl w:val="0"/>
          <w:numId w:val="4"/>
        </w:numPr>
        <w:ind w:left="420" w:leftChars="0" w:hanging="420" w:firstLineChars="0"/>
        <w:rPr>
          <w:del w:id="4464" w:author="野草" w:date="2024-02-04T00:20:10Z"/>
          <w:rFonts w:hint="default"/>
          <w:highlight w:val="none"/>
          <w:lang w:val="en-US" w:eastAsia="zh-CN"/>
        </w:rPr>
      </w:pPr>
    </w:p>
    <w:p>
      <w:pPr>
        <w:numPr>
          <w:ilvl w:val="0"/>
          <w:numId w:val="4"/>
        </w:numPr>
        <w:ind w:left="420" w:leftChars="0" w:hanging="420" w:firstLineChars="0"/>
        <w:rPr>
          <w:del w:id="4465" w:author="野草" w:date="2024-02-04T00:20:10Z"/>
          <w:rFonts w:hint="default"/>
          <w:highlight w:val="none"/>
          <w:lang w:val="en-US" w:eastAsia="zh-CN"/>
        </w:rPr>
      </w:pPr>
      <w:del w:id="4466" w:author="野草" w:date="2024-02-04T00:20:10Z">
        <w:r>
          <w:rPr>
            <w:rFonts w:hint="eastAsia"/>
            <w:highlight w:val="none"/>
            <w:lang w:val="en-US" w:eastAsia="zh-CN"/>
          </w:rPr>
          <w:delText>这与XX研究相似。XX发现xxx. 建筑高度对河流降温效应的影响主要是通过对水体与陆地之间对流产生影响而形成的。同时，三维空间格局还会影响太阳辐射的布局，从而改变地表能量平衡。同样需要注意的是，由于建筑高度的标准差与其它指标的高度相似性。因此，并没有被纳入本研究中。同时，在几个涉及建筑格局的指标（容积率、建筑高度、cubic指数），容积率的影响最大。</w:delText>
        </w:r>
      </w:del>
    </w:p>
    <w:p>
      <w:pPr>
        <w:pStyle w:val="4"/>
        <w:numPr>
          <w:ilvl w:val="1"/>
          <w:numId w:val="2"/>
        </w:numPr>
        <w:bidi w:val="0"/>
        <w:rPr>
          <w:rFonts w:hint="default"/>
          <w:highlight w:val="none"/>
          <w:lang w:val="en-US" w:eastAsia="zh-CN"/>
        </w:rPr>
      </w:pPr>
      <w:r>
        <w:rPr>
          <w:rFonts w:hint="eastAsia"/>
          <w:highlight w:val="none"/>
          <w:lang w:val="en-US" w:eastAsia="zh-CN"/>
        </w:rPr>
        <w:t>Implications for urban planning</w:t>
      </w:r>
    </w:p>
    <w:p>
      <w:pPr>
        <w:numPr>
          <w:ilvl w:val="-1"/>
          <w:numId w:val="0"/>
        </w:numPr>
        <w:bidi w:val="0"/>
        <w:ind w:left="0" w:leftChars="0" w:firstLine="0" w:firstLineChars="0"/>
        <w:rPr>
          <w:ins w:id="4468" w:author="野草" w:date="2024-02-04T22:43:40Z"/>
          <w:rFonts w:hint="eastAsia"/>
          <w:highlight w:val="green"/>
          <w:lang w:val="en-US" w:eastAsia="zh-CN"/>
          <w:rPrChange w:id="4469" w:author="野草" w:date="2024-02-04T22:59:04Z">
            <w:rPr>
              <w:ins w:id="4470" w:author="野草" w:date="2024-02-04T22:43:40Z"/>
              <w:rFonts w:hint="eastAsia"/>
              <w:highlight w:val="none"/>
              <w:lang w:val="en-US" w:eastAsia="zh-CN"/>
            </w:rPr>
          </w:rPrChange>
        </w:rPr>
        <w:pPrChange w:id="4467" w:author="野草" w:date="2024-02-04T17:36:24Z">
          <w:pPr>
            <w:numPr>
              <w:ilvl w:val="0"/>
              <w:numId w:val="5"/>
            </w:numPr>
            <w:bidi w:val="0"/>
            <w:ind w:left="420" w:leftChars="0" w:hanging="420" w:firstLineChars="0"/>
          </w:pPr>
        </w:pPrChange>
      </w:pPr>
      <w:ins w:id="4471" w:author="野草" w:date="2024-02-04T22:43:39Z">
        <w:r>
          <w:rPr>
            <w:rFonts w:hint="eastAsia"/>
            <w:highlight w:val="green"/>
            <w:lang w:val="en-US" w:eastAsia="zh-CN"/>
            <w:rPrChange w:id="4472" w:author="野草" w:date="2024-02-04T22:59:04Z">
              <w:rPr>
                <w:rFonts w:hint="eastAsia"/>
                <w:highlight w:val="none"/>
                <w:lang w:val="en-US" w:eastAsia="zh-CN"/>
              </w:rPr>
            </w:rPrChange>
          </w:rPr>
          <w:t>【</w:t>
        </w:r>
      </w:ins>
      <w:ins w:id="4473" w:author="野草" w:date="2024-02-04T22:58:56Z">
        <w:r>
          <w:rPr>
            <w:rFonts w:hint="eastAsia"/>
            <w:highlight w:val="green"/>
            <w:lang w:val="en-US" w:eastAsia="zh-CN"/>
            <w:rPrChange w:id="4474" w:author="野草" w:date="2024-02-04T22:59:04Z">
              <w:rPr>
                <w:rFonts w:hint="eastAsia"/>
                <w:highlight w:val="none"/>
                <w:lang w:val="en-US" w:eastAsia="zh-CN"/>
              </w:rPr>
            </w:rPrChange>
          </w:rPr>
          <w:t>up</w:t>
        </w:r>
      </w:ins>
      <w:ins w:id="4475" w:author="野草" w:date="2024-02-04T22:44:02Z">
        <w:r>
          <w:rPr>
            <w:rFonts w:hint="eastAsia"/>
            <w:highlight w:val="green"/>
            <w:lang w:val="en-US" w:eastAsia="zh-CN"/>
            <w:rPrChange w:id="4476" w:author="野草" w:date="2024-02-04T22:59:04Z">
              <w:rPr>
                <w:rFonts w:hint="eastAsia"/>
                <w:highlight w:val="none"/>
                <w:lang w:val="en-US" w:eastAsia="zh-CN"/>
              </w:rPr>
            </w:rPrChange>
          </w:rPr>
          <w:t>202</w:t>
        </w:r>
      </w:ins>
      <w:ins w:id="4477" w:author="野草" w:date="2024-02-04T22:44:03Z">
        <w:r>
          <w:rPr>
            <w:rFonts w:hint="eastAsia"/>
            <w:highlight w:val="green"/>
            <w:lang w:val="en-US" w:eastAsia="zh-CN"/>
            <w:rPrChange w:id="4478" w:author="野草" w:date="2024-02-04T22:59:04Z">
              <w:rPr>
                <w:rFonts w:hint="eastAsia"/>
                <w:highlight w:val="none"/>
                <w:lang w:val="en-US" w:eastAsia="zh-CN"/>
              </w:rPr>
            </w:rPrChange>
          </w:rPr>
          <w:t>4 0</w:t>
        </w:r>
      </w:ins>
      <w:ins w:id="4479" w:author="野草" w:date="2024-02-04T22:44:04Z">
        <w:r>
          <w:rPr>
            <w:rFonts w:hint="eastAsia"/>
            <w:highlight w:val="green"/>
            <w:lang w:val="en-US" w:eastAsia="zh-CN"/>
            <w:rPrChange w:id="4480" w:author="野草" w:date="2024-02-04T22:59:04Z">
              <w:rPr>
                <w:rFonts w:hint="eastAsia"/>
                <w:highlight w:val="none"/>
                <w:lang w:val="en-US" w:eastAsia="zh-CN"/>
              </w:rPr>
            </w:rPrChange>
          </w:rPr>
          <w:t>20</w:t>
        </w:r>
      </w:ins>
      <w:ins w:id="4481" w:author="野草" w:date="2024-02-05T08:11:43Z">
        <w:r>
          <w:rPr>
            <w:rFonts w:hint="eastAsia"/>
            <w:highlight w:val="green"/>
            <w:lang w:val="en-US" w:eastAsia="zh-CN"/>
          </w:rPr>
          <w:t>5</w:t>
        </w:r>
      </w:ins>
      <w:ins w:id="4482" w:author="野草" w:date="2024-02-04T22:44:04Z">
        <w:r>
          <w:rPr>
            <w:rFonts w:hint="eastAsia"/>
            <w:highlight w:val="green"/>
            <w:lang w:val="en-US" w:eastAsia="zh-CN"/>
            <w:rPrChange w:id="4483" w:author="野草" w:date="2024-02-04T22:59:04Z">
              <w:rPr>
                <w:rFonts w:hint="eastAsia"/>
                <w:highlight w:val="none"/>
                <w:lang w:val="en-US" w:eastAsia="zh-CN"/>
              </w:rPr>
            </w:rPrChange>
          </w:rPr>
          <w:t xml:space="preserve"> </w:t>
        </w:r>
      </w:ins>
      <w:ins w:id="4484" w:author="野草" w:date="2024-02-05T08:11:45Z">
        <w:r>
          <w:rPr>
            <w:rFonts w:hint="eastAsia"/>
            <w:highlight w:val="green"/>
            <w:lang w:val="en-US" w:eastAsia="zh-CN"/>
          </w:rPr>
          <w:t>0</w:t>
        </w:r>
      </w:ins>
      <w:ins w:id="4485" w:author="野草" w:date="2024-02-05T08:11:46Z">
        <w:r>
          <w:rPr>
            <w:rFonts w:hint="eastAsia"/>
            <w:highlight w:val="green"/>
            <w:lang w:val="en-US" w:eastAsia="zh-CN"/>
          </w:rPr>
          <w:t>8</w:t>
        </w:r>
      </w:ins>
      <w:ins w:id="4486" w:author="野草" w:date="2024-02-04T22:44:06Z">
        <w:r>
          <w:rPr>
            <w:rFonts w:hint="eastAsia"/>
            <w:highlight w:val="green"/>
            <w:lang w:val="en-US" w:eastAsia="zh-CN"/>
            <w:rPrChange w:id="4487" w:author="野草" w:date="2024-02-04T22:59:04Z">
              <w:rPr>
                <w:rFonts w:hint="eastAsia"/>
                <w:highlight w:val="none"/>
                <w:lang w:val="en-US" w:eastAsia="zh-CN"/>
              </w:rPr>
            </w:rPrChange>
          </w:rPr>
          <w:t>:</w:t>
        </w:r>
      </w:ins>
      <w:ins w:id="4488" w:author="野草" w:date="2024-02-05T08:34:57Z">
        <w:r>
          <w:rPr>
            <w:rFonts w:hint="eastAsia"/>
            <w:highlight w:val="green"/>
            <w:lang w:val="en-US" w:eastAsia="zh-CN"/>
          </w:rPr>
          <w:t>3</w:t>
        </w:r>
      </w:ins>
      <w:ins w:id="4489" w:author="野草" w:date="2024-02-05T08:35:52Z">
        <w:r>
          <w:rPr>
            <w:rFonts w:hint="eastAsia"/>
            <w:highlight w:val="green"/>
            <w:lang w:val="en-US" w:eastAsia="zh-CN"/>
          </w:rPr>
          <w:t>5</w:t>
        </w:r>
      </w:ins>
      <w:ins w:id="4490" w:author="野草" w:date="2024-02-04T22:43:39Z">
        <w:r>
          <w:rPr>
            <w:rFonts w:hint="eastAsia"/>
            <w:highlight w:val="green"/>
            <w:lang w:val="en-US" w:eastAsia="zh-CN"/>
            <w:rPrChange w:id="4491" w:author="野草" w:date="2024-02-04T22:59:04Z">
              <w:rPr>
                <w:rFonts w:hint="eastAsia"/>
                <w:highlight w:val="none"/>
                <w:lang w:val="en-US" w:eastAsia="zh-CN"/>
              </w:rPr>
            </w:rPrChange>
          </w:rPr>
          <w:t>】</w:t>
        </w:r>
      </w:ins>
    </w:p>
    <w:p>
      <w:pPr>
        <w:numPr>
          <w:ilvl w:val="-1"/>
          <w:numId w:val="0"/>
        </w:numPr>
        <w:bidi w:val="0"/>
        <w:ind w:left="0" w:leftChars="0" w:firstLine="0" w:firstLineChars="0"/>
        <w:rPr>
          <w:del w:id="4493" w:author="野草" w:date="2024-02-04T22:55:02Z"/>
          <w:rFonts w:hint="eastAsia"/>
          <w:highlight w:val="none"/>
          <w:lang w:val="en-US" w:eastAsia="zh-CN"/>
        </w:rPr>
        <w:pPrChange w:id="4492" w:author="野草" w:date="2024-02-04T17:36:24Z">
          <w:pPr>
            <w:numPr>
              <w:ilvl w:val="0"/>
              <w:numId w:val="5"/>
            </w:numPr>
            <w:bidi w:val="0"/>
            <w:ind w:left="420" w:leftChars="0" w:hanging="420" w:firstLineChars="0"/>
          </w:pPr>
        </w:pPrChange>
      </w:pPr>
      <w:ins w:id="4494" w:author="野草" w:date="2024-02-04T22:55:02Z">
        <w:r>
          <w:rPr>
            <w:rFonts w:hint="eastAsia"/>
            <w:highlight w:val="green"/>
            <w:lang w:val="en-US" w:eastAsia="zh-CN"/>
            <w:rPrChange w:id="4495" w:author="野草" w:date="2024-02-04T22:55:47Z">
              <w:rPr>
                <w:rFonts w:hint="eastAsia"/>
                <w:highlight w:val="none"/>
                <w:lang w:val="en-US" w:eastAsia="zh-CN"/>
              </w:rPr>
            </w:rPrChange>
          </w:rPr>
          <w:t xml:space="preserve">The </w:t>
        </w:r>
      </w:ins>
      <w:ins w:id="4496" w:author="野草" w:date="2024-02-04T22:55:21Z">
        <w:r>
          <w:rPr>
            <w:rFonts w:hint="eastAsia"/>
            <w:highlight w:val="green"/>
            <w:lang w:val="en-US" w:eastAsia="zh-CN"/>
            <w:rPrChange w:id="4497" w:author="野草" w:date="2024-02-04T22:55:47Z">
              <w:rPr>
                <w:rFonts w:hint="eastAsia"/>
                <w:highlight w:val="none"/>
                <w:lang w:val="en-US" w:eastAsia="zh-CN"/>
              </w:rPr>
            </w:rPrChange>
          </w:rPr>
          <w:t>extreme</w:t>
        </w:r>
      </w:ins>
      <w:ins w:id="4498" w:author="野草" w:date="2024-02-04T22:55:26Z">
        <w:r>
          <w:rPr>
            <w:rFonts w:hint="eastAsia"/>
            <w:highlight w:val="green"/>
            <w:lang w:val="en-US" w:eastAsia="zh-CN"/>
            <w:rPrChange w:id="4499" w:author="野草" w:date="2024-02-04T22:55:47Z">
              <w:rPr>
                <w:rFonts w:hint="eastAsia"/>
                <w:highlight w:val="none"/>
                <w:lang w:val="en-US" w:eastAsia="zh-CN"/>
              </w:rPr>
            </w:rPrChange>
          </w:rPr>
          <w:t xml:space="preserve"> </w:t>
        </w:r>
      </w:ins>
      <w:ins w:id="4500" w:author="野草" w:date="2024-02-04T22:55:22Z">
        <w:r>
          <w:rPr>
            <w:rFonts w:hint="eastAsia"/>
            <w:highlight w:val="green"/>
            <w:lang w:val="en-US" w:eastAsia="zh-CN"/>
            <w:rPrChange w:id="4501" w:author="野草" w:date="2024-02-04T22:55:47Z">
              <w:rPr>
                <w:rFonts w:hint="eastAsia"/>
                <w:highlight w:val="none"/>
                <w:lang w:val="en-US" w:eastAsia="zh-CN"/>
              </w:rPr>
            </w:rPrChange>
          </w:rPr>
          <w:t>heat</w:t>
        </w:r>
      </w:ins>
      <w:ins w:id="4502" w:author="野草" w:date="2024-02-04T22:55:29Z">
        <w:r>
          <w:rPr>
            <w:rFonts w:hint="eastAsia"/>
            <w:highlight w:val="green"/>
            <w:lang w:val="en-US" w:eastAsia="zh-CN"/>
            <w:rPrChange w:id="4503" w:author="野草" w:date="2024-02-04T22:55:47Z">
              <w:rPr>
                <w:rFonts w:hint="eastAsia"/>
                <w:highlight w:val="none"/>
                <w:lang w:val="en-US" w:eastAsia="zh-CN"/>
              </w:rPr>
            </w:rPrChange>
          </w:rPr>
          <w:t xml:space="preserve"> </w:t>
        </w:r>
      </w:ins>
      <w:ins w:id="4504" w:author="野草" w:date="2024-02-04T22:55:24Z">
        <w:r>
          <w:rPr>
            <w:rFonts w:hint="eastAsia"/>
            <w:highlight w:val="green"/>
            <w:lang w:val="en-US" w:eastAsia="zh-CN"/>
            <w:rPrChange w:id="4505" w:author="野草" w:date="2024-02-04T22:55:47Z">
              <w:rPr>
                <w:rFonts w:hint="eastAsia"/>
                <w:highlight w:val="none"/>
                <w:lang w:val="en-US" w:eastAsia="zh-CN"/>
              </w:rPr>
            </w:rPrChange>
          </w:rPr>
          <w:t>stress</w:t>
        </w:r>
      </w:ins>
      <w:ins w:id="4506" w:author="野草" w:date="2024-02-04T22:55:02Z">
        <w:r>
          <w:rPr>
            <w:rFonts w:hint="eastAsia"/>
            <w:highlight w:val="cyan"/>
            <w:lang w:val="en-US" w:eastAsia="zh-CN"/>
            <w:rPrChange w:id="4507" w:author="野草" w:date="2024-02-04T22:55:42Z">
              <w:rPr>
                <w:rFonts w:hint="eastAsia"/>
                <w:highlight w:val="none"/>
                <w:lang w:val="en-US" w:eastAsia="zh-CN"/>
              </w:rPr>
            </w:rPrChange>
          </w:rPr>
          <w:t xml:space="preserve"> can have </w:t>
        </w:r>
      </w:ins>
      <w:ins w:id="4508" w:author="野草" w:date="2024-02-04T22:55:02Z">
        <w:r>
          <w:rPr>
            <w:rFonts w:hint="eastAsia"/>
            <w:highlight w:val="green"/>
            <w:lang w:val="en-US" w:eastAsia="zh-CN"/>
            <w:rPrChange w:id="4509" w:author="野草" w:date="2024-02-04T22:55:50Z">
              <w:rPr>
                <w:rFonts w:hint="eastAsia"/>
                <w:highlight w:val="none"/>
                <w:lang w:val="en-US" w:eastAsia="zh-CN"/>
              </w:rPr>
            </w:rPrChange>
          </w:rPr>
          <w:t>adverse effects</w:t>
        </w:r>
      </w:ins>
      <w:ins w:id="4510" w:author="野草" w:date="2024-02-04T22:55:02Z">
        <w:r>
          <w:rPr>
            <w:rFonts w:hint="eastAsia"/>
            <w:highlight w:val="cyan"/>
            <w:lang w:val="en-US" w:eastAsia="zh-CN"/>
            <w:rPrChange w:id="4511" w:author="野草" w:date="2024-02-04T22:55:42Z">
              <w:rPr>
                <w:rFonts w:hint="eastAsia"/>
                <w:highlight w:val="none"/>
                <w:lang w:val="en-US" w:eastAsia="zh-CN"/>
              </w:rPr>
            </w:rPrChange>
          </w:rPr>
          <w:t xml:space="preserve"> on the </w:t>
        </w:r>
      </w:ins>
      <w:ins w:id="4512" w:author="野草" w:date="2024-02-04T22:55:02Z">
        <w:r>
          <w:rPr>
            <w:rFonts w:hint="eastAsia"/>
            <w:highlight w:val="green"/>
            <w:lang w:val="en-US" w:eastAsia="zh-CN"/>
            <w:rPrChange w:id="4513" w:author="野草" w:date="2024-02-04T22:55:53Z">
              <w:rPr>
                <w:rFonts w:hint="eastAsia"/>
                <w:highlight w:val="none"/>
                <w:lang w:val="en-US" w:eastAsia="zh-CN"/>
              </w:rPr>
            </w:rPrChange>
          </w:rPr>
          <w:t>physical and mental well-being</w:t>
        </w:r>
      </w:ins>
      <w:ins w:id="4514" w:author="野草" w:date="2024-02-04T22:55:02Z">
        <w:r>
          <w:rPr>
            <w:rFonts w:hint="eastAsia"/>
            <w:highlight w:val="cyan"/>
            <w:lang w:val="en-US" w:eastAsia="zh-CN"/>
            <w:rPrChange w:id="4515" w:author="野草" w:date="2024-02-04T22:55:42Z">
              <w:rPr>
                <w:rFonts w:hint="eastAsia"/>
                <w:highlight w:val="none"/>
                <w:lang w:val="en-US" w:eastAsia="zh-CN"/>
              </w:rPr>
            </w:rPrChange>
          </w:rPr>
          <w:t xml:space="preserve"> of </w:t>
        </w:r>
      </w:ins>
      <w:ins w:id="4516" w:author="野草" w:date="2024-02-04T22:55:02Z">
        <w:r>
          <w:rPr>
            <w:rFonts w:hint="eastAsia"/>
            <w:highlight w:val="green"/>
            <w:lang w:val="en-US" w:eastAsia="zh-CN"/>
            <w:rPrChange w:id="4517" w:author="野草" w:date="2024-02-04T22:55:58Z">
              <w:rPr>
                <w:rFonts w:hint="eastAsia"/>
                <w:highlight w:val="none"/>
                <w:lang w:val="en-US" w:eastAsia="zh-CN"/>
              </w:rPr>
            </w:rPrChange>
          </w:rPr>
          <w:t>local residents</w:t>
        </w:r>
      </w:ins>
      <w:ins w:id="4518" w:author="野草" w:date="2024-02-04T22:55:02Z">
        <w:r>
          <w:rPr>
            <w:rFonts w:hint="eastAsia"/>
            <w:highlight w:val="cyan"/>
            <w:lang w:val="en-US" w:eastAsia="zh-CN"/>
            <w:rPrChange w:id="4519" w:author="野草" w:date="2024-02-04T22:55:42Z">
              <w:rPr>
                <w:rFonts w:hint="eastAsia"/>
                <w:highlight w:val="none"/>
                <w:lang w:val="en-US" w:eastAsia="zh-CN"/>
              </w:rPr>
            </w:rPrChange>
          </w:rPr>
          <w:t xml:space="preserve">, particularly in cities with </w:t>
        </w:r>
      </w:ins>
      <w:ins w:id="4520" w:author="野草" w:date="2024-02-04T22:55:02Z">
        <w:r>
          <w:rPr>
            <w:rFonts w:hint="eastAsia"/>
            <w:highlight w:val="green"/>
            <w:u w:val="single"/>
            <w:lang w:val="en-US" w:eastAsia="zh-CN"/>
            <w:rPrChange w:id="4521" w:author="野草" w:date="2024-02-04T23:03:34Z">
              <w:rPr>
                <w:rFonts w:hint="eastAsia"/>
                <w:highlight w:val="none"/>
                <w:lang w:val="en-US" w:eastAsia="zh-CN"/>
              </w:rPr>
            </w:rPrChange>
          </w:rPr>
          <w:t>hot summer climates</w:t>
        </w:r>
      </w:ins>
      <w:ins w:id="4522" w:author="野草" w:date="2024-02-04T22:55:02Z">
        <w:r>
          <w:rPr>
            <w:rFonts w:hint="eastAsia"/>
            <w:highlight w:val="cyan"/>
            <w:lang w:val="en-US" w:eastAsia="zh-CN"/>
            <w:rPrChange w:id="4523" w:author="野草" w:date="2024-02-04T22:55:42Z">
              <w:rPr>
                <w:rFonts w:hint="eastAsia"/>
                <w:highlight w:val="none"/>
                <w:lang w:val="en-US" w:eastAsia="zh-CN"/>
              </w:rPr>
            </w:rPrChange>
          </w:rPr>
          <w:t xml:space="preserve">. </w:t>
        </w:r>
      </w:ins>
      <w:ins w:id="4524" w:author="野草" w:date="2024-02-04T22:57:06Z">
        <w:r>
          <w:rPr>
            <w:rFonts w:hint="eastAsia"/>
            <w:highlight w:val="cyan"/>
            <w:lang w:val="en-US" w:eastAsia="zh-CN"/>
          </w:rPr>
          <w:t>Effective</w:t>
        </w:r>
      </w:ins>
      <w:ins w:id="4525" w:author="野草" w:date="2024-02-05T08:26:57Z">
        <w:r>
          <w:rPr>
            <w:rFonts w:hint="eastAsia"/>
            <w:highlight w:val="cyan"/>
            <w:lang w:val="en-US" w:eastAsia="zh-CN"/>
          </w:rPr>
          <w:t xml:space="preserve"> utilization</w:t>
        </w:r>
      </w:ins>
      <w:ins w:id="4526" w:author="野草" w:date="2024-02-05T08:26:58Z">
        <w:r>
          <w:rPr>
            <w:rFonts w:hint="eastAsia"/>
            <w:highlight w:val="cyan"/>
            <w:lang w:val="en-US" w:eastAsia="zh-CN"/>
          </w:rPr>
          <w:t xml:space="preserve"> </w:t>
        </w:r>
      </w:ins>
      <w:ins w:id="4527" w:author="野草" w:date="2024-02-05T08:26:59Z">
        <w:r>
          <w:rPr>
            <w:rFonts w:hint="eastAsia"/>
            <w:highlight w:val="cyan"/>
            <w:lang w:val="en-US" w:eastAsia="zh-CN"/>
          </w:rPr>
          <w:t>of</w:t>
        </w:r>
      </w:ins>
      <w:ins w:id="4528" w:author="野草" w:date="2024-02-04T22:57:06Z">
        <w:r>
          <w:rPr>
            <w:rFonts w:hint="eastAsia"/>
            <w:highlight w:val="cyan"/>
            <w:lang w:val="en-US" w:eastAsia="zh-CN"/>
          </w:rPr>
          <w:t xml:space="preserve"> </w:t>
        </w:r>
      </w:ins>
      <w:ins w:id="4529" w:author="野草" w:date="2024-02-04T22:57:06Z">
        <w:r>
          <w:rPr>
            <w:rFonts w:hint="eastAsia"/>
            <w:highlight w:val="green"/>
            <w:lang w:val="en-US" w:eastAsia="zh-CN"/>
            <w:rPrChange w:id="4530" w:author="野草" w:date="2024-02-04T22:57:10Z">
              <w:rPr>
                <w:rFonts w:hint="eastAsia"/>
                <w:highlight w:val="cyan"/>
                <w:lang w:val="en-US" w:eastAsia="zh-CN"/>
              </w:rPr>
            </w:rPrChange>
          </w:rPr>
          <w:t>existing blue spaces</w:t>
        </w:r>
      </w:ins>
      <w:ins w:id="4531" w:author="野草" w:date="2024-02-04T22:55:02Z">
        <w:r>
          <w:rPr>
            <w:rFonts w:hint="eastAsia"/>
            <w:highlight w:val="cyan"/>
            <w:lang w:val="en-US" w:eastAsia="zh-CN"/>
            <w:rPrChange w:id="4532" w:author="野草" w:date="2024-02-04T22:55:42Z">
              <w:rPr>
                <w:rFonts w:hint="eastAsia"/>
                <w:highlight w:val="none"/>
                <w:lang w:val="en-US" w:eastAsia="zh-CN"/>
              </w:rPr>
            </w:rPrChange>
          </w:rPr>
          <w:t xml:space="preserve"> to </w:t>
        </w:r>
      </w:ins>
      <w:ins w:id="4533" w:author="野草" w:date="2024-02-04T22:55:02Z">
        <w:r>
          <w:rPr>
            <w:rFonts w:hint="eastAsia"/>
            <w:highlight w:val="green"/>
            <w:lang w:val="en-US" w:eastAsia="zh-CN"/>
            <w:rPrChange w:id="4534" w:author="野草" w:date="2024-02-04T22:57:13Z">
              <w:rPr>
                <w:rFonts w:hint="eastAsia"/>
                <w:highlight w:val="none"/>
                <w:lang w:val="en-US" w:eastAsia="zh-CN"/>
              </w:rPr>
            </w:rPrChange>
          </w:rPr>
          <w:t>cool the surrounding areas</w:t>
        </w:r>
      </w:ins>
      <w:ins w:id="4535" w:author="野草" w:date="2024-02-04T22:55:02Z">
        <w:r>
          <w:rPr>
            <w:rFonts w:hint="eastAsia"/>
            <w:highlight w:val="cyan"/>
            <w:lang w:val="en-US" w:eastAsia="zh-CN"/>
            <w:rPrChange w:id="4536" w:author="野草" w:date="2024-02-04T22:55:42Z">
              <w:rPr>
                <w:rFonts w:hint="eastAsia"/>
                <w:highlight w:val="none"/>
                <w:lang w:val="en-US" w:eastAsia="zh-CN"/>
              </w:rPr>
            </w:rPrChange>
          </w:rPr>
          <w:t xml:space="preserve"> has the potential to </w:t>
        </w:r>
      </w:ins>
      <w:ins w:id="4537" w:author="野草" w:date="2024-02-04T22:55:02Z">
        <w:r>
          <w:rPr>
            <w:rFonts w:hint="eastAsia"/>
            <w:highlight w:val="green"/>
            <w:lang w:val="en-US" w:eastAsia="zh-CN"/>
            <w:rPrChange w:id="4538" w:author="野草" w:date="2024-02-04T22:57:20Z">
              <w:rPr>
                <w:rFonts w:hint="eastAsia"/>
                <w:highlight w:val="none"/>
                <w:lang w:val="en-US" w:eastAsia="zh-CN"/>
              </w:rPr>
            </w:rPrChange>
          </w:rPr>
          <w:t xml:space="preserve">alleviate </w:t>
        </w:r>
      </w:ins>
      <w:ins w:id="4539" w:author="野草" w:date="2024-02-04T22:57:45Z">
        <w:r>
          <w:rPr>
            <w:rFonts w:hint="eastAsia"/>
            <w:highlight w:val="green"/>
            <w:lang w:val="en-US" w:eastAsia="zh-CN"/>
          </w:rPr>
          <w:t>rel</w:t>
        </w:r>
      </w:ins>
      <w:ins w:id="4540" w:author="野草" w:date="2024-02-04T22:57:50Z">
        <w:r>
          <w:rPr>
            <w:rFonts w:hint="eastAsia"/>
            <w:highlight w:val="green"/>
            <w:lang w:val="en-US" w:eastAsia="zh-CN"/>
          </w:rPr>
          <w:t>evan</w:t>
        </w:r>
      </w:ins>
      <w:ins w:id="4541" w:author="野草" w:date="2024-02-04T22:57:51Z">
        <w:r>
          <w:rPr>
            <w:rFonts w:hint="eastAsia"/>
            <w:highlight w:val="green"/>
            <w:lang w:val="en-US" w:eastAsia="zh-CN"/>
          </w:rPr>
          <w:t xml:space="preserve">t </w:t>
        </w:r>
      </w:ins>
      <w:ins w:id="4542" w:author="野草" w:date="2024-02-04T22:55:02Z">
        <w:r>
          <w:rPr>
            <w:rFonts w:hint="eastAsia"/>
            <w:highlight w:val="green"/>
            <w:lang w:val="en-US" w:eastAsia="zh-CN"/>
            <w:rPrChange w:id="4543" w:author="野草" w:date="2024-02-04T22:57:20Z">
              <w:rPr>
                <w:rFonts w:hint="eastAsia"/>
                <w:highlight w:val="none"/>
                <w:lang w:val="en-US" w:eastAsia="zh-CN"/>
              </w:rPr>
            </w:rPrChange>
          </w:rPr>
          <w:t>health risk</w:t>
        </w:r>
      </w:ins>
      <w:ins w:id="4544" w:author="野草" w:date="2024-02-04T22:57:42Z">
        <w:r>
          <w:rPr>
            <w:rFonts w:hint="eastAsia"/>
            <w:highlight w:val="green"/>
            <w:lang w:val="en-US" w:eastAsia="zh-CN"/>
          </w:rPr>
          <w:t>s</w:t>
        </w:r>
      </w:ins>
      <w:ins w:id="4545" w:author="野草" w:date="2024-02-04T22:55:02Z">
        <w:r>
          <w:rPr>
            <w:rFonts w:hint="eastAsia"/>
            <w:highlight w:val="cyan"/>
            <w:lang w:val="en-US" w:eastAsia="zh-CN"/>
            <w:rPrChange w:id="4546" w:author="野草" w:date="2024-02-04T22:55:42Z">
              <w:rPr>
                <w:rFonts w:hint="eastAsia"/>
                <w:highlight w:val="none"/>
                <w:lang w:val="en-US" w:eastAsia="zh-CN"/>
              </w:rPr>
            </w:rPrChange>
          </w:rPr>
          <w:t>. This study unveil</w:t>
        </w:r>
      </w:ins>
      <w:ins w:id="4547" w:author="野草" w:date="2024-02-04T23:04:00Z">
        <w:r>
          <w:rPr>
            <w:rFonts w:hint="eastAsia"/>
            <w:highlight w:val="cyan"/>
            <w:lang w:val="en-US" w:eastAsia="zh-CN"/>
          </w:rPr>
          <w:t>ed</w:t>
        </w:r>
      </w:ins>
      <w:ins w:id="4548" w:author="野草" w:date="2024-02-04T22:55:02Z">
        <w:r>
          <w:rPr>
            <w:rFonts w:hint="eastAsia"/>
            <w:highlight w:val="cyan"/>
            <w:lang w:val="en-US" w:eastAsia="zh-CN"/>
            <w:rPrChange w:id="4549" w:author="野草" w:date="2024-02-04T22:55:42Z">
              <w:rPr>
                <w:rFonts w:hint="eastAsia"/>
                <w:highlight w:val="none"/>
                <w:lang w:val="en-US" w:eastAsia="zh-CN"/>
              </w:rPr>
            </w:rPrChange>
          </w:rPr>
          <w:t xml:space="preserve"> </w:t>
        </w:r>
      </w:ins>
      <w:ins w:id="4550" w:author="野草" w:date="2024-02-04T22:55:02Z">
        <w:r>
          <w:rPr>
            <w:rFonts w:hint="eastAsia"/>
            <w:highlight w:val="green"/>
            <w:lang w:val="en-US" w:eastAsia="zh-CN"/>
            <w:rPrChange w:id="4551" w:author="野草" w:date="2024-02-04T22:57:55Z">
              <w:rPr>
                <w:rFonts w:hint="eastAsia"/>
                <w:highlight w:val="none"/>
                <w:lang w:val="en-US" w:eastAsia="zh-CN"/>
              </w:rPr>
            </w:rPrChange>
          </w:rPr>
          <w:t>notable spatial variances</w:t>
        </w:r>
      </w:ins>
      <w:ins w:id="4552" w:author="野草" w:date="2024-02-04T22:55:02Z">
        <w:r>
          <w:rPr>
            <w:rFonts w:hint="eastAsia"/>
            <w:highlight w:val="cyan"/>
            <w:lang w:val="en-US" w:eastAsia="zh-CN"/>
            <w:rPrChange w:id="4553" w:author="野草" w:date="2024-02-04T22:55:42Z">
              <w:rPr>
                <w:rFonts w:hint="eastAsia"/>
                <w:highlight w:val="none"/>
                <w:lang w:val="en-US" w:eastAsia="zh-CN"/>
              </w:rPr>
            </w:rPrChange>
          </w:rPr>
          <w:t xml:space="preserve"> </w:t>
        </w:r>
      </w:ins>
      <w:ins w:id="4554" w:author="野草" w:date="2024-02-04T23:04:06Z">
        <w:r>
          <w:rPr>
            <w:rFonts w:hint="eastAsia"/>
            <w:highlight w:val="cyan"/>
            <w:lang w:val="en-US" w:eastAsia="zh-CN"/>
          </w:rPr>
          <w:t>o</w:t>
        </w:r>
      </w:ins>
      <w:ins w:id="4555" w:author="野草" w:date="2024-02-04T23:04:07Z">
        <w:r>
          <w:rPr>
            <w:rFonts w:hint="eastAsia"/>
            <w:highlight w:val="cyan"/>
            <w:lang w:val="en-US" w:eastAsia="zh-CN"/>
          </w:rPr>
          <w:t>f</w:t>
        </w:r>
      </w:ins>
      <w:ins w:id="4556" w:author="野草" w:date="2024-02-04T22:55:02Z">
        <w:r>
          <w:rPr>
            <w:rFonts w:hint="eastAsia"/>
            <w:highlight w:val="cyan"/>
            <w:lang w:val="en-US" w:eastAsia="zh-CN"/>
            <w:rPrChange w:id="4557" w:author="野草" w:date="2024-02-04T22:55:42Z">
              <w:rPr>
                <w:rFonts w:hint="eastAsia"/>
                <w:highlight w:val="none"/>
                <w:lang w:val="en-US" w:eastAsia="zh-CN"/>
              </w:rPr>
            </w:rPrChange>
          </w:rPr>
          <w:t xml:space="preserve"> </w:t>
        </w:r>
      </w:ins>
      <w:ins w:id="4558" w:author="野草" w:date="2024-02-04T22:55:02Z">
        <w:r>
          <w:rPr>
            <w:rFonts w:hint="eastAsia"/>
            <w:highlight w:val="green"/>
            <w:lang w:val="en-US" w:eastAsia="zh-CN"/>
            <w:rPrChange w:id="4559" w:author="野草" w:date="2024-02-04T22:57:58Z">
              <w:rPr>
                <w:rFonts w:hint="eastAsia"/>
                <w:highlight w:val="none"/>
                <w:lang w:val="en-US" w:eastAsia="zh-CN"/>
              </w:rPr>
            </w:rPrChange>
          </w:rPr>
          <w:t>river cooling effects</w:t>
        </w:r>
      </w:ins>
      <w:ins w:id="4560" w:author="野草" w:date="2024-02-04T22:55:02Z">
        <w:r>
          <w:rPr>
            <w:rFonts w:hint="eastAsia"/>
            <w:highlight w:val="cyan"/>
            <w:lang w:val="en-US" w:eastAsia="zh-CN"/>
            <w:rPrChange w:id="4561" w:author="野草" w:date="2024-02-04T22:55:42Z">
              <w:rPr>
                <w:rFonts w:hint="eastAsia"/>
                <w:highlight w:val="none"/>
                <w:lang w:val="en-US" w:eastAsia="zh-CN"/>
              </w:rPr>
            </w:rPrChange>
          </w:rPr>
          <w:t xml:space="preserve"> influenced by </w:t>
        </w:r>
      </w:ins>
      <w:ins w:id="4562" w:author="野草" w:date="2024-02-04T22:55:02Z">
        <w:r>
          <w:rPr>
            <w:rFonts w:hint="eastAsia"/>
            <w:highlight w:val="green"/>
            <w:lang w:val="en-US" w:eastAsia="zh-CN"/>
            <w:rPrChange w:id="4563" w:author="野草" w:date="2024-02-04T22:58:01Z">
              <w:rPr>
                <w:rFonts w:hint="eastAsia"/>
                <w:highlight w:val="none"/>
                <w:lang w:val="en-US" w:eastAsia="zh-CN"/>
              </w:rPr>
            </w:rPrChange>
          </w:rPr>
          <w:t>diverse environmental characteristic</w:t>
        </w:r>
      </w:ins>
      <w:ins w:id="4564" w:author="野草" w:date="2024-02-04T22:58:08Z">
        <w:r>
          <w:rPr>
            <w:rFonts w:hint="eastAsia"/>
            <w:highlight w:val="green"/>
            <w:lang w:val="en-US" w:eastAsia="zh-CN"/>
          </w:rPr>
          <w:t>s</w:t>
        </w:r>
      </w:ins>
      <w:ins w:id="4565" w:author="野草" w:date="2024-02-04T22:55:02Z">
        <w:r>
          <w:rPr>
            <w:rFonts w:hint="eastAsia"/>
            <w:highlight w:val="cyan"/>
            <w:lang w:val="en-US" w:eastAsia="zh-CN"/>
            <w:rPrChange w:id="4566" w:author="野草" w:date="2024-02-04T22:55:42Z">
              <w:rPr>
                <w:rFonts w:hint="eastAsia"/>
                <w:highlight w:val="none"/>
                <w:lang w:val="en-US" w:eastAsia="zh-CN"/>
              </w:rPr>
            </w:rPrChange>
          </w:rPr>
          <w:t xml:space="preserve">. </w:t>
        </w:r>
      </w:ins>
      <w:ins w:id="4567" w:author="野草" w:date="2024-02-04T22:55:02Z">
        <w:r>
          <w:rPr>
            <w:rFonts w:hint="eastAsia"/>
            <w:highlight w:val="green"/>
            <w:lang w:val="en-US" w:eastAsia="zh-CN"/>
            <w:rPrChange w:id="4568" w:author="野草" w:date="2024-02-04T22:58:18Z">
              <w:rPr>
                <w:rFonts w:hint="eastAsia"/>
                <w:highlight w:val="none"/>
                <w:lang w:val="en-US" w:eastAsia="zh-CN"/>
              </w:rPr>
            </w:rPrChange>
          </w:rPr>
          <w:t>The insights</w:t>
        </w:r>
      </w:ins>
      <w:ins w:id="4569" w:author="野草" w:date="2024-02-04T22:55:02Z">
        <w:r>
          <w:rPr>
            <w:rFonts w:hint="eastAsia"/>
            <w:highlight w:val="cyan"/>
            <w:lang w:val="en-US" w:eastAsia="zh-CN"/>
            <w:rPrChange w:id="4570" w:author="野草" w:date="2024-02-04T22:55:42Z">
              <w:rPr>
                <w:rFonts w:hint="eastAsia"/>
                <w:highlight w:val="none"/>
                <w:lang w:val="en-US" w:eastAsia="zh-CN"/>
              </w:rPr>
            </w:rPrChange>
          </w:rPr>
          <w:t xml:space="preserve"> gained from </w:t>
        </w:r>
      </w:ins>
      <w:ins w:id="4571" w:author="野草" w:date="2024-02-04T22:55:02Z">
        <w:r>
          <w:rPr>
            <w:rFonts w:hint="eastAsia"/>
            <w:highlight w:val="green"/>
            <w:lang w:val="en-US" w:eastAsia="zh-CN"/>
            <w:rPrChange w:id="4572" w:author="野草" w:date="2024-02-04T22:58:15Z">
              <w:rPr>
                <w:rFonts w:hint="eastAsia"/>
                <w:highlight w:val="none"/>
                <w:lang w:val="en-US" w:eastAsia="zh-CN"/>
              </w:rPr>
            </w:rPrChange>
          </w:rPr>
          <w:t>these findings</w:t>
        </w:r>
      </w:ins>
      <w:ins w:id="4573" w:author="野草" w:date="2024-02-04T22:55:02Z">
        <w:r>
          <w:rPr>
            <w:rFonts w:hint="eastAsia"/>
            <w:highlight w:val="cyan"/>
            <w:lang w:val="en-US" w:eastAsia="zh-CN"/>
            <w:rPrChange w:id="4574" w:author="野草" w:date="2024-02-04T22:55:42Z">
              <w:rPr>
                <w:rFonts w:hint="eastAsia"/>
                <w:highlight w:val="none"/>
                <w:lang w:val="en-US" w:eastAsia="zh-CN"/>
              </w:rPr>
            </w:rPrChange>
          </w:rPr>
          <w:t xml:space="preserve"> </w:t>
        </w:r>
      </w:ins>
      <w:ins w:id="4575" w:author="野草" w:date="2024-02-04T22:55:02Z">
        <w:r>
          <w:rPr>
            <w:rFonts w:hint="eastAsia"/>
            <w:highlight w:val="cyan"/>
            <w:u w:val="single"/>
            <w:lang w:val="en-US" w:eastAsia="zh-CN"/>
            <w:rPrChange w:id="4576" w:author="野草" w:date="2024-02-05T08:35:49Z">
              <w:rPr>
                <w:rFonts w:hint="eastAsia"/>
                <w:highlight w:val="none"/>
                <w:lang w:val="en-US" w:eastAsia="zh-CN"/>
              </w:rPr>
            </w:rPrChange>
          </w:rPr>
          <w:t>offer</w:t>
        </w:r>
      </w:ins>
      <w:ins w:id="4577" w:author="野草" w:date="2024-02-04T23:04:18Z">
        <w:r>
          <w:rPr>
            <w:rFonts w:hint="eastAsia"/>
            <w:highlight w:val="cyan"/>
            <w:u w:val="single"/>
            <w:lang w:val="en-US" w:eastAsia="zh-CN"/>
            <w:rPrChange w:id="4578" w:author="野草" w:date="2024-02-05T08:35:49Z">
              <w:rPr>
                <w:rFonts w:hint="eastAsia"/>
                <w:highlight w:val="cyan"/>
                <w:lang w:val="en-US" w:eastAsia="zh-CN"/>
              </w:rPr>
            </w:rPrChange>
          </w:rPr>
          <w:t>ed</w:t>
        </w:r>
      </w:ins>
      <w:ins w:id="4579" w:author="野草" w:date="2024-02-04T22:55:02Z">
        <w:r>
          <w:rPr>
            <w:rFonts w:hint="eastAsia"/>
            <w:highlight w:val="cyan"/>
            <w:lang w:val="en-US" w:eastAsia="zh-CN"/>
            <w:rPrChange w:id="4580" w:author="野草" w:date="2024-02-04T22:55:42Z">
              <w:rPr>
                <w:rFonts w:hint="eastAsia"/>
                <w:highlight w:val="none"/>
                <w:lang w:val="en-US" w:eastAsia="zh-CN"/>
              </w:rPr>
            </w:rPrChange>
          </w:rPr>
          <w:t xml:space="preserve"> </w:t>
        </w:r>
      </w:ins>
      <w:ins w:id="4581" w:author="野草" w:date="2024-02-04T22:55:02Z">
        <w:r>
          <w:rPr>
            <w:rFonts w:hint="eastAsia"/>
            <w:highlight w:val="green"/>
            <w:lang w:val="en-US" w:eastAsia="zh-CN"/>
            <w:rPrChange w:id="4582" w:author="野草" w:date="2024-02-04T22:58:23Z">
              <w:rPr>
                <w:rFonts w:hint="eastAsia"/>
                <w:highlight w:val="none"/>
                <w:lang w:val="en-US" w:eastAsia="zh-CN"/>
              </w:rPr>
            </w:rPrChange>
          </w:rPr>
          <w:t>valuable references</w:t>
        </w:r>
      </w:ins>
      <w:ins w:id="4583" w:author="野草" w:date="2024-02-04T22:55:02Z">
        <w:r>
          <w:rPr>
            <w:rFonts w:hint="eastAsia"/>
            <w:highlight w:val="cyan"/>
            <w:lang w:val="en-US" w:eastAsia="zh-CN"/>
            <w:rPrChange w:id="4584" w:author="野草" w:date="2024-02-04T22:55:42Z">
              <w:rPr>
                <w:rFonts w:hint="eastAsia"/>
                <w:highlight w:val="none"/>
                <w:lang w:val="en-US" w:eastAsia="zh-CN"/>
              </w:rPr>
            </w:rPrChange>
          </w:rPr>
          <w:t xml:space="preserve"> for </w:t>
        </w:r>
      </w:ins>
      <w:ins w:id="4585" w:author="野草" w:date="2024-02-04T22:58:43Z">
        <w:r>
          <w:rPr>
            <w:rFonts w:hint="eastAsia"/>
            <w:highlight w:val="green"/>
            <w:lang w:val="en-US" w:eastAsia="zh-CN"/>
            <w:rPrChange w:id="4586" w:author="野草" w:date="2024-02-04T22:58:48Z">
              <w:rPr>
                <w:rFonts w:hint="eastAsia"/>
                <w:highlight w:val="cyan"/>
                <w:lang w:val="en-US" w:eastAsia="zh-CN"/>
              </w:rPr>
            </w:rPrChange>
          </w:rPr>
          <w:t>climate-friendly urban planning</w:t>
        </w:r>
      </w:ins>
      <w:ins w:id="4587" w:author="野草" w:date="2024-02-04T22:58:43Z">
        <w:r>
          <w:rPr>
            <w:rFonts w:hint="eastAsia"/>
            <w:highlight w:val="cyan"/>
            <w:lang w:val="en-US" w:eastAsia="zh-CN"/>
          </w:rPr>
          <w:t xml:space="preserve"> to improve </w:t>
        </w:r>
      </w:ins>
      <w:ins w:id="4588" w:author="野草" w:date="2024-02-04T22:58:43Z">
        <w:r>
          <w:rPr>
            <w:rFonts w:hint="eastAsia"/>
            <w:highlight w:val="green"/>
            <w:lang w:val="en-US" w:eastAsia="zh-CN"/>
            <w:rPrChange w:id="4589" w:author="野草" w:date="2024-02-04T22:58:53Z">
              <w:rPr>
                <w:rFonts w:hint="eastAsia"/>
                <w:highlight w:val="cyan"/>
                <w:lang w:val="en-US" w:eastAsia="zh-CN"/>
              </w:rPr>
            </w:rPrChange>
          </w:rPr>
          <w:t>residents' living environment</w:t>
        </w:r>
      </w:ins>
      <w:ins w:id="4590" w:author="野草" w:date="2024-02-04T22:58:43Z">
        <w:r>
          <w:rPr>
            <w:rFonts w:hint="eastAsia"/>
            <w:highlight w:val="cyan"/>
            <w:lang w:val="en-US" w:eastAsia="zh-CN"/>
          </w:rPr>
          <w:t>.</w:t>
        </w:r>
      </w:ins>
      <w:del w:id="4591" w:author="野草" w:date="2024-02-04T22:55:02Z">
        <w:r>
          <w:rPr>
            <w:rFonts w:hint="eastAsia"/>
            <w:highlight w:val="none"/>
            <w:lang w:val="en-US" w:eastAsia="zh-CN"/>
          </w:rPr>
          <w:delText>The urban heat island may have negative effects on the physical and mental health of local residents, especially in cities with a relatively hot climate in summer.</w:delText>
        </w:r>
      </w:del>
    </w:p>
    <w:p>
      <w:pPr>
        <w:numPr>
          <w:ilvl w:val="-1"/>
          <w:numId w:val="0"/>
        </w:numPr>
        <w:bidi w:val="0"/>
        <w:ind w:left="0" w:leftChars="0" w:firstLine="0" w:firstLineChars="0"/>
        <w:rPr>
          <w:del w:id="4593" w:author="野草" w:date="2024-02-04T22:55:02Z"/>
          <w:rFonts w:hint="eastAsia"/>
          <w:highlight w:val="none"/>
          <w:lang w:val="en-US" w:eastAsia="zh-CN"/>
        </w:rPr>
        <w:pPrChange w:id="4592" w:author="野草" w:date="2024-02-04T17:36:24Z">
          <w:pPr>
            <w:numPr>
              <w:ilvl w:val="0"/>
              <w:numId w:val="5"/>
            </w:numPr>
            <w:bidi w:val="0"/>
            <w:ind w:left="420" w:leftChars="0" w:hanging="420" w:firstLineChars="0"/>
          </w:pPr>
        </w:pPrChange>
      </w:pPr>
      <w:del w:id="4594" w:author="野草" w:date="2024-02-04T22:55:02Z">
        <w:r>
          <w:rPr>
            <w:rFonts w:hint="eastAsia"/>
            <w:highlight w:val="none"/>
            <w:lang w:val="en-US" w:eastAsia="zh-CN"/>
          </w:rPr>
          <w:delText>Effectively utilizing existing blue spaces to cool the surrounding areas can mitigate the health risks associated with extreme urban heat.</w:delText>
        </w:r>
      </w:del>
    </w:p>
    <w:p>
      <w:pPr>
        <w:numPr>
          <w:ilvl w:val="-1"/>
          <w:numId w:val="0"/>
        </w:numPr>
        <w:bidi w:val="0"/>
        <w:ind w:left="0" w:leftChars="0" w:firstLine="0" w:firstLineChars="0"/>
        <w:rPr>
          <w:del w:id="4596" w:author="野草" w:date="2024-02-04T22:55:02Z"/>
          <w:rFonts w:hint="eastAsia"/>
          <w:highlight w:val="none"/>
          <w:lang w:val="en-US" w:eastAsia="zh-CN"/>
        </w:rPr>
        <w:pPrChange w:id="4595" w:author="野草" w:date="2024-02-04T17:36:25Z">
          <w:pPr>
            <w:numPr>
              <w:ilvl w:val="0"/>
              <w:numId w:val="5"/>
            </w:numPr>
            <w:bidi w:val="0"/>
            <w:ind w:left="420" w:leftChars="0" w:hanging="420" w:firstLineChars="0"/>
          </w:pPr>
        </w:pPrChange>
      </w:pPr>
      <w:del w:id="4597" w:author="野草" w:date="2024-02-04T22:55:02Z">
        <w:r>
          <w:rPr>
            <w:rFonts w:hint="eastAsia"/>
            <w:highlight w:val="none"/>
            <w:lang w:val="en-US" w:eastAsia="zh-CN"/>
          </w:rPr>
          <w:delText>This study reveals significant spatial variations in river cooling effects resulted from different environmental characteristics of waterfront areas.</w:delText>
        </w:r>
      </w:del>
    </w:p>
    <w:p>
      <w:pPr>
        <w:numPr>
          <w:ilvl w:val="-1"/>
          <w:numId w:val="0"/>
        </w:numPr>
        <w:bidi w:val="0"/>
        <w:ind w:left="0" w:leftChars="0" w:firstLine="0" w:firstLineChars="0"/>
        <w:rPr>
          <w:del w:id="4599" w:author="野草" w:date="2024-02-04T22:55:02Z"/>
          <w:rFonts w:hint="eastAsia"/>
          <w:highlight w:val="none"/>
          <w:lang w:val="en-US" w:eastAsia="zh-CN"/>
        </w:rPr>
        <w:pPrChange w:id="4598" w:author="野草" w:date="2024-02-04T17:36:41Z">
          <w:pPr>
            <w:numPr>
              <w:ilvl w:val="0"/>
              <w:numId w:val="5"/>
            </w:numPr>
            <w:bidi w:val="0"/>
            <w:ind w:left="420" w:leftChars="0" w:hanging="420" w:firstLineChars="0"/>
          </w:pPr>
        </w:pPrChange>
      </w:pPr>
      <w:del w:id="4600" w:author="野草" w:date="2024-02-04T22:55:02Z">
        <w:r>
          <w:rPr>
            <w:rFonts w:hint="eastAsia"/>
            <w:highlight w:val="none"/>
            <w:lang w:val="en-US" w:eastAsia="zh-CN"/>
          </w:rPr>
          <w:delText>It analyzes the non-linear impacts of various environmental factors on river cooling effects.</w:delText>
        </w:r>
      </w:del>
    </w:p>
    <w:p>
      <w:pPr>
        <w:numPr>
          <w:ilvl w:val="-1"/>
          <w:numId w:val="0"/>
        </w:numPr>
        <w:bidi w:val="0"/>
        <w:ind w:left="0" w:leftChars="0" w:firstLine="0" w:firstLineChars="0"/>
        <w:rPr>
          <w:del w:id="4602" w:author="野草" w:date="2024-02-04T22:55:02Z"/>
          <w:rFonts w:hint="eastAsia"/>
          <w:highlight w:val="none"/>
          <w:lang w:val="en-US" w:eastAsia="zh-CN"/>
        </w:rPr>
        <w:pPrChange w:id="4601" w:author="野草" w:date="2024-02-04T17:36:42Z">
          <w:pPr>
            <w:numPr>
              <w:ilvl w:val="0"/>
              <w:numId w:val="5"/>
            </w:numPr>
            <w:bidi w:val="0"/>
            <w:ind w:left="420" w:leftChars="0" w:hanging="420" w:firstLineChars="0"/>
          </w:pPr>
        </w:pPrChange>
      </w:pPr>
      <w:del w:id="4603" w:author="野草" w:date="2024-02-04T22:55:02Z">
        <w:r>
          <w:rPr>
            <w:rFonts w:hint="eastAsia"/>
            <w:highlight w:val="none"/>
            <w:lang w:val="en-US" w:eastAsia="zh-CN"/>
          </w:rPr>
          <w:delText>The findings provide references for climate-friendly urban planning to improve residents' living environment.</w:delText>
        </w:r>
      </w:del>
    </w:p>
    <w:p>
      <w:pPr>
        <w:numPr>
          <w:ilvl w:val="-1"/>
          <w:numId w:val="0"/>
        </w:numPr>
        <w:bidi w:val="0"/>
        <w:ind w:left="0" w:leftChars="0" w:firstLine="0" w:firstLineChars="0"/>
        <w:rPr>
          <w:ins w:id="4605" w:author="野草" w:date="2024-02-04T22:55:03Z"/>
          <w:rFonts w:hint="eastAsia"/>
          <w:highlight w:val="none"/>
          <w:lang w:val="en-US" w:eastAsia="zh-CN"/>
        </w:rPr>
        <w:pPrChange w:id="4604" w:author="野草" w:date="2024-02-04T17:36:47Z">
          <w:pPr>
            <w:numPr>
              <w:ilvl w:val="0"/>
              <w:numId w:val="5"/>
            </w:numPr>
            <w:bidi w:val="0"/>
            <w:ind w:left="420" w:leftChars="0" w:hanging="420" w:firstLineChars="0"/>
          </w:pPr>
        </w:pPrChange>
      </w:pPr>
    </w:p>
    <w:p>
      <w:pPr>
        <w:numPr>
          <w:ilvl w:val="-1"/>
          <w:numId w:val="0"/>
        </w:numPr>
        <w:bidi w:val="0"/>
        <w:ind w:left="0" w:leftChars="0" w:firstLine="0" w:firstLineChars="0"/>
        <w:rPr>
          <w:ins w:id="4607" w:author="野草" w:date="2024-02-04T22:55:03Z"/>
          <w:rFonts w:hint="eastAsia"/>
          <w:highlight w:val="none"/>
          <w:lang w:val="en-US" w:eastAsia="zh-CN"/>
        </w:rPr>
        <w:pPrChange w:id="4606" w:author="野草" w:date="2024-02-04T17:36:47Z">
          <w:pPr>
            <w:numPr>
              <w:ilvl w:val="0"/>
              <w:numId w:val="5"/>
            </w:numPr>
            <w:bidi w:val="0"/>
            <w:ind w:left="420" w:leftChars="0" w:hanging="420" w:firstLineChars="0"/>
          </w:pPr>
        </w:pPrChange>
      </w:pPr>
    </w:p>
    <w:p>
      <w:pPr>
        <w:numPr>
          <w:ilvl w:val="-1"/>
          <w:numId w:val="0"/>
        </w:numPr>
        <w:bidi w:val="0"/>
        <w:ind w:left="0" w:leftChars="0" w:firstLine="0" w:firstLineChars="0"/>
        <w:rPr>
          <w:ins w:id="4609" w:author="野草" w:date="2024-02-04T19:04:14Z"/>
          <w:rFonts w:hint="eastAsia"/>
          <w:highlight w:val="green"/>
          <w:lang w:val="en-US" w:eastAsia="zh-CN"/>
          <w:rPrChange w:id="4610" w:author="野草" w:date="2024-02-04T23:32:44Z">
            <w:rPr>
              <w:ins w:id="4611" w:author="野草" w:date="2024-02-04T19:04:14Z"/>
              <w:rFonts w:hint="eastAsia"/>
              <w:highlight w:val="none"/>
              <w:lang w:val="en-US" w:eastAsia="zh-CN"/>
            </w:rPr>
          </w:rPrChange>
        </w:rPr>
        <w:pPrChange w:id="4608" w:author="野草" w:date="2024-02-04T17:36:47Z">
          <w:pPr>
            <w:numPr>
              <w:ilvl w:val="0"/>
              <w:numId w:val="5"/>
            </w:numPr>
            <w:bidi w:val="0"/>
            <w:ind w:left="420" w:leftChars="0" w:hanging="420" w:firstLineChars="0"/>
          </w:pPr>
        </w:pPrChange>
      </w:pPr>
      <w:ins w:id="4612" w:author="野草" w:date="2024-02-04T22:55:05Z">
        <w:r>
          <w:rPr>
            <w:rFonts w:hint="eastAsia"/>
            <w:highlight w:val="green"/>
            <w:lang w:val="en-US" w:eastAsia="zh-CN"/>
            <w:rPrChange w:id="4613" w:author="野草" w:date="2024-02-04T23:32:44Z">
              <w:rPr>
                <w:rFonts w:hint="eastAsia"/>
                <w:highlight w:val="none"/>
                <w:lang w:val="en-US" w:eastAsia="zh-CN"/>
              </w:rPr>
            </w:rPrChange>
          </w:rPr>
          <w:t>【</w:t>
        </w:r>
      </w:ins>
      <w:ins w:id="4614" w:author="野草" w:date="2024-02-05T08:40:12Z">
        <w:r>
          <w:rPr>
            <w:rFonts w:hint="eastAsia"/>
            <w:highlight w:val="green"/>
            <w:lang w:val="en-US" w:eastAsia="zh-CN"/>
          </w:rPr>
          <w:t>up</w:t>
        </w:r>
      </w:ins>
      <w:ins w:id="4615" w:author="野草" w:date="2024-02-04T23:11:25Z">
        <w:r>
          <w:rPr>
            <w:rFonts w:hint="eastAsia"/>
            <w:highlight w:val="green"/>
            <w:lang w:val="en-US" w:eastAsia="zh-CN"/>
          </w:rPr>
          <w:t>2024 020</w:t>
        </w:r>
      </w:ins>
      <w:ins w:id="4616" w:author="野草" w:date="2024-02-05T08:40:14Z">
        <w:r>
          <w:rPr>
            <w:rFonts w:hint="eastAsia"/>
            <w:highlight w:val="green"/>
            <w:lang w:val="en-US" w:eastAsia="zh-CN"/>
          </w:rPr>
          <w:t>5</w:t>
        </w:r>
      </w:ins>
      <w:ins w:id="4617" w:author="野草" w:date="2024-02-04T23:11:25Z">
        <w:r>
          <w:rPr>
            <w:rFonts w:hint="eastAsia"/>
            <w:highlight w:val="green"/>
            <w:lang w:val="en-US" w:eastAsia="zh-CN"/>
          </w:rPr>
          <w:t xml:space="preserve"> </w:t>
        </w:r>
      </w:ins>
      <w:ins w:id="4618" w:author="野草" w:date="2024-02-05T08:40:15Z">
        <w:r>
          <w:rPr>
            <w:rFonts w:hint="eastAsia"/>
            <w:highlight w:val="green"/>
            <w:lang w:val="en-US" w:eastAsia="zh-CN"/>
          </w:rPr>
          <w:t>0</w:t>
        </w:r>
      </w:ins>
      <w:ins w:id="4619" w:author="野草" w:date="2024-02-05T08:40:16Z">
        <w:r>
          <w:rPr>
            <w:rFonts w:hint="eastAsia"/>
            <w:highlight w:val="green"/>
            <w:lang w:val="en-US" w:eastAsia="zh-CN"/>
          </w:rPr>
          <w:t>8</w:t>
        </w:r>
      </w:ins>
      <w:ins w:id="4620" w:author="野草" w:date="2024-02-04T23:11:25Z">
        <w:r>
          <w:rPr>
            <w:rFonts w:hint="eastAsia"/>
            <w:highlight w:val="green"/>
            <w:lang w:val="en-US" w:eastAsia="zh-CN"/>
          </w:rPr>
          <w:t>:</w:t>
        </w:r>
      </w:ins>
      <w:ins w:id="4621" w:author="野草" w:date="2024-02-05T08:40:17Z">
        <w:r>
          <w:rPr>
            <w:rFonts w:hint="eastAsia"/>
            <w:highlight w:val="green"/>
            <w:lang w:val="en-US" w:eastAsia="zh-CN"/>
          </w:rPr>
          <w:t>40</w:t>
        </w:r>
      </w:ins>
      <w:ins w:id="4622" w:author="野草" w:date="2024-02-04T22:55:05Z">
        <w:r>
          <w:rPr>
            <w:rFonts w:hint="eastAsia"/>
            <w:highlight w:val="green"/>
            <w:lang w:val="en-US" w:eastAsia="zh-CN"/>
            <w:rPrChange w:id="4623" w:author="野草" w:date="2024-02-04T23:32:44Z">
              <w:rPr>
                <w:rFonts w:hint="eastAsia"/>
                <w:highlight w:val="none"/>
                <w:lang w:val="en-US" w:eastAsia="zh-CN"/>
              </w:rPr>
            </w:rPrChange>
          </w:rPr>
          <w:t>】</w:t>
        </w:r>
      </w:ins>
    </w:p>
    <w:p>
      <w:pPr>
        <w:numPr>
          <w:ilvl w:val="-1"/>
          <w:numId w:val="0"/>
        </w:numPr>
        <w:bidi w:val="0"/>
        <w:ind w:left="0" w:leftChars="0" w:firstLine="0" w:firstLineChars="0"/>
        <w:rPr>
          <w:del w:id="4625" w:author="野草" w:date="2024-02-04T23:31:15Z"/>
          <w:rFonts w:hint="eastAsia"/>
          <w:highlight w:val="cyan"/>
          <w:lang w:val="en-US" w:eastAsia="zh-CN"/>
          <w:rPrChange w:id="4626" w:author="野草" w:date="2024-02-04T23:31:55Z">
            <w:rPr>
              <w:del w:id="4627" w:author="野草" w:date="2024-02-04T23:31:15Z"/>
              <w:rFonts w:hint="eastAsia"/>
              <w:highlight w:val="none"/>
              <w:lang w:val="en-US" w:eastAsia="zh-CN"/>
            </w:rPr>
          </w:rPrChange>
        </w:rPr>
        <w:pPrChange w:id="4624" w:author="野草" w:date="2024-02-04T17:36:47Z">
          <w:pPr>
            <w:numPr>
              <w:ilvl w:val="0"/>
              <w:numId w:val="5"/>
            </w:numPr>
            <w:bidi w:val="0"/>
            <w:ind w:left="420" w:leftChars="0" w:hanging="420" w:firstLineChars="0"/>
          </w:pPr>
        </w:pPrChange>
      </w:pPr>
      <w:ins w:id="4628" w:author="野草" w:date="2024-02-04T23:31:19Z">
        <w:r>
          <w:rPr>
            <w:rFonts w:hint="eastAsia"/>
            <w:highlight w:val="cyan"/>
            <w:lang w:val="en-US" w:eastAsia="zh-CN"/>
            <w:rPrChange w:id="4629" w:author="野草" w:date="2024-02-04T23:31:55Z">
              <w:rPr>
                <w:rFonts w:hint="eastAsia"/>
                <w:highlight w:val="none"/>
                <w:lang w:val="en-US" w:eastAsia="zh-CN"/>
              </w:rPr>
            </w:rPrChange>
          </w:rPr>
          <w:t>B</w:t>
        </w:r>
      </w:ins>
      <w:ins w:id="4630" w:author="野草" w:date="2024-02-04T23:31:20Z">
        <w:r>
          <w:rPr>
            <w:rFonts w:hint="eastAsia"/>
            <w:highlight w:val="cyan"/>
            <w:lang w:val="en-US" w:eastAsia="zh-CN"/>
            <w:rPrChange w:id="4631" w:author="野草" w:date="2024-02-04T23:31:55Z">
              <w:rPr>
                <w:rFonts w:hint="eastAsia"/>
                <w:highlight w:val="none"/>
                <w:lang w:val="en-US" w:eastAsia="zh-CN"/>
              </w:rPr>
            </w:rPrChange>
          </w:rPr>
          <w:t>eca</w:t>
        </w:r>
      </w:ins>
      <w:ins w:id="4632" w:author="野草" w:date="2024-02-04T23:31:21Z">
        <w:r>
          <w:rPr>
            <w:rFonts w:hint="eastAsia"/>
            <w:highlight w:val="cyan"/>
            <w:lang w:val="en-US" w:eastAsia="zh-CN"/>
            <w:rPrChange w:id="4633" w:author="野草" w:date="2024-02-04T23:31:55Z">
              <w:rPr>
                <w:rFonts w:hint="eastAsia"/>
                <w:highlight w:val="none"/>
                <w:lang w:val="en-US" w:eastAsia="zh-CN"/>
              </w:rPr>
            </w:rPrChange>
          </w:rPr>
          <w:t>use of</w:t>
        </w:r>
      </w:ins>
      <w:ins w:id="4634" w:author="野草" w:date="2024-02-04T23:31:15Z">
        <w:r>
          <w:rPr>
            <w:rFonts w:hint="eastAsia"/>
            <w:highlight w:val="cyan"/>
            <w:lang w:val="en-US" w:eastAsia="zh-CN"/>
            <w:rPrChange w:id="4635" w:author="野草" w:date="2024-02-04T23:31:55Z">
              <w:rPr>
                <w:rFonts w:hint="eastAsia"/>
                <w:highlight w:val="none"/>
                <w:lang w:val="en-US" w:eastAsia="zh-CN"/>
              </w:rPr>
            </w:rPrChange>
          </w:rPr>
          <w:t xml:space="preserve"> the </w:t>
        </w:r>
      </w:ins>
      <w:ins w:id="4636" w:author="野草" w:date="2024-02-04T23:31:15Z">
        <w:r>
          <w:rPr>
            <w:rFonts w:hint="eastAsia"/>
            <w:highlight w:val="green"/>
            <w:lang w:val="en-US" w:eastAsia="zh-CN"/>
            <w:rPrChange w:id="4637" w:author="野草" w:date="2024-02-04T23:32:00Z">
              <w:rPr>
                <w:rFonts w:hint="eastAsia"/>
                <w:highlight w:val="none"/>
                <w:lang w:val="en-US" w:eastAsia="zh-CN"/>
              </w:rPr>
            </w:rPrChange>
          </w:rPr>
          <w:t>negative correlation</w:t>
        </w:r>
      </w:ins>
      <w:ins w:id="4638" w:author="野草" w:date="2024-02-04T23:31:15Z">
        <w:r>
          <w:rPr>
            <w:rFonts w:hint="eastAsia"/>
            <w:highlight w:val="cyan"/>
            <w:lang w:val="en-US" w:eastAsia="zh-CN"/>
            <w:rPrChange w:id="4639" w:author="野草" w:date="2024-02-04T23:31:55Z">
              <w:rPr>
                <w:rFonts w:hint="eastAsia"/>
                <w:highlight w:val="none"/>
                <w:lang w:val="en-US" w:eastAsia="zh-CN"/>
              </w:rPr>
            </w:rPrChange>
          </w:rPr>
          <w:t xml:space="preserve"> between </w:t>
        </w:r>
      </w:ins>
      <w:ins w:id="4640" w:author="野草" w:date="2024-02-04T23:31:15Z">
        <w:r>
          <w:rPr>
            <w:rFonts w:hint="eastAsia"/>
            <w:highlight w:val="green"/>
            <w:lang w:val="en-US" w:eastAsia="zh-CN"/>
            <w:rPrChange w:id="4641" w:author="野草" w:date="2024-02-04T23:32:04Z">
              <w:rPr>
                <w:rFonts w:hint="eastAsia"/>
                <w:highlight w:val="none"/>
                <w:lang w:val="en-US" w:eastAsia="zh-CN"/>
              </w:rPr>
            </w:rPrChange>
          </w:rPr>
          <w:t>slope</w:t>
        </w:r>
      </w:ins>
      <w:ins w:id="4642" w:author="野草" w:date="2024-02-04T23:31:15Z">
        <w:r>
          <w:rPr>
            <w:rFonts w:hint="eastAsia"/>
            <w:highlight w:val="cyan"/>
            <w:lang w:val="en-US" w:eastAsia="zh-CN"/>
            <w:rPrChange w:id="4643" w:author="野草" w:date="2024-02-04T23:31:55Z">
              <w:rPr>
                <w:rFonts w:hint="eastAsia"/>
                <w:highlight w:val="none"/>
                <w:lang w:val="en-US" w:eastAsia="zh-CN"/>
              </w:rPr>
            </w:rPrChange>
          </w:rPr>
          <w:t xml:space="preserve"> and</w:t>
        </w:r>
      </w:ins>
      <w:ins w:id="4644" w:author="野草" w:date="2024-02-04T23:31:15Z">
        <w:r>
          <w:rPr>
            <w:rFonts w:hint="eastAsia"/>
            <w:highlight w:val="green"/>
            <w:lang w:val="en-US" w:eastAsia="zh-CN"/>
            <w:rPrChange w:id="4645" w:author="野草" w:date="2024-02-04T23:32:07Z">
              <w:rPr>
                <w:rFonts w:hint="eastAsia"/>
                <w:highlight w:val="none"/>
                <w:lang w:val="en-US" w:eastAsia="zh-CN"/>
              </w:rPr>
            </w:rPrChange>
          </w:rPr>
          <w:t xml:space="preserve"> river cooling effect</w:t>
        </w:r>
      </w:ins>
      <w:ins w:id="4646" w:author="野草" w:date="2024-02-04T23:31:29Z">
        <w:r>
          <w:rPr>
            <w:rFonts w:hint="eastAsia"/>
            <w:highlight w:val="cyan"/>
            <w:lang w:val="en-US" w:eastAsia="zh-CN"/>
            <w:rPrChange w:id="4647" w:author="野草" w:date="2024-02-04T23:31:55Z">
              <w:rPr>
                <w:rFonts w:hint="eastAsia"/>
                <w:highlight w:val="none"/>
                <w:lang w:val="en-US" w:eastAsia="zh-CN"/>
              </w:rPr>
            </w:rPrChange>
          </w:rPr>
          <w:t xml:space="preserve"> </w:t>
        </w:r>
      </w:ins>
      <w:ins w:id="4648" w:author="野草" w:date="2024-02-04T23:31:35Z">
        <w:r>
          <w:rPr>
            <w:rFonts w:hint="eastAsia"/>
            <w:highlight w:val="cyan"/>
            <w:lang w:val="en-US" w:eastAsia="zh-CN"/>
            <w:rPrChange w:id="4649" w:author="野草" w:date="2024-02-04T23:31:55Z">
              <w:rPr>
                <w:rFonts w:hint="eastAsia"/>
                <w:highlight w:val="none"/>
                <w:lang w:val="en-US" w:eastAsia="zh-CN"/>
              </w:rPr>
            </w:rPrChange>
          </w:rPr>
          <w:t xml:space="preserve">found </w:t>
        </w:r>
      </w:ins>
      <w:ins w:id="4650" w:author="野草" w:date="2024-02-04T23:31:29Z">
        <w:r>
          <w:rPr>
            <w:rFonts w:hint="eastAsia"/>
            <w:highlight w:val="cyan"/>
            <w:lang w:val="en-US" w:eastAsia="zh-CN"/>
            <w:rPrChange w:id="4651" w:author="野草" w:date="2024-02-04T23:31:55Z">
              <w:rPr>
                <w:rFonts w:hint="eastAsia"/>
                <w:highlight w:val="none"/>
                <w:lang w:val="en-US" w:eastAsia="zh-CN"/>
              </w:rPr>
            </w:rPrChange>
          </w:rPr>
          <w:t>in this study</w:t>
        </w:r>
      </w:ins>
      <w:ins w:id="4652" w:author="野草" w:date="2024-02-04T23:31:15Z">
        <w:r>
          <w:rPr>
            <w:rFonts w:hint="eastAsia"/>
            <w:highlight w:val="cyan"/>
            <w:lang w:val="en-US" w:eastAsia="zh-CN"/>
            <w:rPrChange w:id="4653" w:author="野草" w:date="2024-02-04T23:31:55Z">
              <w:rPr>
                <w:rFonts w:hint="eastAsia"/>
                <w:highlight w:val="none"/>
                <w:lang w:val="en-US" w:eastAsia="zh-CN"/>
              </w:rPr>
            </w:rPrChange>
          </w:rPr>
          <w:t xml:space="preserve">, areas designated for </w:t>
        </w:r>
      </w:ins>
      <w:ins w:id="4654" w:author="野草" w:date="2024-02-04T23:31:15Z">
        <w:r>
          <w:rPr>
            <w:rFonts w:hint="eastAsia"/>
            <w:highlight w:val="green"/>
            <w:lang w:val="en-US" w:eastAsia="zh-CN"/>
            <w:rPrChange w:id="4655" w:author="野草" w:date="2024-02-04T23:32:18Z">
              <w:rPr>
                <w:rFonts w:hint="eastAsia"/>
                <w:highlight w:val="none"/>
                <w:lang w:val="en-US" w:eastAsia="zh-CN"/>
              </w:rPr>
            </w:rPrChange>
          </w:rPr>
          <w:t xml:space="preserve">residents' </w:t>
        </w:r>
      </w:ins>
      <w:ins w:id="4656" w:author="野草" w:date="2024-02-04T23:31:15Z">
        <w:r>
          <w:rPr>
            <w:rFonts w:hint="eastAsia"/>
            <w:highlight w:val="green"/>
            <w:u w:val="single"/>
            <w:lang w:val="en-US" w:eastAsia="zh-CN"/>
            <w:rPrChange w:id="4657" w:author="野草" w:date="2024-02-05T08:42:41Z">
              <w:rPr>
                <w:rFonts w:hint="eastAsia"/>
                <w:highlight w:val="none"/>
                <w:lang w:val="en-US" w:eastAsia="zh-CN"/>
              </w:rPr>
            </w:rPrChange>
          </w:rPr>
          <w:t>leisure activities</w:t>
        </w:r>
      </w:ins>
      <w:ins w:id="4658" w:author="野草" w:date="2024-02-04T23:31:15Z">
        <w:r>
          <w:rPr>
            <w:rFonts w:hint="eastAsia"/>
            <w:highlight w:val="cyan"/>
            <w:lang w:val="en-US" w:eastAsia="zh-CN"/>
            <w:rPrChange w:id="4659" w:author="野草" w:date="2024-02-04T23:31:55Z">
              <w:rPr>
                <w:rFonts w:hint="eastAsia"/>
                <w:highlight w:val="none"/>
                <w:lang w:val="en-US" w:eastAsia="zh-CN"/>
              </w:rPr>
            </w:rPrChange>
          </w:rPr>
          <w:t xml:space="preserve"> should preferably </w:t>
        </w:r>
      </w:ins>
      <w:ins w:id="4660" w:author="野草" w:date="2024-02-04T23:31:15Z">
        <w:r>
          <w:rPr>
            <w:rFonts w:hint="eastAsia"/>
            <w:highlight w:val="green"/>
            <w:lang w:val="en-US" w:eastAsia="zh-CN"/>
            <w:rPrChange w:id="4661" w:author="野草" w:date="2024-02-04T23:32:23Z">
              <w:rPr>
                <w:rFonts w:hint="eastAsia"/>
                <w:highlight w:val="none"/>
                <w:lang w:val="en-US" w:eastAsia="zh-CN"/>
              </w:rPr>
            </w:rPrChange>
          </w:rPr>
          <w:t>avoid locations</w:t>
        </w:r>
      </w:ins>
      <w:ins w:id="4662" w:author="野草" w:date="2024-02-04T23:31:15Z">
        <w:r>
          <w:rPr>
            <w:rFonts w:hint="eastAsia"/>
            <w:highlight w:val="cyan"/>
            <w:lang w:val="en-US" w:eastAsia="zh-CN"/>
            <w:rPrChange w:id="4663" w:author="野草" w:date="2024-02-04T23:31:55Z">
              <w:rPr>
                <w:rFonts w:hint="eastAsia"/>
                <w:highlight w:val="none"/>
                <w:lang w:val="en-US" w:eastAsia="zh-CN"/>
              </w:rPr>
            </w:rPrChange>
          </w:rPr>
          <w:t xml:space="preserve"> with </w:t>
        </w:r>
      </w:ins>
      <w:ins w:id="4664" w:author="野草" w:date="2024-02-04T23:31:15Z">
        <w:r>
          <w:rPr>
            <w:rFonts w:hint="eastAsia"/>
            <w:highlight w:val="green"/>
            <w:lang w:val="en-US" w:eastAsia="zh-CN"/>
            <w:rPrChange w:id="4665" w:author="野草" w:date="2024-02-04T23:32:27Z">
              <w:rPr>
                <w:rFonts w:hint="eastAsia"/>
                <w:highlight w:val="none"/>
                <w:lang w:val="en-US" w:eastAsia="zh-CN"/>
              </w:rPr>
            </w:rPrChange>
          </w:rPr>
          <w:t>significant changes</w:t>
        </w:r>
      </w:ins>
      <w:ins w:id="4666" w:author="野草" w:date="2024-02-04T23:31:15Z">
        <w:r>
          <w:rPr>
            <w:rFonts w:hint="eastAsia"/>
            <w:highlight w:val="cyan"/>
            <w:lang w:val="en-US" w:eastAsia="zh-CN"/>
            <w:rPrChange w:id="4667" w:author="野草" w:date="2024-02-04T23:31:55Z">
              <w:rPr>
                <w:rFonts w:hint="eastAsia"/>
                <w:highlight w:val="none"/>
                <w:lang w:val="en-US" w:eastAsia="zh-CN"/>
              </w:rPr>
            </w:rPrChange>
          </w:rPr>
          <w:t xml:space="preserve"> in topography.</w:t>
        </w:r>
      </w:ins>
    </w:p>
    <w:p>
      <w:pPr>
        <w:numPr>
          <w:ilvl w:val="-1"/>
          <w:numId w:val="0"/>
        </w:numPr>
        <w:bidi w:val="0"/>
        <w:ind w:left="0" w:leftChars="0" w:firstLine="0" w:firstLineChars="0"/>
        <w:rPr>
          <w:ins w:id="4669" w:author="野草" w:date="2024-02-04T23:31:17Z"/>
          <w:rFonts w:hint="eastAsia"/>
          <w:highlight w:val="none"/>
          <w:lang w:val="en-US" w:eastAsia="zh-CN"/>
        </w:rPr>
        <w:pPrChange w:id="4668" w:author="野草" w:date="2024-02-04T17:36:46Z">
          <w:pPr>
            <w:numPr>
              <w:ilvl w:val="0"/>
              <w:numId w:val="5"/>
            </w:numPr>
            <w:bidi w:val="0"/>
            <w:ind w:left="420" w:leftChars="0" w:hanging="420" w:firstLineChars="0"/>
          </w:pPr>
        </w:pPrChange>
      </w:pPr>
    </w:p>
    <w:p>
      <w:pPr>
        <w:numPr>
          <w:ilvl w:val="-1"/>
          <w:numId w:val="0"/>
        </w:numPr>
        <w:bidi w:val="0"/>
        <w:ind w:left="0" w:leftChars="0" w:firstLine="0" w:firstLineChars="0"/>
        <w:rPr>
          <w:del w:id="4671" w:author="野草" w:date="2024-02-04T19:25:04Z"/>
          <w:rFonts w:hint="eastAsia"/>
          <w:highlight w:val="none"/>
          <w:lang w:val="en-US" w:eastAsia="zh-CN"/>
        </w:rPr>
        <w:pPrChange w:id="4670" w:author="野草" w:date="2024-02-04T17:36:46Z">
          <w:pPr>
            <w:numPr>
              <w:ilvl w:val="0"/>
              <w:numId w:val="5"/>
            </w:numPr>
            <w:bidi w:val="0"/>
            <w:ind w:left="420" w:leftChars="0" w:hanging="420" w:firstLineChars="0"/>
          </w:pPr>
        </w:pPrChange>
      </w:pPr>
      <w:del w:id="4672" w:author="野草" w:date="2024-02-04T19:25:04Z">
        <w:r>
          <w:rPr>
            <w:rFonts w:hint="eastAsia"/>
            <w:highlight w:val="none"/>
            <w:lang w:val="en-US" w:eastAsia="zh-CN"/>
          </w:rPr>
          <w:delText>The study emphasizes the crucial role of topography in river cooling effects of waterfront areas.</w:delText>
        </w:r>
      </w:del>
    </w:p>
    <w:p>
      <w:pPr>
        <w:numPr>
          <w:ilvl w:val="-1"/>
          <w:numId w:val="0"/>
        </w:numPr>
        <w:bidi w:val="0"/>
        <w:ind w:left="0" w:leftChars="0" w:firstLine="0" w:firstLineChars="0"/>
        <w:rPr>
          <w:del w:id="4674" w:author="野草" w:date="2024-02-04T19:25:04Z"/>
          <w:rFonts w:hint="eastAsia"/>
          <w:highlight w:val="none"/>
          <w:lang w:val="en-US" w:eastAsia="zh-CN"/>
        </w:rPr>
        <w:pPrChange w:id="4673" w:author="野草" w:date="2024-02-04T17:36:46Z">
          <w:pPr>
            <w:numPr>
              <w:ilvl w:val="0"/>
              <w:numId w:val="5"/>
            </w:numPr>
            <w:bidi w:val="0"/>
            <w:ind w:left="420" w:leftChars="0" w:hanging="420" w:firstLineChars="0"/>
          </w:pPr>
        </w:pPrChange>
      </w:pPr>
      <w:del w:id="4675" w:author="野草" w:date="2024-02-04T19:25:04Z">
        <w:r>
          <w:rPr>
            <w:rFonts w:hint="eastAsia"/>
            <w:highlight w:val="none"/>
            <w:lang w:val="en-US" w:eastAsia="zh-CN"/>
          </w:rPr>
          <w:delText>Regions with significant topographical variations negatively impact the inland penetration of river cooling effects.</w:delText>
        </w:r>
      </w:del>
    </w:p>
    <w:p>
      <w:pPr>
        <w:numPr>
          <w:ilvl w:val="-1"/>
          <w:numId w:val="0"/>
        </w:numPr>
        <w:bidi w:val="0"/>
        <w:ind w:left="0" w:leftChars="0" w:firstLine="0" w:firstLineChars="0"/>
        <w:rPr>
          <w:del w:id="4677" w:author="野草" w:date="2024-02-04T19:25:04Z"/>
          <w:rFonts w:hint="eastAsia"/>
          <w:highlight w:val="none"/>
          <w:lang w:val="en-US" w:eastAsia="zh-CN"/>
        </w:rPr>
        <w:pPrChange w:id="4676" w:author="野草" w:date="2024-02-04T17:36:48Z">
          <w:pPr>
            <w:numPr>
              <w:ilvl w:val="0"/>
              <w:numId w:val="5"/>
            </w:numPr>
            <w:bidi w:val="0"/>
            <w:ind w:left="420" w:leftChars="0" w:hanging="420" w:firstLineChars="0"/>
          </w:pPr>
        </w:pPrChange>
      </w:pPr>
      <w:del w:id="4678" w:author="野草" w:date="2024-02-04T19:25:04Z">
        <w:r>
          <w:rPr>
            <w:rFonts w:hint="eastAsia"/>
            <w:highlight w:val="none"/>
            <w:lang w:val="en-US" w:eastAsia="zh-CN"/>
          </w:rPr>
          <w:delText>Therefore, primary activity areas for residents should avoid locations with substantial topographical changes.</w:delText>
        </w:r>
      </w:del>
    </w:p>
    <w:p>
      <w:pPr>
        <w:numPr>
          <w:ilvl w:val="-1"/>
          <w:numId w:val="0"/>
        </w:numPr>
        <w:bidi w:val="0"/>
        <w:ind w:left="0" w:leftChars="0" w:firstLine="0" w:firstLineChars="0"/>
        <w:rPr>
          <w:del w:id="4680" w:author="野草" w:date="2024-02-04T19:25:24Z"/>
          <w:rFonts w:hint="default"/>
          <w:highlight w:val="none"/>
          <w:lang w:val="en-US" w:eastAsia="zh-CN"/>
        </w:rPr>
        <w:pPrChange w:id="4679" w:author="野草" w:date="2024-02-04T17:36:51Z">
          <w:pPr>
            <w:numPr>
              <w:ilvl w:val="0"/>
              <w:numId w:val="5"/>
            </w:numPr>
            <w:bidi w:val="0"/>
            <w:ind w:left="420" w:leftChars="0" w:hanging="420" w:firstLineChars="0"/>
          </w:pPr>
        </w:pPrChange>
      </w:pPr>
    </w:p>
    <w:p>
      <w:pPr>
        <w:numPr>
          <w:ilvl w:val="-1"/>
          <w:numId w:val="0"/>
        </w:numPr>
        <w:bidi w:val="0"/>
        <w:ind w:left="0" w:leftChars="0" w:firstLine="0" w:firstLineChars="0"/>
        <w:rPr>
          <w:ins w:id="4682" w:author="野草" w:date="2024-02-04T23:33:49Z"/>
          <w:rFonts w:hint="eastAsia"/>
          <w:highlight w:val="none"/>
          <w:lang w:val="en-US" w:eastAsia="zh-CN"/>
        </w:rPr>
        <w:pPrChange w:id="4681" w:author="野草" w:date="2024-02-04T17:36:53Z">
          <w:pPr>
            <w:numPr>
              <w:ilvl w:val="0"/>
              <w:numId w:val="5"/>
            </w:numPr>
            <w:bidi w:val="0"/>
            <w:ind w:left="420" w:leftChars="0" w:hanging="420" w:firstLineChars="0"/>
          </w:pPr>
        </w:pPrChange>
      </w:pPr>
      <w:ins w:id="4683" w:author="野草" w:date="2024-02-04T23:33:48Z">
        <w:r>
          <w:rPr>
            <w:rFonts w:hint="eastAsia"/>
            <w:highlight w:val="green"/>
            <w:lang w:val="en-US" w:eastAsia="zh-CN"/>
            <w:rPrChange w:id="4684" w:author="野草" w:date="2024-02-05T09:01:24Z">
              <w:rPr>
                <w:rFonts w:hint="eastAsia"/>
                <w:highlight w:val="none"/>
                <w:lang w:val="en-US" w:eastAsia="zh-CN"/>
              </w:rPr>
            </w:rPrChange>
          </w:rPr>
          <w:t>【</w:t>
        </w:r>
      </w:ins>
      <w:ins w:id="4685" w:author="野草" w:date="2024-02-05T09:00:52Z">
        <w:r>
          <w:rPr>
            <w:rFonts w:hint="eastAsia"/>
            <w:highlight w:val="green"/>
            <w:lang w:val="en-US" w:eastAsia="zh-CN"/>
            <w:rPrChange w:id="4686" w:author="野草" w:date="2024-02-05T09:01:24Z">
              <w:rPr>
                <w:rFonts w:hint="eastAsia"/>
                <w:highlight w:val="none"/>
                <w:lang w:val="en-US" w:eastAsia="zh-CN"/>
              </w:rPr>
            </w:rPrChange>
          </w:rPr>
          <w:t>u</w:t>
        </w:r>
      </w:ins>
      <w:ins w:id="4687" w:author="野草" w:date="2024-02-05T09:00:53Z">
        <w:r>
          <w:rPr>
            <w:rFonts w:hint="eastAsia"/>
            <w:highlight w:val="green"/>
            <w:lang w:val="en-US" w:eastAsia="zh-CN"/>
            <w:rPrChange w:id="4688" w:author="野草" w:date="2024-02-05T09:01:24Z">
              <w:rPr>
                <w:rFonts w:hint="eastAsia"/>
                <w:highlight w:val="none"/>
                <w:lang w:val="en-US" w:eastAsia="zh-CN"/>
              </w:rPr>
            </w:rPrChange>
          </w:rPr>
          <w:t>p</w:t>
        </w:r>
      </w:ins>
      <w:ins w:id="4689" w:author="野草" w:date="2024-02-05T00:00:13Z">
        <w:r>
          <w:rPr>
            <w:rFonts w:hint="eastAsia"/>
            <w:highlight w:val="green"/>
            <w:lang w:val="en-US" w:eastAsia="zh-CN"/>
          </w:rPr>
          <w:t>2024 020</w:t>
        </w:r>
      </w:ins>
      <w:ins w:id="4690" w:author="野草" w:date="2024-02-05T08:41:48Z">
        <w:r>
          <w:rPr>
            <w:rFonts w:hint="eastAsia"/>
            <w:highlight w:val="green"/>
            <w:lang w:val="en-US" w:eastAsia="zh-CN"/>
          </w:rPr>
          <w:t>5</w:t>
        </w:r>
      </w:ins>
      <w:ins w:id="4691" w:author="野草" w:date="2024-02-05T00:00:13Z">
        <w:r>
          <w:rPr>
            <w:rFonts w:hint="eastAsia"/>
            <w:highlight w:val="green"/>
            <w:lang w:val="en-US" w:eastAsia="zh-CN"/>
          </w:rPr>
          <w:t xml:space="preserve"> </w:t>
        </w:r>
      </w:ins>
      <w:ins w:id="4692" w:author="野草" w:date="2024-02-05T08:42:45Z">
        <w:r>
          <w:rPr>
            <w:rFonts w:hint="eastAsia"/>
            <w:highlight w:val="green"/>
            <w:lang w:val="en-US" w:eastAsia="zh-CN"/>
          </w:rPr>
          <w:t>0</w:t>
        </w:r>
      </w:ins>
      <w:ins w:id="4693" w:author="野草" w:date="2024-02-05T09:01:17Z">
        <w:r>
          <w:rPr>
            <w:rFonts w:hint="eastAsia"/>
            <w:highlight w:val="green"/>
            <w:lang w:val="en-US" w:eastAsia="zh-CN"/>
          </w:rPr>
          <w:t>9</w:t>
        </w:r>
      </w:ins>
      <w:ins w:id="4694" w:author="野草" w:date="2024-02-05T00:00:13Z">
        <w:r>
          <w:rPr>
            <w:rFonts w:hint="eastAsia"/>
            <w:highlight w:val="green"/>
            <w:lang w:val="en-US" w:eastAsia="zh-CN"/>
          </w:rPr>
          <w:t>:</w:t>
        </w:r>
      </w:ins>
      <w:ins w:id="4695" w:author="野草" w:date="2024-02-05T09:01:19Z">
        <w:r>
          <w:rPr>
            <w:rFonts w:hint="eastAsia"/>
            <w:highlight w:val="green"/>
            <w:lang w:val="en-US" w:eastAsia="zh-CN"/>
          </w:rPr>
          <w:t>0</w:t>
        </w:r>
      </w:ins>
      <w:ins w:id="4696" w:author="野草" w:date="2024-02-05T09:07:34Z">
        <w:r>
          <w:rPr>
            <w:rFonts w:hint="eastAsia"/>
            <w:highlight w:val="green"/>
            <w:lang w:val="en-US" w:eastAsia="zh-CN"/>
          </w:rPr>
          <w:t>6</w:t>
        </w:r>
      </w:ins>
      <w:ins w:id="4697" w:author="野草" w:date="2024-02-05T00:00:13Z">
        <w:r>
          <w:rPr>
            <w:rFonts w:hint="eastAsia"/>
            <w:highlight w:val="green"/>
            <w:lang w:val="en-US" w:eastAsia="zh-CN"/>
          </w:rPr>
          <w:t>】</w:t>
        </w:r>
      </w:ins>
    </w:p>
    <w:p>
      <w:pPr>
        <w:numPr>
          <w:ilvl w:val="-1"/>
          <w:numId w:val="0"/>
        </w:numPr>
        <w:bidi w:val="0"/>
        <w:ind w:left="0" w:leftChars="0" w:firstLine="0" w:firstLineChars="0"/>
        <w:rPr>
          <w:del w:id="4699" w:author="野草" w:date="2024-02-04T23:36:51Z"/>
          <w:rFonts w:hint="default"/>
          <w:highlight w:val="none"/>
          <w:lang w:val="en-US" w:eastAsia="zh-CN"/>
        </w:rPr>
        <w:pPrChange w:id="4698" w:author="野草" w:date="2024-02-04T17:36:53Z">
          <w:pPr>
            <w:numPr>
              <w:ilvl w:val="0"/>
              <w:numId w:val="5"/>
            </w:numPr>
            <w:bidi w:val="0"/>
            <w:ind w:left="420" w:leftChars="0" w:hanging="420" w:firstLineChars="0"/>
          </w:pPr>
        </w:pPrChange>
      </w:pPr>
      <w:del w:id="4700" w:author="野草" w:date="2024-02-04T23:36:51Z">
        <w:r>
          <w:rPr>
            <w:rFonts w:hint="eastAsia"/>
            <w:highlight w:val="none"/>
            <w:lang w:val="en-US" w:eastAsia="zh-CN"/>
          </w:rPr>
          <w:delText>Regarding river cooling effects, this study reveals that the influences of two-dimensional land use features are comparable to that of 3D building characteristics.</w:delText>
        </w:r>
      </w:del>
    </w:p>
    <w:p>
      <w:pPr>
        <w:numPr>
          <w:ilvl w:val="-1"/>
          <w:numId w:val="0"/>
        </w:numPr>
        <w:bidi w:val="0"/>
        <w:ind w:left="0" w:leftChars="0" w:firstLine="0" w:firstLineChars="0"/>
        <w:rPr>
          <w:del w:id="4702" w:author="野草" w:date="2024-02-04T23:57:22Z"/>
          <w:rFonts w:hint="default"/>
          <w:highlight w:val="none"/>
          <w:lang w:val="en-US" w:eastAsia="zh-CN"/>
        </w:rPr>
        <w:pPrChange w:id="4701" w:author="野草" w:date="2024-02-04T17:36:59Z">
          <w:pPr>
            <w:numPr>
              <w:ilvl w:val="0"/>
              <w:numId w:val="5"/>
            </w:numPr>
            <w:bidi w:val="0"/>
            <w:ind w:left="420" w:leftChars="0" w:hanging="420" w:firstLineChars="0"/>
          </w:pPr>
        </w:pPrChange>
      </w:pPr>
      <w:del w:id="4703" w:author="野草" w:date="2024-02-04T23:57:22Z">
        <w:r>
          <w:rPr>
            <w:rFonts w:hint="default"/>
            <w:highlight w:val="none"/>
            <w:lang w:val="en-US" w:eastAsia="zh-CN"/>
          </w:rPr>
          <w:delText>Additionally, the configuration of different land use types is more important than the composition in influencing RCI and CRCI.</w:delText>
        </w:r>
      </w:del>
    </w:p>
    <w:p>
      <w:pPr>
        <w:numPr>
          <w:ilvl w:val="-1"/>
          <w:numId w:val="0"/>
        </w:numPr>
        <w:bidi w:val="0"/>
        <w:ind w:left="0" w:leftChars="0" w:firstLine="0" w:firstLineChars="0"/>
        <w:rPr>
          <w:del w:id="4705" w:author="野草" w:date="2024-02-04T23:57:22Z"/>
          <w:rFonts w:hint="default"/>
          <w:highlight w:val="none"/>
          <w:lang w:val="en-US" w:eastAsia="zh-CN"/>
        </w:rPr>
        <w:pPrChange w:id="4704" w:author="野草" w:date="2024-02-04T17:37:01Z">
          <w:pPr>
            <w:numPr>
              <w:ilvl w:val="0"/>
              <w:numId w:val="5"/>
            </w:numPr>
            <w:bidi w:val="0"/>
            <w:ind w:left="420" w:leftChars="0" w:hanging="420" w:firstLineChars="0"/>
          </w:pPr>
        </w:pPrChange>
      </w:pPr>
      <w:del w:id="4706" w:author="野草" w:date="2024-02-04T23:57:22Z">
        <w:r>
          <w:rPr>
            <w:rFonts w:hint="default"/>
            <w:highlight w:val="none"/>
            <w:lang w:val="en-US" w:eastAsia="zh-CN"/>
          </w:rPr>
          <w:delText>So it can be derived that emphasis should be placed on the layout of two-dimensional land-use types in urban planning and design of waterfront areas.</w:delText>
        </w:r>
      </w:del>
    </w:p>
    <w:p>
      <w:pPr>
        <w:numPr>
          <w:ilvl w:val="-1"/>
          <w:numId w:val="0"/>
        </w:numPr>
        <w:bidi w:val="0"/>
        <w:ind w:left="0" w:leftChars="0" w:firstLine="0" w:firstLineChars="0"/>
        <w:rPr>
          <w:del w:id="4708" w:author="野草" w:date="2024-02-04T23:57:22Z"/>
          <w:rFonts w:hint="default"/>
          <w:highlight w:val="none"/>
          <w:lang w:val="en-US" w:eastAsia="zh-CN"/>
        </w:rPr>
        <w:pPrChange w:id="4707" w:author="野草" w:date="2024-02-04T17:37:11Z">
          <w:pPr>
            <w:numPr>
              <w:ilvl w:val="0"/>
              <w:numId w:val="5"/>
            </w:numPr>
            <w:bidi w:val="0"/>
            <w:ind w:left="420" w:leftChars="0" w:hanging="420" w:firstLineChars="0"/>
          </w:pPr>
        </w:pPrChange>
      </w:pPr>
      <w:del w:id="4709" w:author="野草" w:date="2024-02-04T23:57:22Z">
        <w:r>
          <w:rPr>
            <w:rFonts w:hint="default"/>
            <w:highlight w:val="none"/>
            <w:lang w:val="en-US" w:eastAsia="zh-CN"/>
          </w:rPr>
          <w:delText xml:space="preserve">According to the results, both aggregation index and landscape shape index show significantly positive correlations with RCI and CRCI. </w:delText>
        </w:r>
      </w:del>
    </w:p>
    <w:p>
      <w:pPr>
        <w:numPr>
          <w:ilvl w:val="-1"/>
          <w:numId w:val="0"/>
        </w:numPr>
        <w:bidi w:val="0"/>
        <w:ind w:left="0" w:leftChars="0" w:firstLine="0" w:firstLineChars="0"/>
        <w:rPr>
          <w:del w:id="4711" w:author="野草" w:date="2024-02-04T23:57:22Z"/>
          <w:rFonts w:hint="default"/>
          <w:highlight w:val="none"/>
          <w:lang w:val="en-US" w:eastAsia="zh-CN"/>
        </w:rPr>
        <w:pPrChange w:id="4710" w:author="野草" w:date="2024-02-04T17:37:12Z">
          <w:pPr>
            <w:numPr>
              <w:ilvl w:val="0"/>
              <w:numId w:val="5"/>
            </w:numPr>
            <w:bidi w:val="0"/>
            <w:ind w:left="420" w:leftChars="0" w:hanging="420" w:firstLineChars="0"/>
          </w:pPr>
        </w:pPrChange>
      </w:pPr>
      <w:del w:id="4712" w:author="野草" w:date="2024-02-04T23:57:22Z">
        <w:r>
          <w:rPr>
            <w:rFonts w:hint="default"/>
            <w:highlight w:val="none"/>
            <w:lang w:val="en-US" w:eastAsia="zh-CN"/>
          </w:rPr>
          <w:delText>Therefore, it is recommended to increase the aggregation level of individual land use types and adjust their shape regularity to effectively promote river cooling and provide a more climate-friendly living environment.</w:delText>
        </w:r>
      </w:del>
    </w:p>
    <w:p>
      <w:pPr>
        <w:numPr>
          <w:ilvl w:val="-1"/>
          <w:numId w:val="0"/>
        </w:numPr>
        <w:bidi w:val="0"/>
        <w:ind w:left="0" w:leftChars="0" w:firstLine="0" w:firstLineChars="0"/>
        <w:rPr>
          <w:ins w:id="4714" w:author="野草" w:date="2024-02-04T23:57:24Z"/>
          <w:rFonts w:hint="default"/>
          <w:highlight w:val="cyan"/>
          <w:lang w:val="en-US" w:eastAsia="zh-CN"/>
          <w:rPrChange w:id="4715" w:author="野草" w:date="2024-02-04T23:57:30Z">
            <w:rPr>
              <w:ins w:id="4716" w:author="野草" w:date="2024-02-04T23:57:24Z"/>
              <w:rFonts w:hint="default"/>
              <w:highlight w:val="none"/>
              <w:lang w:val="en-US" w:eastAsia="zh-CN"/>
            </w:rPr>
          </w:rPrChange>
        </w:rPr>
        <w:pPrChange w:id="4713" w:author="野草" w:date="2024-02-04T17:37:20Z">
          <w:pPr>
            <w:numPr>
              <w:ilvl w:val="0"/>
              <w:numId w:val="5"/>
            </w:numPr>
            <w:bidi w:val="0"/>
            <w:ind w:left="420" w:leftChars="0" w:hanging="420" w:firstLineChars="0"/>
          </w:pPr>
        </w:pPrChange>
      </w:pPr>
      <w:ins w:id="4717" w:author="野草" w:date="2024-02-04T23:57:24Z">
        <w:r>
          <w:rPr>
            <w:rFonts w:hint="default"/>
            <w:highlight w:val="cyan"/>
            <w:lang w:val="en-US" w:eastAsia="zh-CN"/>
            <w:rPrChange w:id="4718" w:author="野草" w:date="2024-02-04T23:57:30Z">
              <w:rPr>
                <w:rFonts w:hint="default"/>
                <w:highlight w:val="none"/>
                <w:lang w:val="en-US" w:eastAsia="zh-CN"/>
              </w:rPr>
            </w:rPrChange>
          </w:rPr>
          <w:t xml:space="preserve">Additionally, considering that </w:t>
        </w:r>
      </w:ins>
      <w:ins w:id="4719" w:author="野草" w:date="2024-02-04T23:57:24Z">
        <w:r>
          <w:rPr>
            <w:rFonts w:hint="default"/>
            <w:highlight w:val="green"/>
            <w:lang w:val="en-US" w:eastAsia="zh-CN"/>
            <w:rPrChange w:id="4720" w:author="野草" w:date="2024-02-04T23:57:36Z">
              <w:rPr>
                <w:rFonts w:hint="default"/>
                <w:highlight w:val="none"/>
                <w:lang w:val="en-US" w:eastAsia="zh-CN"/>
              </w:rPr>
            </w:rPrChange>
          </w:rPr>
          <w:t>the configurations</w:t>
        </w:r>
      </w:ins>
      <w:ins w:id="4721" w:author="野草" w:date="2024-02-04T23:57:24Z">
        <w:r>
          <w:rPr>
            <w:rFonts w:hint="default"/>
            <w:highlight w:val="cyan"/>
            <w:lang w:val="en-US" w:eastAsia="zh-CN"/>
            <w:rPrChange w:id="4722" w:author="野草" w:date="2024-02-04T23:57:30Z">
              <w:rPr>
                <w:rFonts w:hint="default"/>
                <w:highlight w:val="none"/>
                <w:lang w:val="en-US" w:eastAsia="zh-CN"/>
              </w:rPr>
            </w:rPrChange>
          </w:rPr>
          <w:t xml:space="preserve"> of different </w:t>
        </w:r>
      </w:ins>
      <w:ins w:id="4723" w:author="野草" w:date="2024-02-04T23:57:24Z">
        <w:r>
          <w:rPr>
            <w:rFonts w:hint="default"/>
            <w:highlight w:val="green"/>
            <w:lang w:val="en-US" w:eastAsia="zh-CN"/>
            <w:rPrChange w:id="4724" w:author="野草" w:date="2024-02-04T23:57:39Z">
              <w:rPr>
                <w:rFonts w:hint="default"/>
                <w:highlight w:val="none"/>
                <w:lang w:val="en-US" w:eastAsia="zh-CN"/>
              </w:rPr>
            </w:rPrChange>
          </w:rPr>
          <w:t>land use types</w:t>
        </w:r>
      </w:ins>
      <w:ins w:id="4725" w:author="野草" w:date="2024-02-04T23:57:24Z">
        <w:r>
          <w:rPr>
            <w:rFonts w:hint="default"/>
            <w:highlight w:val="cyan"/>
            <w:lang w:val="en-US" w:eastAsia="zh-CN"/>
            <w:rPrChange w:id="4726" w:author="野草" w:date="2024-02-04T23:57:30Z">
              <w:rPr>
                <w:rFonts w:hint="default"/>
                <w:highlight w:val="none"/>
                <w:lang w:val="en-US" w:eastAsia="zh-CN"/>
              </w:rPr>
            </w:rPrChange>
          </w:rPr>
          <w:t xml:space="preserve"> exert</w:t>
        </w:r>
      </w:ins>
      <w:ins w:id="4727" w:author="野草" w:date="2024-02-05T08:51:37Z">
        <w:r>
          <w:rPr>
            <w:rFonts w:hint="eastAsia"/>
            <w:highlight w:val="cyan"/>
            <w:lang w:val="en-US" w:eastAsia="zh-CN"/>
          </w:rPr>
          <w:t>ed</w:t>
        </w:r>
      </w:ins>
      <w:ins w:id="4728" w:author="野草" w:date="2024-02-04T23:57:24Z">
        <w:r>
          <w:rPr>
            <w:rFonts w:hint="default"/>
            <w:highlight w:val="cyan"/>
            <w:lang w:val="en-US" w:eastAsia="zh-CN"/>
            <w:rPrChange w:id="4729" w:author="野草" w:date="2024-02-04T23:57:30Z">
              <w:rPr>
                <w:rFonts w:hint="default"/>
                <w:highlight w:val="none"/>
                <w:lang w:val="en-US" w:eastAsia="zh-CN"/>
              </w:rPr>
            </w:rPrChange>
          </w:rPr>
          <w:t xml:space="preserve"> </w:t>
        </w:r>
      </w:ins>
      <w:ins w:id="4730" w:author="野草" w:date="2024-02-05T09:01:42Z">
        <w:r>
          <w:rPr>
            <w:rFonts w:hint="eastAsia"/>
            <w:highlight w:val="green"/>
            <w:lang w:val="en-US" w:eastAsia="zh-CN"/>
          </w:rPr>
          <w:t>s</w:t>
        </w:r>
      </w:ins>
      <w:ins w:id="4731" w:author="野草" w:date="2024-02-05T09:01:43Z">
        <w:r>
          <w:rPr>
            <w:rFonts w:hint="eastAsia"/>
            <w:highlight w:val="green"/>
            <w:lang w:val="en-US" w:eastAsia="zh-CN"/>
          </w:rPr>
          <w:t>tronge</w:t>
        </w:r>
      </w:ins>
      <w:ins w:id="4732" w:author="野草" w:date="2024-02-05T09:01:44Z">
        <w:r>
          <w:rPr>
            <w:rFonts w:hint="eastAsia"/>
            <w:highlight w:val="green"/>
            <w:lang w:val="en-US" w:eastAsia="zh-CN"/>
          </w:rPr>
          <w:t>r</w:t>
        </w:r>
      </w:ins>
      <w:ins w:id="4733" w:author="野草" w:date="2024-02-04T23:57:24Z">
        <w:r>
          <w:rPr>
            <w:rFonts w:hint="default"/>
            <w:highlight w:val="green"/>
            <w:lang w:val="en-US" w:eastAsia="zh-CN"/>
            <w:rPrChange w:id="4734" w:author="野草" w:date="2024-02-04T23:57:52Z">
              <w:rPr>
                <w:rFonts w:hint="default"/>
                <w:highlight w:val="none"/>
                <w:lang w:val="en-US" w:eastAsia="zh-CN"/>
              </w:rPr>
            </w:rPrChange>
          </w:rPr>
          <w:t xml:space="preserve"> influence</w:t>
        </w:r>
      </w:ins>
      <w:ins w:id="4735" w:author="野草" w:date="2024-02-05T09:01:46Z">
        <w:r>
          <w:rPr>
            <w:rFonts w:hint="eastAsia"/>
            <w:highlight w:val="green"/>
            <w:lang w:val="en-US" w:eastAsia="zh-CN"/>
          </w:rPr>
          <w:t>s</w:t>
        </w:r>
      </w:ins>
      <w:ins w:id="4736" w:author="野草" w:date="2024-02-04T23:57:24Z">
        <w:r>
          <w:rPr>
            <w:rFonts w:hint="default"/>
            <w:highlight w:val="cyan"/>
            <w:lang w:val="en-US" w:eastAsia="zh-CN"/>
            <w:rPrChange w:id="4737" w:author="野草" w:date="2024-02-04T23:57:30Z">
              <w:rPr>
                <w:rFonts w:hint="default"/>
                <w:highlight w:val="none"/>
                <w:lang w:val="en-US" w:eastAsia="zh-CN"/>
              </w:rPr>
            </w:rPrChange>
          </w:rPr>
          <w:t xml:space="preserve"> on </w:t>
        </w:r>
      </w:ins>
      <w:ins w:id="4738" w:author="野草" w:date="2024-02-04T23:57:24Z">
        <w:r>
          <w:rPr>
            <w:rFonts w:hint="default"/>
            <w:highlight w:val="green"/>
            <w:lang w:val="en-US" w:eastAsia="zh-CN"/>
            <w:rPrChange w:id="4739" w:author="野草" w:date="2024-02-04T23:57:55Z">
              <w:rPr>
                <w:rFonts w:hint="default"/>
                <w:highlight w:val="none"/>
                <w:lang w:val="en-US" w:eastAsia="zh-CN"/>
              </w:rPr>
            </w:rPrChange>
          </w:rPr>
          <w:t>RCI and CRCI</w:t>
        </w:r>
      </w:ins>
      <w:ins w:id="4740" w:author="野草" w:date="2024-02-04T23:57:24Z">
        <w:r>
          <w:rPr>
            <w:rFonts w:hint="default"/>
            <w:highlight w:val="cyan"/>
            <w:lang w:val="en-US" w:eastAsia="zh-CN"/>
            <w:rPrChange w:id="4741" w:author="野草" w:date="2024-02-04T23:57:30Z">
              <w:rPr>
                <w:rFonts w:hint="default"/>
                <w:highlight w:val="none"/>
                <w:lang w:val="en-US" w:eastAsia="zh-CN"/>
              </w:rPr>
            </w:rPrChange>
          </w:rPr>
          <w:t xml:space="preserve"> than </w:t>
        </w:r>
      </w:ins>
      <w:ins w:id="4742" w:author="野草" w:date="2024-02-04T23:57:24Z">
        <w:r>
          <w:rPr>
            <w:rFonts w:hint="default"/>
            <w:highlight w:val="green"/>
            <w:lang w:val="en-US" w:eastAsia="zh-CN"/>
            <w:rPrChange w:id="4743" w:author="野草" w:date="2024-02-04T23:58:03Z">
              <w:rPr>
                <w:rFonts w:hint="default"/>
                <w:highlight w:val="none"/>
                <w:lang w:val="en-US" w:eastAsia="zh-CN"/>
              </w:rPr>
            </w:rPrChange>
          </w:rPr>
          <w:t>the compositions</w:t>
        </w:r>
      </w:ins>
      <w:ins w:id="4744" w:author="野草" w:date="2024-02-04T23:57:24Z">
        <w:r>
          <w:rPr>
            <w:rFonts w:hint="default"/>
            <w:highlight w:val="cyan"/>
            <w:lang w:val="en-US" w:eastAsia="zh-CN"/>
            <w:rPrChange w:id="4745" w:author="野草" w:date="2024-02-04T23:57:30Z">
              <w:rPr>
                <w:rFonts w:hint="default"/>
                <w:highlight w:val="none"/>
                <w:lang w:val="en-US" w:eastAsia="zh-CN"/>
              </w:rPr>
            </w:rPrChange>
          </w:rPr>
          <w:t xml:space="preserve">, </w:t>
        </w:r>
      </w:ins>
      <w:ins w:id="4746" w:author="野草" w:date="2024-02-04T23:57:24Z">
        <w:r>
          <w:rPr>
            <w:rFonts w:hint="default"/>
            <w:highlight w:val="green"/>
            <w:lang w:val="en-US" w:eastAsia="zh-CN"/>
            <w:rPrChange w:id="4747" w:author="野草" w:date="2024-02-04T23:58:18Z">
              <w:rPr>
                <w:rFonts w:hint="default"/>
                <w:highlight w:val="none"/>
                <w:lang w:val="en-US" w:eastAsia="zh-CN"/>
              </w:rPr>
            </w:rPrChange>
          </w:rPr>
          <w:t>urban planning</w:t>
        </w:r>
      </w:ins>
      <w:ins w:id="4748" w:author="野草" w:date="2024-02-04T23:57:24Z">
        <w:r>
          <w:rPr>
            <w:rFonts w:hint="default"/>
            <w:highlight w:val="cyan"/>
            <w:lang w:val="en-US" w:eastAsia="zh-CN"/>
            <w:rPrChange w:id="4749" w:author="野草" w:date="2024-02-04T23:57:30Z">
              <w:rPr>
                <w:rFonts w:hint="default"/>
                <w:highlight w:val="none"/>
                <w:lang w:val="en-US" w:eastAsia="zh-CN"/>
              </w:rPr>
            </w:rPrChange>
          </w:rPr>
          <w:t xml:space="preserve"> for </w:t>
        </w:r>
      </w:ins>
      <w:ins w:id="4750" w:author="野草" w:date="2024-02-04T23:57:24Z">
        <w:r>
          <w:rPr>
            <w:rFonts w:hint="default"/>
            <w:highlight w:val="green"/>
            <w:lang w:val="en-US" w:eastAsia="zh-CN"/>
            <w:rPrChange w:id="4751" w:author="野草" w:date="2024-02-04T23:58:22Z">
              <w:rPr>
                <w:rFonts w:hint="default"/>
                <w:highlight w:val="none"/>
                <w:lang w:val="en-US" w:eastAsia="zh-CN"/>
              </w:rPr>
            </w:rPrChange>
          </w:rPr>
          <w:t>waterfront areas</w:t>
        </w:r>
      </w:ins>
      <w:ins w:id="4752" w:author="野草" w:date="2024-02-04T23:57:24Z">
        <w:r>
          <w:rPr>
            <w:rFonts w:hint="default"/>
            <w:highlight w:val="cyan"/>
            <w:lang w:val="en-US" w:eastAsia="zh-CN"/>
            <w:rPrChange w:id="4753" w:author="野草" w:date="2024-02-04T23:57:30Z">
              <w:rPr>
                <w:rFonts w:hint="default"/>
                <w:highlight w:val="none"/>
                <w:lang w:val="en-US" w:eastAsia="zh-CN"/>
              </w:rPr>
            </w:rPrChange>
          </w:rPr>
          <w:t xml:space="preserve"> should </w:t>
        </w:r>
      </w:ins>
      <w:ins w:id="4754" w:author="野草" w:date="2024-02-04T23:57:24Z">
        <w:r>
          <w:rPr>
            <w:rFonts w:hint="default"/>
            <w:highlight w:val="green"/>
            <w:lang w:val="en-US" w:eastAsia="zh-CN"/>
            <w:rPrChange w:id="4755" w:author="野草" w:date="2024-02-04T23:58:44Z">
              <w:rPr>
                <w:rFonts w:hint="default"/>
                <w:highlight w:val="none"/>
                <w:lang w:val="en-US" w:eastAsia="zh-CN"/>
              </w:rPr>
            </w:rPrChange>
          </w:rPr>
          <w:t>prioritize</w:t>
        </w:r>
      </w:ins>
      <w:ins w:id="4756" w:author="野草" w:date="2024-02-04T23:57:24Z">
        <w:r>
          <w:rPr>
            <w:rFonts w:hint="default"/>
            <w:highlight w:val="cyan"/>
            <w:lang w:val="en-US" w:eastAsia="zh-CN"/>
            <w:rPrChange w:id="4757" w:author="野草" w:date="2024-02-04T23:57:30Z">
              <w:rPr>
                <w:rFonts w:hint="default"/>
                <w:highlight w:val="none"/>
                <w:lang w:val="en-US" w:eastAsia="zh-CN"/>
              </w:rPr>
            </w:rPrChange>
          </w:rPr>
          <w:t xml:space="preserve"> the </w:t>
        </w:r>
      </w:ins>
      <w:ins w:id="4758" w:author="野草" w:date="2024-02-05T09:05:43Z">
        <w:r>
          <w:rPr>
            <w:rFonts w:hint="eastAsia"/>
            <w:highlight w:val="cyan"/>
            <w:lang w:val="en-US" w:eastAsia="zh-CN"/>
          </w:rPr>
          <w:t>layout</w:t>
        </w:r>
      </w:ins>
      <w:ins w:id="4759" w:author="野草" w:date="2024-02-05T09:02:31Z">
        <w:r>
          <w:rPr>
            <w:rFonts w:hint="default"/>
            <w:highlight w:val="cyan"/>
            <w:lang w:val="en-US" w:eastAsia="zh-CN"/>
          </w:rPr>
          <w:t>s</w:t>
        </w:r>
      </w:ins>
      <w:ins w:id="4760" w:author="野草" w:date="2024-02-04T23:57:24Z">
        <w:r>
          <w:rPr>
            <w:rFonts w:hint="default"/>
            <w:highlight w:val="cyan"/>
            <w:lang w:val="en-US" w:eastAsia="zh-CN"/>
            <w:rPrChange w:id="4761" w:author="野草" w:date="2024-02-04T23:57:30Z">
              <w:rPr>
                <w:rFonts w:hint="default"/>
                <w:highlight w:val="none"/>
                <w:lang w:val="en-US" w:eastAsia="zh-CN"/>
              </w:rPr>
            </w:rPrChange>
          </w:rPr>
          <w:t xml:space="preserve"> of </w:t>
        </w:r>
      </w:ins>
      <w:ins w:id="4762" w:author="野草" w:date="2024-02-04T23:57:24Z">
        <w:r>
          <w:rPr>
            <w:rFonts w:hint="default"/>
            <w:highlight w:val="green"/>
            <w:lang w:val="en-US" w:eastAsia="zh-CN"/>
            <w:rPrChange w:id="4763" w:author="野草" w:date="2024-02-04T23:58:31Z">
              <w:rPr>
                <w:rFonts w:hint="default"/>
                <w:highlight w:val="none"/>
                <w:lang w:val="en-US" w:eastAsia="zh-CN"/>
              </w:rPr>
            </w:rPrChange>
          </w:rPr>
          <w:t>individual land use types</w:t>
        </w:r>
      </w:ins>
      <w:ins w:id="4764" w:author="野草" w:date="2024-02-04T23:57:24Z">
        <w:r>
          <w:rPr>
            <w:rFonts w:hint="default"/>
            <w:highlight w:val="cyan"/>
            <w:lang w:val="en-US" w:eastAsia="zh-CN"/>
            <w:rPrChange w:id="4765" w:author="野草" w:date="2024-02-04T23:57:30Z">
              <w:rPr>
                <w:rFonts w:hint="default"/>
                <w:highlight w:val="none"/>
                <w:lang w:val="en-US" w:eastAsia="zh-CN"/>
              </w:rPr>
            </w:rPrChange>
          </w:rPr>
          <w:t xml:space="preserve">. This is </w:t>
        </w:r>
      </w:ins>
      <w:ins w:id="4766" w:author="野草" w:date="2024-02-04T23:57:24Z">
        <w:r>
          <w:rPr>
            <w:rFonts w:hint="default"/>
            <w:highlight w:val="green"/>
            <w:lang w:val="en-US" w:eastAsia="zh-CN"/>
            <w:rPrChange w:id="4767" w:author="野草" w:date="2024-02-04T23:58:39Z">
              <w:rPr>
                <w:rFonts w:hint="default"/>
                <w:highlight w:val="none"/>
                <w:lang w:val="en-US" w:eastAsia="zh-CN"/>
              </w:rPr>
            </w:rPrChange>
          </w:rPr>
          <w:t>particularly crucial</w:t>
        </w:r>
      </w:ins>
      <w:ins w:id="4768" w:author="野草" w:date="2024-02-04T23:57:24Z">
        <w:r>
          <w:rPr>
            <w:rFonts w:hint="default"/>
            <w:highlight w:val="cyan"/>
            <w:lang w:val="en-US" w:eastAsia="zh-CN"/>
            <w:rPrChange w:id="4769" w:author="野草" w:date="2024-02-04T23:57:30Z">
              <w:rPr>
                <w:rFonts w:hint="default"/>
                <w:highlight w:val="none"/>
                <w:lang w:val="en-US" w:eastAsia="zh-CN"/>
              </w:rPr>
            </w:rPrChange>
          </w:rPr>
          <w:t xml:space="preserve"> for </w:t>
        </w:r>
      </w:ins>
      <w:ins w:id="4770" w:author="野草" w:date="2024-02-04T23:58:49Z">
        <w:r>
          <w:rPr>
            <w:rFonts w:hint="eastAsia"/>
            <w:highlight w:val="cyan"/>
            <w:lang w:val="en-US" w:eastAsia="zh-CN"/>
          </w:rPr>
          <w:t>are</w:t>
        </w:r>
      </w:ins>
      <w:ins w:id="4771" w:author="野草" w:date="2024-02-04T23:58:50Z">
        <w:r>
          <w:rPr>
            <w:rFonts w:hint="eastAsia"/>
            <w:highlight w:val="cyan"/>
            <w:lang w:val="en-US" w:eastAsia="zh-CN"/>
          </w:rPr>
          <w:t>a</w:t>
        </w:r>
      </w:ins>
      <w:ins w:id="4772" w:author="野草" w:date="2024-02-04T23:57:24Z">
        <w:r>
          <w:rPr>
            <w:rFonts w:hint="default"/>
            <w:highlight w:val="cyan"/>
            <w:lang w:val="en-US" w:eastAsia="zh-CN"/>
            <w:rPrChange w:id="4773" w:author="野草" w:date="2024-02-04T23:57:30Z">
              <w:rPr>
                <w:rFonts w:hint="default"/>
                <w:highlight w:val="none"/>
                <w:lang w:val="en-US" w:eastAsia="zh-CN"/>
              </w:rPr>
            </w:rPrChange>
          </w:rPr>
          <w:t xml:space="preserve">s designated for </w:t>
        </w:r>
      </w:ins>
      <w:ins w:id="4774" w:author="野草" w:date="2024-02-04T23:57:24Z">
        <w:r>
          <w:rPr>
            <w:rFonts w:hint="default"/>
            <w:highlight w:val="green"/>
            <w:lang w:val="en-US" w:eastAsia="zh-CN"/>
            <w:rPrChange w:id="4775" w:author="野草" w:date="2024-02-04T23:58:54Z">
              <w:rPr>
                <w:rFonts w:hint="default"/>
                <w:highlight w:val="none"/>
                <w:lang w:val="en-US" w:eastAsia="zh-CN"/>
              </w:rPr>
            </w:rPrChange>
          </w:rPr>
          <w:t>residents' leisure activities</w:t>
        </w:r>
      </w:ins>
      <w:ins w:id="4776" w:author="野草" w:date="2024-02-04T23:57:24Z">
        <w:r>
          <w:rPr>
            <w:rFonts w:hint="default"/>
            <w:highlight w:val="cyan"/>
            <w:lang w:val="en-US" w:eastAsia="zh-CN"/>
            <w:rPrChange w:id="4777" w:author="野草" w:date="2024-02-04T23:57:30Z">
              <w:rPr>
                <w:rFonts w:hint="default"/>
                <w:highlight w:val="none"/>
                <w:lang w:val="en-US" w:eastAsia="zh-CN"/>
              </w:rPr>
            </w:rPrChange>
          </w:rPr>
          <w:t xml:space="preserve">, </w:t>
        </w:r>
      </w:ins>
      <w:ins w:id="4778" w:author="野草" w:date="2024-02-05T09:15:47Z">
        <w:r>
          <w:rPr>
            <w:rFonts w:hint="eastAsia"/>
            <w:highlight w:val="cyan"/>
            <w:lang w:val="en-US" w:eastAsia="zh-CN"/>
          </w:rPr>
          <w:t>suc</w:t>
        </w:r>
      </w:ins>
      <w:ins w:id="4779" w:author="野草" w:date="2024-02-05T09:15:48Z">
        <w:r>
          <w:rPr>
            <w:rFonts w:hint="eastAsia"/>
            <w:highlight w:val="cyan"/>
            <w:lang w:val="en-US" w:eastAsia="zh-CN"/>
          </w:rPr>
          <w:t>h as</w:t>
        </w:r>
      </w:ins>
      <w:ins w:id="4780" w:author="野草" w:date="2024-02-04T23:57:24Z">
        <w:r>
          <w:rPr>
            <w:rFonts w:hint="default"/>
            <w:highlight w:val="cyan"/>
            <w:lang w:val="en-US" w:eastAsia="zh-CN"/>
            <w:rPrChange w:id="4781" w:author="野草" w:date="2024-02-04T23:57:30Z">
              <w:rPr>
                <w:rFonts w:hint="default"/>
                <w:highlight w:val="none"/>
                <w:lang w:val="en-US" w:eastAsia="zh-CN"/>
              </w:rPr>
            </w:rPrChange>
          </w:rPr>
          <w:t xml:space="preserve"> </w:t>
        </w:r>
      </w:ins>
      <w:ins w:id="4782" w:author="野草" w:date="2024-02-04T23:57:24Z">
        <w:r>
          <w:rPr>
            <w:rFonts w:hint="default"/>
            <w:highlight w:val="green"/>
            <w:lang w:val="en-US" w:eastAsia="zh-CN"/>
            <w:rPrChange w:id="4783" w:author="野草" w:date="2024-02-04T23:58:58Z">
              <w:rPr>
                <w:rFonts w:hint="default"/>
                <w:highlight w:val="none"/>
                <w:lang w:val="en-US" w:eastAsia="zh-CN"/>
              </w:rPr>
            </w:rPrChange>
          </w:rPr>
          <w:t>parks and squares</w:t>
        </w:r>
      </w:ins>
      <w:ins w:id="4784" w:author="野草" w:date="2024-02-04T23:57:24Z">
        <w:r>
          <w:rPr>
            <w:rFonts w:hint="default"/>
            <w:highlight w:val="cyan"/>
            <w:lang w:val="en-US" w:eastAsia="zh-CN"/>
            <w:rPrChange w:id="4785" w:author="野草" w:date="2024-02-04T23:57:30Z">
              <w:rPr>
                <w:rFonts w:hint="default"/>
                <w:highlight w:val="none"/>
                <w:lang w:val="en-US" w:eastAsia="zh-CN"/>
              </w:rPr>
            </w:rPrChange>
          </w:rPr>
          <w:t xml:space="preserve">. The results </w:t>
        </w:r>
      </w:ins>
      <w:ins w:id="4786" w:author="野草" w:date="2024-02-05T08:52:09Z">
        <w:r>
          <w:rPr>
            <w:rFonts w:hint="eastAsia"/>
            <w:highlight w:val="cyan"/>
            <w:lang w:val="en-US" w:eastAsia="zh-CN"/>
          </w:rPr>
          <w:t xml:space="preserve">also </w:t>
        </w:r>
      </w:ins>
      <w:ins w:id="4787" w:author="野草" w:date="2024-02-04T23:57:24Z">
        <w:r>
          <w:rPr>
            <w:rFonts w:hint="default"/>
            <w:highlight w:val="green"/>
            <w:u w:val="single"/>
            <w:lang w:val="en-US" w:eastAsia="zh-CN"/>
            <w:rPrChange w:id="4788" w:author="野草" w:date="2024-02-04T23:59:31Z">
              <w:rPr>
                <w:rFonts w:hint="default"/>
                <w:highlight w:val="none"/>
                <w:lang w:val="en-US" w:eastAsia="zh-CN"/>
              </w:rPr>
            </w:rPrChange>
          </w:rPr>
          <w:t>indicate</w:t>
        </w:r>
      </w:ins>
      <w:ins w:id="4789" w:author="野草" w:date="2024-02-05T00:11:45Z">
        <w:r>
          <w:rPr>
            <w:rFonts w:hint="eastAsia"/>
            <w:highlight w:val="green"/>
            <w:u w:val="single"/>
            <w:lang w:val="en-US" w:eastAsia="zh-CN"/>
          </w:rPr>
          <w:t>d</w:t>
        </w:r>
      </w:ins>
      <w:ins w:id="4790" w:author="野草" w:date="2024-02-04T23:57:24Z">
        <w:r>
          <w:rPr>
            <w:rFonts w:hint="default"/>
            <w:highlight w:val="cyan"/>
            <w:lang w:val="en-US" w:eastAsia="zh-CN"/>
            <w:rPrChange w:id="4791" w:author="野草" w:date="2024-02-04T23:57:30Z">
              <w:rPr>
                <w:rFonts w:hint="default"/>
                <w:highlight w:val="none"/>
                <w:lang w:val="en-US" w:eastAsia="zh-CN"/>
              </w:rPr>
            </w:rPrChange>
          </w:rPr>
          <w:t xml:space="preserve"> that the </w:t>
        </w:r>
      </w:ins>
      <w:ins w:id="4792" w:author="野草" w:date="2024-02-04T23:57:24Z">
        <w:r>
          <w:rPr>
            <w:rFonts w:hint="default"/>
            <w:highlight w:val="green"/>
            <w:lang w:val="en-US" w:eastAsia="zh-CN"/>
            <w:rPrChange w:id="4793" w:author="野草" w:date="2024-02-04T23:59:23Z">
              <w:rPr>
                <w:rFonts w:hint="default"/>
                <w:highlight w:val="none"/>
                <w:lang w:val="en-US" w:eastAsia="zh-CN"/>
              </w:rPr>
            </w:rPrChange>
          </w:rPr>
          <w:t>aggregation index</w:t>
        </w:r>
      </w:ins>
      <w:ins w:id="4794" w:author="野草" w:date="2024-02-04T23:57:24Z">
        <w:r>
          <w:rPr>
            <w:rFonts w:hint="default"/>
            <w:highlight w:val="cyan"/>
            <w:lang w:val="en-US" w:eastAsia="zh-CN"/>
            <w:rPrChange w:id="4795" w:author="野草" w:date="2024-02-04T23:57:30Z">
              <w:rPr>
                <w:rFonts w:hint="default"/>
                <w:highlight w:val="none"/>
                <w:lang w:val="en-US" w:eastAsia="zh-CN"/>
              </w:rPr>
            </w:rPrChange>
          </w:rPr>
          <w:t xml:space="preserve"> demonstrated significantly </w:t>
        </w:r>
      </w:ins>
      <w:ins w:id="4796" w:author="野草" w:date="2024-02-04T23:57:24Z">
        <w:r>
          <w:rPr>
            <w:rFonts w:hint="default"/>
            <w:highlight w:val="green"/>
            <w:lang w:val="en-US" w:eastAsia="zh-CN"/>
            <w:rPrChange w:id="4797" w:author="野草" w:date="2024-02-04T23:59:36Z">
              <w:rPr>
                <w:rFonts w:hint="default"/>
                <w:highlight w:val="none"/>
                <w:lang w:val="en-US" w:eastAsia="zh-CN"/>
              </w:rPr>
            </w:rPrChange>
          </w:rPr>
          <w:t>positive correlations</w:t>
        </w:r>
      </w:ins>
      <w:ins w:id="4798" w:author="野草" w:date="2024-02-04T23:57:24Z">
        <w:r>
          <w:rPr>
            <w:rFonts w:hint="default"/>
            <w:highlight w:val="cyan"/>
            <w:lang w:val="en-US" w:eastAsia="zh-CN"/>
            <w:rPrChange w:id="4799" w:author="野草" w:date="2024-02-04T23:57:30Z">
              <w:rPr>
                <w:rFonts w:hint="default"/>
                <w:highlight w:val="none"/>
                <w:lang w:val="en-US" w:eastAsia="zh-CN"/>
              </w:rPr>
            </w:rPrChange>
          </w:rPr>
          <w:t xml:space="preserve"> with </w:t>
        </w:r>
      </w:ins>
      <w:ins w:id="4800" w:author="野草" w:date="2024-02-04T23:57:24Z">
        <w:r>
          <w:rPr>
            <w:rFonts w:hint="default"/>
            <w:highlight w:val="green"/>
            <w:lang w:val="en-US" w:eastAsia="zh-CN"/>
            <w:rPrChange w:id="4801" w:author="野草" w:date="2024-02-04T23:59:44Z">
              <w:rPr>
                <w:rFonts w:hint="default"/>
                <w:highlight w:val="none"/>
                <w:lang w:val="en-US" w:eastAsia="zh-CN"/>
              </w:rPr>
            </w:rPrChange>
          </w:rPr>
          <w:t>RCI and CRCI</w:t>
        </w:r>
      </w:ins>
      <w:ins w:id="4802" w:author="野草" w:date="2024-02-04T23:57:24Z">
        <w:r>
          <w:rPr>
            <w:rFonts w:hint="default"/>
            <w:highlight w:val="cyan"/>
            <w:lang w:val="en-US" w:eastAsia="zh-CN"/>
            <w:rPrChange w:id="4803" w:author="野草" w:date="2024-02-04T23:57:30Z">
              <w:rPr>
                <w:rFonts w:hint="default"/>
                <w:highlight w:val="none"/>
                <w:lang w:val="en-US" w:eastAsia="zh-CN"/>
              </w:rPr>
            </w:rPrChange>
          </w:rPr>
          <w:t xml:space="preserve">. Hence, </w:t>
        </w:r>
      </w:ins>
      <w:ins w:id="4804" w:author="野草" w:date="2024-02-04T23:57:24Z">
        <w:r>
          <w:rPr>
            <w:rFonts w:hint="default"/>
            <w:highlight w:val="green"/>
            <w:lang w:val="en-US" w:eastAsia="zh-CN"/>
            <w:rPrChange w:id="4805" w:author="野草" w:date="2024-02-04T23:59:52Z">
              <w:rPr>
                <w:rFonts w:hint="default"/>
                <w:highlight w:val="none"/>
                <w:lang w:val="en-US" w:eastAsia="zh-CN"/>
              </w:rPr>
            </w:rPrChange>
          </w:rPr>
          <w:t>it is advisable</w:t>
        </w:r>
      </w:ins>
      <w:ins w:id="4806" w:author="野草" w:date="2024-02-04T23:57:24Z">
        <w:r>
          <w:rPr>
            <w:rFonts w:hint="default"/>
            <w:highlight w:val="cyan"/>
            <w:lang w:val="en-US" w:eastAsia="zh-CN"/>
            <w:rPrChange w:id="4807" w:author="野草" w:date="2024-02-04T23:57:30Z">
              <w:rPr>
                <w:rFonts w:hint="default"/>
                <w:highlight w:val="none"/>
                <w:lang w:val="en-US" w:eastAsia="zh-CN"/>
              </w:rPr>
            </w:rPrChange>
          </w:rPr>
          <w:t xml:space="preserve"> to enhance the </w:t>
        </w:r>
      </w:ins>
      <w:ins w:id="4808" w:author="野草" w:date="2024-02-04T23:57:24Z">
        <w:r>
          <w:rPr>
            <w:rFonts w:hint="default"/>
            <w:highlight w:val="green"/>
            <w:lang w:val="en-US" w:eastAsia="zh-CN"/>
            <w:rPrChange w:id="4809" w:author="野草" w:date="2024-02-04T23:59:55Z">
              <w:rPr>
                <w:rFonts w:hint="default"/>
                <w:highlight w:val="none"/>
                <w:lang w:val="en-US" w:eastAsia="zh-CN"/>
              </w:rPr>
            </w:rPrChange>
          </w:rPr>
          <w:t>aggregation level</w:t>
        </w:r>
      </w:ins>
      <w:ins w:id="4810" w:author="野草" w:date="2024-02-05T09:50:36Z">
        <w:r>
          <w:rPr>
            <w:rFonts w:hint="eastAsia"/>
            <w:highlight w:val="green"/>
            <w:lang w:val="en-US" w:eastAsia="zh-CN"/>
          </w:rPr>
          <w:t>s</w:t>
        </w:r>
      </w:ins>
      <w:ins w:id="4811" w:author="野草" w:date="2024-02-04T23:57:24Z">
        <w:r>
          <w:rPr>
            <w:rFonts w:hint="default"/>
            <w:highlight w:val="cyan"/>
            <w:lang w:val="en-US" w:eastAsia="zh-CN"/>
            <w:rPrChange w:id="4812" w:author="野草" w:date="2024-02-04T23:57:30Z">
              <w:rPr>
                <w:rFonts w:hint="default"/>
                <w:highlight w:val="none"/>
                <w:lang w:val="en-US" w:eastAsia="zh-CN"/>
              </w:rPr>
            </w:rPrChange>
          </w:rPr>
          <w:t xml:space="preserve"> of </w:t>
        </w:r>
      </w:ins>
      <w:ins w:id="4813" w:author="野草" w:date="2024-02-04T23:57:24Z">
        <w:r>
          <w:rPr>
            <w:rFonts w:hint="default"/>
            <w:highlight w:val="green"/>
            <w:lang w:val="en-US" w:eastAsia="zh-CN"/>
            <w:rPrChange w:id="4814" w:author="野草" w:date="2024-02-05T00:00:01Z">
              <w:rPr>
                <w:rFonts w:hint="default"/>
                <w:highlight w:val="none"/>
                <w:lang w:val="en-US" w:eastAsia="zh-CN"/>
              </w:rPr>
            </w:rPrChange>
          </w:rPr>
          <w:t>individual land use types</w:t>
        </w:r>
      </w:ins>
      <w:ins w:id="4815" w:author="野草" w:date="2024-02-04T23:57:24Z">
        <w:r>
          <w:rPr>
            <w:rFonts w:hint="default"/>
            <w:highlight w:val="cyan"/>
            <w:lang w:val="en-US" w:eastAsia="zh-CN"/>
            <w:rPrChange w:id="4816" w:author="野草" w:date="2024-02-04T23:57:30Z">
              <w:rPr>
                <w:rFonts w:hint="default"/>
                <w:highlight w:val="none"/>
                <w:lang w:val="en-US" w:eastAsia="zh-CN"/>
              </w:rPr>
            </w:rPrChange>
          </w:rPr>
          <w:t xml:space="preserve"> to foster a more </w:t>
        </w:r>
      </w:ins>
      <w:ins w:id="4817" w:author="野草" w:date="2024-02-04T23:57:24Z">
        <w:r>
          <w:rPr>
            <w:rFonts w:hint="default"/>
            <w:highlight w:val="green"/>
            <w:lang w:val="en-US" w:eastAsia="zh-CN"/>
            <w:rPrChange w:id="4818" w:author="野草" w:date="2024-02-05T00:00:06Z">
              <w:rPr>
                <w:rFonts w:hint="default"/>
                <w:highlight w:val="none"/>
                <w:lang w:val="en-US" w:eastAsia="zh-CN"/>
              </w:rPr>
            </w:rPrChange>
          </w:rPr>
          <w:t>climate-friendly living environment</w:t>
        </w:r>
      </w:ins>
      <w:ins w:id="4819" w:author="野草" w:date="2024-02-04T23:57:24Z">
        <w:r>
          <w:rPr>
            <w:rFonts w:hint="default"/>
            <w:highlight w:val="cyan"/>
            <w:lang w:val="en-US" w:eastAsia="zh-CN"/>
            <w:rPrChange w:id="4820" w:author="野草" w:date="2024-02-04T23:57:30Z">
              <w:rPr>
                <w:rFonts w:hint="default"/>
                <w:highlight w:val="none"/>
                <w:lang w:val="en-US" w:eastAsia="zh-CN"/>
              </w:rPr>
            </w:rPrChange>
          </w:rPr>
          <w:t>.</w:t>
        </w:r>
      </w:ins>
    </w:p>
    <w:p>
      <w:pPr>
        <w:numPr>
          <w:ilvl w:val="-1"/>
          <w:numId w:val="0"/>
        </w:numPr>
        <w:bidi w:val="0"/>
        <w:ind w:left="0" w:leftChars="0" w:firstLine="0" w:firstLineChars="0"/>
        <w:rPr>
          <w:ins w:id="4822" w:author="野草" w:date="2024-02-05T09:03:34Z"/>
          <w:rFonts w:hint="default"/>
          <w:highlight w:val="none"/>
          <w:lang w:val="en-US" w:eastAsia="zh-CN"/>
        </w:rPr>
        <w:pPrChange w:id="4821" w:author="野草" w:date="2024-02-04T17:37:20Z">
          <w:pPr>
            <w:numPr>
              <w:ilvl w:val="0"/>
              <w:numId w:val="5"/>
            </w:numPr>
            <w:bidi w:val="0"/>
            <w:ind w:left="420" w:leftChars="0" w:hanging="420" w:firstLineChars="0"/>
          </w:pPr>
        </w:pPrChange>
      </w:pPr>
    </w:p>
    <w:p>
      <w:pPr>
        <w:numPr>
          <w:ilvl w:val="-1"/>
          <w:numId w:val="0"/>
        </w:numPr>
        <w:bidi w:val="0"/>
        <w:ind w:left="0" w:leftChars="0" w:firstLine="0" w:firstLineChars="0"/>
        <w:rPr>
          <w:ins w:id="4824" w:author="野草" w:date="2024-02-04T17:37:21Z"/>
          <w:rFonts w:hint="default"/>
          <w:highlight w:val="green"/>
          <w:lang w:val="en-US" w:eastAsia="zh-CN"/>
          <w:rPrChange w:id="4825" w:author="野草" w:date="2024-02-05T09:26:29Z">
            <w:rPr>
              <w:ins w:id="4826" w:author="野草" w:date="2024-02-04T17:37:21Z"/>
              <w:rFonts w:hint="default"/>
              <w:highlight w:val="none"/>
              <w:lang w:val="en-US" w:eastAsia="zh-CN"/>
            </w:rPr>
          </w:rPrChange>
        </w:rPr>
        <w:pPrChange w:id="4823" w:author="野草" w:date="2024-02-04T17:37:20Z">
          <w:pPr>
            <w:numPr>
              <w:ilvl w:val="0"/>
              <w:numId w:val="5"/>
            </w:numPr>
            <w:bidi w:val="0"/>
            <w:ind w:left="420" w:leftChars="0" w:hanging="420" w:firstLineChars="0"/>
          </w:pPr>
        </w:pPrChange>
      </w:pPr>
      <w:ins w:id="4827" w:author="野草" w:date="2024-02-05T09:03:35Z">
        <w:r>
          <w:rPr>
            <w:rFonts w:hint="default"/>
            <w:highlight w:val="green"/>
            <w:lang w:val="en-US" w:eastAsia="zh-CN"/>
            <w:rPrChange w:id="4828" w:author="野草" w:date="2024-02-05T09:26:29Z">
              <w:rPr>
                <w:rFonts w:hint="eastAsia"/>
                <w:highlight w:val="none"/>
                <w:lang w:val="en-US" w:eastAsia="zh-CN"/>
              </w:rPr>
            </w:rPrChange>
          </w:rPr>
          <w:t>【</w:t>
        </w:r>
      </w:ins>
      <w:ins w:id="4829" w:author="野草" w:date="2024-02-05T09:24:26Z">
        <w:r>
          <w:rPr>
            <w:rFonts w:hint="default"/>
            <w:highlight w:val="green"/>
            <w:lang w:val="en-US" w:eastAsia="zh-CN"/>
            <w:rPrChange w:id="4830" w:author="野草" w:date="2024-02-05T09:26:29Z">
              <w:rPr>
                <w:rFonts w:hint="eastAsia"/>
                <w:highlight w:val="none"/>
                <w:lang w:val="en-US" w:eastAsia="zh-CN"/>
              </w:rPr>
            </w:rPrChange>
          </w:rPr>
          <w:t>up</w:t>
        </w:r>
      </w:ins>
      <w:ins w:id="4831" w:author="野草" w:date="2024-02-05T09:24:22Z">
        <w:r>
          <w:rPr>
            <w:rFonts w:hint="eastAsia"/>
            <w:highlight w:val="green"/>
            <w:lang w:val="en-US" w:eastAsia="zh-CN"/>
          </w:rPr>
          <w:t>2024 0205 09:</w:t>
        </w:r>
      </w:ins>
      <w:ins w:id="4832" w:author="野草" w:date="2024-02-05T09:32:09Z">
        <w:r>
          <w:rPr>
            <w:rFonts w:hint="eastAsia"/>
            <w:highlight w:val="green"/>
            <w:lang w:val="en-US" w:eastAsia="zh-CN"/>
          </w:rPr>
          <w:t>3</w:t>
        </w:r>
      </w:ins>
      <w:ins w:id="4833" w:author="野草" w:date="2024-02-05T09:32:47Z">
        <w:r>
          <w:rPr>
            <w:rFonts w:hint="eastAsia"/>
            <w:highlight w:val="green"/>
            <w:lang w:val="en-US" w:eastAsia="zh-CN"/>
          </w:rPr>
          <w:t>4</w:t>
        </w:r>
      </w:ins>
      <w:ins w:id="4834" w:author="野草" w:date="2024-02-05T09:03:35Z">
        <w:r>
          <w:rPr>
            <w:rFonts w:hint="default"/>
            <w:highlight w:val="green"/>
            <w:lang w:val="en-US" w:eastAsia="zh-CN"/>
            <w:rPrChange w:id="4835" w:author="野草" w:date="2024-02-05T09:26:29Z">
              <w:rPr>
                <w:rFonts w:hint="eastAsia"/>
                <w:highlight w:val="none"/>
                <w:lang w:val="en-US" w:eastAsia="zh-CN"/>
              </w:rPr>
            </w:rPrChange>
          </w:rPr>
          <w:t>】</w:t>
        </w:r>
      </w:ins>
    </w:p>
    <w:p>
      <w:pPr>
        <w:numPr>
          <w:ilvl w:val="-1"/>
          <w:numId w:val="0"/>
        </w:numPr>
        <w:bidi w:val="0"/>
        <w:ind w:left="0" w:leftChars="0" w:firstLine="0" w:firstLineChars="0"/>
        <w:rPr>
          <w:del w:id="4837" w:author="野草" w:date="2024-02-05T00:11:13Z"/>
          <w:rFonts w:hint="eastAsia"/>
          <w:highlight w:val="cyan"/>
          <w:lang w:val="en-US" w:eastAsia="zh-CN"/>
          <w:rPrChange w:id="4838" w:author="野草" w:date="2024-02-05T00:11:21Z">
            <w:rPr>
              <w:del w:id="4839" w:author="野草" w:date="2024-02-05T00:11:13Z"/>
              <w:rFonts w:hint="eastAsia"/>
              <w:highlight w:val="none"/>
              <w:lang w:val="en-US" w:eastAsia="zh-CN"/>
            </w:rPr>
          </w:rPrChange>
        </w:rPr>
        <w:pPrChange w:id="4836" w:author="野草" w:date="2024-02-04T17:37:20Z">
          <w:pPr>
            <w:numPr>
              <w:ilvl w:val="0"/>
              <w:numId w:val="5"/>
            </w:numPr>
            <w:bidi w:val="0"/>
            <w:ind w:left="420" w:leftChars="0" w:hanging="420" w:firstLineChars="0"/>
          </w:pPr>
        </w:pPrChange>
      </w:pPr>
      <w:ins w:id="4840" w:author="野草" w:date="2024-02-05T09:30:33Z">
        <w:r>
          <w:rPr>
            <w:rFonts w:hint="eastAsia"/>
            <w:highlight w:val="cyan"/>
            <w:lang w:val="en-US" w:eastAsia="zh-CN"/>
          </w:rPr>
          <w:t xml:space="preserve">Furthermore, based on </w:t>
        </w:r>
      </w:ins>
      <w:ins w:id="4841" w:author="野草" w:date="2024-02-05T09:30:33Z">
        <w:r>
          <w:rPr>
            <w:rFonts w:hint="eastAsia"/>
            <w:highlight w:val="green"/>
            <w:lang w:val="en-US" w:eastAsia="zh-CN"/>
            <w:rPrChange w:id="4842" w:author="野草" w:date="2024-02-05T09:31:18Z">
              <w:rPr>
                <w:rFonts w:hint="eastAsia"/>
                <w:highlight w:val="cyan"/>
                <w:lang w:val="en-US" w:eastAsia="zh-CN"/>
              </w:rPr>
            </w:rPrChange>
          </w:rPr>
          <w:t>the outcomes</w:t>
        </w:r>
      </w:ins>
      <w:ins w:id="4843" w:author="野草" w:date="2024-02-05T09:30:33Z">
        <w:r>
          <w:rPr>
            <w:rFonts w:hint="eastAsia"/>
            <w:highlight w:val="cyan"/>
            <w:lang w:val="en-US" w:eastAsia="zh-CN"/>
          </w:rPr>
          <w:t xml:space="preserve"> of </w:t>
        </w:r>
      </w:ins>
      <w:ins w:id="4844" w:author="野草" w:date="2024-02-05T09:30:33Z">
        <w:r>
          <w:rPr>
            <w:rFonts w:hint="eastAsia"/>
            <w:highlight w:val="green"/>
            <w:lang w:val="en-US" w:eastAsia="zh-CN"/>
            <w:rPrChange w:id="4845" w:author="野草" w:date="2024-02-05T09:31:21Z">
              <w:rPr>
                <w:rFonts w:hint="eastAsia"/>
                <w:highlight w:val="cyan"/>
                <w:lang w:val="en-US" w:eastAsia="zh-CN"/>
              </w:rPr>
            </w:rPrChange>
          </w:rPr>
          <w:t>the BRT model</w:t>
        </w:r>
      </w:ins>
      <w:ins w:id="4846" w:author="野草" w:date="2024-02-05T09:30:33Z">
        <w:r>
          <w:rPr>
            <w:rFonts w:hint="eastAsia"/>
            <w:highlight w:val="cyan"/>
            <w:lang w:val="en-US" w:eastAsia="zh-CN"/>
          </w:rPr>
          <w:t xml:space="preserve">, the </w:t>
        </w:r>
      </w:ins>
      <w:ins w:id="4847" w:author="野草" w:date="2024-02-05T09:30:33Z">
        <w:r>
          <w:rPr>
            <w:rFonts w:hint="eastAsia"/>
            <w:highlight w:val="green"/>
            <w:lang w:val="en-US" w:eastAsia="zh-CN"/>
            <w:rPrChange w:id="4848" w:author="野草" w:date="2024-02-05T09:31:24Z">
              <w:rPr>
                <w:rFonts w:hint="eastAsia"/>
                <w:highlight w:val="cyan"/>
                <w:lang w:val="en-US" w:eastAsia="zh-CN"/>
              </w:rPr>
            </w:rPrChange>
          </w:rPr>
          <w:t>influen</w:t>
        </w:r>
      </w:ins>
      <w:ins w:id="4849" w:author="野草" w:date="2024-02-05T09:31:29Z">
        <w:r>
          <w:rPr>
            <w:rFonts w:hint="eastAsia"/>
            <w:highlight w:val="green"/>
            <w:lang w:val="en-US" w:eastAsia="zh-CN"/>
          </w:rPr>
          <w:t>cing</w:t>
        </w:r>
      </w:ins>
      <w:ins w:id="4850" w:author="野草" w:date="2024-02-05T09:30:33Z">
        <w:r>
          <w:rPr>
            <w:rFonts w:hint="eastAsia"/>
            <w:highlight w:val="green"/>
            <w:lang w:val="en-US" w:eastAsia="zh-CN"/>
            <w:rPrChange w:id="4851" w:author="野草" w:date="2024-02-05T09:31:24Z">
              <w:rPr>
                <w:rFonts w:hint="eastAsia"/>
                <w:highlight w:val="cyan"/>
                <w:lang w:val="en-US" w:eastAsia="zh-CN"/>
              </w:rPr>
            </w:rPrChange>
          </w:rPr>
          <w:t xml:space="preserve"> factors</w:t>
        </w:r>
      </w:ins>
      <w:ins w:id="4852" w:author="野草" w:date="2024-02-05T09:30:33Z">
        <w:r>
          <w:rPr>
            <w:rFonts w:hint="eastAsia"/>
            <w:highlight w:val="cyan"/>
            <w:lang w:val="en-US" w:eastAsia="zh-CN"/>
          </w:rPr>
          <w:t xml:space="preserve"> affecting river cooling </w:t>
        </w:r>
      </w:ins>
      <w:ins w:id="4853" w:author="野草" w:date="2024-02-05T09:30:33Z">
        <w:r>
          <w:rPr>
            <w:rFonts w:hint="eastAsia"/>
            <w:highlight w:val="green"/>
            <w:lang w:val="en-US" w:eastAsia="zh-CN"/>
            <w:rPrChange w:id="4854" w:author="野草" w:date="2024-02-05T09:31:36Z">
              <w:rPr>
                <w:rFonts w:hint="eastAsia"/>
                <w:highlight w:val="cyan"/>
                <w:lang w:val="en-US" w:eastAsia="zh-CN"/>
              </w:rPr>
            </w:rPrChange>
          </w:rPr>
          <w:t>exhibited specific ranges</w:t>
        </w:r>
      </w:ins>
      <w:ins w:id="4855" w:author="野草" w:date="2024-02-05T09:30:33Z">
        <w:r>
          <w:rPr>
            <w:rFonts w:hint="eastAsia"/>
            <w:highlight w:val="cyan"/>
            <w:lang w:val="en-US" w:eastAsia="zh-CN"/>
          </w:rPr>
          <w:t xml:space="preserve">. Therefore, </w:t>
        </w:r>
      </w:ins>
      <w:ins w:id="4856" w:author="野草" w:date="2024-02-05T09:30:33Z">
        <w:r>
          <w:rPr>
            <w:rFonts w:hint="eastAsia"/>
            <w:highlight w:val="green"/>
            <w:lang w:val="en-US" w:eastAsia="zh-CN"/>
            <w:rPrChange w:id="4857" w:author="野草" w:date="2024-02-05T09:31:42Z">
              <w:rPr>
                <w:rFonts w:hint="eastAsia"/>
                <w:highlight w:val="cyan"/>
                <w:lang w:val="en-US" w:eastAsia="zh-CN"/>
              </w:rPr>
            </w:rPrChange>
          </w:rPr>
          <w:t>the ranges</w:t>
        </w:r>
      </w:ins>
      <w:ins w:id="4858" w:author="野草" w:date="2024-02-05T09:30:33Z">
        <w:r>
          <w:rPr>
            <w:rFonts w:hint="eastAsia"/>
            <w:highlight w:val="cyan"/>
            <w:lang w:val="en-US" w:eastAsia="zh-CN"/>
          </w:rPr>
          <w:t xml:space="preserve"> within which </w:t>
        </w:r>
      </w:ins>
      <w:ins w:id="4859" w:author="野草" w:date="2024-02-05T09:30:33Z">
        <w:r>
          <w:rPr>
            <w:rFonts w:hint="eastAsia"/>
            <w:highlight w:val="green"/>
            <w:lang w:val="en-US" w:eastAsia="zh-CN"/>
            <w:rPrChange w:id="4860" w:author="野草" w:date="2024-02-05T09:31:47Z">
              <w:rPr>
                <w:rFonts w:hint="eastAsia"/>
                <w:highlight w:val="cyan"/>
                <w:lang w:val="en-US" w:eastAsia="zh-CN"/>
              </w:rPr>
            </w:rPrChange>
          </w:rPr>
          <w:t>various factors</w:t>
        </w:r>
      </w:ins>
      <w:ins w:id="4861" w:author="野草" w:date="2024-02-05T09:30:33Z">
        <w:r>
          <w:rPr>
            <w:rFonts w:hint="eastAsia"/>
            <w:highlight w:val="cyan"/>
            <w:lang w:val="en-US" w:eastAsia="zh-CN"/>
          </w:rPr>
          <w:t xml:space="preserve"> exert </w:t>
        </w:r>
      </w:ins>
      <w:ins w:id="4862" w:author="野草" w:date="2024-02-05T09:30:33Z">
        <w:r>
          <w:rPr>
            <w:rFonts w:hint="eastAsia"/>
            <w:highlight w:val="green"/>
            <w:lang w:val="en-US" w:eastAsia="zh-CN"/>
            <w:rPrChange w:id="4863" w:author="野草" w:date="2024-02-05T09:31:50Z">
              <w:rPr>
                <w:rFonts w:hint="eastAsia"/>
                <w:highlight w:val="cyan"/>
                <w:lang w:val="en-US" w:eastAsia="zh-CN"/>
              </w:rPr>
            </w:rPrChange>
          </w:rPr>
          <w:t>their influences</w:t>
        </w:r>
      </w:ins>
      <w:ins w:id="4864" w:author="野草" w:date="2024-02-05T09:30:48Z">
        <w:r>
          <w:rPr>
            <w:rFonts w:hint="eastAsia"/>
            <w:highlight w:val="cyan"/>
            <w:lang w:val="en-US" w:eastAsia="zh-CN"/>
          </w:rPr>
          <w:t xml:space="preserve"> </w:t>
        </w:r>
      </w:ins>
      <w:ins w:id="4865" w:author="野草" w:date="2024-02-05T09:30:49Z">
        <w:r>
          <w:rPr>
            <w:rFonts w:hint="eastAsia"/>
            <w:highlight w:val="cyan"/>
            <w:lang w:val="en-US" w:eastAsia="zh-CN"/>
          </w:rPr>
          <w:t>shou</w:t>
        </w:r>
      </w:ins>
      <w:ins w:id="4866" w:author="野草" w:date="2024-02-05T09:30:50Z">
        <w:r>
          <w:rPr>
            <w:rFonts w:hint="eastAsia"/>
            <w:highlight w:val="cyan"/>
            <w:lang w:val="en-US" w:eastAsia="zh-CN"/>
          </w:rPr>
          <w:t xml:space="preserve">ld be </w:t>
        </w:r>
      </w:ins>
      <w:ins w:id="4867" w:author="野草" w:date="2024-02-05T09:30:51Z">
        <w:r>
          <w:rPr>
            <w:rFonts w:hint="eastAsia"/>
            <w:highlight w:val="green"/>
            <w:lang w:val="en-US" w:eastAsia="zh-CN"/>
            <w:rPrChange w:id="4868" w:author="野草" w:date="2024-02-05T09:31:53Z">
              <w:rPr>
                <w:rFonts w:hint="eastAsia"/>
                <w:highlight w:val="cyan"/>
                <w:lang w:val="en-US" w:eastAsia="zh-CN"/>
              </w:rPr>
            </w:rPrChange>
          </w:rPr>
          <w:t>taken in</w:t>
        </w:r>
      </w:ins>
      <w:ins w:id="4869" w:author="野草" w:date="2024-02-05T09:30:52Z">
        <w:r>
          <w:rPr>
            <w:rFonts w:hint="eastAsia"/>
            <w:highlight w:val="green"/>
            <w:lang w:val="en-US" w:eastAsia="zh-CN"/>
            <w:rPrChange w:id="4870" w:author="野草" w:date="2024-02-05T09:31:53Z">
              <w:rPr>
                <w:rFonts w:hint="eastAsia"/>
                <w:highlight w:val="cyan"/>
                <w:lang w:val="en-US" w:eastAsia="zh-CN"/>
              </w:rPr>
            </w:rPrChange>
          </w:rPr>
          <w:t>t</w:t>
        </w:r>
      </w:ins>
      <w:ins w:id="4871" w:author="野草" w:date="2024-02-05T09:30:53Z">
        <w:r>
          <w:rPr>
            <w:rFonts w:hint="eastAsia"/>
            <w:highlight w:val="green"/>
            <w:lang w:val="en-US" w:eastAsia="zh-CN"/>
            <w:rPrChange w:id="4872" w:author="野草" w:date="2024-02-05T09:31:53Z">
              <w:rPr>
                <w:rFonts w:hint="eastAsia"/>
                <w:highlight w:val="cyan"/>
                <w:lang w:val="en-US" w:eastAsia="zh-CN"/>
              </w:rPr>
            </w:rPrChange>
          </w:rPr>
          <w:t>o acc</w:t>
        </w:r>
      </w:ins>
      <w:ins w:id="4873" w:author="野草" w:date="2024-02-05T09:30:54Z">
        <w:r>
          <w:rPr>
            <w:rFonts w:hint="eastAsia"/>
            <w:highlight w:val="green"/>
            <w:lang w:val="en-US" w:eastAsia="zh-CN"/>
            <w:rPrChange w:id="4874" w:author="野草" w:date="2024-02-05T09:31:53Z">
              <w:rPr>
                <w:rFonts w:hint="eastAsia"/>
                <w:highlight w:val="cyan"/>
                <w:lang w:val="en-US" w:eastAsia="zh-CN"/>
              </w:rPr>
            </w:rPrChange>
          </w:rPr>
          <w:t>ou</w:t>
        </w:r>
      </w:ins>
      <w:ins w:id="4875" w:author="野草" w:date="2024-02-05T09:30:55Z">
        <w:r>
          <w:rPr>
            <w:rFonts w:hint="eastAsia"/>
            <w:highlight w:val="green"/>
            <w:lang w:val="en-US" w:eastAsia="zh-CN"/>
            <w:rPrChange w:id="4876" w:author="野草" w:date="2024-02-05T09:31:53Z">
              <w:rPr>
                <w:rFonts w:hint="eastAsia"/>
                <w:highlight w:val="cyan"/>
                <w:lang w:val="en-US" w:eastAsia="zh-CN"/>
              </w:rPr>
            </w:rPrChange>
          </w:rPr>
          <w:t>n</w:t>
        </w:r>
      </w:ins>
      <w:ins w:id="4877" w:author="野草" w:date="2024-02-05T09:31:06Z">
        <w:r>
          <w:rPr>
            <w:rFonts w:hint="eastAsia"/>
            <w:highlight w:val="green"/>
            <w:lang w:val="en-US" w:eastAsia="zh-CN"/>
            <w:rPrChange w:id="4878" w:author="野草" w:date="2024-02-05T09:31:53Z">
              <w:rPr>
                <w:rFonts w:hint="eastAsia"/>
                <w:highlight w:val="cyan"/>
                <w:lang w:val="en-US" w:eastAsia="zh-CN"/>
              </w:rPr>
            </w:rPrChange>
          </w:rPr>
          <w:t>t</w:t>
        </w:r>
      </w:ins>
      <w:ins w:id="4879" w:author="野草" w:date="2024-02-05T09:31:08Z">
        <w:r>
          <w:rPr>
            <w:rFonts w:hint="eastAsia"/>
            <w:highlight w:val="cyan"/>
            <w:lang w:val="en-US" w:eastAsia="zh-CN"/>
          </w:rPr>
          <w:t xml:space="preserve">, </w:t>
        </w:r>
      </w:ins>
      <w:ins w:id="4880" w:author="野草" w:date="2024-02-05T09:31:09Z">
        <w:r>
          <w:rPr>
            <w:rFonts w:hint="eastAsia"/>
            <w:highlight w:val="cyan"/>
            <w:lang w:val="en-US" w:eastAsia="zh-CN"/>
          </w:rPr>
          <w:t xml:space="preserve">which </w:t>
        </w:r>
      </w:ins>
      <w:ins w:id="4881" w:author="野草" w:date="2024-02-05T09:31:10Z">
        <w:r>
          <w:rPr>
            <w:rFonts w:hint="eastAsia"/>
            <w:highlight w:val="cyan"/>
            <w:lang w:val="en-US" w:eastAsia="zh-CN"/>
          </w:rPr>
          <w:t xml:space="preserve">can </w:t>
        </w:r>
      </w:ins>
      <w:ins w:id="4882" w:author="野草" w:date="2024-02-05T09:31:11Z">
        <w:r>
          <w:rPr>
            <w:rFonts w:hint="eastAsia"/>
            <w:highlight w:val="green"/>
            <w:lang w:val="en-US" w:eastAsia="zh-CN"/>
            <w:rPrChange w:id="4883" w:author="野草" w:date="2024-02-05T09:31:57Z">
              <w:rPr>
                <w:rFonts w:hint="eastAsia"/>
                <w:highlight w:val="cyan"/>
                <w:lang w:val="en-US" w:eastAsia="zh-CN"/>
              </w:rPr>
            </w:rPrChange>
          </w:rPr>
          <w:t>cont</w:t>
        </w:r>
      </w:ins>
      <w:ins w:id="4884" w:author="野草" w:date="2024-02-05T09:31:12Z">
        <w:r>
          <w:rPr>
            <w:rFonts w:hint="eastAsia"/>
            <w:highlight w:val="green"/>
            <w:lang w:val="en-US" w:eastAsia="zh-CN"/>
            <w:rPrChange w:id="4885" w:author="野草" w:date="2024-02-05T09:31:57Z">
              <w:rPr>
                <w:rFonts w:hint="eastAsia"/>
                <w:highlight w:val="cyan"/>
                <w:lang w:val="en-US" w:eastAsia="zh-CN"/>
              </w:rPr>
            </w:rPrChange>
          </w:rPr>
          <w:t>ribut</w:t>
        </w:r>
      </w:ins>
      <w:ins w:id="4886" w:author="野草" w:date="2024-02-05T09:31:13Z">
        <w:r>
          <w:rPr>
            <w:rFonts w:hint="eastAsia"/>
            <w:highlight w:val="green"/>
            <w:lang w:val="en-US" w:eastAsia="zh-CN"/>
            <w:rPrChange w:id="4887" w:author="野草" w:date="2024-02-05T09:31:57Z">
              <w:rPr>
                <w:rFonts w:hint="eastAsia"/>
                <w:highlight w:val="cyan"/>
                <w:lang w:val="en-US" w:eastAsia="zh-CN"/>
              </w:rPr>
            </w:rPrChange>
          </w:rPr>
          <w:t>e</w:t>
        </w:r>
      </w:ins>
      <w:ins w:id="4888" w:author="野草" w:date="2024-02-05T09:30:33Z">
        <w:r>
          <w:rPr>
            <w:rFonts w:hint="eastAsia"/>
            <w:highlight w:val="green"/>
            <w:lang w:val="en-US" w:eastAsia="zh-CN"/>
            <w:rPrChange w:id="4889" w:author="野草" w:date="2024-02-05T09:31:57Z">
              <w:rPr>
                <w:rFonts w:hint="eastAsia"/>
                <w:highlight w:val="cyan"/>
                <w:lang w:val="en-US" w:eastAsia="zh-CN"/>
              </w:rPr>
            </w:rPrChange>
          </w:rPr>
          <w:t xml:space="preserve"> to</w:t>
        </w:r>
      </w:ins>
      <w:ins w:id="4890" w:author="野草" w:date="2024-02-05T09:30:33Z">
        <w:r>
          <w:rPr>
            <w:rFonts w:hint="eastAsia"/>
            <w:highlight w:val="cyan"/>
            <w:lang w:val="en-US" w:eastAsia="zh-CN"/>
          </w:rPr>
          <w:t xml:space="preserve"> a more effective </w:t>
        </w:r>
      </w:ins>
      <w:ins w:id="4891" w:author="野草" w:date="2024-02-05T09:30:33Z">
        <w:r>
          <w:rPr>
            <w:rFonts w:hint="eastAsia"/>
            <w:highlight w:val="green"/>
            <w:lang w:val="en-US" w:eastAsia="zh-CN"/>
            <w:rPrChange w:id="4892" w:author="野草" w:date="2024-02-05T09:32:00Z">
              <w:rPr>
                <w:rFonts w:hint="eastAsia"/>
                <w:highlight w:val="cyan"/>
                <w:lang w:val="en-US" w:eastAsia="zh-CN"/>
              </w:rPr>
            </w:rPrChange>
          </w:rPr>
          <w:t>implementation</w:t>
        </w:r>
      </w:ins>
      <w:ins w:id="4893" w:author="野草" w:date="2024-02-05T09:30:33Z">
        <w:r>
          <w:rPr>
            <w:rFonts w:hint="eastAsia"/>
            <w:highlight w:val="cyan"/>
            <w:lang w:val="en-US" w:eastAsia="zh-CN"/>
          </w:rPr>
          <w:t xml:space="preserve"> of </w:t>
        </w:r>
      </w:ins>
      <w:ins w:id="4894" w:author="野草" w:date="2024-02-05T09:30:33Z">
        <w:r>
          <w:rPr>
            <w:rFonts w:hint="eastAsia"/>
            <w:highlight w:val="green"/>
            <w:lang w:val="en-US" w:eastAsia="zh-CN"/>
            <w:rPrChange w:id="4895" w:author="野草" w:date="2024-02-05T09:32:03Z">
              <w:rPr>
                <w:rFonts w:hint="eastAsia"/>
                <w:highlight w:val="cyan"/>
                <w:lang w:val="en-US" w:eastAsia="zh-CN"/>
              </w:rPr>
            </w:rPrChange>
          </w:rPr>
          <w:t>river cooling measures</w:t>
        </w:r>
      </w:ins>
      <w:ins w:id="4896" w:author="野草" w:date="2024-02-05T09:32:07Z">
        <w:r>
          <w:rPr>
            <w:rFonts w:hint="eastAsia"/>
            <w:highlight w:val="cyan"/>
            <w:lang w:val="en-US" w:eastAsia="zh-CN"/>
            <w:rPrChange w:id="4897" w:author="野草" w:date="2024-02-05T09:32:45Z">
              <w:rPr>
                <w:rFonts w:hint="eastAsia"/>
                <w:highlight w:val="green"/>
                <w:lang w:val="en-US" w:eastAsia="zh-CN"/>
              </w:rPr>
            </w:rPrChange>
          </w:rPr>
          <w:t>.</w:t>
        </w:r>
      </w:ins>
      <w:del w:id="4898" w:author="野草" w:date="2024-02-05T00:11:13Z">
        <w:r>
          <w:rPr>
            <w:rFonts w:hint="eastAsia"/>
            <w:highlight w:val="cyan"/>
            <w:lang w:val="en-US" w:eastAsia="zh-CN"/>
            <w:rPrChange w:id="4899" w:author="野草" w:date="2024-02-05T00:11:21Z">
              <w:rPr>
                <w:rFonts w:hint="eastAsia"/>
                <w:highlight w:val="none"/>
                <w:lang w:val="en-US" w:eastAsia="zh-CN"/>
              </w:rPr>
            </w:rPrChange>
          </w:rPr>
          <w:delText>Furthermore, based on the results of the BRT model, the impact of important factors on river cooling occurs within specific ranges.</w:delText>
        </w:r>
      </w:del>
    </w:p>
    <w:p>
      <w:pPr>
        <w:numPr>
          <w:ilvl w:val="-1"/>
          <w:numId w:val="0"/>
        </w:numPr>
        <w:bidi w:val="0"/>
        <w:ind w:left="0" w:leftChars="0" w:firstLine="0" w:firstLineChars="0"/>
        <w:rPr>
          <w:rFonts w:hint="eastAsia"/>
          <w:highlight w:val="cyan"/>
          <w:lang w:val="en-US" w:eastAsia="zh-CN"/>
          <w:rPrChange w:id="4901" w:author="野草" w:date="2024-02-05T00:11:21Z">
            <w:rPr>
              <w:rFonts w:hint="eastAsia"/>
              <w:highlight w:val="none"/>
              <w:lang w:val="en-US" w:eastAsia="zh-CN"/>
            </w:rPr>
          </w:rPrChange>
        </w:rPr>
        <w:pPrChange w:id="4900" w:author="野草" w:date="2024-02-04T17:37:22Z">
          <w:pPr>
            <w:numPr>
              <w:ilvl w:val="0"/>
              <w:numId w:val="5"/>
            </w:numPr>
            <w:bidi w:val="0"/>
            <w:ind w:left="420" w:leftChars="0" w:hanging="420" w:firstLineChars="0"/>
          </w:pPr>
        </w:pPrChange>
      </w:pPr>
      <w:del w:id="4902" w:author="野草" w:date="2024-02-05T00:11:13Z">
        <w:r>
          <w:rPr>
            <w:rFonts w:hint="eastAsia"/>
            <w:highlight w:val="cyan"/>
            <w:lang w:val="en-US" w:eastAsia="zh-CN"/>
            <w:rPrChange w:id="4903" w:author="野草" w:date="2024-02-05T00:11:21Z">
              <w:rPr>
                <w:rFonts w:hint="eastAsia"/>
                <w:highlight w:val="none"/>
                <w:lang w:val="en-US" w:eastAsia="zh-CN"/>
              </w:rPr>
            </w:rPrChange>
          </w:rPr>
          <w:delText>Therefore, considerations in urban planning should account for the ranges in which different factors take effects to more effectively implement river cooling measure</w:delText>
        </w:r>
      </w:del>
      <w:del w:id="4904" w:author="野草" w:date="2024-02-05T00:11:15Z">
        <w:r>
          <w:rPr>
            <w:rFonts w:hint="eastAsia"/>
            <w:highlight w:val="cyan"/>
            <w:lang w:val="en-US" w:eastAsia="zh-CN"/>
            <w:rPrChange w:id="4905" w:author="野草" w:date="2024-02-05T00:11:21Z">
              <w:rPr>
                <w:rFonts w:hint="eastAsia"/>
                <w:highlight w:val="none"/>
                <w:lang w:val="en-US" w:eastAsia="zh-CN"/>
              </w:rPr>
            </w:rPrChange>
          </w:rPr>
          <w:delText>s.</w:delText>
        </w:r>
      </w:del>
    </w:p>
    <w:p>
      <w:pPr>
        <w:pStyle w:val="4"/>
        <w:numPr>
          <w:ilvl w:val="1"/>
          <w:numId w:val="2"/>
        </w:numPr>
        <w:bidi w:val="0"/>
        <w:rPr>
          <w:del w:id="4906" w:author="野草" w:date="2024-02-05T09:49:45Z"/>
          <w:rFonts w:hint="default"/>
          <w:highlight w:val="none"/>
          <w:lang w:val="en-US" w:eastAsia="zh-CN"/>
        </w:rPr>
      </w:pPr>
      <w:r>
        <w:rPr>
          <w:rFonts w:hint="eastAsia"/>
          <w:highlight w:val="none"/>
          <w:lang w:val="en-US" w:eastAsia="zh-CN"/>
        </w:rPr>
        <w:t>Limitations of this study and future work</w:t>
      </w:r>
    </w:p>
    <w:p>
      <w:pPr>
        <w:pStyle w:val="4"/>
        <w:numPr>
          <w:ilvl w:val="1"/>
          <w:numId w:val="2"/>
        </w:numPr>
        <w:ind w:left="420" w:leftChars="0" w:hanging="420" w:firstLineChars="0"/>
        <w:rPr>
          <w:ins w:id="4908" w:author="野草" w:date="2024-02-05T09:49:40Z"/>
          <w:rFonts w:hint="eastAsia"/>
          <w:highlight w:val="none"/>
          <w:lang w:val="en-US" w:eastAsia="zh-CN"/>
        </w:rPr>
        <w:pPrChange w:id="4907" w:author="野草" w:date="2024-02-05T09:49:45Z">
          <w:pPr>
            <w:numPr>
              <w:ilvl w:val="0"/>
              <w:numId w:val="4"/>
            </w:numPr>
            <w:ind w:left="420" w:leftChars="0" w:hanging="420" w:firstLineChars="0"/>
          </w:pPr>
        </w:pPrChange>
      </w:pPr>
    </w:p>
    <w:p>
      <w:pPr>
        <w:numPr>
          <w:ilvl w:val="-1"/>
          <w:numId w:val="0"/>
        </w:numPr>
        <w:ind w:left="0" w:leftChars="0" w:firstLine="0" w:firstLineChars="0"/>
        <w:rPr>
          <w:ins w:id="4910" w:author="野草" w:date="2024-02-05T09:49:42Z"/>
          <w:rFonts w:hint="eastAsia"/>
          <w:highlight w:val="green"/>
          <w:lang w:val="en-US" w:eastAsia="zh-CN"/>
          <w:rPrChange w:id="4911" w:author="野草" w:date="2024-02-05T09:58:02Z">
            <w:rPr>
              <w:ins w:id="4912" w:author="野草" w:date="2024-02-05T09:49:42Z"/>
              <w:rFonts w:hint="eastAsia"/>
              <w:highlight w:val="none"/>
              <w:lang w:val="en-US" w:eastAsia="zh-CN"/>
            </w:rPr>
          </w:rPrChange>
        </w:rPr>
        <w:pPrChange w:id="4909" w:author="野草" w:date="2024-02-05T09:33:10Z">
          <w:pPr>
            <w:numPr>
              <w:ilvl w:val="0"/>
              <w:numId w:val="4"/>
            </w:numPr>
            <w:ind w:left="420" w:leftChars="0" w:hanging="420" w:firstLineChars="0"/>
          </w:pPr>
        </w:pPrChange>
      </w:pPr>
      <w:ins w:id="4913" w:author="野草" w:date="2024-02-05T09:49:41Z">
        <w:r>
          <w:rPr>
            <w:rFonts w:hint="eastAsia"/>
            <w:highlight w:val="green"/>
            <w:lang w:val="en-US" w:eastAsia="zh-CN"/>
            <w:rPrChange w:id="4914" w:author="野草" w:date="2024-02-05T09:58:02Z">
              <w:rPr>
                <w:rFonts w:hint="eastAsia"/>
                <w:highlight w:val="none"/>
                <w:lang w:val="en-US" w:eastAsia="zh-CN"/>
              </w:rPr>
            </w:rPrChange>
          </w:rPr>
          <w:t>【</w:t>
        </w:r>
      </w:ins>
      <w:ins w:id="4915" w:author="野草" w:date="2024-02-05T09:57:58Z">
        <w:r>
          <w:rPr>
            <w:rFonts w:hint="eastAsia"/>
            <w:highlight w:val="green"/>
            <w:lang w:val="en-US" w:eastAsia="zh-CN"/>
            <w:rPrChange w:id="4916" w:author="野草" w:date="2024-02-05T09:58:02Z">
              <w:rPr>
                <w:rFonts w:hint="eastAsia"/>
                <w:highlight w:val="none"/>
                <w:lang w:val="en-US" w:eastAsia="zh-CN"/>
              </w:rPr>
            </w:rPrChange>
          </w:rPr>
          <w:t>up</w:t>
        </w:r>
      </w:ins>
      <w:ins w:id="4917" w:author="野草" w:date="2024-02-05T09:54:58Z">
        <w:r>
          <w:rPr>
            <w:rFonts w:hint="eastAsia"/>
            <w:highlight w:val="green"/>
            <w:lang w:val="en-US" w:eastAsia="zh-CN"/>
          </w:rPr>
          <w:t>2024 0205 09:</w:t>
        </w:r>
      </w:ins>
      <w:ins w:id="4918" w:author="野草" w:date="2024-02-05T09:55:00Z">
        <w:r>
          <w:rPr>
            <w:rFonts w:hint="eastAsia"/>
            <w:highlight w:val="green"/>
            <w:lang w:val="en-US" w:eastAsia="zh-CN"/>
          </w:rPr>
          <w:t>5</w:t>
        </w:r>
      </w:ins>
      <w:ins w:id="4919" w:author="野草" w:date="2024-02-05T09:59:39Z">
        <w:r>
          <w:rPr>
            <w:rFonts w:hint="eastAsia"/>
            <w:highlight w:val="green"/>
            <w:lang w:val="en-US" w:eastAsia="zh-CN"/>
          </w:rPr>
          <w:t>9</w:t>
        </w:r>
      </w:ins>
      <w:ins w:id="4920" w:author="野草" w:date="2024-02-05T09:49:41Z">
        <w:r>
          <w:rPr>
            <w:rFonts w:hint="eastAsia"/>
            <w:highlight w:val="green"/>
            <w:lang w:val="en-US" w:eastAsia="zh-CN"/>
            <w:rPrChange w:id="4921" w:author="野草" w:date="2024-02-05T09:58:02Z">
              <w:rPr>
                <w:rFonts w:hint="eastAsia"/>
                <w:highlight w:val="none"/>
                <w:lang w:val="en-US" w:eastAsia="zh-CN"/>
              </w:rPr>
            </w:rPrChange>
          </w:rPr>
          <w:t>】</w:t>
        </w:r>
      </w:ins>
    </w:p>
    <w:p>
      <w:pPr>
        <w:numPr>
          <w:ilvl w:val="-1"/>
          <w:numId w:val="0"/>
        </w:numPr>
        <w:ind w:left="0" w:leftChars="0" w:firstLine="0" w:firstLineChars="0"/>
        <w:rPr>
          <w:del w:id="4923" w:author="野草" w:date="2024-02-05T09:34:34Z"/>
          <w:rFonts w:hint="eastAsia"/>
          <w:highlight w:val="cyan"/>
          <w:lang w:val="en-US" w:eastAsia="zh-CN"/>
          <w:rPrChange w:id="4924" w:author="野草" w:date="2024-02-05T09:54:54Z">
            <w:rPr>
              <w:del w:id="4925" w:author="野草" w:date="2024-02-05T09:34:34Z"/>
              <w:rFonts w:hint="eastAsia"/>
              <w:highlight w:val="none"/>
              <w:lang w:val="en-US" w:eastAsia="zh-CN"/>
            </w:rPr>
          </w:rPrChange>
        </w:rPr>
        <w:pPrChange w:id="4922" w:author="野草" w:date="2024-02-05T09:33:10Z">
          <w:pPr>
            <w:numPr>
              <w:ilvl w:val="0"/>
              <w:numId w:val="4"/>
            </w:numPr>
            <w:ind w:left="420" w:leftChars="0" w:hanging="420" w:firstLineChars="0"/>
          </w:pPr>
        </w:pPrChange>
      </w:pPr>
      <w:ins w:id="4926" w:author="野草" w:date="2024-02-05T09:34:34Z">
        <w:r>
          <w:rPr>
            <w:rFonts w:hint="eastAsia"/>
            <w:highlight w:val="cyan"/>
            <w:lang w:val="en-US" w:eastAsia="zh-CN"/>
            <w:rPrChange w:id="4927" w:author="野草" w:date="2024-02-05T09:54:54Z">
              <w:rPr>
                <w:rFonts w:hint="eastAsia"/>
                <w:highlight w:val="none"/>
                <w:lang w:val="en-US" w:eastAsia="zh-CN"/>
              </w:rPr>
            </w:rPrChange>
          </w:rPr>
          <w:t xml:space="preserve">This study has </w:t>
        </w:r>
      </w:ins>
      <w:ins w:id="4928" w:author="野草" w:date="2024-02-05T09:34:34Z">
        <w:r>
          <w:rPr>
            <w:rFonts w:hint="eastAsia"/>
            <w:highlight w:val="green"/>
            <w:lang w:val="en-US" w:eastAsia="zh-CN"/>
            <w:rPrChange w:id="4929" w:author="野草" w:date="2024-02-05T09:55:04Z">
              <w:rPr>
                <w:rFonts w:hint="eastAsia"/>
                <w:highlight w:val="none"/>
                <w:lang w:val="en-US" w:eastAsia="zh-CN"/>
              </w:rPr>
            </w:rPrChange>
          </w:rPr>
          <w:t>certain limitations</w:t>
        </w:r>
      </w:ins>
      <w:ins w:id="4930" w:author="野草" w:date="2024-02-05T09:34:34Z">
        <w:r>
          <w:rPr>
            <w:rFonts w:hint="eastAsia"/>
            <w:highlight w:val="cyan"/>
            <w:lang w:val="en-US" w:eastAsia="zh-CN"/>
            <w:rPrChange w:id="4931" w:author="野草" w:date="2024-02-05T09:54:54Z">
              <w:rPr>
                <w:rFonts w:hint="eastAsia"/>
                <w:highlight w:val="none"/>
                <w:lang w:val="en-US" w:eastAsia="zh-CN"/>
              </w:rPr>
            </w:rPrChange>
          </w:rPr>
          <w:t xml:space="preserve">. Situated in </w:t>
        </w:r>
      </w:ins>
      <w:ins w:id="4932" w:author="野草" w:date="2024-02-05T09:34:34Z">
        <w:r>
          <w:rPr>
            <w:rFonts w:hint="eastAsia"/>
            <w:highlight w:val="green"/>
            <w:lang w:val="en-US" w:eastAsia="zh-CN"/>
            <w:rPrChange w:id="4933" w:author="野草" w:date="2024-02-05T09:55:07Z">
              <w:rPr>
                <w:rFonts w:hint="eastAsia"/>
                <w:highlight w:val="none"/>
                <w:lang w:val="en-US" w:eastAsia="zh-CN"/>
              </w:rPr>
            </w:rPrChange>
          </w:rPr>
          <w:t>the Sichuan basin</w:t>
        </w:r>
      </w:ins>
      <w:ins w:id="4934" w:author="野草" w:date="2024-02-05T09:34:34Z">
        <w:r>
          <w:rPr>
            <w:rFonts w:hint="eastAsia"/>
            <w:highlight w:val="cyan"/>
            <w:lang w:val="en-US" w:eastAsia="zh-CN"/>
            <w:rPrChange w:id="4935" w:author="野草" w:date="2024-02-05T09:54:54Z">
              <w:rPr>
                <w:rFonts w:hint="eastAsia"/>
                <w:highlight w:val="none"/>
                <w:lang w:val="en-US" w:eastAsia="zh-CN"/>
              </w:rPr>
            </w:rPrChange>
          </w:rPr>
          <w:t xml:space="preserve">, Chongqing experiences </w:t>
        </w:r>
      </w:ins>
      <w:ins w:id="4936" w:author="野草" w:date="2024-02-05T09:34:34Z">
        <w:r>
          <w:rPr>
            <w:rFonts w:hint="eastAsia"/>
            <w:highlight w:val="green"/>
            <w:lang w:val="en-US" w:eastAsia="zh-CN"/>
            <w:rPrChange w:id="4937" w:author="野草" w:date="2024-02-05T09:55:15Z">
              <w:rPr>
                <w:rFonts w:hint="eastAsia"/>
                <w:highlight w:val="none"/>
                <w:lang w:val="en-US" w:eastAsia="zh-CN"/>
              </w:rPr>
            </w:rPrChange>
          </w:rPr>
          <w:t>significantly lower</w:t>
        </w:r>
      </w:ins>
      <w:ins w:id="4938" w:author="野草" w:date="2024-02-05T09:34:34Z">
        <w:r>
          <w:rPr>
            <w:rFonts w:hint="eastAsia"/>
            <w:highlight w:val="cyan"/>
            <w:lang w:val="en-US" w:eastAsia="zh-CN"/>
            <w:rPrChange w:id="4939" w:author="野草" w:date="2024-02-05T09:54:54Z">
              <w:rPr>
                <w:rFonts w:hint="eastAsia"/>
                <w:highlight w:val="none"/>
                <w:lang w:val="en-US" w:eastAsia="zh-CN"/>
              </w:rPr>
            </w:rPrChange>
          </w:rPr>
          <w:t xml:space="preserve"> average </w:t>
        </w:r>
      </w:ins>
      <w:ins w:id="4940" w:author="野草" w:date="2024-02-05T09:34:34Z">
        <w:r>
          <w:rPr>
            <w:rFonts w:hint="eastAsia"/>
            <w:highlight w:val="green"/>
            <w:lang w:val="en-US" w:eastAsia="zh-CN"/>
            <w:rPrChange w:id="4941" w:author="野草" w:date="2024-02-05T09:55:19Z">
              <w:rPr>
                <w:rFonts w:hint="eastAsia"/>
                <w:highlight w:val="none"/>
                <w:lang w:val="en-US" w:eastAsia="zh-CN"/>
              </w:rPr>
            </w:rPrChange>
          </w:rPr>
          <w:t>wind speed</w:t>
        </w:r>
      </w:ins>
      <w:ins w:id="4942" w:author="野草" w:date="2024-02-05T09:34:34Z">
        <w:r>
          <w:rPr>
            <w:rFonts w:hint="eastAsia"/>
            <w:highlight w:val="cyan"/>
            <w:lang w:val="en-US" w:eastAsia="zh-CN"/>
            <w:rPrChange w:id="4943" w:author="野草" w:date="2024-02-05T09:54:54Z">
              <w:rPr>
                <w:rFonts w:hint="eastAsia"/>
                <w:highlight w:val="none"/>
                <w:lang w:val="en-US" w:eastAsia="zh-CN"/>
              </w:rPr>
            </w:rPrChange>
          </w:rPr>
          <w:t xml:space="preserve"> compared to </w:t>
        </w:r>
      </w:ins>
      <w:ins w:id="4944" w:author="野草" w:date="2024-02-05T09:34:34Z">
        <w:r>
          <w:rPr>
            <w:rFonts w:hint="eastAsia"/>
            <w:highlight w:val="green"/>
            <w:lang w:val="en-US" w:eastAsia="zh-CN"/>
            <w:rPrChange w:id="4945" w:author="野草" w:date="2024-02-05T09:55:27Z">
              <w:rPr>
                <w:rFonts w:hint="eastAsia"/>
                <w:highlight w:val="none"/>
                <w:lang w:val="en-US" w:eastAsia="zh-CN"/>
              </w:rPr>
            </w:rPrChange>
          </w:rPr>
          <w:t>other cities</w:t>
        </w:r>
      </w:ins>
      <w:ins w:id="4946" w:author="野草" w:date="2024-02-05T09:34:34Z">
        <w:r>
          <w:rPr>
            <w:rFonts w:hint="eastAsia"/>
            <w:highlight w:val="cyan"/>
            <w:lang w:val="en-US" w:eastAsia="zh-CN"/>
            <w:rPrChange w:id="4947" w:author="野草" w:date="2024-02-05T09:54:54Z">
              <w:rPr>
                <w:rFonts w:hint="eastAsia"/>
                <w:highlight w:val="none"/>
                <w:lang w:val="en-US" w:eastAsia="zh-CN"/>
              </w:rPr>
            </w:rPrChange>
          </w:rPr>
          <w:t xml:space="preserve"> </w:t>
        </w:r>
      </w:ins>
      <w:ins w:id="4948" w:author="野草" w:date="2024-02-05T09:55:35Z">
        <w:r>
          <w:rPr>
            <w:rFonts w:hint="eastAsia"/>
            <w:highlight w:val="cyan"/>
            <w:lang w:val="en-US" w:eastAsia="zh-CN"/>
          </w:rPr>
          <w:t>over th</w:t>
        </w:r>
      </w:ins>
      <w:ins w:id="4949" w:author="野草" w:date="2024-02-05T09:55:36Z">
        <w:r>
          <w:rPr>
            <w:rFonts w:hint="eastAsia"/>
            <w:highlight w:val="cyan"/>
            <w:lang w:val="en-US" w:eastAsia="zh-CN"/>
          </w:rPr>
          <w:t>e worl</w:t>
        </w:r>
      </w:ins>
      <w:ins w:id="4950" w:author="野草" w:date="2024-02-05T09:55:37Z">
        <w:r>
          <w:rPr>
            <w:rFonts w:hint="eastAsia"/>
            <w:highlight w:val="cyan"/>
            <w:lang w:val="en-US" w:eastAsia="zh-CN"/>
          </w:rPr>
          <w:t>d</w:t>
        </w:r>
      </w:ins>
      <w:ins w:id="4951" w:author="野草" w:date="2024-02-05T09:34:34Z">
        <w:r>
          <w:rPr>
            <w:rFonts w:hint="eastAsia"/>
            <w:highlight w:val="cyan"/>
            <w:lang w:val="en-US" w:eastAsia="zh-CN"/>
            <w:rPrChange w:id="4952" w:author="野草" w:date="2024-02-05T09:54:54Z">
              <w:rPr>
                <w:rFonts w:hint="eastAsia"/>
                <w:highlight w:val="none"/>
                <w:lang w:val="en-US" w:eastAsia="zh-CN"/>
              </w:rPr>
            </w:rPrChange>
          </w:rPr>
          <w:t xml:space="preserve">. </w:t>
        </w:r>
      </w:ins>
      <w:ins w:id="4953" w:author="野草" w:date="2024-02-05T09:34:34Z">
        <w:r>
          <w:rPr>
            <w:rFonts w:hint="eastAsia"/>
            <w:highlight w:val="green"/>
            <w:lang w:val="en-US" w:eastAsia="zh-CN"/>
            <w:rPrChange w:id="4954" w:author="野草" w:date="2024-02-05T09:55:43Z">
              <w:rPr>
                <w:rFonts w:hint="eastAsia"/>
                <w:highlight w:val="none"/>
                <w:lang w:val="en-US" w:eastAsia="zh-CN"/>
              </w:rPr>
            </w:rPrChange>
          </w:rPr>
          <w:t>As a result</w:t>
        </w:r>
      </w:ins>
      <w:ins w:id="4955" w:author="野草" w:date="2024-02-05T09:34:34Z">
        <w:r>
          <w:rPr>
            <w:rFonts w:hint="eastAsia"/>
            <w:highlight w:val="cyan"/>
            <w:lang w:val="en-US" w:eastAsia="zh-CN"/>
            <w:rPrChange w:id="4956" w:author="野草" w:date="2024-02-05T09:54:54Z">
              <w:rPr>
                <w:rFonts w:hint="eastAsia"/>
                <w:highlight w:val="none"/>
                <w:lang w:val="en-US" w:eastAsia="zh-CN"/>
              </w:rPr>
            </w:rPrChange>
          </w:rPr>
          <w:t xml:space="preserve">, the impacts of </w:t>
        </w:r>
      </w:ins>
      <w:ins w:id="4957" w:author="野草" w:date="2024-02-05T09:34:34Z">
        <w:r>
          <w:rPr>
            <w:rFonts w:hint="eastAsia"/>
            <w:highlight w:val="green"/>
            <w:lang w:val="en-US" w:eastAsia="zh-CN"/>
            <w:rPrChange w:id="4958" w:author="野草" w:date="2024-02-05T09:55:47Z">
              <w:rPr>
                <w:rFonts w:hint="eastAsia"/>
                <w:highlight w:val="none"/>
                <w:lang w:val="en-US" w:eastAsia="zh-CN"/>
              </w:rPr>
            </w:rPrChange>
          </w:rPr>
          <w:t>wind speed</w:t>
        </w:r>
      </w:ins>
      <w:ins w:id="4959" w:author="野草" w:date="2024-02-05T09:34:34Z">
        <w:r>
          <w:rPr>
            <w:rFonts w:hint="eastAsia"/>
            <w:highlight w:val="cyan"/>
            <w:lang w:val="en-US" w:eastAsia="zh-CN"/>
            <w:rPrChange w:id="4960" w:author="野草" w:date="2024-02-05T09:54:54Z">
              <w:rPr>
                <w:rFonts w:hint="eastAsia"/>
                <w:highlight w:val="none"/>
                <w:lang w:val="en-US" w:eastAsia="zh-CN"/>
              </w:rPr>
            </w:rPrChange>
          </w:rPr>
          <w:t xml:space="preserve"> and </w:t>
        </w:r>
      </w:ins>
      <w:ins w:id="4961" w:author="野草" w:date="2024-02-05T09:34:34Z">
        <w:r>
          <w:rPr>
            <w:rFonts w:hint="eastAsia"/>
            <w:highlight w:val="green"/>
            <w:lang w:val="en-US" w:eastAsia="zh-CN"/>
            <w:rPrChange w:id="4962" w:author="野草" w:date="2024-02-05T09:55:52Z">
              <w:rPr>
                <w:rFonts w:hint="eastAsia"/>
                <w:highlight w:val="none"/>
                <w:lang w:val="en-US" w:eastAsia="zh-CN"/>
              </w:rPr>
            </w:rPrChange>
          </w:rPr>
          <w:t>wind direction</w:t>
        </w:r>
      </w:ins>
      <w:ins w:id="4963" w:author="野草" w:date="2024-02-05T09:34:34Z">
        <w:r>
          <w:rPr>
            <w:rFonts w:hint="eastAsia"/>
            <w:highlight w:val="cyan"/>
            <w:lang w:val="en-US" w:eastAsia="zh-CN"/>
            <w:rPrChange w:id="4964" w:author="野草" w:date="2024-02-05T09:54:54Z">
              <w:rPr>
                <w:rFonts w:hint="eastAsia"/>
                <w:highlight w:val="none"/>
                <w:lang w:val="en-US" w:eastAsia="zh-CN"/>
              </w:rPr>
            </w:rPrChange>
          </w:rPr>
          <w:t xml:space="preserve"> on </w:t>
        </w:r>
      </w:ins>
      <w:ins w:id="4965" w:author="野草" w:date="2024-02-05T09:34:34Z">
        <w:r>
          <w:rPr>
            <w:rFonts w:hint="eastAsia"/>
            <w:highlight w:val="green"/>
            <w:lang w:val="en-US" w:eastAsia="zh-CN"/>
            <w:rPrChange w:id="4966" w:author="野草" w:date="2024-02-05T09:55:56Z">
              <w:rPr>
                <w:rFonts w:hint="eastAsia"/>
                <w:highlight w:val="none"/>
                <w:lang w:val="en-US" w:eastAsia="zh-CN"/>
              </w:rPr>
            </w:rPrChange>
          </w:rPr>
          <w:t>river cooling effects</w:t>
        </w:r>
      </w:ins>
      <w:ins w:id="4967" w:author="野草" w:date="2024-02-05T09:34:34Z">
        <w:r>
          <w:rPr>
            <w:rFonts w:hint="eastAsia"/>
            <w:highlight w:val="cyan"/>
            <w:lang w:val="en-US" w:eastAsia="zh-CN"/>
            <w:rPrChange w:id="4968" w:author="野草" w:date="2024-02-05T09:54:54Z">
              <w:rPr>
                <w:rFonts w:hint="eastAsia"/>
                <w:highlight w:val="none"/>
                <w:lang w:val="en-US" w:eastAsia="zh-CN"/>
              </w:rPr>
            </w:rPrChange>
          </w:rPr>
          <w:t xml:space="preserve"> have not been </w:t>
        </w:r>
      </w:ins>
      <w:ins w:id="4969" w:author="野草" w:date="2024-02-05T09:34:34Z">
        <w:r>
          <w:rPr>
            <w:rFonts w:hint="eastAsia"/>
            <w:highlight w:val="green"/>
            <w:lang w:val="en-US" w:eastAsia="zh-CN"/>
            <w:rPrChange w:id="4970" w:author="野草" w:date="2024-02-05T09:56:06Z">
              <w:rPr>
                <w:rFonts w:hint="eastAsia"/>
                <w:highlight w:val="none"/>
                <w:lang w:val="en-US" w:eastAsia="zh-CN"/>
              </w:rPr>
            </w:rPrChange>
          </w:rPr>
          <w:t>comprehensively addressed</w:t>
        </w:r>
      </w:ins>
      <w:ins w:id="4971" w:author="野草" w:date="2024-02-05T09:34:34Z">
        <w:r>
          <w:rPr>
            <w:rFonts w:hint="eastAsia"/>
            <w:highlight w:val="cyan"/>
            <w:lang w:val="en-US" w:eastAsia="zh-CN"/>
            <w:rPrChange w:id="4972" w:author="野草" w:date="2024-02-05T09:54:54Z">
              <w:rPr>
                <w:rFonts w:hint="eastAsia"/>
                <w:highlight w:val="none"/>
                <w:lang w:val="en-US" w:eastAsia="zh-CN"/>
              </w:rPr>
            </w:rPrChange>
          </w:rPr>
          <w:t xml:space="preserve"> in this study. </w:t>
        </w:r>
      </w:ins>
      <w:ins w:id="4973" w:author="野草" w:date="2024-02-05T09:34:34Z">
        <w:r>
          <w:rPr>
            <w:rFonts w:hint="eastAsia"/>
            <w:highlight w:val="green"/>
            <w:u w:val="single"/>
            <w:lang w:val="en-US" w:eastAsia="zh-CN"/>
            <w:rPrChange w:id="4974" w:author="野草" w:date="2024-02-05T09:56:23Z">
              <w:rPr>
                <w:rFonts w:hint="eastAsia"/>
                <w:highlight w:val="none"/>
                <w:lang w:val="en-US" w:eastAsia="zh-CN"/>
              </w:rPr>
            </w:rPrChange>
          </w:rPr>
          <w:t>Future research endeavors</w:t>
        </w:r>
      </w:ins>
      <w:ins w:id="4975" w:author="野草" w:date="2024-02-05T09:34:34Z">
        <w:r>
          <w:rPr>
            <w:rFonts w:hint="eastAsia"/>
            <w:highlight w:val="cyan"/>
            <w:lang w:val="en-US" w:eastAsia="zh-CN"/>
            <w:rPrChange w:id="4976" w:author="野草" w:date="2024-02-05T09:54:54Z">
              <w:rPr>
                <w:rFonts w:hint="eastAsia"/>
                <w:highlight w:val="none"/>
                <w:lang w:val="en-US" w:eastAsia="zh-CN"/>
              </w:rPr>
            </w:rPrChange>
          </w:rPr>
          <w:t xml:space="preserve"> should </w:t>
        </w:r>
      </w:ins>
      <w:ins w:id="4977" w:author="野草" w:date="2024-02-05T09:57:10Z">
        <w:r>
          <w:rPr>
            <w:rFonts w:hint="eastAsia"/>
            <w:highlight w:val="cyan"/>
            <w:lang w:val="en-US" w:eastAsia="zh-CN"/>
          </w:rPr>
          <w:t>c</w:t>
        </w:r>
      </w:ins>
      <w:ins w:id="4978" w:author="野草" w:date="2024-02-05T09:57:11Z">
        <w:r>
          <w:rPr>
            <w:rFonts w:hint="eastAsia"/>
            <w:highlight w:val="cyan"/>
            <w:lang w:val="en-US" w:eastAsia="zh-CN"/>
          </w:rPr>
          <w:t>onside</w:t>
        </w:r>
      </w:ins>
      <w:ins w:id="4979" w:author="野草" w:date="2024-02-05T09:57:12Z">
        <w:r>
          <w:rPr>
            <w:rFonts w:hint="eastAsia"/>
            <w:highlight w:val="cyan"/>
            <w:lang w:val="en-US" w:eastAsia="zh-CN"/>
          </w:rPr>
          <w:t>r</w:t>
        </w:r>
      </w:ins>
      <w:ins w:id="4980" w:author="野草" w:date="2024-02-05T09:34:34Z">
        <w:r>
          <w:rPr>
            <w:rFonts w:hint="eastAsia"/>
            <w:highlight w:val="cyan"/>
            <w:lang w:val="en-US" w:eastAsia="zh-CN"/>
            <w:rPrChange w:id="4981" w:author="野草" w:date="2024-02-05T09:54:54Z">
              <w:rPr>
                <w:rFonts w:hint="eastAsia"/>
                <w:highlight w:val="none"/>
                <w:lang w:val="en-US" w:eastAsia="zh-CN"/>
              </w:rPr>
            </w:rPrChange>
          </w:rPr>
          <w:t xml:space="preserve"> </w:t>
        </w:r>
      </w:ins>
      <w:ins w:id="4982" w:author="野草" w:date="2024-02-05T09:34:34Z">
        <w:r>
          <w:rPr>
            <w:rFonts w:hint="eastAsia"/>
            <w:highlight w:val="green"/>
            <w:lang w:val="en-US" w:eastAsia="zh-CN"/>
            <w:rPrChange w:id="4983" w:author="野草" w:date="2024-02-05T09:57:17Z">
              <w:rPr>
                <w:rFonts w:hint="eastAsia"/>
                <w:highlight w:val="none"/>
                <w:lang w:val="en-US" w:eastAsia="zh-CN"/>
              </w:rPr>
            </w:rPrChange>
          </w:rPr>
          <w:t>these factors</w:t>
        </w:r>
      </w:ins>
      <w:ins w:id="4984" w:author="野草" w:date="2024-02-05T09:34:34Z">
        <w:r>
          <w:rPr>
            <w:rFonts w:hint="eastAsia"/>
            <w:highlight w:val="cyan"/>
            <w:lang w:val="en-US" w:eastAsia="zh-CN"/>
            <w:rPrChange w:id="4985" w:author="野草" w:date="2024-02-05T09:54:54Z">
              <w:rPr>
                <w:rFonts w:hint="eastAsia"/>
                <w:highlight w:val="none"/>
                <w:lang w:val="en-US" w:eastAsia="zh-CN"/>
              </w:rPr>
            </w:rPrChange>
          </w:rPr>
          <w:t xml:space="preserve"> to offer a </w:t>
        </w:r>
      </w:ins>
      <w:ins w:id="4986" w:author="野草" w:date="2024-02-05T09:34:34Z">
        <w:r>
          <w:rPr>
            <w:rFonts w:hint="eastAsia"/>
            <w:highlight w:val="green"/>
            <w:lang w:val="en-US" w:eastAsia="zh-CN"/>
            <w:rPrChange w:id="4987" w:author="野草" w:date="2024-02-05T09:57:36Z">
              <w:rPr>
                <w:rFonts w:hint="eastAsia"/>
                <w:highlight w:val="none"/>
                <w:lang w:val="en-US" w:eastAsia="zh-CN"/>
              </w:rPr>
            </w:rPrChange>
          </w:rPr>
          <w:t>more comprehensive understanding</w:t>
        </w:r>
      </w:ins>
      <w:ins w:id="4988" w:author="野草" w:date="2024-02-05T09:34:34Z">
        <w:r>
          <w:rPr>
            <w:rFonts w:hint="eastAsia"/>
            <w:highlight w:val="cyan"/>
            <w:lang w:val="en-US" w:eastAsia="zh-CN"/>
            <w:rPrChange w:id="4989" w:author="野草" w:date="2024-02-05T09:54:54Z">
              <w:rPr>
                <w:rFonts w:hint="eastAsia"/>
                <w:highlight w:val="none"/>
                <w:lang w:val="en-US" w:eastAsia="zh-CN"/>
              </w:rPr>
            </w:rPrChange>
          </w:rPr>
          <w:t xml:space="preserve"> of </w:t>
        </w:r>
      </w:ins>
      <w:ins w:id="4990" w:author="野草" w:date="2024-02-05T09:34:34Z">
        <w:r>
          <w:rPr>
            <w:rFonts w:hint="eastAsia"/>
            <w:highlight w:val="green"/>
            <w:lang w:val="en-US" w:eastAsia="zh-CN"/>
            <w:rPrChange w:id="4991" w:author="野草" w:date="2024-02-05T09:57:40Z">
              <w:rPr>
                <w:rFonts w:hint="eastAsia"/>
                <w:highlight w:val="none"/>
                <w:lang w:val="en-US" w:eastAsia="zh-CN"/>
              </w:rPr>
            </w:rPrChange>
          </w:rPr>
          <w:t>river cooling dynamics</w:t>
        </w:r>
      </w:ins>
      <w:ins w:id="4992" w:author="野草" w:date="2024-02-05T09:34:34Z">
        <w:r>
          <w:rPr>
            <w:rFonts w:hint="eastAsia"/>
            <w:highlight w:val="cyan"/>
            <w:lang w:val="en-US" w:eastAsia="zh-CN"/>
            <w:rPrChange w:id="4993" w:author="野草" w:date="2024-02-05T09:54:54Z">
              <w:rPr>
                <w:rFonts w:hint="eastAsia"/>
                <w:highlight w:val="none"/>
                <w:lang w:val="en-US" w:eastAsia="zh-CN"/>
              </w:rPr>
            </w:rPrChange>
          </w:rPr>
          <w:t xml:space="preserve"> from the standpoint of </w:t>
        </w:r>
      </w:ins>
      <w:ins w:id="4994" w:author="野草" w:date="2024-02-05T09:34:34Z">
        <w:r>
          <w:rPr>
            <w:rFonts w:hint="eastAsia"/>
            <w:highlight w:val="green"/>
            <w:lang w:val="en-US" w:eastAsia="zh-CN"/>
            <w:rPrChange w:id="4995" w:author="野草" w:date="2024-02-05T09:57:45Z">
              <w:rPr>
                <w:rFonts w:hint="eastAsia"/>
                <w:highlight w:val="none"/>
                <w:lang w:val="en-US" w:eastAsia="zh-CN"/>
              </w:rPr>
            </w:rPrChange>
          </w:rPr>
          <w:t xml:space="preserve">background </w:t>
        </w:r>
      </w:ins>
      <w:ins w:id="4996" w:author="野草" w:date="2024-02-05T09:58:36Z">
        <w:r>
          <w:rPr>
            <w:rFonts w:hint="eastAsia"/>
            <w:highlight w:val="green"/>
            <w:lang w:val="en-US" w:eastAsia="zh-CN"/>
          </w:rPr>
          <w:t>w</w:t>
        </w:r>
      </w:ins>
      <w:ins w:id="4997" w:author="野草" w:date="2024-02-05T09:58:37Z">
        <w:r>
          <w:rPr>
            <w:rFonts w:hint="eastAsia"/>
            <w:highlight w:val="green"/>
            <w:lang w:val="en-US" w:eastAsia="zh-CN"/>
          </w:rPr>
          <w:t>e</w:t>
        </w:r>
      </w:ins>
      <w:ins w:id="4998" w:author="野草" w:date="2024-02-05T09:58:38Z">
        <w:r>
          <w:rPr>
            <w:rFonts w:hint="eastAsia"/>
            <w:highlight w:val="green"/>
            <w:lang w:val="en-US" w:eastAsia="zh-CN"/>
          </w:rPr>
          <w:t>at</w:t>
        </w:r>
      </w:ins>
      <w:ins w:id="4999" w:author="野草" w:date="2024-02-05T09:58:39Z">
        <w:r>
          <w:rPr>
            <w:rFonts w:hint="eastAsia"/>
            <w:highlight w:val="green"/>
            <w:lang w:val="en-US" w:eastAsia="zh-CN"/>
          </w:rPr>
          <w:t>her</w:t>
        </w:r>
      </w:ins>
      <w:ins w:id="5000" w:author="野草" w:date="2024-02-05T09:59:35Z">
        <w:r>
          <w:rPr>
            <w:rFonts w:hint="eastAsia"/>
            <w:highlight w:val="green"/>
            <w:lang w:val="en-US" w:eastAsia="zh-CN"/>
          </w:rPr>
          <w:t xml:space="preserve"> conditions</w:t>
        </w:r>
      </w:ins>
      <w:ins w:id="5001" w:author="野草" w:date="2024-02-05T09:57:53Z">
        <w:r>
          <w:rPr>
            <w:rFonts w:hint="eastAsia"/>
            <w:highlight w:val="cyan"/>
            <w:lang w:val="en-US" w:eastAsia="zh-CN"/>
          </w:rPr>
          <w:t xml:space="preserve">, especially in cities </w:t>
        </w:r>
      </w:ins>
      <w:ins w:id="5002" w:author="野草" w:date="2024-02-05T09:57:53Z">
        <w:r>
          <w:rPr>
            <w:rFonts w:hint="eastAsia"/>
            <w:highlight w:val="green"/>
            <w:lang w:val="en-US" w:eastAsia="zh-CN"/>
          </w:rPr>
          <w:t>characterized by</w:t>
        </w:r>
      </w:ins>
      <w:ins w:id="5003" w:author="野草" w:date="2024-02-05T09:57:53Z">
        <w:r>
          <w:rPr>
            <w:rFonts w:hint="eastAsia"/>
            <w:highlight w:val="cyan"/>
            <w:lang w:val="en-US" w:eastAsia="zh-CN"/>
          </w:rPr>
          <w:t xml:space="preserve"> higher wind speeds</w:t>
        </w:r>
      </w:ins>
      <w:del w:id="5004" w:author="野草" w:date="2024-02-05T09:34:34Z">
        <w:r>
          <w:rPr>
            <w:rFonts w:hint="eastAsia"/>
            <w:highlight w:val="cyan"/>
            <w:lang w:val="en-US" w:eastAsia="zh-CN"/>
            <w:rPrChange w:id="5005" w:author="野草" w:date="2024-02-05T09:54:54Z">
              <w:rPr>
                <w:rFonts w:hint="eastAsia"/>
                <w:highlight w:val="none"/>
                <w:lang w:val="en-US" w:eastAsia="zh-CN"/>
              </w:rPr>
            </w:rPrChange>
          </w:rPr>
          <w:delText>There are some limitations in this study.</w:delText>
        </w:r>
      </w:del>
    </w:p>
    <w:p>
      <w:pPr>
        <w:numPr>
          <w:ilvl w:val="-1"/>
          <w:numId w:val="0"/>
        </w:numPr>
        <w:ind w:left="0" w:leftChars="0" w:firstLine="0" w:firstLineChars="0"/>
        <w:rPr>
          <w:del w:id="5007" w:author="野草" w:date="2024-02-05T09:34:34Z"/>
          <w:rFonts w:hint="eastAsia"/>
          <w:highlight w:val="cyan"/>
          <w:lang w:val="en-US" w:eastAsia="zh-CN"/>
          <w:rPrChange w:id="5008" w:author="野草" w:date="2024-02-05T09:54:54Z">
            <w:rPr>
              <w:del w:id="5009" w:author="野草" w:date="2024-02-05T09:34:34Z"/>
              <w:rFonts w:hint="eastAsia"/>
              <w:highlight w:val="none"/>
              <w:lang w:val="en-US" w:eastAsia="zh-CN"/>
            </w:rPr>
          </w:rPrChange>
        </w:rPr>
        <w:pPrChange w:id="5006" w:author="野草" w:date="2024-02-05T09:33:11Z">
          <w:pPr>
            <w:numPr>
              <w:ilvl w:val="0"/>
              <w:numId w:val="4"/>
            </w:numPr>
            <w:ind w:left="420" w:leftChars="0" w:hanging="420" w:firstLineChars="0"/>
          </w:pPr>
        </w:pPrChange>
      </w:pPr>
      <w:del w:id="5010" w:author="野草" w:date="2024-02-05T09:34:34Z">
        <w:r>
          <w:rPr>
            <w:rFonts w:hint="eastAsia"/>
            <w:highlight w:val="cyan"/>
            <w:lang w:val="en-US" w:eastAsia="zh-CN"/>
            <w:rPrChange w:id="5011" w:author="野草" w:date="2024-02-05T09:54:54Z">
              <w:rPr>
                <w:rFonts w:hint="eastAsia"/>
                <w:highlight w:val="none"/>
                <w:lang w:val="en-US" w:eastAsia="zh-CN"/>
              </w:rPr>
            </w:rPrChange>
          </w:rPr>
          <w:delText xml:space="preserve">Located in </w:delText>
        </w:r>
      </w:del>
      <w:del w:id="5012" w:author="野草" w:date="2024-02-05T09:34:34Z">
        <w:r>
          <w:rPr>
            <w:rFonts w:hint="eastAsia"/>
            <w:highlight w:val="cyan"/>
            <w:lang w:val="en-US" w:eastAsia="zh-CN"/>
            <w:rPrChange w:id="5013" w:author="野草" w:date="2024-02-05T09:54:54Z">
              <w:rPr>
                <w:rFonts w:hint="eastAsia"/>
                <w:highlight w:val="none"/>
                <w:lang w:val="en-US" w:eastAsia="zh-CN"/>
              </w:rPr>
            </w:rPrChange>
          </w:rPr>
          <w:delText>the Sichuan basin</w:delText>
        </w:r>
      </w:del>
      <w:del w:id="5014" w:author="野草" w:date="2024-02-05T09:34:34Z">
        <w:r>
          <w:rPr>
            <w:rFonts w:hint="eastAsia"/>
            <w:highlight w:val="cyan"/>
            <w:lang w:val="en-US" w:eastAsia="zh-CN"/>
            <w:rPrChange w:id="5015" w:author="野草" w:date="2024-02-05T09:54:54Z">
              <w:rPr>
                <w:rFonts w:hint="eastAsia"/>
                <w:highlight w:val="none"/>
                <w:lang w:val="en-US" w:eastAsia="zh-CN"/>
              </w:rPr>
            </w:rPrChange>
          </w:rPr>
          <w:delText>, the average wind speed in Chongqing is much lower than that of other cities in hina.</w:delText>
        </w:r>
      </w:del>
    </w:p>
    <w:p>
      <w:pPr>
        <w:numPr>
          <w:ilvl w:val="-1"/>
          <w:numId w:val="0"/>
        </w:numPr>
        <w:ind w:left="0" w:leftChars="0" w:firstLine="0" w:firstLineChars="0"/>
        <w:rPr>
          <w:del w:id="5017" w:author="野草" w:date="2024-02-05T09:34:34Z"/>
          <w:rFonts w:hint="eastAsia"/>
          <w:highlight w:val="cyan"/>
          <w:lang w:val="en-US" w:eastAsia="zh-CN"/>
          <w:rPrChange w:id="5018" w:author="野草" w:date="2024-02-05T09:54:54Z">
            <w:rPr>
              <w:del w:id="5019" w:author="野草" w:date="2024-02-05T09:34:34Z"/>
              <w:rFonts w:hint="eastAsia"/>
              <w:highlight w:val="none"/>
              <w:lang w:val="en-US" w:eastAsia="zh-CN"/>
            </w:rPr>
          </w:rPrChange>
        </w:rPr>
        <w:pPrChange w:id="5016" w:author="野草" w:date="2024-02-05T09:33:13Z">
          <w:pPr>
            <w:numPr>
              <w:ilvl w:val="0"/>
              <w:numId w:val="4"/>
            </w:numPr>
            <w:ind w:left="420" w:leftChars="0" w:hanging="420" w:firstLineChars="0"/>
          </w:pPr>
        </w:pPrChange>
      </w:pPr>
      <w:del w:id="5020" w:author="野草" w:date="2024-02-05T09:34:34Z">
        <w:r>
          <w:rPr>
            <w:rFonts w:hint="eastAsia"/>
            <w:highlight w:val="cyan"/>
            <w:lang w:val="en-US" w:eastAsia="zh-CN"/>
            <w:rPrChange w:id="5021" w:author="野草" w:date="2024-02-05T09:54:54Z">
              <w:rPr>
                <w:rFonts w:hint="eastAsia"/>
                <w:highlight w:val="none"/>
                <w:lang w:val="en-US" w:eastAsia="zh-CN"/>
              </w:rPr>
            </w:rPrChange>
          </w:rPr>
          <w:delText>Consequently, the influence</w:delText>
        </w:r>
      </w:del>
      <w:del w:id="5022" w:author="野草" w:date="2024-02-05T09:34:34Z">
        <w:r>
          <w:rPr>
            <w:rFonts w:hint="eastAsia"/>
            <w:highlight w:val="cyan"/>
            <w:lang w:val="en-US" w:eastAsia="zh-CN"/>
            <w:rPrChange w:id="5023" w:author="野草" w:date="2024-02-05T09:54:54Z">
              <w:rPr>
                <w:rFonts w:hint="eastAsia"/>
                <w:highlight w:val="none"/>
                <w:lang w:val="en-US" w:eastAsia="zh-CN"/>
              </w:rPr>
            </w:rPrChange>
          </w:rPr>
          <w:delText xml:space="preserve">s of wind speed and </w:delText>
        </w:r>
      </w:del>
      <w:del w:id="5024" w:author="野草" w:date="2024-02-05T09:34:34Z">
        <w:r>
          <w:rPr>
            <w:rFonts w:hint="eastAsia"/>
            <w:highlight w:val="cyan"/>
            <w:lang w:val="en-US" w:eastAsia="zh-CN"/>
            <w:rPrChange w:id="5025" w:author="野草" w:date="2024-02-05T09:54:54Z">
              <w:rPr>
                <w:rFonts w:hint="eastAsia"/>
                <w:highlight w:val="none"/>
                <w:lang w:val="en-US" w:eastAsia="zh-CN"/>
              </w:rPr>
            </w:rPrChange>
          </w:rPr>
          <w:delText>wind direction</w:delText>
        </w:r>
      </w:del>
      <w:del w:id="5026" w:author="野草" w:date="2024-02-05T09:34:34Z">
        <w:r>
          <w:rPr>
            <w:rFonts w:hint="eastAsia"/>
            <w:highlight w:val="cyan"/>
            <w:lang w:val="en-US" w:eastAsia="zh-CN"/>
            <w:rPrChange w:id="5027" w:author="野草" w:date="2024-02-05T09:54:54Z">
              <w:rPr>
                <w:rFonts w:hint="eastAsia"/>
                <w:highlight w:val="none"/>
                <w:lang w:val="en-US" w:eastAsia="zh-CN"/>
              </w:rPr>
            </w:rPrChange>
          </w:rPr>
          <w:delText xml:space="preserve"> on river cooling effects </w:delText>
        </w:r>
      </w:del>
      <w:del w:id="5028" w:author="野草" w:date="2024-02-05T09:34:34Z">
        <w:r>
          <w:rPr>
            <w:rFonts w:hint="eastAsia"/>
            <w:highlight w:val="cyan"/>
            <w:lang w:val="en-US" w:eastAsia="zh-CN"/>
            <w:rPrChange w:id="5029" w:author="野草" w:date="2024-02-05T09:54:54Z">
              <w:rPr>
                <w:rFonts w:hint="eastAsia"/>
                <w:highlight w:val="none"/>
                <w:lang w:val="en-US" w:eastAsia="zh-CN"/>
              </w:rPr>
            </w:rPrChange>
          </w:rPr>
          <w:delText>are not considered in this study.</w:delText>
        </w:r>
      </w:del>
    </w:p>
    <w:p>
      <w:pPr>
        <w:numPr>
          <w:ilvl w:val="-1"/>
          <w:numId w:val="0"/>
        </w:numPr>
        <w:ind w:left="0" w:leftChars="0" w:firstLine="0" w:firstLineChars="0"/>
        <w:rPr>
          <w:del w:id="5031" w:author="野草" w:date="2024-02-05T09:34:34Z"/>
          <w:rFonts w:hint="eastAsia"/>
          <w:highlight w:val="cyan"/>
          <w:lang w:val="en-US" w:eastAsia="zh-CN"/>
          <w:rPrChange w:id="5032" w:author="野草" w:date="2024-02-05T09:54:54Z">
            <w:rPr>
              <w:del w:id="5033" w:author="野草" w:date="2024-02-05T09:34:34Z"/>
              <w:rFonts w:hint="eastAsia"/>
              <w:highlight w:val="none"/>
              <w:lang w:val="en-US" w:eastAsia="zh-CN"/>
            </w:rPr>
          </w:rPrChange>
        </w:rPr>
        <w:pPrChange w:id="5030" w:author="野草" w:date="2024-02-05T09:33:16Z">
          <w:pPr>
            <w:numPr>
              <w:ilvl w:val="0"/>
              <w:numId w:val="4"/>
            </w:numPr>
            <w:ind w:left="420" w:leftChars="0" w:hanging="420" w:firstLineChars="0"/>
          </w:pPr>
        </w:pPrChange>
      </w:pPr>
      <w:del w:id="5034" w:author="野草" w:date="2024-02-05T09:34:34Z">
        <w:r>
          <w:rPr>
            <w:rFonts w:hint="eastAsia"/>
            <w:highlight w:val="cyan"/>
            <w:lang w:val="en-US" w:eastAsia="zh-CN"/>
            <w:rPrChange w:id="5035" w:author="野草" w:date="2024-02-05T09:54:54Z">
              <w:rPr>
                <w:rFonts w:hint="eastAsia"/>
                <w:highlight w:val="none"/>
                <w:lang w:val="en-US" w:eastAsia="zh-CN"/>
              </w:rPr>
            </w:rPrChange>
          </w:rPr>
          <w:delText xml:space="preserve">Future research should further investigate these factors, particularly in cities </w:delText>
        </w:r>
      </w:del>
      <w:del w:id="5036" w:author="野草" w:date="2024-02-05T09:34:34Z">
        <w:r>
          <w:rPr>
            <w:rFonts w:hint="eastAsia"/>
            <w:highlight w:val="cyan"/>
            <w:lang w:val="en-US" w:eastAsia="zh-CN"/>
            <w:rPrChange w:id="5037" w:author="野草" w:date="2024-02-05T09:54:54Z">
              <w:rPr>
                <w:rFonts w:hint="eastAsia"/>
                <w:highlight w:val="none"/>
                <w:lang w:val="en-US" w:eastAsia="zh-CN"/>
              </w:rPr>
            </w:rPrChange>
          </w:rPr>
          <w:delText xml:space="preserve">with higher wind speed, to provide a more comprehensive </w:delText>
        </w:r>
      </w:del>
      <w:del w:id="5038" w:author="野草" w:date="2024-02-05T09:34:34Z">
        <w:r>
          <w:rPr>
            <w:rFonts w:hint="eastAsia"/>
            <w:highlight w:val="cyan"/>
            <w:lang w:val="en-US" w:eastAsia="zh-CN"/>
            <w:rPrChange w:id="5039" w:author="野草" w:date="2024-02-05T09:54:54Z">
              <w:rPr>
                <w:rFonts w:hint="eastAsia"/>
                <w:highlight w:val="none"/>
                <w:lang w:val="en-US" w:eastAsia="zh-CN"/>
              </w:rPr>
            </w:rPrChange>
          </w:rPr>
          <w:delText xml:space="preserve">understanding </w:delText>
        </w:r>
      </w:del>
      <w:del w:id="5040" w:author="野草" w:date="2024-02-05T09:34:34Z">
        <w:r>
          <w:rPr>
            <w:rFonts w:hint="eastAsia"/>
            <w:highlight w:val="cyan"/>
            <w:lang w:val="en-US" w:eastAsia="zh-CN"/>
            <w:rPrChange w:id="5041" w:author="野草" w:date="2024-02-05T09:54:54Z">
              <w:rPr>
                <w:rFonts w:hint="eastAsia"/>
                <w:highlight w:val="none"/>
                <w:lang w:val="en-US" w:eastAsia="zh-CN"/>
              </w:rPr>
            </w:rPrChange>
          </w:rPr>
          <w:delText xml:space="preserve">of river cooling from the </w:delText>
        </w:r>
      </w:del>
      <w:del w:id="5042" w:author="野草" w:date="2024-02-05T09:34:34Z">
        <w:r>
          <w:rPr>
            <w:rFonts w:hint="eastAsia"/>
            <w:highlight w:val="cyan"/>
            <w:lang w:val="en-US" w:eastAsia="zh-CN"/>
            <w:rPrChange w:id="5043" w:author="野草" w:date="2024-02-05T09:54:54Z">
              <w:rPr>
                <w:rFonts w:hint="eastAsia"/>
                <w:highlight w:val="none"/>
                <w:lang w:val="en-US" w:eastAsia="zh-CN"/>
              </w:rPr>
            </w:rPrChange>
          </w:rPr>
          <w:delText>perspective of background climate</w:delText>
        </w:r>
      </w:del>
      <w:del w:id="5044" w:author="野草" w:date="2024-02-05T09:34:34Z">
        <w:r>
          <w:rPr>
            <w:rFonts w:hint="eastAsia"/>
            <w:highlight w:val="cyan"/>
            <w:lang w:val="en-US" w:eastAsia="zh-CN"/>
            <w:rPrChange w:id="5045" w:author="野草" w:date="2024-02-05T09:54:54Z">
              <w:rPr>
                <w:rFonts w:hint="eastAsia"/>
                <w:highlight w:val="none"/>
                <w:lang w:val="en-US" w:eastAsia="zh-CN"/>
              </w:rPr>
            </w:rPrChange>
          </w:rPr>
          <w:delText>.</w:delText>
        </w:r>
      </w:del>
    </w:p>
    <w:p>
      <w:pPr>
        <w:numPr>
          <w:ilvl w:val="-1"/>
          <w:numId w:val="0"/>
        </w:numPr>
        <w:ind w:left="0" w:leftChars="0" w:firstLine="0" w:firstLineChars="0"/>
        <w:rPr>
          <w:ins w:id="5047" w:author="野草" w:date="2024-02-05T09:34:36Z"/>
          <w:rFonts w:hint="eastAsia"/>
          <w:highlight w:val="cyan"/>
          <w:lang w:val="en-US" w:eastAsia="zh-CN"/>
          <w:rPrChange w:id="5048" w:author="野草" w:date="2024-02-05T09:54:54Z">
            <w:rPr>
              <w:ins w:id="5049" w:author="野草" w:date="2024-02-05T09:34:36Z"/>
              <w:rFonts w:hint="eastAsia"/>
              <w:highlight w:val="none"/>
              <w:lang w:val="en-US" w:eastAsia="zh-CN"/>
            </w:rPr>
          </w:rPrChange>
        </w:rPr>
        <w:pPrChange w:id="5046" w:author="野草" w:date="2024-02-05T09:33:21Z">
          <w:pPr>
            <w:numPr>
              <w:ilvl w:val="0"/>
              <w:numId w:val="4"/>
            </w:numPr>
            <w:ind w:left="420" w:leftChars="0" w:hanging="420" w:firstLineChars="0"/>
          </w:pPr>
        </w:pPrChange>
      </w:pPr>
      <w:ins w:id="5050" w:author="野草" w:date="2024-02-05T09:34:35Z">
        <w:r>
          <w:rPr>
            <w:rFonts w:hint="eastAsia"/>
            <w:highlight w:val="cyan"/>
            <w:lang w:val="en-US" w:eastAsia="zh-CN"/>
            <w:rPrChange w:id="5051" w:author="野草" w:date="2024-02-05T09:54:54Z">
              <w:rPr>
                <w:rFonts w:hint="eastAsia"/>
                <w:highlight w:val="none"/>
                <w:lang w:val="en-US" w:eastAsia="zh-CN"/>
              </w:rPr>
            </w:rPrChange>
          </w:rPr>
          <w:t>.</w:t>
        </w:r>
      </w:ins>
    </w:p>
    <w:p>
      <w:pPr>
        <w:numPr>
          <w:ilvl w:val="-1"/>
          <w:numId w:val="0"/>
        </w:numPr>
        <w:ind w:left="0" w:leftChars="0" w:firstLine="0" w:firstLineChars="0"/>
        <w:rPr>
          <w:ins w:id="5053" w:author="野草" w:date="2024-02-05T10:00:17Z"/>
          <w:rFonts w:hint="default"/>
          <w:highlight w:val="none"/>
          <w:lang w:val="en-US" w:eastAsia="zh-CN"/>
        </w:rPr>
        <w:pPrChange w:id="5052" w:author="野草" w:date="2024-02-05T09:33:21Z">
          <w:pPr>
            <w:numPr>
              <w:ilvl w:val="0"/>
              <w:numId w:val="4"/>
            </w:numPr>
            <w:ind w:left="420" w:leftChars="0" w:hanging="420" w:firstLineChars="0"/>
          </w:pPr>
        </w:pPrChange>
      </w:pPr>
    </w:p>
    <w:p>
      <w:pPr>
        <w:numPr>
          <w:ilvl w:val="-1"/>
          <w:numId w:val="0"/>
        </w:numPr>
        <w:ind w:left="0" w:leftChars="0" w:firstLine="0" w:firstLineChars="0"/>
        <w:rPr>
          <w:ins w:id="5055" w:author="野草" w:date="2024-02-05T09:33:28Z"/>
          <w:rFonts w:hint="eastAsia"/>
          <w:highlight w:val="green"/>
          <w:lang w:val="en-US" w:eastAsia="zh-CN"/>
          <w:rPrChange w:id="5056" w:author="野草" w:date="2024-02-05T10:04:31Z">
            <w:rPr>
              <w:ins w:id="5057" w:author="野草" w:date="2024-02-05T09:33:28Z"/>
              <w:rFonts w:hint="default"/>
              <w:highlight w:val="none"/>
              <w:lang w:val="en-US" w:eastAsia="zh-CN"/>
            </w:rPr>
          </w:rPrChange>
        </w:rPr>
        <w:pPrChange w:id="5054" w:author="野草" w:date="2024-02-05T09:33:21Z">
          <w:pPr>
            <w:numPr>
              <w:ilvl w:val="0"/>
              <w:numId w:val="4"/>
            </w:numPr>
            <w:ind w:left="420" w:leftChars="0" w:hanging="420" w:firstLineChars="0"/>
          </w:pPr>
        </w:pPrChange>
      </w:pPr>
      <w:ins w:id="5058" w:author="野草" w:date="2024-02-05T10:00:18Z">
        <w:r>
          <w:rPr>
            <w:rFonts w:hint="eastAsia"/>
            <w:highlight w:val="green"/>
            <w:lang w:val="en-US" w:eastAsia="zh-CN"/>
            <w:rPrChange w:id="5059" w:author="野草" w:date="2024-02-05T10:04:31Z">
              <w:rPr>
                <w:rFonts w:hint="eastAsia"/>
                <w:highlight w:val="none"/>
                <w:lang w:val="en-US" w:eastAsia="zh-CN"/>
              </w:rPr>
            </w:rPrChange>
          </w:rPr>
          <w:t>【</w:t>
        </w:r>
      </w:ins>
      <w:ins w:id="5060" w:author="野草" w:date="2024-02-05T10:04:28Z">
        <w:r>
          <w:rPr>
            <w:rFonts w:hint="eastAsia"/>
            <w:highlight w:val="green"/>
            <w:lang w:val="en-US" w:eastAsia="zh-CN"/>
            <w:rPrChange w:id="5061" w:author="野草" w:date="2024-02-05T10:04:31Z">
              <w:rPr>
                <w:rFonts w:hint="eastAsia"/>
                <w:highlight w:val="none"/>
                <w:lang w:val="en-US" w:eastAsia="zh-CN"/>
              </w:rPr>
            </w:rPrChange>
          </w:rPr>
          <w:t>up</w:t>
        </w:r>
      </w:ins>
      <w:ins w:id="5062" w:author="野草" w:date="2024-02-05T10:00:22Z">
        <w:r>
          <w:rPr>
            <w:rFonts w:hint="eastAsia"/>
            <w:highlight w:val="green"/>
            <w:lang w:val="en-US" w:eastAsia="zh-CN"/>
          </w:rPr>
          <w:t>2024 0205</w:t>
        </w:r>
      </w:ins>
      <w:ins w:id="5063" w:author="野草" w:date="2024-02-05T10:00:25Z">
        <w:r>
          <w:rPr>
            <w:rFonts w:hint="eastAsia"/>
            <w:highlight w:val="green"/>
            <w:lang w:val="en-US" w:eastAsia="zh-CN"/>
          </w:rPr>
          <w:t xml:space="preserve"> </w:t>
        </w:r>
      </w:ins>
      <w:ins w:id="5064" w:author="野草" w:date="2024-02-05T10:00:23Z">
        <w:r>
          <w:rPr>
            <w:rFonts w:hint="eastAsia"/>
            <w:highlight w:val="green"/>
            <w:lang w:val="en-US" w:eastAsia="zh-CN"/>
          </w:rPr>
          <w:t>1</w:t>
        </w:r>
      </w:ins>
      <w:ins w:id="5065" w:author="野草" w:date="2024-02-05T10:00:24Z">
        <w:r>
          <w:rPr>
            <w:rFonts w:hint="eastAsia"/>
            <w:highlight w:val="green"/>
            <w:lang w:val="en-US" w:eastAsia="zh-CN"/>
          </w:rPr>
          <w:t>0</w:t>
        </w:r>
      </w:ins>
      <w:ins w:id="5066" w:author="野草" w:date="2024-02-05T10:00:22Z">
        <w:r>
          <w:rPr>
            <w:rFonts w:hint="eastAsia"/>
            <w:highlight w:val="green"/>
            <w:lang w:val="en-US" w:eastAsia="zh-CN"/>
          </w:rPr>
          <w:t>:</w:t>
        </w:r>
      </w:ins>
      <w:ins w:id="5067" w:author="野草" w:date="2024-02-05T10:00:27Z">
        <w:r>
          <w:rPr>
            <w:rFonts w:hint="eastAsia"/>
            <w:highlight w:val="green"/>
            <w:lang w:val="en-US" w:eastAsia="zh-CN"/>
          </w:rPr>
          <w:t>00</w:t>
        </w:r>
      </w:ins>
      <w:ins w:id="5068" w:author="野草" w:date="2024-02-05T10:00:18Z">
        <w:r>
          <w:rPr>
            <w:rFonts w:hint="eastAsia"/>
            <w:highlight w:val="green"/>
            <w:lang w:val="en-US" w:eastAsia="zh-CN"/>
            <w:rPrChange w:id="5069" w:author="野草" w:date="2024-02-05T10:04:31Z">
              <w:rPr>
                <w:rFonts w:hint="eastAsia"/>
                <w:highlight w:val="none"/>
                <w:lang w:val="en-US" w:eastAsia="zh-CN"/>
              </w:rPr>
            </w:rPrChange>
          </w:rPr>
          <w:t>】</w:t>
        </w:r>
      </w:ins>
    </w:p>
    <w:p>
      <w:pPr>
        <w:numPr>
          <w:ilvl w:val="-1"/>
          <w:numId w:val="0"/>
        </w:numPr>
        <w:ind w:left="0" w:leftChars="0" w:firstLine="0" w:firstLineChars="0"/>
        <w:rPr>
          <w:del w:id="5071" w:author="野草" w:date="2024-02-05T10:02:46Z"/>
          <w:rFonts w:hint="eastAsia"/>
          <w:highlight w:val="cyan"/>
          <w:lang w:val="en-US" w:eastAsia="zh-CN"/>
          <w:rPrChange w:id="5072" w:author="野草" w:date="2024-02-05T10:02:58Z">
            <w:rPr>
              <w:del w:id="5073" w:author="野草" w:date="2024-02-05T10:02:46Z"/>
              <w:rFonts w:hint="eastAsia"/>
              <w:highlight w:val="none"/>
              <w:lang w:val="en-US" w:eastAsia="zh-CN"/>
            </w:rPr>
          </w:rPrChange>
        </w:rPr>
        <w:pPrChange w:id="5070" w:author="野草" w:date="2024-02-05T09:33:21Z">
          <w:pPr>
            <w:numPr>
              <w:ilvl w:val="0"/>
              <w:numId w:val="4"/>
            </w:numPr>
            <w:ind w:left="420" w:leftChars="0" w:hanging="420" w:firstLineChars="0"/>
          </w:pPr>
        </w:pPrChange>
      </w:pPr>
      <w:ins w:id="5074" w:author="野草" w:date="2024-02-05T10:06:49Z">
        <w:r>
          <w:rPr>
            <w:rFonts w:hint="eastAsia"/>
            <w:highlight w:val="cyan"/>
            <w:lang w:val="en-US" w:eastAsia="zh-CN"/>
          </w:rPr>
          <w:t>I</w:t>
        </w:r>
      </w:ins>
      <w:ins w:id="5075" w:author="野草" w:date="2024-02-05T10:06:50Z">
        <w:r>
          <w:rPr>
            <w:rFonts w:hint="eastAsia"/>
            <w:highlight w:val="cyan"/>
            <w:lang w:val="en-US" w:eastAsia="zh-CN"/>
          </w:rPr>
          <w:t>n a</w:t>
        </w:r>
      </w:ins>
      <w:ins w:id="5076" w:author="野草" w:date="2024-02-05T10:06:51Z">
        <w:r>
          <w:rPr>
            <w:rFonts w:hint="eastAsia"/>
            <w:highlight w:val="cyan"/>
            <w:lang w:val="en-US" w:eastAsia="zh-CN"/>
          </w:rPr>
          <w:t>dditio</w:t>
        </w:r>
      </w:ins>
      <w:ins w:id="5077" w:author="野草" w:date="2024-02-05T10:06:52Z">
        <w:r>
          <w:rPr>
            <w:rFonts w:hint="eastAsia"/>
            <w:highlight w:val="cyan"/>
            <w:lang w:val="en-US" w:eastAsia="zh-CN"/>
          </w:rPr>
          <w:t>n</w:t>
        </w:r>
      </w:ins>
      <w:ins w:id="5078" w:author="野草" w:date="2024-02-05T10:02:46Z">
        <w:r>
          <w:rPr>
            <w:rFonts w:hint="eastAsia"/>
            <w:highlight w:val="cyan"/>
            <w:lang w:val="en-US" w:eastAsia="zh-CN"/>
            <w:rPrChange w:id="5079" w:author="野草" w:date="2024-02-05T10:02:58Z">
              <w:rPr>
                <w:rFonts w:hint="eastAsia"/>
                <w:highlight w:val="none"/>
                <w:lang w:val="en-US" w:eastAsia="zh-CN"/>
              </w:rPr>
            </w:rPrChange>
          </w:rPr>
          <w:t xml:space="preserve">, Chongqing, </w:t>
        </w:r>
      </w:ins>
      <w:ins w:id="5080" w:author="野草" w:date="2024-02-05T10:02:46Z">
        <w:r>
          <w:rPr>
            <w:rFonts w:hint="eastAsia"/>
            <w:highlight w:val="green"/>
            <w:lang w:val="en-US" w:eastAsia="zh-CN"/>
            <w:rPrChange w:id="5081" w:author="野草" w:date="2024-02-05T10:03:01Z">
              <w:rPr>
                <w:rFonts w:hint="eastAsia"/>
                <w:highlight w:val="none"/>
                <w:lang w:val="en-US" w:eastAsia="zh-CN"/>
              </w:rPr>
            </w:rPrChange>
          </w:rPr>
          <w:t>characterized by</w:t>
        </w:r>
      </w:ins>
      <w:ins w:id="5082" w:author="野草" w:date="2024-02-05T10:02:46Z">
        <w:r>
          <w:rPr>
            <w:rFonts w:hint="eastAsia"/>
            <w:highlight w:val="cyan"/>
            <w:lang w:val="en-US" w:eastAsia="zh-CN"/>
            <w:rPrChange w:id="5083" w:author="野草" w:date="2024-02-05T10:02:58Z">
              <w:rPr>
                <w:rFonts w:hint="eastAsia"/>
                <w:highlight w:val="none"/>
                <w:lang w:val="en-US" w:eastAsia="zh-CN"/>
              </w:rPr>
            </w:rPrChange>
          </w:rPr>
          <w:t xml:space="preserve"> a relatively </w:t>
        </w:r>
      </w:ins>
      <w:ins w:id="5084" w:author="野草" w:date="2024-02-05T10:02:46Z">
        <w:r>
          <w:rPr>
            <w:rFonts w:hint="eastAsia"/>
            <w:highlight w:val="green"/>
            <w:lang w:val="en-US" w:eastAsia="zh-CN"/>
            <w:rPrChange w:id="5085" w:author="野草" w:date="2024-02-05T10:03:06Z">
              <w:rPr>
                <w:rFonts w:hint="eastAsia"/>
                <w:highlight w:val="none"/>
                <w:lang w:val="en-US" w:eastAsia="zh-CN"/>
              </w:rPr>
            </w:rPrChange>
          </w:rPr>
          <w:t>low number</w:t>
        </w:r>
      </w:ins>
      <w:ins w:id="5086" w:author="野草" w:date="2024-02-05T10:02:46Z">
        <w:r>
          <w:rPr>
            <w:rFonts w:hint="eastAsia"/>
            <w:highlight w:val="cyan"/>
            <w:lang w:val="en-US" w:eastAsia="zh-CN"/>
            <w:rPrChange w:id="5087" w:author="野草" w:date="2024-02-05T10:02:58Z">
              <w:rPr>
                <w:rFonts w:hint="eastAsia"/>
                <w:highlight w:val="none"/>
                <w:lang w:val="en-US" w:eastAsia="zh-CN"/>
              </w:rPr>
            </w:rPrChange>
          </w:rPr>
          <w:t xml:space="preserve"> of </w:t>
        </w:r>
      </w:ins>
      <w:ins w:id="5088" w:author="野草" w:date="2024-02-05T10:02:46Z">
        <w:r>
          <w:rPr>
            <w:rFonts w:hint="eastAsia"/>
            <w:highlight w:val="green"/>
            <w:lang w:val="en-US" w:eastAsia="zh-CN"/>
            <w:rPrChange w:id="5089" w:author="野草" w:date="2024-02-05T10:03:09Z">
              <w:rPr>
                <w:rFonts w:hint="eastAsia"/>
                <w:highlight w:val="none"/>
                <w:lang w:val="en-US" w:eastAsia="zh-CN"/>
              </w:rPr>
            </w:rPrChange>
          </w:rPr>
          <w:t>sunshine hours</w:t>
        </w:r>
      </w:ins>
      <w:ins w:id="5090" w:author="野草" w:date="2024-02-05T10:02:46Z">
        <w:r>
          <w:rPr>
            <w:rFonts w:hint="eastAsia"/>
            <w:highlight w:val="cyan"/>
            <w:lang w:val="en-US" w:eastAsia="zh-CN"/>
            <w:rPrChange w:id="5091" w:author="野草" w:date="2024-02-05T10:02:58Z">
              <w:rPr>
                <w:rFonts w:hint="eastAsia"/>
                <w:highlight w:val="none"/>
                <w:lang w:val="en-US" w:eastAsia="zh-CN"/>
              </w:rPr>
            </w:rPrChange>
          </w:rPr>
          <w:t xml:space="preserve">, poses constraints on </w:t>
        </w:r>
      </w:ins>
      <w:ins w:id="5092" w:author="野草" w:date="2024-02-05T10:02:46Z">
        <w:r>
          <w:rPr>
            <w:rFonts w:hint="eastAsia"/>
            <w:highlight w:val="green"/>
            <w:lang w:val="en-US" w:eastAsia="zh-CN"/>
            <w:rPrChange w:id="5093" w:author="野草" w:date="2024-02-05T10:03:14Z">
              <w:rPr>
                <w:rFonts w:hint="eastAsia"/>
                <w:highlight w:val="none"/>
                <w:lang w:val="en-US" w:eastAsia="zh-CN"/>
              </w:rPr>
            </w:rPrChange>
          </w:rPr>
          <w:t>the accessibility</w:t>
        </w:r>
      </w:ins>
      <w:ins w:id="5094" w:author="野草" w:date="2024-02-05T10:02:46Z">
        <w:r>
          <w:rPr>
            <w:rFonts w:hint="eastAsia"/>
            <w:highlight w:val="cyan"/>
            <w:lang w:val="en-US" w:eastAsia="zh-CN"/>
            <w:rPrChange w:id="5095" w:author="野草" w:date="2024-02-05T10:02:58Z">
              <w:rPr>
                <w:rFonts w:hint="eastAsia"/>
                <w:highlight w:val="none"/>
                <w:lang w:val="en-US" w:eastAsia="zh-CN"/>
              </w:rPr>
            </w:rPrChange>
          </w:rPr>
          <w:t xml:space="preserve"> of </w:t>
        </w:r>
      </w:ins>
      <w:ins w:id="5096" w:author="野草" w:date="2024-02-05T10:02:46Z">
        <w:r>
          <w:rPr>
            <w:rFonts w:hint="eastAsia"/>
            <w:highlight w:val="green"/>
            <w:lang w:val="en-US" w:eastAsia="zh-CN"/>
            <w:rPrChange w:id="5097" w:author="野草" w:date="2024-02-05T10:03:16Z">
              <w:rPr>
                <w:rFonts w:hint="eastAsia"/>
                <w:highlight w:val="none"/>
                <w:lang w:val="en-US" w:eastAsia="zh-CN"/>
              </w:rPr>
            </w:rPrChange>
          </w:rPr>
          <w:t>suitable Landsat images</w:t>
        </w:r>
      </w:ins>
      <w:ins w:id="5098" w:author="野草" w:date="2024-02-05T10:02:46Z">
        <w:r>
          <w:rPr>
            <w:rFonts w:hint="eastAsia"/>
            <w:highlight w:val="cyan"/>
            <w:lang w:val="en-US" w:eastAsia="zh-CN"/>
            <w:rPrChange w:id="5099" w:author="野草" w:date="2024-02-05T10:02:58Z">
              <w:rPr>
                <w:rFonts w:hint="eastAsia"/>
                <w:highlight w:val="none"/>
                <w:lang w:val="en-US" w:eastAsia="zh-CN"/>
              </w:rPr>
            </w:rPrChange>
          </w:rPr>
          <w:t xml:space="preserve">. In this study, </w:t>
        </w:r>
      </w:ins>
      <w:ins w:id="5100" w:author="野草" w:date="2024-02-05T10:03:45Z">
        <w:r>
          <w:rPr>
            <w:rFonts w:hint="eastAsia"/>
            <w:highlight w:val="green"/>
            <w:lang w:val="en-US" w:eastAsia="zh-CN"/>
          </w:rPr>
          <w:t>2</w:t>
        </w:r>
      </w:ins>
      <w:ins w:id="5101" w:author="野草" w:date="2024-02-05T10:02:46Z">
        <w:r>
          <w:rPr>
            <w:rFonts w:hint="eastAsia"/>
            <w:highlight w:val="green"/>
            <w:lang w:val="en-US" w:eastAsia="zh-CN"/>
            <w:rPrChange w:id="5102" w:author="野草" w:date="2024-02-05T10:03:19Z">
              <w:rPr>
                <w:rFonts w:hint="eastAsia"/>
                <w:highlight w:val="none"/>
                <w:lang w:val="en-US" w:eastAsia="zh-CN"/>
              </w:rPr>
            </w:rPrChange>
          </w:rPr>
          <w:t xml:space="preserve"> image</w:t>
        </w:r>
      </w:ins>
      <w:ins w:id="5103" w:author="野草" w:date="2024-02-05T10:03:47Z">
        <w:r>
          <w:rPr>
            <w:rFonts w:hint="eastAsia"/>
            <w:highlight w:val="green"/>
            <w:lang w:val="en-US" w:eastAsia="zh-CN"/>
          </w:rPr>
          <w:t>s</w:t>
        </w:r>
      </w:ins>
      <w:ins w:id="5104" w:author="野草" w:date="2024-02-05T10:02:46Z">
        <w:r>
          <w:rPr>
            <w:rFonts w:hint="eastAsia"/>
            <w:highlight w:val="cyan"/>
            <w:lang w:val="en-US" w:eastAsia="zh-CN"/>
            <w:rPrChange w:id="5105" w:author="野草" w:date="2024-02-05T10:02:58Z">
              <w:rPr>
                <w:rFonts w:hint="eastAsia"/>
                <w:highlight w:val="none"/>
                <w:lang w:val="en-US" w:eastAsia="zh-CN"/>
              </w:rPr>
            </w:rPrChange>
          </w:rPr>
          <w:t xml:space="preserve"> </w:t>
        </w:r>
      </w:ins>
      <w:ins w:id="5106" w:author="野草" w:date="2024-02-05T10:03:21Z">
        <w:r>
          <w:rPr>
            <w:rFonts w:hint="eastAsia"/>
            <w:highlight w:val="cyan"/>
            <w:lang w:val="en-US" w:eastAsia="zh-CN"/>
          </w:rPr>
          <w:t>w</w:t>
        </w:r>
      </w:ins>
      <w:ins w:id="5107" w:author="野草" w:date="2024-02-05T10:03:48Z">
        <w:r>
          <w:rPr>
            <w:rFonts w:hint="eastAsia"/>
            <w:highlight w:val="cyan"/>
            <w:lang w:val="en-US" w:eastAsia="zh-CN"/>
          </w:rPr>
          <w:t>e</w:t>
        </w:r>
      </w:ins>
      <w:ins w:id="5108" w:author="野草" w:date="2024-02-05T10:03:49Z">
        <w:r>
          <w:rPr>
            <w:rFonts w:hint="eastAsia"/>
            <w:highlight w:val="cyan"/>
            <w:lang w:val="en-US" w:eastAsia="zh-CN"/>
          </w:rPr>
          <w:t>re</w:t>
        </w:r>
      </w:ins>
      <w:ins w:id="5109" w:author="野草" w:date="2024-02-05T10:02:46Z">
        <w:r>
          <w:rPr>
            <w:rFonts w:hint="eastAsia"/>
            <w:highlight w:val="cyan"/>
            <w:lang w:val="en-US" w:eastAsia="zh-CN"/>
            <w:rPrChange w:id="5110" w:author="野草" w:date="2024-02-05T10:02:58Z">
              <w:rPr>
                <w:rFonts w:hint="eastAsia"/>
                <w:highlight w:val="none"/>
                <w:lang w:val="en-US" w:eastAsia="zh-CN"/>
              </w:rPr>
            </w:rPrChange>
          </w:rPr>
          <w:t xml:space="preserve"> employed to characterize the </w:t>
        </w:r>
      </w:ins>
      <w:ins w:id="5111" w:author="野草" w:date="2024-02-05T10:02:46Z">
        <w:r>
          <w:rPr>
            <w:rFonts w:hint="eastAsia"/>
            <w:highlight w:val="green"/>
            <w:lang w:val="en-US" w:eastAsia="zh-CN"/>
            <w:rPrChange w:id="5112" w:author="野草" w:date="2024-02-05T10:04:00Z">
              <w:rPr>
                <w:rFonts w:hint="eastAsia"/>
                <w:highlight w:val="none"/>
                <w:lang w:val="en-US" w:eastAsia="zh-CN"/>
              </w:rPr>
            </w:rPrChange>
          </w:rPr>
          <w:t>normal summer day</w:t>
        </w:r>
      </w:ins>
      <w:ins w:id="5113" w:author="野草" w:date="2024-02-05T10:02:46Z">
        <w:r>
          <w:rPr>
            <w:rFonts w:hint="eastAsia"/>
            <w:highlight w:val="cyan"/>
            <w:lang w:val="en-US" w:eastAsia="zh-CN"/>
            <w:rPrChange w:id="5114" w:author="野草" w:date="2024-02-05T10:02:58Z">
              <w:rPr>
                <w:rFonts w:hint="eastAsia"/>
                <w:highlight w:val="none"/>
                <w:lang w:val="en-US" w:eastAsia="zh-CN"/>
              </w:rPr>
            </w:rPrChange>
          </w:rPr>
          <w:t xml:space="preserve"> and the </w:t>
        </w:r>
      </w:ins>
      <w:ins w:id="5115" w:author="野草" w:date="2024-02-05T10:02:46Z">
        <w:r>
          <w:rPr>
            <w:rFonts w:hint="eastAsia"/>
            <w:highlight w:val="green"/>
            <w:lang w:val="en-US" w:eastAsia="zh-CN"/>
            <w:rPrChange w:id="5116" w:author="野草" w:date="2024-02-05T10:03:57Z">
              <w:rPr>
                <w:rFonts w:hint="eastAsia"/>
                <w:highlight w:val="none"/>
                <w:lang w:val="en-US" w:eastAsia="zh-CN"/>
              </w:rPr>
            </w:rPrChange>
          </w:rPr>
          <w:t>extremely hot day</w:t>
        </w:r>
      </w:ins>
      <w:ins w:id="5117" w:author="野草" w:date="2024-02-05T10:02:46Z">
        <w:r>
          <w:rPr>
            <w:rFonts w:hint="eastAsia"/>
            <w:highlight w:val="cyan"/>
            <w:lang w:val="en-US" w:eastAsia="zh-CN"/>
            <w:rPrChange w:id="5118" w:author="野草" w:date="2024-02-05T10:02:58Z">
              <w:rPr>
                <w:rFonts w:hint="eastAsia"/>
                <w:highlight w:val="none"/>
                <w:lang w:val="en-US" w:eastAsia="zh-CN"/>
              </w:rPr>
            </w:rPrChange>
          </w:rPr>
          <w:t xml:space="preserve">. Hence, </w:t>
        </w:r>
      </w:ins>
      <w:ins w:id="5119" w:author="野草" w:date="2024-02-05T10:02:46Z">
        <w:r>
          <w:rPr>
            <w:rFonts w:hint="eastAsia"/>
            <w:highlight w:val="green"/>
            <w:lang w:val="en-US" w:eastAsia="zh-CN"/>
            <w:rPrChange w:id="5120" w:author="野草" w:date="2024-02-05T10:04:04Z">
              <w:rPr>
                <w:rFonts w:hint="eastAsia"/>
                <w:highlight w:val="none"/>
                <w:lang w:val="en-US" w:eastAsia="zh-CN"/>
              </w:rPr>
            </w:rPrChange>
          </w:rPr>
          <w:t>additional research endeavors</w:t>
        </w:r>
      </w:ins>
      <w:ins w:id="5121" w:author="野草" w:date="2024-02-05T10:02:46Z">
        <w:r>
          <w:rPr>
            <w:rFonts w:hint="eastAsia"/>
            <w:highlight w:val="cyan"/>
            <w:lang w:val="en-US" w:eastAsia="zh-CN"/>
            <w:rPrChange w:id="5122" w:author="野草" w:date="2024-02-05T10:02:58Z">
              <w:rPr>
                <w:rFonts w:hint="eastAsia"/>
                <w:highlight w:val="none"/>
                <w:lang w:val="en-US" w:eastAsia="zh-CN"/>
              </w:rPr>
            </w:rPrChange>
          </w:rPr>
          <w:t xml:space="preserve"> are imperative to </w:t>
        </w:r>
      </w:ins>
      <w:ins w:id="5123" w:author="野草" w:date="2024-02-05T10:02:46Z">
        <w:r>
          <w:rPr>
            <w:rFonts w:hint="eastAsia"/>
            <w:highlight w:val="green"/>
            <w:lang w:val="en-US" w:eastAsia="zh-CN"/>
            <w:rPrChange w:id="5124" w:author="野草" w:date="2024-02-05T10:04:07Z">
              <w:rPr>
                <w:rFonts w:hint="eastAsia"/>
                <w:highlight w:val="none"/>
                <w:lang w:val="en-US" w:eastAsia="zh-CN"/>
              </w:rPr>
            </w:rPrChange>
          </w:rPr>
          <w:t>incorporate m</w:t>
        </w:r>
      </w:ins>
      <w:ins w:id="5125" w:author="野草" w:date="2024-02-05T10:04:12Z">
        <w:r>
          <w:rPr>
            <w:rFonts w:hint="eastAsia"/>
            <w:highlight w:val="green"/>
            <w:lang w:val="en-US" w:eastAsia="zh-CN"/>
          </w:rPr>
          <w:t>ore</w:t>
        </w:r>
      </w:ins>
      <w:ins w:id="5126" w:author="野草" w:date="2024-02-05T10:02:46Z">
        <w:r>
          <w:rPr>
            <w:rFonts w:hint="eastAsia"/>
            <w:highlight w:val="green"/>
            <w:lang w:val="en-US" w:eastAsia="zh-CN"/>
            <w:rPrChange w:id="5127" w:author="野草" w:date="2024-02-05T10:04:07Z">
              <w:rPr>
                <w:rFonts w:hint="eastAsia"/>
                <w:highlight w:val="none"/>
                <w:lang w:val="en-US" w:eastAsia="zh-CN"/>
              </w:rPr>
            </w:rPrChange>
          </w:rPr>
          <w:t xml:space="preserve"> images</w:t>
        </w:r>
      </w:ins>
      <w:ins w:id="5128" w:author="野草" w:date="2024-02-05T10:02:46Z">
        <w:r>
          <w:rPr>
            <w:rFonts w:hint="eastAsia"/>
            <w:highlight w:val="cyan"/>
            <w:lang w:val="en-US" w:eastAsia="zh-CN"/>
            <w:rPrChange w:id="5129" w:author="野草" w:date="2024-02-05T10:02:58Z">
              <w:rPr>
                <w:rFonts w:hint="eastAsia"/>
                <w:highlight w:val="none"/>
                <w:lang w:val="en-US" w:eastAsia="zh-CN"/>
              </w:rPr>
            </w:rPrChange>
          </w:rPr>
          <w:t xml:space="preserve"> for </w:t>
        </w:r>
      </w:ins>
      <w:ins w:id="5130" w:author="野草" w:date="2024-02-05T10:02:46Z">
        <w:r>
          <w:rPr>
            <w:rFonts w:hint="eastAsia"/>
            <w:highlight w:val="green"/>
            <w:lang w:val="en-US" w:eastAsia="zh-CN"/>
            <w:rPrChange w:id="5131" w:author="野草" w:date="2024-02-05T10:04:18Z">
              <w:rPr>
                <w:rFonts w:hint="eastAsia"/>
                <w:highlight w:val="none"/>
                <w:lang w:val="en-US" w:eastAsia="zh-CN"/>
              </w:rPr>
            </w:rPrChange>
          </w:rPr>
          <w:t>normal and extreme</w:t>
        </w:r>
      </w:ins>
      <w:ins w:id="5132" w:author="野草" w:date="2024-02-05T10:02:46Z">
        <w:r>
          <w:rPr>
            <w:rFonts w:hint="eastAsia"/>
            <w:highlight w:val="cyan"/>
            <w:lang w:val="en-US" w:eastAsia="zh-CN"/>
            <w:rPrChange w:id="5133" w:author="野草" w:date="2024-02-05T10:02:58Z">
              <w:rPr>
                <w:rFonts w:hint="eastAsia"/>
                <w:highlight w:val="none"/>
                <w:lang w:val="en-US" w:eastAsia="zh-CN"/>
              </w:rPr>
            </w:rPrChange>
          </w:rPr>
          <w:t xml:space="preserve"> summer days, thereby </w:t>
        </w:r>
      </w:ins>
      <w:ins w:id="5134" w:author="野草" w:date="2024-02-05T10:02:46Z">
        <w:r>
          <w:rPr>
            <w:rFonts w:hint="eastAsia"/>
            <w:highlight w:val="green"/>
            <w:lang w:val="en-US" w:eastAsia="zh-CN"/>
            <w:rPrChange w:id="5135" w:author="野草" w:date="2024-02-05T10:04:23Z">
              <w:rPr>
                <w:rFonts w:hint="eastAsia"/>
                <w:highlight w:val="none"/>
                <w:lang w:val="en-US" w:eastAsia="zh-CN"/>
              </w:rPr>
            </w:rPrChange>
          </w:rPr>
          <w:t>augmenting the robustness</w:t>
        </w:r>
      </w:ins>
      <w:ins w:id="5136" w:author="野草" w:date="2024-02-05T10:02:46Z">
        <w:r>
          <w:rPr>
            <w:rFonts w:hint="eastAsia"/>
            <w:highlight w:val="cyan"/>
            <w:lang w:val="en-US" w:eastAsia="zh-CN"/>
            <w:rPrChange w:id="5137" w:author="野草" w:date="2024-02-05T10:02:58Z">
              <w:rPr>
                <w:rFonts w:hint="eastAsia"/>
                <w:highlight w:val="none"/>
                <w:lang w:val="en-US" w:eastAsia="zh-CN"/>
              </w:rPr>
            </w:rPrChange>
          </w:rPr>
          <w:t xml:space="preserve"> of the finding</w:t>
        </w:r>
      </w:ins>
      <w:del w:id="5138" w:author="野草" w:date="2024-02-05T10:02:46Z">
        <w:r>
          <w:rPr>
            <w:rFonts w:hint="eastAsia"/>
            <w:highlight w:val="cyan"/>
            <w:lang w:val="en-US" w:eastAsia="zh-CN"/>
            <w:rPrChange w:id="5139" w:author="野草" w:date="2024-02-05T10:02:58Z">
              <w:rPr>
                <w:rFonts w:hint="eastAsia"/>
                <w:highlight w:val="none"/>
                <w:lang w:val="en-US" w:eastAsia="zh-CN"/>
              </w:rPr>
            </w:rPrChange>
          </w:rPr>
          <w:delText xml:space="preserve">In addition, Chongqing </w:delText>
        </w:r>
      </w:del>
      <w:del w:id="5140" w:author="野草" w:date="2024-02-05T10:02:46Z">
        <w:r>
          <w:rPr>
            <w:rFonts w:hint="eastAsia"/>
            <w:highlight w:val="cyan"/>
            <w:lang w:val="en-US" w:eastAsia="zh-CN"/>
            <w:rPrChange w:id="5141" w:author="野草" w:date="2024-02-05T10:02:58Z">
              <w:rPr>
                <w:rFonts w:hint="eastAsia"/>
                <w:highlight w:val="none"/>
                <w:lang w:val="en-US" w:eastAsia="zh-CN"/>
              </w:rPr>
            </w:rPrChange>
          </w:rPr>
          <w:delText>is a city with a small number of sunshine hours, limiting the availability of suitable Landsat images.</w:delText>
        </w:r>
      </w:del>
    </w:p>
    <w:p>
      <w:pPr>
        <w:numPr>
          <w:ilvl w:val="-1"/>
          <w:numId w:val="0"/>
        </w:numPr>
        <w:ind w:left="0" w:leftChars="0" w:firstLine="0" w:firstLineChars="0"/>
        <w:rPr>
          <w:del w:id="5143" w:author="野草" w:date="2024-02-05T10:02:46Z"/>
          <w:rFonts w:hint="eastAsia"/>
          <w:highlight w:val="cyan"/>
          <w:lang w:val="en-US" w:eastAsia="zh-CN"/>
          <w:rPrChange w:id="5144" w:author="野草" w:date="2024-02-05T10:02:58Z">
            <w:rPr>
              <w:del w:id="5145" w:author="野草" w:date="2024-02-05T10:02:46Z"/>
              <w:rFonts w:hint="eastAsia"/>
              <w:highlight w:val="none"/>
              <w:lang w:val="en-US" w:eastAsia="zh-CN"/>
            </w:rPr>
          </w:rPrChange>
        </w:rPr>
        <w:pPrChange w:id="5142" w:author="野草" w:date="2024-02-05T09:33:22Z">
          <w:pPr>
            <w:numPr>
              <w:ilvl w:val="0"/>
              <w:numId w:val="4"/>
            </w:numPr>
            <w:ind w:left="420" w:leftChars="0" w:hanging="420" w:firstLineChars="0"/>
          </w:pPr>
        </w:pPrChange>
      </w:pPr>
      <w:del w:id="5146" w:author="野草" w:date="2024-02-05T10:02:46Z">
        <w:r>
          <w:rPr>
            <w:rFonts w:hint="eastAsia"/>
            <w:highlight w:val="cyan"/>
            <w:lang w:val="en-US" w:eastAsia="zh-CN"/>
            <w:rPrChange w:id="5147" w:author="野草" w:date="2024-02-05T10:02:58Z">
              <w:rPr>
                <w:rFonts w:hint="eastAsia"/>
                <w:highlight w:val="none"/>
                <w:lang w:val="en-US" w:eastAsia="zh-CN"/>
              </w:rPr>
            </w:rPrChange>
          </w:rPr>
          <w:delText xml:space="preserve">In this study, only one image </w:delText>
        </w:r>
      </w:del>
      <w:del w:id="5148" w:author="野草" w:date="2024-02-05T10:02:46Z">
        <w:r>
          <w:rPr>
            <w:rFonts w:hint="eastAsia"/>
            <w:highlight w:val="cyan"/>
            <w:lang w:val="en-US" w:eastAsia="zh-CN"/>
            <w:rPrChange w:id="5149" w:author="野草" w:date="2024-02-05T10:02:58Z">
              <w:rPr>
                <w:rFonts w:hint="eastAsia"/>
                <w:highlight w:val="none"/>
                <w:lang w:val="en-US" w:eastAsia="zh-CN"/>
              </w:rPr>
            </w:rPrChange>
          </w:rPr>
          <w:delText>is used to represent the normal summer day and the extremely hot day</w:delText>
        </w:r>
      </w:del>
      <w:del w:id="5150" w:author="野草" w:date="2024-02-05T10:02:46Z">
        <w:r>
          <w:rPr>
            <w:rFonts w:hint="eastAsia"/>
            <w:highlight w:val="cyan"/>
            <w:lang w:val="en-US" w:eastAsia="zh-CN"/>
            <w:rPrChange w:id="5151" w:author="野草" w:date="2024-02-05T10:02:58Z">
              <w:rPr>
                <w:rFonts w:hint="eastAsia"/>
                <w:highlight w:val="none"/>
                <w:lang w:val="en-US" w:eastAsia="zh-CN"/>
              </w:rPr>
            </w:rPrChange>
          </w:rPr>
          <w:delText xml:space="preserve">, respectively. </w:delText>
        </w:r>
      </w:del>
    </w:p>
    <w:p>
      <w:pPr>
        <w:numPr>
          <w:ilvl w:val="-1"/>
          <w:numId w:val="0"/>
        </w:numPr>
        <w:ind w:left="0" w:leftChars="0" w:firstLine="0" w:firstLineChars="0"/>
        <w:rPr>
          <w:del w:id="5153" w:author="野草" w:date="2024-02-05T10:02:46Z"/>
          <w:rFonts w:hint="eastAsia"/>
          <w:highlight w:val="cyan"/>
          <w:lang w:val="en-US" w:eastAsia="zh-CN"/>
          <w:rPrChange w:id="5154" w:author="野草" w:date="2024-02-05T10:02:58Z">
            <w:rPr>
              <w:del w:id="5155" w:author="野草" w:date="2024-02-05T10:02:46Z"/>
              <w:rFonts w:hint="eastAsia"/>
              <w:highlight w:val="none"/>
              <w:lang w:val="en-US" w:eastAsia="zh-CN"/>
            </w:rPr>
          </w:rPrChange>
        </w:rPr>
        <w:pPrChange w:id="5152" w:author="野草" w:date="2024-02-05T09:33:23Z">
          <w:pPr>
            <w:numPr>
              <w:ilvl w:val="0"/>
              <w:numId w:val="4"/>
            </w:numPr>
            <w:ind w:left="420" w:leftChars="0" w:hanging="420" w:firstLineChars="0"/>
          </w:pPr>
        </w:pPrChange>
      </w:pPr>
      <w:del w:id="5156" w:author="野草" w:date="2024-02-05T10:02:46Z">
        <w:r>
          <w:rPr>
            <w:rFonts w:hint="eastAsia"/>
            <w:highlight w:val="cyan"/>
            <w:lang w:val="en-US" w:eastAsia="zh-CN"/>
            <w:rPrChange w:id="5157" w:author="野草" w:date="2024-02-05T10:02:58Z">
              <w:rPr>
                <w:rFonts w:hint="eastAsia"/>
                <w:highlight w:val="none"/>
                <w:lang w:val="en-US" w:eastAsia="zh-CN"/>
              </w:rPr>
            </w:rPrChange>
          </w:rPr>
          <w:delText xml:space="preserve">Therefore, </w:delText>
        </w:r>
      </w:del>
      <w:del w:id="5158" w:author="野草" w:date="2024-02-05T10:02:46Z">
        <w:r>
          <w:rPr>
            <w:rFonts w:hint="eastAsia"/>
            <w:highlight w:val="cyan"/>
            <w:lang w:val="en-US" w:eastAsia="zh-CN"/>
            <w:rPrChange w:id="5159" w:author="野草" w:date="2024-02-05T10:02:58Z">
              <w:rPr>
                <w:rFonts w:hint="eastAsia"/>
                <w:highlight w:val="none"/>
                <w:lang w:val="en-US" w:eastAsia="zh-CN"/>
              </w:rPr>
            </w:rPrChange>
          </w:rPr>
          <w:delText>further investigations are necessary to use multiple images for normal and extreme summer days</w:delText>
        </w:r>
      </w:del>
      <w:del w:id="5160" w:author="野草" w:date="2024-02-05T10:02:46Z">
        <w:r>
          <w:rPr>
            <w:rFonts w:hint="eastAsia"/>
            <w:highlight w:val="cyan"/>
            <w:lang w:val="en-US" w:eastAsia="zh-CN"/>
            <w:rPrChange w:id="5161" w:author="野草" w:date="2024-02-05T10:02:58Z">
              <w:rPr>
                <w:rFonts w:hint="eastAsia"/>
                <w:highlight w:val="none"/>
                <w:lang w:val="en-US" w:eastAsia="zh-CN"/>
              </w:rPr>
            </w:rPrChange>
          </w:rPr>
          <w:delText xml:space="preserve"> to enhance the robustness of the results</w:delText>
        </w:r>
      </w:del>
      <w:del w:id="5162" w:author="野草" w:date="2024-02-05T10:02:46Z">
        <w:r>
          <w:rPr>
            <w:rFonts w:hint="eastAsia"/>
            <w:highlight w:val="cyan"/>
            <w:lang w:val="en-US" w:eastAsia="zh-CN"/>
            <w:rPrChange w:id="5163" w:author="野草" w:date="2024-02-05T10:02:58Z">
              <w:rPr>
                <w:rFonts w:hint="eastAsia"/>
                <w:highlight w:val="none"/>
                <w:lang w:val="en-US" w:eastAsia="zh-CN"/>
              </w:rPr>
            </w:rPrChange>
          </w:rPr>
          <w:delText>.</w:delText>
        </w:r>
      </w:del>
    </w:p>
    <w:p>
      <w:pPr>
        <w:numPr>
          <w:ilvl w:val="-1"/>
          <w:numId w:val="0"/>
        </w:numPr>
        <w:ind w:left="0" w:leftChars="0" w:firstLine="0" w:firstLineChars="0"/>
        <w:rPr>
          <w:ins w:id="5165" w:author="野草" w:date="2024-02-05T10:02:49Z"/>
          <w:rFonts w:hint="eastAsia"/>
          <w:highlight w:val="cyan"/>
          <w:lang w:val="en-US" w:eastAsia="zh-CN"/>
          <w:rPrChange w:id="5166" w:author="野草" w:date="2024-02-05T10:02:58Z">
            <w:rPr>
              <w:ins w:id="5167" w:author="野草" w:date="2024-02-05T10:02:49Z"/>
              <w:rFonts w:hint="eastAsia"/>
              <w:highlight w:val="none"/>
              <w:lang w:val="en-US" w:eastAsia="zh-CN"/>
            </w:rPr>
          </w:rPrChange>
        </w:rPr>
        <w:pPrChange w:id="5164" w:author="野草" w:date="2024-02-05T09:33:36Z">
          <w:pPr>
            <w:numPr>
              <w:ilvl w:val="0"/>
              <w:numId w:val="4"/>
            </w:numPr>
            <w:ind w:left="420" w:leftChars="0" w:hanging="420" w:firstLineChars="0"/>
          </w:pPr>
        </w:pPrChange>
      </w:pPr>
      <w:ins w:id="5168" w:author="野草" w:date="2024-02-05T10:02:48Z">
        <w:r>
          <w:rPr>
            <w:rFonts w:hint="eastAsia"/>
            <w:highlight w:val="cyan"/>
            <w:lang w:val="en-US" w:eastAsia="zh-CN"/>
            <w:rPrChange w:id="5169" w:author="野草" w:date="2024-02-05T10:02:58Z">
              <w:rPr>
                <w:rFonts w:hint="eastAsia"/>
                <w:highlight w:val="none"/>
                <w:lang w:val="en-US" w:eastAsia="zh-CN"/>
              </w:rPr>
            </w:rPrChange>
          </w:rPr>
          <w:t>.</w:t>
        </w:r>
      </w:ins>
    </w:p>
    <w:p>
      <w:pPr>
        <w:numPr>
          <w:ilvl w:val="-1"/>
          <w:numId w:val="0"/>
        </w:numPr>
        <w:ind w:left="0" w:leftChars="0" w:firstLine="0" w:firstLineChars="0"/>
        <w:rPr>
          <w:ins w:id="5171" w:author="野草" w:date="2024-02-05T10:04:51Z"/>
          <w:rFonts w:hint="eastAsia"/>
          <w:highlight w:val="none"/>
          <w:lang w:val="en-US" w:eastAsia="zh-CN"/>
        </w:rPr>
        <w:pPrChange w:id="5170" w:author="野草" w:date="2024-02-05T09:33:36Z">
          <w:pPr>
            <w:numPr>
              <w:ilvl w:val="0"/>
              <w:numId w:val="4"/>
            </w:numPr>
            <w:ind w:left="420" w:leftChars="0" w:hanging="420" w:firstLineChars="0"/>
          </w:pPr>
        </w:pPrChange>
      </w:pPr>
    </w:p>
    <w:p>
      <w:pPr>
        <w:numPr>
          <w:ilvl w:val="-1"/>
          <w:numId w:val="0"/>
        </w:numPr>
        <w:ind w:left="0" w:leftChars="0" w:firstLine="0" w:firstLineChars="0"/>
        <w:rPr>
          <w:ins w:id="5173" w:author="野草" w:date="2024-02-05T10:02:49Z"/>
          <w:rFonts w:hint="eastAsia"/>
          <w:highlight w:val="green"/>
          <w:lang w:val="en-US" w:eastAsia="zh-CN"/>
          <w:rPrChange w:id="5174" w:author="野草" w:date="2024-02-05T10:09:54Z">
            <w:rPr>
              <w:ins w:id="5175" w:author="野草" w:date="2024-02-05T10:02:49Z"/>
              <w:rFonts w:hint="eastAsia"/>
              <w:highlight w:val="none"/>
              <w:lang w:val="en-US" w:eastAsia="zh-CN"/>
            </w:rPr>
          </w:rPrChange>
        </w:rPr>
        <w:pPrChange w:id="5172" w:author="野草" w:date="2024-02-05T09:33:36Z">
          <w:pPr>
            <w:numPr>
              <w:ilvl w:val="0"/>
              <w:numId w:val="4"/>
            </w:numPr>
            <w:ind w:left="420" w:leftChars="0" w:hanging="420" w:firstLineChars="0"/>
          </w:pPr>
        </w:pPrChange>
      </w:pPr>
      <w:ins w:id="5176" w:author="野草" w:date="2024-02-05T10:04:52Z">
        <w:r>
          <w:rPr>
            <w:rFonts w:hint="eastAsia"/>
            <w:highlight w:val="green"/>
            <w:lang w:val="en-US" w:eastAsia="zh-CN"/>
            <w:rPrChange w:id="5177" w:author="野草" w:date="2024-02-05T10:09:54Z">
              <w:rPr>
                <w:rFonts w:hint="eastAsia"/>
                <w:highlight w:val="none"/>
                <w:lang w:val="en-US" w:eastAsia="zh-CN"/>
              </w:rPr>
            </w:rPrChange>
          </w:rPr>
          <w:t>【</w:t>
        </w:r>
      </w:ins>
      <w:ins w:id="5178" w:author="野草" w:date="2024-02-05T10:07:45Z">
        <w:r>
          <w:rPr>
            <w:rFonts w:hint="eastAsia"/>
            <w:highlight w:val="green"/>
            <w:lang w:val="en-US" w:eastAsia="zh-CN"/>
          </w:rPr>
          <w:t>up2024 0205 10:</w:t>
        </w:r>
      </w:ins>
      <w:ins w:id="5179" w:author="野草" w:date="2024-02-05T10:10:29Z">
        <w:r>
          <w:rPr>
            <w:rFonts w:hint="eastAsia"/>
            <w:highlight w:val="green"/>
            <w:lang w:val="en-US" w:eastAsia="zh-CN"/>
          </w:rPr>
          <w:t>1</w:t>
        </w:r>
      </w:ins>
      <w:ins w:id="5180" w:author="野草" w:date="2024-02-05T10:15:00Z">
        <w:r>
          <w:rPr>
            <w:rFonts w:hint="eastAsia"/>
            <w:highlight w:val="green"/>
            <w:lang w:val="en-US" w:eastAsia="zh-CN"/>
          </w:rPr>
          <w:t>6</w:t>
        </w:r>
      </w:ins>
      <w:ins w:id="5181" w:author="野草" w:date="2024-02-05T10:04:52Z">
        <w:r>
          <w:rPr>
            <w:rFonts w:hint="eastAsia"/>
            <w:highlight w:val="green"/>
            <w:lang w:val="en-US" w:eastAsia="zh-CN"/>
            <w:rPrChange w:id="5182" w:author="野草" w:date="2024-02-05T10:09:54Z">
              <w:rPr>
                <w:rFonts w:hint="eastAsia"/>
                <w:highlight w:val="none"/>
                <w:lang w:val="en-US" w:eastAsia="zh-CN"/>
              </w:rPr>
            </w:rPrChange>
          </w:rPr>
          <w:t>】</w:t>
        </w:r>
      </w:ins>
    </w:p>
    <w:p>
      <w:pPr>
        <w:numPr>
          <w:ilvl w:val="-1"/>
          <w:numId w:val="0"/>
        </w:numPr>
        <w:ind w:left="0" w:leftChars="0" w:firstLine="0" w:firstLineChars="0"/>
        <w:rPr>
          <w:del w:id="5184" w:author="野草" w:date="2024-02-05T10:06:44Z"/>
          <w:rFonts w:hint="eastAsia"/>
          <w:highlight w:val="none"/>
          <w:lang w:val="en-US" w:eastAsia="zh-CN"/>
        </w:rPr>
        <w:pPrChange w:id="5183" w:author="野草" w:date="2024-02-05T09:33:36Z">
          <w:pPr>
            <w:numPr>
              <w:ilvl w:val="0"/>
              <w:numId w:val="4"/>
            </w:numPr>
            <w:ind w:left="420" w:leftChars="0" w:hanging="420" w:firstLineChars="0"/>
          </w:pPr>
        </w:pPrChange>
      </w:pPr>
      <w:r>
        <w:rPr>
          <w:rFonts w:hint="eastAsia"/>
          <w:highlight w:val="cyan"/>
          <w:lang w:val="en-US" w:eastAsia="zh-CN"/>
          <w:rPrChange w:id="5185" w:author="野草" w:date="2024-02-05T10:07:42Z">
            <w:rPr>
              <w:rFonts w:hint="eastAsia"/>
              <w:highlight w:val="none"/>
              <w:lang w:val="en-US" w:eastAsia="zh-CN"/>
            </w:rPr>
          </w:rPrChange>
        </w:rPr>
        <w:t xml:space="preserve">Furthermore, </w:t>
      </w:r>
      <w:ins w:id="5186" w:author="野草" w:date="2024-02-05T10:06:44Z">
        <w:r>
          <w:rPr>
            <w:rFonts w:hint="eastAsia"/>
            <w:highlight w:val="cyan"/>
            <w:lang w:val="en-US" w:eastAsia="zh-CN"/>
            <w:rPrChange w:id="5187" w:author="野草" w:date="2024-02-05T10:07:42Z">
              <w:rPr>
                <w:rFonts w:hint="eastAsia"/>
                <w:highlight w:val="none"/>
                <w:lang w:val="en-US" w:eastAsia="zh-CN"/>
              </w:rPr>
            </w:rPrChange>
          </w:rPr>
          <w:t xml:space="preserve">this study </w:t>
        </w:r>
      </w:ins>
      <w:ins w:id="5188" w:author="野草" w:date="2024-02-05T10:06:44Z">
        <w:r>
          <w:rPr>
            <w:rFonts w:hint="eastAsia"/>
            <w:highlight w:val="green"/>
            <w:lang w:val="en-US" w:eastAsia="zh-CN"/>
            <w:rPrChange w:id="5189" w:author="野草" w:date="2024-02-05T10:07:52Z">
              <w:rPr>
                <w:rFonts w:hint="eastAsia"/>
                <w:highlight w:val="none"/>
                <w:lang w:val="en-US" w:eastAsia="zh-CN"/>
              </w:rPr>
            </w:rPrChange>
          </w:rPr>
          <w:t>is confined to</w:t>
        </w:r>
      </w:ins>
      <w:ins w:id="5190" w:author="野草" w:date="2024-02-05T10:06:44Z">
        <w:r>
          <w:rPr>
            <w:rFonts w:hint="eastAsia"/>
            <w:highlight w:val="cyan"/>
            <w:lang w:val="en-US" w:eastAsia="zh-CN"/>
            <w:rPrChange w:id="5191" w:author="野草" w:date="2024-02-05T10:07:42Z">
              <w:rPr>
                <w:rFonts w:hint="eastAsia"/>
                <w:highlight w:val="none"/>
                <w:lang w:val="en-US" w:eastAsia="zh-CN"/>
              </w:rPr>
            </w:rPrChange>
          </w:rPr>
          <w:t xml:space="preserve"> </w:t>
        </w:r>
      </w:ins>
      <w:ins w:id="5192" w:author="野草" w:date="2024-02-05T10:06:44Z">
        <w:r>
          <w:rPr>
            <w:rFonts w:hint="eastAsia"/>
            <w:highlight w:val="green"/>
            <w:lang w:val="en-US" w:eastAsia="zh-CN"/>
            <w:rPrChange w:id="5193" w:author="野草" w:date="2024-02-05T10:07:57Z">
              <w:rPr>
                <w:rFonts w:hint="eastAsia"/>
                <w:highlight w:val="none"/>
                <w:lang w:val="en-US" w:eastAsia="zh-CN"/>
              </w:rPr>
            </w:rPrChange>
          </w:rPr>
          <w:t>river cooling effects</w:t>
        </w:r>
      </w:ins>
      <w:ins w:id="5194" w:author="野草" w:date="2024-02-05T10:06:44Z">
        <w:r>
          <w:rPr>
            <w:rFonts w:hint="eastAsia"/>
            <w:highlight w:val="cyan"/>
            <w:lang w:val="en-US" w:eastAsia="zh-CN"/>
            <w:rPrChange w:id="5195" w:author="野草" w:date="2024-02-05T10:07:42Z">
              <w:rPr>
                <w:rFonts w:hint="eastAsia"/>
                <w:highlight w:val="none"/>
                <w:lang w:val="en-US" w:eastAsia="zh-CN"/>
              </w:rPr>
            </w:rPrChange>
          </w:rPr>
          <w:t xml:space="preserve"> within </w:t>
        </w:r>
      </w:ins>
      <w:ins w:id="5196" w:author="野草" w:date="2024-02-05T10:06:44Z">
        <w:r>
          <w:rPr>
            <w:rFonts w:hint="eastAsia"/>
            <w:highlight w:val="green"/>
            <w:lang w:val="en-US" w:eastAsia="zh-CN"/>
            <w:rPrChange w:id="5197" w:author="野草" w:date="2024-02-05T10:08:01Z">
              <w:rPr>
                <w:rFonts w:hint="eastAsia"/>
                <w:highlight w:val="none"/>
                <w:lang w:val="en-US" w:eastAsia="zh-CN"/>
              </w:rPr>
            </w:rPrChange>
          </w:rPr>
          <w:t>a single year</w:t>
        </w:r>
      </w:ins>
      <w:ins w:id="5198" w:author="野草" w:date="2024-02-05T10:06:44Z">
        <w:r>
          <w:rPr>
            <w:rFonts w:hint="eastAsia"/>
            <w:highlight w:val="cyan"/>
            <w:lang w:val="en-US" w:eastAsia="zh-CN"/>
            <w:rPrChange w:id="5199" w:author="野草" w:date="2024-02-05T10:07:42Z">
              <w:rPr>
                <w:rFonts w:hint="eastAsia"/>
                <w:highlight w:val="none"/>
                <w:lang w:val="en-US" w:eastAsia="zh-CN"/>
              </w:rPr>
            </w:rPrChange>
          </w:rPr>
          <w:t>. Similar to other cities</w:t>
        </w:r>
      </w:ins>
      <w:ins w:id="5200" w:author="野草" w:date="2024-02-05T10:08:08Z">
        <w:r>
          <w:rPr>
            <w:rFonts w:hint="eastAsia"/>
            <w:highlight w:val="cyan"/>
            <w:lang w:val="en-US" w:eastAsia="zh-CN"/>
          </w:rPr>
          <w:t xml:space="preserve"> </w:t>
        </w:r>
      </w:ins>
      <w:ins w:id="5201" w:author="野草" w:date="2024-02-05T10:08:09Z">
        <w:r>
          <w:rPr>
            <w:rFonts w:hint="eastAsia"/>
            <w:highlight w:val="cyan"/>
            <w:lang w:val="en-US" w:eastAsia="zh-CN"/>
          </w:rPr>
          <w:t>in</w:t>
        </w:r>
      </w:ins>
      <w:ins w:id="5202" w:author="野草" w:date="2024-02-05T10:08:10Z">
        <w:r>
          <w:rPr>
            <w:rFonts w:hint="eastAsia"/>
            <w:highlight w:val="cyan"/>
            <w:lang w:val="en-US" w:eastAsia="zh-CN"/>
          </w:rPr>
          <w:t xml:space="preserve"> </w:t>
        </w:r>
      </w:ins>
      <w:ins w:id="5203" w:author="野草" w:date="2024-02-05T10:08:10Z">
        <w:r>
          <w:rPr>
            <w:rFonts w:hint="eastAsia"/>
            <w:highlight w:val="green"/>
            <w:lang w:val="en-US" w:eastAsia="zh-CN"/>
            <w:rPrChange w:id="5204" w:author="野草" w:date="2024-02-05T10:08:20Z">
              <w:rPr>
                <w:rFonts w:hint="eastAsia"/>
                <w:highlight w:val="cyan"/>
                <w:lang w:val="en-US" w:eastAsia="zh-CN"/>
              </w:rPr>
            </w:rPrChange>
          </w:rPr>
          <w:t>de</w:t>
        </w:r>
      </w:ins>
      <w:ins w:id="5205" w:author="野草" w:date="2024-02-05T10:08:11Z">
        <w:r>
          <w:rPr>
            <w:rFonts w:hint="eastAsia"/>
            <w:highlight w:val="green"/>
            <w:lang w:val="en-US" w:eastAsia="zh-CN"/>
            <w:rPrChange w:id="5206" w:author="野草" w:date="2024-02-05T10:08:20Z">
              <w:rPr>
                <w:rFonts w:hint="eastAsia"/>
                <w:highlight w:val="cyan"/>
                <w:lang w:val="en-US" w:eastAsia="zh-CN"/>
              </w:rPr>
            </w:rPrChange>
          </w:rPr>
          <w:t>velop</w:t>
        </w:r>
      </w:ins>
      <w:ins w:id="5207" w:author="野草" w:date="2024-02-05T10:08:12Z">
        <w:r>
          <w:rPr>
            <w:rFonts w:hint="eastAsia"/>
            <w:highlight w:val="green"/>
            <w:lang w:val="en-US" w:eastAsia="zh-CN"/>
            <w:rPrChange w:id="5208" w:author="野草" w:date="2024-02-05T10:08:20Z">
              <w:rPr>
                <w:rFonts w:hint="eastAsia"/>
                <w:highlight w:val="cyan"/>
                <w:lang w:val="en-US" w:eastAsia="zh-CN"/>
              </w:rPr>
            </w:rPrChange>
          </w:rPr>
          <w:t xml:space="preserve">ing </w:t>
        </w:r>
      </w:ins>
      <w:ins w:id="5209" w:author="野草" w:date="2024-02-05T10:08:13Z">
        <w:r>
          <w:rPr>
            <w:rFonts w:hint="eastAsia"/>
            <w:highlight w:val="green"/>
            <w:lang w:val="en-US" w:eastAsia="zh-CN"/>
            <w:rPrChange w:id="5210" w:author="野草" w:date="2024-02-05T10:08:20Z">
              <w:rPr>
                <w:rFonts w:hint="eastAsia"/>
                <w:highlight w:val="cyan"/>
                <w:lang w:val="en-US" w:eastAsia="zh-CN"/>
              </w:rPr>
            </w:rPrChange>
          </w:rPr>
          <w:t>coun</w:t>
        </w:r>
      </w:ins>
      <w:ins w:id="5211" w:author="野草" w:date="2024-02-05T10:08:14Z">
        <w:r>
          <w:rPr>
            <w:rFonts w:hint="eastAsia"/>
            <w:highlight w:val="green"/>
            <w:lang w:val="en-US" w:eastAsia="zh-CN"/>
            <w:rPrChange w:id="5212" w:author="野草" w:date="2024-02-05T10:08:20Z">
              <w:rPr>
                <w:rFonts w:hint="eastAsia"/>
                <w:highlight w:val="cyan"/>
                <w:lang w:val="en-US" w:eastAsia="zh-CN"/>
              </w:rPr>
            </w:rPrChange>
          </w:rPr>
          <w:t>t</w:t>
        </w:r>
      </w:ins>
      <w:ins w:id="5213" w:author="野草" w:date="2024-02-05T10:08:15Z">
        <w:r>
          <w:rPr>
            <w:rFonts w:hint="eastAsia"/>
            <w:highlight w:val="green"/>
            <w:lang w:val="en-US" w:eastAsia="zh-CN"/>
            <w:rPrChange w:id="5214" w:author="野草" w:date="2024-02-05T10:08:20Z">
              <w:rPr>
                <w:rFonts w:hint="eastAsia"/>
                <w:highlight w:val="cyan"/>
                <w:lang w:val="en-US" w:eastAsia="zh-CN"/>
              </w:rPr>
            </w:rPrChange>
          </w:rPr>
          <w:t>ries</w:t>
        </w:r>
      </w:ins>
      <w:ins w:id="5215" w:author="野草" w:date="2024-02-05T10:06:44Z">
        <w:r>
          <w:rPr>
            <w:rFonts w:hint="eastAsia"/>
            <w:highlight w:val="cyan"/>
            <w:lang w:val="en-US" w:eastAsia="zh-CN"/>
            <w:rPrChange w:id="5216" w:author="野草" w:date="2024-02-05T10:07:42Z">
              <w:rPr>
                <w:rFonts w:hint="eastAsia"/>
                <w:highlight w:val="none"/>
                <w:lang w:val="en-US" w:eastAsia="zh-CN"/>
              </w:rPr>
            </w:rPrChange>
          </w:rPr>
          <w:t xml:space="preserve">, Chongqing has </w:t>
        </w:r>
      </w:ins>
      <w:ins w:id="5217" w:author="野草" w:date="2024-02-05T10:06:44Z">
        <w:r>
          <w:rPr>
            <w:rFonts w:hint="eastAsia"/>
            <w:highlight w:val="cyan"/>
            <w:u w:val="single"/>
            <w:lang w:val="en-US" w:eastAsia="zh-CN"/>
            <w:rPrChange w:id="5218" w:author="野草" w:date="2024-02-05T10:10:26Z">
              <w:rPr>
                <w:rFonts w:hint="eastAsia"/>
                <w:highlight w:val="none"/>
                <w:lang w:val="en-US" w:eastAsia="zh-CN"/>
              </w:rPr>
            </w:rPrChange>
          </w:rPr>
          <w:t xml:space="preserve">undergone </w:t>
        </w:r>
      </w:ins>
      <w:ins w:id="5219" w:author="野草" w:date="2024-02-05T10:06:44Z">
        <w:r>
          <w:rPr>
            <w:rFonts w:hint="eastAsia"/>
            <w:highlight w:val="green"/>
            <w:u w:val="single"/>
            <w:lang w:val="en-US" w:eastAsia="zh-CN"/>
            <w:rPrChange w:id="5220" w:author="野草" w:date="2024-02-05T10:10:26Z">
              <w:rPr>
                <w:rFonts w:hint="eastAsia"/>
                <w:highlight w:val="none"/>
                <w:lang w:val="en-US" w:eastAsia="zh-CN"/>
              </w:rPr>
            </w:rPrChange>
          </w:rPr>
          <w:t>rapid urbanization</w:t>
        </w:r>
      </w:ins>
      <w:ins w:id="5221" w:author="野草" w:date="2024-02-05T10:06:44Z">
        <w:r>
          <w:rPr>
            <w:rFonts w:hint="eastAsia"/>
            <w:highlight w:val="cyan"/>
            <w:lang w:val="en-US" w:eastAsia="zh-CN"/>
            <w:rPrChange w:id="5222" w:author="野草" w:date="2024-02-05T10:07:42Z">
              <w:rPr>
                <w:rFonts w:hint="eastAsia"/>
                <w:highlight w:val="none"/>
                <w:lang w:val="en-US" w:eastAsia="zh-CN"/>
              </w:rPr>
            </w:rPrChange>
          </w:rPr>
          <w:t xml:space="preserve"> in the </w:t>
        </w:r>
      </w:ins>
      <w:ins w:id="5223" w:author="野草" w:date="2024-02-05T10:06:44Z">
        <w:r>
          <w:rPr>
            <w:rFonts w:hint="eastAsia"/>
            <w:highlight w:val="green"/>
            <w:lang w:val="en-US" w:eastAsia="zh-CN"/>
            <w:rPrChange w:id="5224" w:author="野草" w:date="2024-02-05T10:08:29Z">
              <w:rPr>
                <w:rFonts w:hint="eastAsia"/>
                <w:highlight w:val="none"/>
                <w:lang w:val="en-US" w:eastAsia="zh-CN"/>
              </w:rPr>
            </w:rPrChange>
          </w:rPr>
          <w:t>past few decades</w:t>
        </w:r>
      </w:ins>
      <w:ins w:id="5225" w:author="野草" w:date="2024-02-05T10:06:44Z">
        <w:r>
          <w:rPr>
            <w:rFonts w:hint="eastAsia"/>
            <w:highlight w:val="cyan"/>
            <w:lang w:val="en-US" w:eastAsia="zh-CN"/>
            <w:rPrChange w:id="5226" w:author="野草" w:date="2024-02-05T10:07:42Z">
              <w:rPr>
                <w:rFonts w:hint="eastAsia"/>
                <w:highlight w:val="none"/>
                <w:lang w:val="en-US" w:eastAsia="zh-CN"/>
              </w:rPr>
            </w:rPrChange>
          </w:rPr>
          <w:t xml:space="preserve">. Due to </w:t>
        </w:r>
      </w:ins>
      <w:ins w:id="5227" w:author="野草" w:date="2024-02-05T10:12:36Z">
        <w:r>
          <w:rPr>
            <w:rFonts w:hint="eastAsia"/>
            <w:highlight w:val="cyan"/>
            <w:lang w:val="en-US" w:eastAsia="zh-CN"/>
          </w:rPr>
          <w:t xml:space="preserve">the </w:t>
        </w:r>
      </w:ins>
      <w:ins w:id="5228" w:author="野草" w:date="2024-02-05T10:06:44Z">
        <w:r>
          <w:rPr>
            <w:rFonts w:hint="eastAsia"/>
            <w:highlight w:val="cyan"/>
            <w:lang w:val="en-US" w:eastAsia="zh-CN"/>
            <w:rPrChange w:id="5229" w:author="野草" w:date="2024-02-05T10:07:42Z">
              <w:rPr>
                <w:rFonts w:hint="eastAsia"/>
                <w:highlight w:val="none"/>
                <w:lang w:val="en-US" w:eastAsia="zh-CN"/>
              </w:rPr>
            </w:rPrChange>
          </w:rPr>
          <w:t xml:space="preserve">limitations in </w:t>
        </w:r>
      </w:ins>
      <w:ins w:id="5230" w:author="野草" w:date="2024-02-05T10:06:44Z">
        <w:r>
          <w:rPr>
            <w:rFonts w:hint="eastAsia"/>
            <w:highlight w:val="green"/>
            <w:lang w:val="en-US" w:eastAsia="zh-CN"/>
            <w:rPrChange w:id="5231" w:author="野草" w:date="2024-02-05T10:08:32Z">
              <w:rPr>
                <w:rFonts w:hint="eastAsia"/>
                <w:highlight w:val="none"/>
                <w:lang w:val="en-US" w:eastAsia="zh-CN"/>
              </w:rPr>
            </w:rPrChange>
          </w:rPr>
          <w:t>available building data</w:t>
        </w:r>
      </w:ins>
      <w:ins w:id="5232" w:author="野草" w:date="2024-02-05T10:06:44Z">
        <w:r>
          <w:rPr>
            <w:rFonts w:hint="eastAsia"/>
            <w:highlight w:val="cyan"/>
            <w:lang w:val="en-US" w:eastAsia="zh-CN"/>
            <w:rPrChange w:id="5233" w:author="野草" w:date="2024-02-05T10:07:42Z">
              <w:rPr>
                <w:rFonts w:hint="eastAsia"/>
                <w:highlight w:val="none"/>
                <w:lang w:val="en-US" w:eastAsia="zh-CN"/>
              </w:rPr>
            </w:rPrChange>
          </w:rPr>
          <w:t xml:space="preserve">, an analysis of </w:t>
        </w:r>
      </w:ins>
      <w:ins w:id="5234" w:author="野草" w:date="2024-02-05T10:06:44Z">
        <w:r>
          <w:rPr>
            <w:rFonts w:hint="eastAsia"/>
            <w:highlight w:val="green"/>
            <w:lang w:val="en-US" w:eastAsia="zh-CN"/>
            <w:rPrChange w:id="5235" w:author="野草" w:date="2024-02-05T10:08:36Z">
              <w:rPr>
                <w:rFonts w:hint="eastAsia"/>
                <w:highlight w:val="none"/>
                <w:lang w:val="en-US" w:eastAsia="zh-CN"/>
              </w:rPr>
            </w:rPrChange>
          </w:rPr>
          <w:t>river cooling</w:t>
        </w:r>
      </w:ins>
      <w:ins w:id="5236" w:author="野草" w:date="2024-02-05T10:06:44Z">
        <w:r>
          <w:rPr>
            <w:rFonts w:hint="eastAsia"/>
            <w:highlight w:val="cyan"/>
            <w:lang w:val="en-US" w:eastAsia="zh-CN"/>
            <w:rPrChange w:id="5237" w:author="野草" w:date="2024-02-05T10:07:42Z">
              <w:rPr>
                <w:rFonts w:hint="eastAsia"/>
                <w:highlight w:val="none"/>
                <w:lang w:val="en-US" w:eastAsia="zh-CN"/>
              </w:rPr>
            </w:rPrChange>
          </w:rPr>
          <w:t xml:space="preserve"> during this </w:t>
        </w:r>
      </w:ins>
      <w:ins w:id="5238" w:author="野草" w:date="2024-02-05T10:06:44Z">
        <w:r>
          <w:rPr>
            <w:rFonts w:hint="eastAsia"/>
            <w:highlight w:val="green"/>
            <w:lang w:val="en-US" w:eastAsia="zh-CN"/>
            <w:rPrChange w:id="5239" w:author="野草" w:date="2024-02-05T10:08:39Z">
              <w:rPr>
                <w:rFonts w:hint="eastAsia"/>
                <w:highlight w:val="none"/>
                <w:lang w:val="en-US" w:eastAsia="zh-CN"/>
              </w:rPr>
            </w:rPrChange>
          </w:rPr>
          <w:t>urbanization process</w:t>
        </w:r>
      </w:ins>
      <w:ins w:id="5240" w:author="野草" w:date="2024-02-05T10:06:44Z">
        <w:r>
          <w:rPr>
            <w:rFonts w:hint="eastAsia"/>
            <w:highlight w:val="cyan"/>
            <w:lang w:val="en-US" w:eastAsia="zh-CN"/>
            <w:rPrChange w:id="5241" w:author="野草" w:date="2024-02-05T10:07:42Z">
              <w:rPr>
                <w:rFonts w:hint="eastAsia"/>
                <w:highlight w:val="none"/>
                <w:lang w:val="en-US" w:eastAsia="zh-CN"/>
              </w:rPr>
            </w:rPrChange>
          </w:rPr>
          <w:t xml:space="preserve"> </w:t>
        </w:r>
      </w:ins>
      <w:ins w:id="5242" w:author="野草" w:date="2024-02-05T10:08:55Z">
        <w:r>
          <w:rPr>
            <w:rFonts w:hint="eastAsia"/>
            <w:highlight w:val="cyan"/>
            <w:lang w:val="en-US" w:eastAsia="zh-CN"/>
          </w:rPr>
          <w:t>i</w:t>
        </w:r>
      </w:ins>
      <w:ins w:id="5243" w:author="野草" w:date="2024-02-05T10:06:44Z">
        <w:r>
          <w:rPr>
            <w:rFonts w:hint="eastAsia"/>
            <w:highlight w:val="cyan"/>
            <w:lang w:val="en-US" w:eastAsia="zh-CN"/>
            <w:rPrChange w:id="5244" w:author="野草" w:date="2024-02-05T10:07:42Z">
              <w:rPr>
                <w:rFonts w:hint="eastAsia"/>
                <w:highlight w:val="none"/>
                <w:lang w:val="en-US" w:eastAsia="zh-CN"/>
              </w:rPr>
            </w:rPrChange>
          </w:rPr>
          <w:t xml:space="preserve">s unfeasible. The impacts of </w:t>
        </w:r>
      </w:ins>
      <w:ins w:id="5245" w:author="野草" w:date="2024-02-05T10:06:44Z">
        <w:r>
          <w:rPr>
            <w:rFonts w:hint="eastAsia"/>
            <w:highlight w:val="green"/>
            <w:lang w:val="en-US" w:eastAsia="zh-CN"/>
            <w:rPrChange w:id="5246" w:author="野草" w:date="2024-02-05T10:08:59Z">
              <w:rPr>
                <w:rFonts w:hint="eastAsia"/>
                <w:highlight w:val="none"/>
                <w:lang w:val="en-US" w:eastAsia="zh-CN"/>
              </w:rPr>
            </w:rPrChange>
          </w:rPr>
          <w:t>dynamic changes</w:t>
        </w:r>
      </w:ins>
      <w:ins w:id="5247" w:author="野草" w:date="2024-02-05T10:06:44Z">
        <w:r>
          <w:rPr>
            <w:rFonts w:hint="eastAsia"/>
            <w:highlight w:val="cyan"/>
            <w:lang w:val="en-US" w:eastAsia="zh-CN"/>
            <w:rPrChange w:id="5248" w:author="野草" w:date="2024-02-05T10:07:42Z">
              <w:rPr>
                <w:rFonts w:hint="eastAsia"/>
                <w:highlight w:val="none"/>
                <w:lang w:val="en-US" w:eastAsia="zh-CN"/>
              </w:rPr>
            </w:rPrChange>
          </w:rPr>
          <w:t xml:space="preserve"> in the </w:t>
        </w:r>
      </w:ins>
      <w:ins w:id="5249" w:author="野草" w:date="2024-02-05T10:06:44Z">
        <w:r>
          <w:rPr>
            <w:rFonts w:hint="eastAsia"/>
            <w:highlight w:val="green"/>
            <w:lang w:val="en-US" w:eastAsia="zh-CN"/>
            <w:rPrChange w:id="5250" w:author="野草" w:date="2024-02-05T10:09:03Z">
              <w:rPr>
                <w:rFonts w:hint="eastAsia"/>
                <w:highlight w:val="none"/>
                <w:lang w:val="en-US" w:eastAsia="zh-CN"/>
              </w:rPr>
            </w:rPrChange>
          </w:rPr>
          <w:t>3D urban structure</w:t>
        </w:r>
      </w:ins>
      <w:ins w:id="5251" w:author="野草" w:date="2024-02-05T10:06:44Z">
        <w:r>
          <w:rPr>
            <w:rFonts w:hint="eastAsia"/>
            <w:highlight w:val="cyan"/>
            <w:lang w:val="en-US" w:eastAsia="zh-CN"/>
            <w:rPrChange w:id="5252" w:author="野草" w:date="2024-02-05T10:07:42Z">
              <w:rPr>
                <w:rFonts w:hint="eastAsia"/>
                <w:highlight w:val="none"/>
                <w:lang w:val="en-US" w:eastAsia="zh-CN"/>
              </w:rPr>
            </w:rPrChange>
          </w:rPr>
          <w:t xml:space="preserve"> during </w:t>
        </w:r>
      </w:ins>
      <w:ins w:id="5253" w:author="野草" w:date="2024-02-05T10:06:44Z">
        <w:r>
          <w:rPr>
            <w:rFonts w:hint="eastAsia"/>
            <w:highlight w:val="green"/>
            <w:lang w:val="en-US" w:eastAsia="zh-CN"/>
            <w:rPrChange w:id="5254" w:author="野草" w:date="2024-02-05T10:09:06Z">
              <w:rPr>
                <w:rFonts w:hint="eastAsia"/>
                <w:highlight w:val="none"/>
                <w:lang w:val="en-US" w:eastAsia="zh-CN"/>
              </w:rPr>
            </w:rPrChange>
          </w:rPr>
          <w:t>urban construction</w:t>
        </w:r>
      </w:ins>
      <w:ins w:id="5255" w:author="野草" w:date="2024-02-05T10:06:44Z">
        <w:r>
          <w:rPr>
            <w:rFonts w:hint="eastAsia"/>
            <w:highlight w:val="cyan"/>
            <w:lang w:val="en-US" w:eastAsia="zh-CN"/>
            <w:rPrChange w:id="5256" w:author="野草" w:date="2024-02-05T10:07:42Z">
              <w:rPr>
                <w:rFonts w:hint="eastAsia"/>
                <w:highlight w:val="none"/>
                <w:lang w:val="en-US" w:eastAsia="zh-CN"/>
              </w:rPr>
            </w:rPrChange>
          </w:rPr>
          <w:t xml:space="preserve"> remain unexplored. </w:t>
        </w:r>
      </w:ins>
      <w:ins w:id="5257" w:author="野草" w:date="2024-02-05T10:13:43Z">
        <w:r>
          <w:rPr>
            <w:rFonts w:hint="eastAsia"/>
            <w:highlight w:val="green"/>
            <w:lang w:val="en-US" w:eastAsia="zh-CN"/>
          </w:rPr>
          <w:t xml:space="preserve">A quantitative analysis </w:t>
        </w:r>
      </w:ins>
      <w:ins w:id="5258" w:author="野草" w:date="2024-02-05T10:13:43Z">
        <w:r>
          <w:rPr>
            <w:rFonts w:hint="eastAsia"/>
            <w:highlight w:val="cyan"/>
            <w:lang w:val="en-US" w:eastAsia="zh-CN"/>
            <w:rPrChange w:id="5259" w:author="野草" w:date="2024-02-05T10:13:49Z">
              <w:rPr>
                <w:rFonts w:hint="eastAsia"/>
                <w:highlight w:val="green"/>
                <w:lang w:val="en-US" w:eastAsia="zh-CN"/>
              </w:rPr>
            </w:rPrChange>
          </w:rPr>
          <w:t xml:space="preserve">spanning </w:t>
        </w:r>
      </w:ins>
      <w:ins w:id="5260" w:author="野草" w:date="2024-02-05T10:13:43Z">
        <w:r>
          <w:rPr>
            <w:rFonts w:hint="eastAsia"/>
            <w:highlight w:val="green"/>
            <w:lang w:val="en-US" w:eastAsia="zh-CN"/>
          </w:rPr>
          <w:t>over 20 years, investigating annual variations</w:t>
        </w:r>
      </w:ins>
      <w:ins w:id="5261" w:author="野草" w:date="2024-02-05T10:13:43Z">
        <w:r>
          <w:rPr>
            <w:rFonts w:hint="eastAsia"/>
            <w:highlight w:val="cyan"/>
            <w:lang w:val="en-US" w:eastAsia="zh-CN"/>
            <w:rPrChange w:id="5262" w:author="野草" w:date="2024-02-05T10:13:53Z">
              <w:rPr>
                <w:rFonts w:hint="eastAsia"/>
                <w:highlight w:val="green"/>
                <w:lang w:val="en-US" w:eastAsia="zh-CN"/>
              </w:rPr>
            </w:rPrChange>
          </w:rPr>
          <w:t xml:space="preserve"> in </w:t>
        </w:r>
      </w:ins>
      <w:ins w:id="5263" w:author="野草" w:date="2024-02-05T10:13:43Z">
        <w:r>
          <w:rPr>
            <w:rFonts w:hint="eastAsia"/>
            <w:highlight w:val="green"/>
            <w:lang w:val="en-US" w:eastAsia="zh-CN"/>
          </w:rPr>
          <w:t>river cooling effects</w:t>
        </w:r>
      </w:ins>
      <w:ins w:id="5264" w:author="野草" w:date="2024-02-05T10:13:43Z">
        <w:r>
          <w:rPr>
            <w:rFonts w:hint="eastAsia"/>
            <w:highlight w:val="cyan"/>
            <w:lang w:val="en-US" w:eastAsia="zh-CN"/>
            <w:rPrChange w:id="5265" w:author="野草" w:date="2024-02-05T10:13:56Z">
              <w:rPr>
                <w:rFonts w:hint="eastAsia"/>
                <w:highlight w:val="green"/>
                <w:lang w:val="en-US" w:eastAsia="zh-CN"/>
              </w:rPr>
            </w:rPrChange>
          </w:rPr>
          <w:t xml:space="preserve"> with </w:t>
        </w:r>
      </w:ins>
      <w:ins w:id="5266" w:author="野草" w:date="2024-02-05T10:13:43Z">
        <w:r>
          <w:rPr>
            <w:rFonts w:hint="eastAsia"/>
            <w:highlight w:val="green"/>
            <w:lang w:val="en-US" w:eastAsia="zh-CN"/>
          </w:rPr>
          <w:t>dynamic building data</w:t>
        </w:r>
      </w:ins>
      <w:ins w:id="5267" w:author="野草" w:date="2024-02-05T10:13:43Z">
        <w:r>
          <w:rPr>
            <w:rFonts w:hint="eastAsia"/>
            <w:highlight w:val="cyan"/>
            <w:lang w:val="en-US" w:eastAsia="zh-CN"/>
            <w:rPrChange w:id="5268" w:author="野草" w:date="2024-02-05T10:14:02Z">
              <w:rPr>
                <w:rFonts w:hint="eastAsia"/>
                <w:highlight w:val="green"/>
                <w:lang w:val="en-US" w:eastAsia="zh-CN"/>
              </w:rPr>
            </w:rPrChange>
          </w:rPr>
          <w:t xml:space="preserve">, could offer </w:t>
        </w:r>
      </w:ins>
      <w:ins w:id="5269" w:author="野草" w:date="2024-02-05T10:13:43Z">
        <w:r>
          <w:rPr>
            <w:rFonts w:hint="eastAsia"/>
            <w:highlight w:val="green"/>
            <w:lang w:val="en-US" w:eastAsia="zh-CN"/>
          </w:rPr>
          <w:t>valuable insights</w:t>
        </w:r>
      </w:ins>
      <w:ins w:id="5270" w:author="野草" w:date="2024-02-05T10:06:44Z">
        <w:r>
          <w:rPr>
            <w:rFonts w:hint="eastAsia"/>
            <w:highlight w:val="cyan"/>
            <w:lang w:val="en-US" w:eastAsia="zh-CN"/>
            <w:rPrChange w:id="5271" w:author="野草" w:date="2024-02-05T10:07:42Z">
              <w:rPr>
                <w:rFonts w:hint="eastAsia"/>
                <w:highlight w:val="none"/>
                <w:lang w:val="en-US" w:eastAsia="zh-CN"/>
              </w:rPr>
            </w:rPrChange>
          </w:rPr>
          <w:t xml:space="preserve">. Such findings </w:t>
        </w:r>
      </w:ins>
      <w:ins w:id="5272" w:author="野草" w:date="2024-02-05T10:06:44Z">
        <w:r>
          <w:rPr>
            <w:rFonts w:hint="eastAsia"/>
            <w:highlight w:val="green"/>
            <w:lang w:val="en-US" w:eastAsia="zh-CN"/>
            <w:rPrChange w:id="5273" w:author="野草" w:date="2024-02-05T10:09:42Z">
              <w:rPr>
                <w:rFonts w:hint="eastAsia"/>
                <w:highlight w:val="none"/>
                <w:lang w:val="en-US" w:eastAsia="zh-CN"/>
              </w:rPr>
            </w:rPrChange>
          </w:rPr>
          <w:t>hold implications</w:t>
        </w:r>
      </w:ins>
      <w:ins w:id="5274" w:author="野草" w:date="2024-02-05T10:06:44Z">
        <w:r>
          <w:rPr>
            <w:rFonts w:hint="eastAsia"/>
            <w:highlight w:val="cyan"/>
            <w:lang w:val="en-US" w:eastAsia="zh-CN"/>
            <w:rPrChange w:id="5275" w:author="野草" w:date="2024-02-05T10:07:42Z">
              <w:rPr>
                <w:rFonts w:hint="eastAsia"/>
                <w:highlight w:val="none"/>
                <w:lang w:val="en-US" w:eastAsia="zh-CN"/>
              </w:rPr>
            </w:rPrChange>
          </w:rPr>
          <w:t xml:space="preserve"> for urban </w:t>
        </w:r>
      </w:ins>
      <w:ins w:id="5276" w:author="野草" w:date="2024-02-05T10:06:44Z">
        <w:r>
          <w:rPr>
            <w:rFonts w:hint="eastAsia"/>
            <w:highlight w:val="green"/>
            <w:lang w:val="en-US" w:eastAsia="zh-CN"/>
            <w:rPrChange w:id="5277" w:author="野草" w:date="2024-02-05T10:09:45Z">
              <w:rPr>
                <w:rFonts w:hint="eastAsia"/>
                <w:highlight w:val="none"/>
                <w:lang w:val="en-US" w:eastAsia="zh-CN"/>
              </w:rPr>
            </w:rPrChange>
          </w:rPr>
          <w:t>planning and management</w:t>
        </w:r>
      </w:ins>
      <w:ins w:id="5278" w:author="野草" w:date="2024-02-05T10:06:44Z">
        <w:r>
          <w:rPr>
            <w:rFonts w:hint="eastAsia"/>
            <w:highlight w:val="cyan"/>
            <w:lang w:val="en-US" w:eastAsia="zh-CN"/>
            <w:rPrChange w:id="5279" w:author="野草" w:date="2024-02-05T10:07:42Z">
              <w:rPr>
                <w:rFonts w:hint="eastAsia"/>
                <w:highlight w:val="none"/>
                <w:lang w:val="en-US" w:eastAsia="zh-CN"/>
              </w:rPr>
            </w:rPrChange>
          </w:rPr>
          <w:t xml:space="preserve"> in developing countries.</w:t>
        </w:r>
      </w:ins>
      <w:del w:id="5280" w:author="野草" w:date="2024-02-05T10:06:44Z">
        <w:r>
          <w:rPr>
            <w:rFonts w:hint="eastAsia"/>
            <w:highlight w:val="none"/>
            <w:lang w:val="en-US" w:eastAsia="zh-CN"/>
          </w:rPr>
          <w:delText>this study only focuses on river cooling effects within only one year.</w:delText>
        </w:r>
      </w:del>
    </w:p>
    <w:p>
      <w:pPr>
        <w:numPr>
          <w:ilvl w:val="-1"/>
          <w:numId w:val="0"/>
        </w:numPr>
        <w:ind w:left="0" w:leftChars="0" w:firstLine="0" w:firstLineChars="0"/>
        <w:rPr>
          <w:del w:id="5282" w:author="野草" w:date="2024-02-05T10:06:44Z"/>
          <w:rFonts w:hint="eastAsia"/>
          <w:highlight w:val="none"/>
          <w:lang w:val="en-US" w:eastAsia="zh-CN"/>
        </w:rPr>
        <w:pPrChange w:id="5281" w:author="野草" w:date="2024-02-05T09:33:46Z">
          <w:pPr>
            <w:numPr>
              <w:ilvl w:val="0"/>
              <w:numId w:val="4"/>
            </w:numPr>
            <w:ind w:left="420" w:leftChars="0" w:hanging="420" w:firstLineChars="0"/>
          </w:pPr>
        </w:pPrChange>
      </w:pPr>
      <w:del w:id="5283" w:author="野草" w:date="2024-02-05T10:06:44Z">
        <w:r>
          <w:rPr>
            <w:rFonts w:hint="eastAsia"/>
            <w:highlight w:val="none"/>
            <w:lang w:val="en-US" w:eastAsia="zh-CN"/>
          </w:rPr>
          <w:delText>In fact, like other Chinese cities, Chongqing has experienced a rapid process of urbanization in last decades.</w:delText>
        </w:r>
      </w:del>
    </w:p>
    <w:p>
      <w:pPr>
        <w:numPr>
          <w:ilvl w:val="-1"/>
          <w:numId w:val="0"/>
        </w:numPr>
        <w:ind w:left="0" w:leftChars="0" w:firstLine="0" w:firstLineChars="0"/>
        <w:rPr>
          <w:del w:id="5285" w:author="野草" w:date="2024-02-05T10:06:44Z"/>
          <w:rFonts w:hint="eastAsia"/>
          <w:highlight w:val="none"/>
          <w:lang w:val="en-US" w:eastAsia="zh-CN"/>
        </w:rPr>
        <w:pPrChange w:id="5284" w:author="野草" w:date="2024-02-05T09:33:47Z">
          <w:pPr>
            <w:numPr>
              <w:ilvl w:val="0"/>
              <w:numId w:val="4"/>
            </w:numPr>
            <w:ind w:left="420" w:leftChars="0" w:hanging="420" w:firstLineChars="0"/>
          </w:pPr>
        </w:pPrChange>
      </w:pPr>
      <w:del w:id="5286" w:author="野草" w:date="2024-02-05T10:06:44Z">
        <w:r>
          <w:rPr>
            <w:rFonts w:hint="eastAsia"/>
            <w:highlight w:val="none"/>
            <w:lang w:val="en-US" w:eastAsia="zh-CN"/>
          </w:rPr>
          <w:delText xml:space="preserve">Due to limitations in the available building data, we are unable to perform the analysis of river cooling during this urbanization process.  </w:delText>
        </w:r>
      </w:del>
    </w:p>
    <w:p>
      <w:pPr>
        <w:numPr>
          <w:ilvl w:val="-1"/>
          <w:numId w:val="0"/>
        </w:numPr>
        <w:ind w:left="0" w:leftChars="0" w:firstLine="0" w:firstLineChars="0"/>
        <w:rPr>
          <w:del w:id="5288" w:author="野草" w:date="2024-02-05T10:06:44Z"/>
          <w:rFonts w:hint="eastAsia"/>
          <w:highlight w:val="none"/>
          <w:lang w:val="en-US" w:eastAsia="zh-CN"/>
        </w:rPr>
        <w:pPrChange w:id="5287" w:author="野草" w:date="2024-02-05T09:33:49Z">
          <w:pPr>
            <w:numPr>
              <w:ilvl w:val="0"/>
              <w:numId w:val="4"/>
            </w:numPr>
            <w:ind w:left="420" w:leftChars="0" w:hanging="420" w:firstLineChars="0"/>
          </w:pPr>
        </w:pPrChange>
      </w:pPr>
      <w:del w:id="5289" w:author="野草" w:date="2024-02-05T10:06:44Z">
        <w:r>
          <w:rPr>
            <w:rFonts w:hint="eastAsia"/>
            <w:highlight w:val="none"/>
            <w:lang w:val="en-US" w:eastAsia="zh-CN"/>
          </w:rPr>
          <w:delText>The impacts of dynamic changes of 3D urban structure during urban construction on river cooling effects cannot be well explored.</w:delText>
        </w:r>
      </w:del>
    </w:p>
    <w:p>
      <w:pPr>
        <w:numPr>
          <w:ilvl w:val="-1"/>
          <w:numId w:val="0"/>
        </w:numPr>
        <w:ind w:left="0" w:leftChars="0" w:firstLine="0" w:firstLineChars="0"/>
        <w:rPr>
          <w:del w:id="5291" w:author="野草" w:date="2024-02-05T10:06:44Z"/>
          <w:rFonts w:hint="eastAsia"/>
          <w:highlight w:val="none"/>
          <w:lang w:val="en-US" w:eastAsia="zh-CN"/>
        </w:rPr>
        <w:pPrChange w:id="5290" w:author="野草" w:date="2024-02-05T09:33:53Z">
          <w:pPr>
            <w:numPr>
              <w:ilvl w:val="0"/>
              <w:numId w:val="4"/>
            </w:numPr>
            <w:ind w:left="420" w:leftChars="0" w:hanging="420" w:firstLineChars="0"/>
          </w:pPr>
        </w:pPrChange>
      </w:pPr>
      <w:del w:id="5292" w:author="野草" w:date="2024-02-05T10:06:44Z">
        <w:r>
          <w:rPr>
            <w:rFonts w:hint="eastAsia"/>
            <w:highlight w:val="none"/>
            <w:lang w:val="en-US" w:eastAsia="zh-CN"/>
          </w:rPr>
          <w:delText>A quantitative analysis spanning over 20 years to investigate the annual variations in river cooling effects could provide valuable insights into the influences of environmental variables on river cooling.</w:delText>
        </w:r>
      </w:del>
    </w:p>
    <w:p>
      <w:pPr>
        <w:numPr>
          <w:ilvl w:val="-1"/>
          <w:numId w:val="0"/>
        </w:numPr>
        <w:ind w:left="0" w:leftChars="0" w:firstLine="0" w:firstLineChars="0"/>
        <w:rPr>
          <w:rFonts w:hint="eastAsia"/>
          <w:highlight w:val="none"/>
          <w:lang w:val="en-US" w:eastAsia="zh-CN"/>
        </w:rPr>
        <w:pPrChange w:id="5293" w:author="野草" w:date="2024-02-05T09:33:58Z">
          <w:pPr>
            <w:numPr>
              <w:ilvl w:val="0"/>
              <w:numId w:val="4"/>
            </w:numPr>
            <w:ind w:left="420" w:leftChars="0" w:hanging="420" w:firstLineChars="0"/>
          </w:pPr>
        </w:pPrChange>
      </w:pPr>
      <w:del w:id="5294" w:author="野草" w:date="2024-02-05T10:06:44Z">
        <w:r>
          <w:rPr>
            <w:rFonts w:hint="eastAsia"/>
            <w:highlight w:val="none"/>
            <w:lang w:val="en-US" w:eastAsia="zh-CN"/>
          </w:rPr>
          <w:delText>Relevant results have implications for urban planning and management of cities in developing countries.</w:delText>
        </w:r>
      </w:del>
    </w:p>
    <w:p>
      <w:pPr>
        <w:pStyle w:val="3"/>
        <w:numPr>
          <w:ilvl w:val="0"/>
          <w:numId w:val="2"/>
        </w:numPr>
        <w:bidi w:val="0"/>
        <w:rPr>
          <w:rFonts w:hint="default"/>
          <w:highlight w:val="none"/>
          <w:lang w:val="en-US" w:eastAsia="zh-CN"/>
        </w:rPr>
      </w:pPr>
      <w:r>
        <w:rPr>
          <w:rFonts w:hint="eastAsia"/>
          <w:highlight w:val="none"/>
          <w:lang w:val="en-US" w:eastAsia="zh-CN"/>
        </w:rPr>
        <w:t>Conclusions</w:t>
      </w:r>
    </w:p>
    <w:p>
      <w:pPr>
        <w:rPr>
          <w:ins w:id="5295" w:author="野草" w:date="2024-02-05T10:37:15Z"/>
          <w:rFonts w:hint="eastAsia"/>
          <w:highlight w:val="green"/>
          <w:lang w:val="en-US" w:eastAsia="zh-CN"/>
          <w:rPrChange w:id="5296" w:author="野草" w:date="2024-02-05T11:33:02Z">
            <w:rPr>
              <w:ins w:id="5297" w:author="野草" w:date="2024-02-05T10:37:15Z"/>
              <w:rFonts w:hint="eastAsia"/>
              <w:highlight w:val="none"/>
              <w:lang w:val="en-US" w:eastAsia="zh-CN"/>
            </w:rPr>
          </w:rPrChange>
        </w:rPr>
      </w:pPr>
      <w:ins w:id="5298" w:author="野草" w:date="2024-02-05T10:16:29Z">
        <w:r>
          <w:rPr>
            <w:rFonts w:hint="eastAsia"/>
            <w:highlight w:val="green"/>
            <w:lang w:val="en-US" w:eastAsia="zh-CN"/>
            <w:rPrChange w:id="5299" w:author="野草" w:date="2024-02-05T11:33:02Z">
              <w:rPr>
                <w:rFonts w:hint="eastAsia"/>
                <w:highlight w:val="none"/>
                <w:lang w:val="en-US" w:eastAsia="zh-CN"/>
              </w:rPr>
            </w:rPrChange>
          </w:rPr>
          <w:t>【</w:t>
        </w:r>
      </w:ins>
      <w:ins w:id="5300" w:author="野草" w:date="2024-02-05T11:32:50Z">
        <w:r>
          <w:rPr>
            <w:rFonts w:hint="eastAsia"/>
            <w:highlight w:val="green"/>
            <w:lang w:val="en-US" w:eastAsia="zh-CN"/>
            <w:rPrChange w:id="5301" w:author="野草" w:date="2024-02-05T11:32:54Z">
              <w:rPr>
                <w:rFonts w:hint="eastAsia"/>
                <w:highlight w:val="none"/>
                <w:lang w:val="en-US" w:eastAsia="zh-CN"/>
              </w:rPr>
            </w:rPrChange>
          </w:rPr>
          <w:t>up</w:t>
        </w:r>
      </w:ins>
      <w:ins w:id="5302" w:author="野草" w:date="2024-02-05T11:31:42Z">
        <w:r>
          <w:rPr>
            <w:rFonts w:hint="eastAsia"/>
            <w:highlight w:val="green"/>
            <w:lang w:val="en-US" w:eastAsia="zh-CN"/>
          </w:rPr>
          <w:t>2024 0205 1</w:t>
        </w:r>
      </w:ins>
      <w:ins w:id="5303" w:author="野草" w:date="2024-02-05T11:31:44Z">
        <w:r>
          <w:rPr>
            <w:rFonts w:hint="eastAsia"/>
            <w:highlight w:val="green"/>
            <w:lang w:val="en-US" w:eastAsia="zh-CN"/>
          </w:rPr>
          <w:t>1</w:t>
        </w:r>
      </w:ins>
      <w:ins w:id="5304" w:author="野草" w:date="2024-02-05T11:31:42Z">
        <w:r>
          <w:rPr>
            <w:rFonts w:hint="eastAsia"/>
            <w:highlight w:val="green"/>
            <w:lang w:val="en-US" w:eastAsia="zh-CN"/>
          </w:rPr>
          <w:t>:</w:t>
        </w:r>
      </w:ins>
      <w:ins w:id="5305" w:author="野草" w:date="2024-02-05T11:31:45Z">
        <w:r>
          <w:rPr>
            <w:rFonts w:hint="eastAsia"/>
            <w:highlight w:val="green"/>
            <w:lang w:val="en-US" w:eastAsia="zh-CN"/>
          </w:rPr>
          <w:t>3</w:t>
        </w:r>
      </w:ins>
      <w:ins w:id="5306" w:author="野草" w:date="2024-02-05T11:35:57Z">
        <w:r>
          <w:rPr>
            <w:rFonts w:hint="eastAsia"/>
            <w:highlight w:val="green"/>
            <w:lang w:val="en-US" w:eastAsia="zh-CN"/>
          </w:rPr>
          <w:t>6</w:t>
        </w:r>
      </w:ins>
      <w:ins w:id="5307" w:author="野草" w:date="2024-02-05T10:16:29Z">
        <w:r>
          <w:rPr>
            <w:rFonts w:hint="eastAsia"/>
            <w:highlight w:val="green"/>
            <w:lang w:val="en-US" w:eastAsia="zh-CN"/>
            <w:rPrChange w:id="5308" w:author="野草" w:date="2024-02-05T11:33:02Z">
              <w:rPr>
                <w:rFonts w:hint="eastAsia"/>
                <w:highlight w:val="none"/>
                <w:lang w:val="en-US" w:eastAsia="zh-CN"/>
              </w:rPr>
            </w:rPrChange>
          </w:rPr>
          <w:t>】</w:t>
        </w:r>
      </w:ins>
    </w:p>
    <w:p>
      <w:pPr>
        <w:rPr>
          <w:ins w:id="5309" w:author="野草" w:date="2024-02-05T10:58:12Z"/>
          <w:rFonts w:hint="eastAsia"/>
          <w:highlight w:val="none"/>
          <w:lang w:val="en-US" w:eastAsia="zh-CN"/>
        </w:rPr>
      </w:pPr>
      <w:ins w:id="5310" w:author="野草" w:date="2024-02-05T11:11:52Z">
        <w:r>
          <w:rPr>
            <w:rFonts w:hint="eastAsia"/>
            <w:highlight w:val="cyan"/>
            <w:lang w:val="en-US" w:eastAsia="zh-CN"/>
            <w:rPrChange w:id="5311" w:author="野草" w:date="2024-02-05T11:11:58Z">
              <w:rPr>
                <w:rFonts w:hint="eastAsia"/>
                <w:highlight w:val="none"/>
                <w:lang w:val="en-US" w:eastAsia="zh-CN"/>
              </w:rPr>
            </w:rPrChange>
          </w:rPr>
          <w:t xml:space="preserve">This study </w:t>
        </w:r>
      </w:ins>
      <w:ins w:id="5312" w:author="野草" w:date="2024-02-05T11:11:52Z">
        <w:r>
          <w:rPr>
            <w:rFonts w:hint="eastAsia"/>
            <w:highlight w:val="green"/>
            <w:lang w:val="en-US" w:eastAsia="zh-CN"/>
            <w:rPrChange w:id="5313" w:author="野草" w:date="2024-02-05T11:12:13Z">
              <w:rPr>
                <w:rFonts w:hint="eastAsia"/>
                <w:highlight w:val="none"/>
                <w:lang w:val="en-US" w:eastAsia="zh-CN"/>
              </w:rPr>
            </w:rPrChange>
          </w:rPr>
          <w:t>t</w:t>
        </w:r>
      </w:ins>
      <w:ins w:id="5314" w:author="野草" w:date="2024-02-05T11:12:07Z">
        <w:r>
          <w:rPr>
            <w:rFonts w:hint="eastAsia"/>
            <w:highlight w:val="green"/>
            <w:lang w:val="en-US" w:eastAsia="zh-CN"/>
            <w:rPrChange w:id="5315" w:author="野草" w:date="2024-02-05T11:12:13Z">
              <w:rPr>
                <w:rFonts w:hint="eastAsia"/>
                <w:highlight w:val="cyan"/>
                <w:lang w:val="en-US" w:eastAsia="zh-CN"/>
              </w:rPr>
            </w:rPrChange>
          </w:rPr>
          <w:t>ook</w:t>
        </w:r>
      </w:ins>
      <w:ins w:id="5316" w:author="野草" w:date="2024-02-05T11:11:52Z">
        <w:r>
          <w:rPr>
            <w:rFonts w:hint="eastAsia"/>
            <w:highlight w:val="green"/>
            <w:lang w:val="en-US" w:eastAsia="zh-CN"/>
            <w:rPrChange w:id="5317" w:author="野草" w:date="2024-02-05T11:12:13Z">
              <w:rPr>
                <w:rFonts w:hint="eastAsia"/>
                <w:highlight w:val="none"/>
                <w:lang w:val="en-US" w:eastAsia="zh-CN"/>
              </w:rPr>
            </w:rPrChange>
          </w:rPr>
          <w:t xml:space="preserve"> Chongqing</w:t>
        </w:r>
      </w:ins>
      <w:ins w:id="5318" w:author="野草" w:date="2024-02-05T11:11:52Z">
        <w:r>
          <w:rPr>
            <w:rFonts w:hint="eastAsia"/>
            <w:highlight w:val="cyan"/>
            <w:lang w:val="en-US" w:eastAsia="zh-CN"/>
            <w:rPrChange w:id="5319" w:author="野草" w:date="2024-02-05T11:11:58Z">
              <w:rPr>
                <w:rFonts w:hint="eastAsia"/>
                <w:highlight w:val="none"/>
                <w:lang w:val="en-US" w:eastAsia="zh-CN"/>
              </w:rPr>
            </w:rPrChange>
          </w:rPr>
          <w:t xml:space="preserve"> as </w:t>
        </w:r>
      </w:ins>
      <w:ins w:id="5320" w:author="野草" w:date="2024-02-05T11:11:52Z">
        <w:r>
          <w:rPr>
            <w:rFonts w:hint="eastAsia"/>
            <w:highlight w:val="green"/>
            <w:lang w:val="en-US" w:eastAsia="zh-CN"/>
            <w:rPrChange w:id="5321" w:author="野草" w:date="2024-02-05T11:12:21Z">
              <w:rPr>
                <w:rFonts w:hint="eastAsia"/>
                <w:highlight w:val="none"/>
                <w:lang w:val="en-US" w:eastAsia="zh-CN"/>
              </w:rPr>
            </w:rPrChange>
          </w:rPr>
          <w:t>an example</w:t>
        </w:r>
      </w:ins>
      <w:ins w:id="5322" w:author="野草" w:date="2024-02-05T11:11:52Z">
        <w:r>
          <w:rPr>
            <w:rFonts w:hint="eastAsia"/>
            <w:highlight w:val="cyan"/>
            <w:lang w:val="en-US" w:eastAsia="zh-CN"/>
            <w:rPrChange w:id="5323" w:author="野草" w:date="2024-02-05T11:11:58Z">
              <w:rPr>
                <w:rFonts w:hint="eastAsia"/>
                <w:highlight w:val="none"/>
                <w:lang w:val="en-US" w:eastAsia="zh-CN"/>
              </w:rPr>
            </w:rPrChange>
          </w:rPr>
          <w:t xml:space="preserve"> and </w:t>
        </w:r>
      </w:ins>
      <w:ins w:id="5324" w:author="野草" w:date="2024-02-05T11:11:52Z">
        <w:r>
          <w:rPr>
            <w:rFonts w:hint="eastAsia"/>
            <w:highlight w:val="green"/>
            <w:lang w:val="en-US" w:eastAsia="zh-CN"/>
            <w:rPrChange w:id="5325" w:author="野草" w:date="2024-02-05T11:12:23Z">
              <w:rPr>
                <w:rFonts w:hint="eastAsia"/>
                <w:highlight w:val="none"/>
                <w:lang w:val="en-US" w:eastAsia="zh-CN"/>
              </w:rPr>
            </w:rPrChange>
          </w:rPr>
          <w:t>focuse</w:t>
        </w:r>
      </w:ins>
      <w:ins w:id="5326" w:author="野草" w:date="2024-02-05T11:12:16Z">
        <w:r>
          <w:rPr>
            <w:rFonts w:hint="eastAsia"/>
            <w:highlight w:val="green"/>
            <w:lang w:val="en-US" w:eastAsia="zh-CN"/>
            <w:rPrChange w:id="5327" w:author="野草" w:date="2024-02-05T11:12:23Z">
              <w:rPr>
                <w:rFonts w:hint="eastAsia"/>
                <w:highlight w:val="cyan"/>
                <w:lang w:val="en-US" w:eastAsia="zh-CN"/>
              </w:rPr>
            </w:rPrChange>
          </w:rPr>
          <w:t>d</w:t>
        </w:r>
      </w:ins>
      <w:ins w:id="5328" w:author="野草" w:date="2024-02-05T11:11:52Z">
        <w:r>
          <w:rPr>
            <w:rFonts w:hint="eastAsia"/>
            <w:highlight w:val="green"/>
            <w:lang w:val="en-US" w:eastAsia="zh-CN"/>
            <w:rPrChange w:id="5329" w:author="野草" w:date="2024-02-05T11:12:23Z">
              <w:rPr>
                <w:rFonts w:hint="eastAsia"/>
                <w:highlight w:val="none"/>
                <w:lang w:val="en-US" w:eastAsia="zh-CN"/>
              </w:rPr>
            </w:rPrChange>
          </w:rPr>
          <w:t xml:space="preserve"> on</w:t>
        </w:r>
      </w:ins>
      <w:ins w:id="5330" w:author="野草" w:date="2024-02-05T11:11:52Z">
        <w:r>
          <w:rPr>
            <w:rFonts w:hint="eastAsia"/>
            <w:highlight w:val="cyan"/>
            <w:lang w:val="en-US" w:eastAsia="zh-CN"/>
            <w:rPrChange w:id="5331" w:author="野草" w:date="2024-02-05T11:11:58Z">
              <w:rPr>
                <w:rFonts w:hint="eastAsia"/>
                <w:highlight w:val="none"/>
                <w:lang w:val="en-US" w:eastAsia="zh-CN"/>
              </w:rPr>
            </w:rPrChange>
          </w:rPr>
          <w:t xml:space="preserve"> the </w:t>
        </w:r>
      </w:ins>
      <w:ins w:id="5332" w:author="野草" w:date="2024-02-05T11:11:52Z">
        <w:r>
          <w:rPr>
            <w:rFonts w:hint="eastAsia"/>
            <w:highlight w:val="green"/>
            <w:lang w:val="en-US" w:eastAsia="zh-CN"/>
            <w:rPrChange w:id="5333" w:author="野草" w:date="2024-02-05T11:12:26Z">
              <w:rPr>
                <w:rFonts w:hint="eastAsia"/>
                <w:highlight w:val="none"/>
                <w:lang w:val="en-US" w:eastAsia="zh-CN"/>
              </w:rPr>
            </w:rPrChange>
          </w:rPr>
          <w:t>cooling effects</w:t>
        </w:r>
      </w:ins>
      <w:ins w:id="5334" w:author="野草" w:date="2024-02-05T11:11:52Z">
        <w:r>
          <w:rPr>
            <w:rFonts w:hint="eastAsia"/>
            <w:highlight w:val="cyan"/>
            <w:lang w:val="en-US" w:eastAsia="zh-CN"/>
            <w:rPrChange w:id="5335" w:author="野草" w:date="2024-02-05T11:11:58Z">
              <w:rPr>
                <w:rFonts w:hint="eastAsia"/>
                <w:highlight w:val="none"/>
                <w:lang w:val="en-US" w:eastAsia="zh-CN"/>
              </w:rPr>
            </w:rPrChange>
          </w:rPr>
          <w:t xml:space="preserve"> of rivers on the </w:t>
        </w:r>
      </w:ins>
      <w:ins w:id="5336" w:author="野草" w:date="2024-02-05T11:11:52Z">
        <w:r>
          <w:rPr>
            <w:rFonts w:hint="eastAsia"/>
            <w:highlight w:val="green"/>
            <w:lang w:val="en-US" w:eastAsia="zh-CN"/>
            <w:rPrChange w:id="5337" w:author="野草" w:date="2024-02-05T11:12:33Z">
              <w:rPr>
                <w:rFonts w:hint="eastAsia"/>
                <w:highlight w:val="none"/>
                <w:lang w:val="en-US" w:eastAsia="zh-CN"/>
              </w:rPr>
            </w:rPrChange>
          </w:rPr>
          <w:t>surrounding urban environment</w:t>
        </w:r>
      </w:ins>
      <w:ins w:id="5338" w:author="野草" w:date="2024-02-05T11:11:52Z">
        <w:r>
          <w:rPr>
            <w:rFonts w:hint="eastAsia"/>
            <w:highlight w:val="cyan"/>
            <w:lang w:val="en-US" w:eastAsia="zh-CN"/>
            <w:rPrChange w:id="5339" w:author="野草" w:date="2024-02-05T11:11:58Z">
              <w:rPr>
                <w:rFonts w:hint="eastAsia"/>
                <w:highlight w:val="none"/>
                <w:lang w:val="en-US" w:eastAsia="zh-CN"/>
              </w:rPr>
            </w:rPrChange>
          </w:rPr>
          <w:t xml:space="preserve"> during </w:t>
        </w:r>
      </w:ins>
      <w:ins w:id="5340" w:author="野草" w:date="2024-02-05T11:11:52Z">
        <w:r>
          <w:rPr>
            <w:rFonts w:hint="eastAsia"/>
            <w:highlight w:val="green"/>
            <w:lang w:val="en-US" w:eastAsia="zh-CN"/>
            <w:rPrChange w:id="5341" w:author="野草" w:date="2024-02-05T11:12:36Z">
              <w:rPr>
                <w:rFonts w:hint="eastAsia"/>
                <w:highlight w:val="none"/>
                <w:lang w:val="en-US" w:eastAsia="zh-CN"/>
              </w:rPr>
            </w:rPrChange>
          </w:rPr>
          <w:t>normal and extreme</w:t>
        </w:r>
      </w:ins>
      <w:ins w:id="5342" w:author="野草" w:date="2024-02-05T11:11:52Z">
        <w:r>
          <w:rPr>
            <w:rFonts w:hint="eastAsia"/>
            <w:highlight w:val="cyan"/>
            <w:lang w:val="en-US" w:eastAsia="zh-CN"/>
            <w:rPrChange w:id="5343" w:author="野草" w:date="2024-02-05T11:32:02Z">
              <w:rPr>
                <w:rFonts w:hint="eastAsia"/>
                <w:highlight w:val="none"/>
                <w:lang w:val="en-US" w:eastAsia="zh-CN"/>
              </w:rPr>
            </w:rPrChange>
          </w:rPr>
          <w:t xml:space="preserve"> summer days</w:t>
        </w:r>
      </w:ins>
      <w:ins w:id="5344" w:author="野草" w:date="2024-02-05T11:11:52Z">
        <w:r>
          <w:rPr>
            <w:rFonts w:hint="eastAsia"/>
            <w:highlight w:val="cyan"/>
            <w:lang w:val="en-US" w:eastAsia="zh-CN"/>
            <w:rPrChange w:id="5345" w:author="野草" w:date="2024-02-05T11:11:58Z">
              <w:rPr>
                <w:rFonts w:hint="eastAsia"/>
                <w:highlight w:val="none"/>
                <w:lang w:val="en-US" w:eastAsia="zh-CN"/>
              </w:rPr>
            </w:rPrChange>
          </w:rPr>
          <w:t xml:space="preserve">. Environmental factors, including </w:t>
        </w:r>
      </w:ins>
      <w:ins w:id="5346" w:author="野草" w:date="2024-02-05T11:13:15Z">
        <w:r>
          <w:rPr>
            <w:rFonts w:hint="eastAsia" w:eastAsia="宋体" w:cs="Times New Roman"/>
            <w:i w:val="0"/>
            <w:iCs w:val="0"/>
            <w:caps w:val="0"/>
            <w:color w:val="2E2E2E"/>
            <w:spacing w:val="0"/>
            <w:highlight w:val="green"/>
            <w:lang w:val="en-US" w:eastAsia="zh-CN"/>
          </w:rPr>
          <w:t>river width</w:t>
        </w:r>
      </w:ins>
      <w:ins w:id="5347" w:author="野草" w:date="2024-02-05T11:13:15Z">
        <w:r>
          <w:rPr>
            <w:rFonts w:hint="eastAsia" w:eastAsia="宋体" w:cs="Times New Roman"/>
            <w:i w:val="0"/>
            <w:iCs w:val="0"/>
            <w:caps w:val="0"/>
            <w:color w:val="2E2E2E"/>
            <w:spacing w:val="0"/>
            <w:highlight w:val="cyan"/>
            <w:lang w:val="en-US" w:eastAsia="zh-CN"/>
          </w:rPr>
          <w:t xml:space="preserve">, </w:t>
        </w:r>
      </w:ins>
      <w:ins w:id="5348" w:author="野草" w:date="2024-02-05T11:13:15Z">
        <w:r>
          <w:rPr>
            <w:rFonts w:hint="eastAsia" w:eastAsia="宋体" w:cs="Times New Roman"/>
            <w:i w:val="0"/>
            <w:iCs w:val="0"/>
            <w:caps w:val="0"/>
            <w:color w:val="2E2E2E"/>
            <w:spacing w:val="0"/>
            <w:highlight w:val="green"/>
            <w:u w:val="thick"/>
            <w:lang w:val="en-US" w:eastAsia="zh-CN"/>
          </w:rPr>
          <w:t>land use characteristics</w:t>
        </w:r>
      </w:ins>
      <w:ins w:id="5349" w:author="野草" w:date="2024-02-05T11:13:15Z">
        <w:r>
          <w:rPr>
            <w:rFonts w:hint="eastAsia" w:eastAsia="宋体" w:cs="Times New Roman"/>
            <w:i w:val="0"/>
            <w:iCs w:val="0"/>
            <w:caps w:val="0"/>
            <w:color w:val="2E2E2E"/>
            <w:spacing w:val="0"/>
            <w:highlight w:val="cyan"/>
            <w:lang w:val="en-US" w:eastAsia="zh-CN"/>
          </w:rPr>
          <w:t xml:space="preserve">, </w:t>
        </w:r>
      </w:ins>
      <w:ins w:id="5350" w:author="野草" w:date="2024-02-05T11:13:15Z">
        <w:r>
          <w:rPr>
            <w:rFonts w:hint="eastAsia" w:eastAsia="宋体" w:cs="Times New Roman"/>
            <w:i w:val="0"/>
            <w:iCs w:val="0"/>
            <w:caps w:val="0"/>
            <w:color w:val="2E2E2E"/>
            <w:spacing w:val="0"/>
            <w:highlight w:val="green"/>
            <w:lang w:val="en-US" w:eastAsia="zh-CN"/>
          </w:rPr>
          <w:t>3D building characteristics</w:t>
        </w:r>
      </w:ins>
      <w:ins w:id="5351" w:author="野草" w:date="2024-02-05T11:13:15Z">
        <w:r>
          <w:rPr>
            <w:rFonts w:hint="eastAsia" w:eastAsia="宋体" w:cs="Times New Roman"/>
            <w:i w:val="0"/>
            <w:iCs w:val="0"/>
            <w:caps w:val="0"/>
            <w:color w:val="2E2E2E"/>
            <w:spacing w:val="0"/>
            <w:highlight w:val="cyan"/>
            <w:lang w:val="en-US" w:eastAsia="zh-CN"/>
          </w:rPr>
          <w:t xml:space="preserve">, and </w:t>
        </w:r>
      </w:ins>
      <w:ins w:id="5352" w:author="野草" w:date="2024-02-05T11:13:15Z">
        <w:r>
          <w:rPr>
            <w:rFonts w:hint="eastAsia" w:eastAsia="宋体" w:cs="Times New Roman"/>
            <w:i w:val="0"/>
            <w:iCs w:val="0"/>
            <w:caps w:val="0"/>
            <w:color w:val="2E2E2E"/>
            <w:spacing w:val="0"/>
            <w:highlight w:val="green"/>
            <w:u w:val="thick"/>
            <w:lang w:val="en-US" w:eastAsia="zh-CN"/>
          </w:rPr>
          <w:t>topographical characteristics</w:t>
        </w:r>
      </w:ins>
      <w:ins w:id="5353" w:author="野草" w:date="2024-02-05T11:11:52Z">
        <w:r>
          <w:rPr>
            <w:rFonts w:hint="eastAsia"/>
            <w:highlight w:val="cyan"/>
            <w:lang w:val="en-US" w:eastAsia="zh-CN"/>
            <w:rPrChange w:id="5354" w:author="野草" w:date="2024-02-05T11:11:58Z">
              <w:rPr>
                <w:rFonts w:hint="eastAsia"/>
                <w:highlight w:val="none"/>
                <w:lang w:val="en-US" w:eastAsia="zh-CN"/>
              </w:rPr>
            </w:rPrChange>
          </w:rPr>
          <w:t xml:space="preserve">, </w:t>
        </w:r>
      </w:ins>
      <w:ins w:id="5355" w:author="野草" w:date="2024-02-05T11:14:12Z">
        <w:r>
          <w:rPr>
            <w:rFonts w:hint="eastAsia"/>
            <w:highlight w:val="cyan"/>
            <w:lang w:val="en-US" w:eastAsia="zh-CN"/>
          </w:rPr>
          <w:t>we</w:t>
        </w:r>
      </w:ins>
      <w:ins w:id="5356" w:author="野草" w:date="2024-02-05T11:11:52Z">
        <w:r>
          <w:rPr>
            <w:rFonts w:hint="eastAsia"/>
            <w:highlight w:val="cyan"/>
            <w:lang w:val="en-US" w:eastAsia="zh-CN"/>
            <w:rPrChange w:id="5357" w:author="野草" w:date="2024-02-05T11:11:58Z">
              <w:rPr>
                <w:rFonts w:hint="eastAsia"/>
                <w:highlight w:val="none"/>
                <w:lang w:val="en-US" w:eastAsia="zh-CN"/>
              </w:rPr>
            </w:rPrChange>
          </w:rPr>
          <w:t xml:space="preserve">re considered to </w:t>
        </w:r>
      </w:ins>
      <w:ins w:id="5358" w:author="野草" w:date="2024-02-05T11:11:52Z">
        <w:r>
          <w:rPr>
            <w:rFonts w:hint="eastAsia"/>
            <w:highlight w:val="green"/>
            <w:lang w:val="en-US" w:eastAsia="zh-CN"/>
            <w:rPrChange w:id="5359" w:author="野草" w:date="2024-02-05T11:13:23Z">
              <w:rPr>
                <w:rFonts w:hint="eastAsia"/>
                <w:highlight w:val="none"/>
                <w:lang w:val="en-US" w:eastAsia="zh-CN"/>
              </w:rPr>
            </w:rPrChange>
          </w:rPr>
          <w:t>analyze the impact</w:t>
        </w:r>
      </w:ins>
      <w:ins w:id="5360" w:author="野草" w:date="2024-02-05T11:13:29Z">
        <w:r>
          <w:rPr>
            <w:rFonts w:hint="eastAsia"/>
            <w:highlight w:val="green"/>
            <w:lang w:val="en-US" w:eastAsia="zh-CN"/>
          </w:rPr>
          <w:t>s</w:t>
        </w:r>
      </w:ins>
      <w:ins w:id="5361" w:author="野草" w:date="2024-02-05T11:11:52Z">
        <w:r>
          <w:rPr>
            <w:rFonts w:hint="eastAsia"/>
            <w:highlight w:val="cyan"/>
            <w:lang w:val="en-US" w:eastAsia="zh-CN"/>
            <w:rPrChange w:id="5362" w:author="野草" w:date="2024-02-05T11:11:58Z">
              <w:rPr>
                <w:rFonts w:hint="eastAsia"/>
                <w:highlight w:val="none"/>
                <w:lang w:val="en-US" w:eastAsia="zh-CN"/>
              </w:rPr>
            </w:rPrChange>
          </w:rPr>
          <w:t xml:space="preserve"> of </w:t>
        </w:r>
      </w:ins>
      <w:ins w:id="5363" w:author="野草" w:date="2024-02-05T11:11:52Z">
        <w:r>
          <w:rPr>
            <w:rFonts w:hint="eastAsia"/>
            <w:highlight w:val="green"/>
            <w:lang w:val="en-US" w:eastAsia="zh-CN"/>
            <w:rPrChange w:id="5364" w:author="野草" w:date="2024-02-05T11:13:27Z">
              <w:rPr>
                <w:rFonts w:hint="eastAsia"/>
                <w:highlight w:val="none"/>
                <w:lang w:val="en-US" w:eastAsia="zh-CN"/>
              </w:rPr>
            </w:rPrChange>
          </w:rPr>
          <w:t>these factors</w:t>
        </w:r>
      </w:ins>
      <w:ins w:id="5365" w:author="野草" w:date="2024-02-05T11:11:52Z">
        <w:r>
          <w:rPr>
            <w:rFonts w:hint="eastAsia"/>
            <w:highlight w:val="cyan"/>
            <w:lang w:val="en-US" w:eastAsia="zh-CN"/>
            <w:rPrChange w:id="5366" w:author="野草" w:date="2024-02-05T11:11:58Z">
              <w:rPr>
                <w:rFonts w:hint="eastAsia"/>
                <w:highlight w:val="none"/>
                <w:lang w:val="en-US" w:eastAsia="zh-CN"/>
              </w:rPr>
            </w:rPrChange>
          </w:rPr>
          <w:t xml:space="preserve"> on </w:t>
        </w:r>
      </w:ins>
      <w:ins w:id="5367" w:author="野草" w:date="2024-02-05T11:13:34Z">
        <w:r>
          <w:rPr>
            <w:rFonts w:hint="eastAsia"/>
            <w:highlight w:val="green"/>
            <w:lang w:val="en-US" w:eastAsia="zh-CN"/>
            <w:rPrChange w:id="5368" w:author="野草" w:date="2024-02-05T11:13:52Z">
              <w:rPr>
                <w:rFonts w:hint="eastAsia"/>
                <w:highlight w:val="cyan"/>
                <w:lang w:val="en-US" w:eastAsia="zh-CN"/>
              </w:rPr>
            </w:rPrChange>
          </w:rPr>
          <w:t>rive</w:t>
        </w:r>
      </w:ins>
      <w:ins w:id="5369" w:author="野草" w:date="2024-02-05T11:13:35Z">
        <w:r>
          <w:rPr>
            <w:rFonts w:hint="eastAsia"/>
            <w:highlight w:val="green"/>
            <w:lang w:val="en-US" w:eastAsia="zh-CN"/>
            <w:rPrChange w:id="5370" w:author="野草" w:date="2024-02-05T11:13:52Z">
              <w:rPr>
                <w:rFonts w:hint="eastAsia"/>
                <w:highlight w:val="cyan"/>
                <w:lang w:val="en-US" w:eastAsia="zh-CN"/>
              </w:rPr>
            </w:rPrChange>
          </w:rPr>
          <w:t>r coo</w:t>
        </w:r>
      </w:ins>
      <w:ins w:id="5371" w:author="野草" w:date="2024-02-05T11:13:36Z">
        <w:r>
          <w:rPr>
            <w:rFonts w:hint="eastAsia"/>
            <w:highlight w:val="green"/>
            <w:lang w:val="en-US" w:eastAsia="zh-CN"/>
            <w:rPrChange w:id="5372" w:author="野草" w:date="2024-02-05T11:13:52Z">
              <w:rPr>
                <w:rFonts w:hint="eastAsia"/>
                <w:highlight w:val="cyan"/>
                <w:lang w:val="en-US" w:eastAsia="zh-CN"/>
              </w:rPr>
            </w:rPrChange>
          </w:rPr>
          <w:t>ling</w:t>
        </w:r>
      </w:ins>
      <w:ins w:id="5373" w:author="野草" w:date="2024-02-05T11:13:37Z">
        <w:r>
          <w:rPr>
            <w:rFonts w:hint="eastAsia"/>
            <w:highlight w:val="green"/>
            <w:lang w:val="en-US" w:eastAsia="zh-CN"/>
            <w:rPrChange w:id="5374" w:author="野草" w:date="2024-02-05T11:13:52Z">
              <w:rPr>
                <w:rFonts w:hint="eastAsia"/>
                <w:highlight w:val="cyan"/>
                <w:lang w:val="en-US" w:eastAsia="zh-CN"/>
              </w:rPr>
            </w:rPrChange>
          </w:rPr>
          <w:t xml:space="preserve"> in</w:t>
        </w:r>
      </w:ins>
      <w:ins w:id="5375" w:author="野草" w:date="2024-02-05T11:13:38Z">
        <w:r>
          <w:rPr>
            <w:rFonts w:hint="eastAsia"/>
            <w:highlight w:val="green"/>
            <w:lang w:val="en-US" w:eastAsia="zh-CN"/>
            <w:rPrChange w:id="5376" w:author="野草" w:date="2024-02-05T11:13:52Z">
              <w:rPr>
                <w:rFonts w:hint="eastAsia"/>
                <w:highlight w:val="cyan"/>
                <w:lang w:val="en-US" w:eastAsia="zh-CN"/>
              </w:rPr>
            </w:rPrChange>
          </w:rPr>
          <w:t>tensity</w:t>
        </w:r>
      </w:ins>
      <w:ins w:id="5377" w:author="野草" w:date="2024-02-05T11:13:38Z">
        <w:r>
          <w:rPr>
            <w:rFonts w:hint="eastAsia"/>
            <w:highlight w:val="cyan"/>
            <w:lang w:val="en-US" w:eastAsia="zh-CN"/>
          </w:rPr>
          <w:t xml:space="preserve"> </w:t>
        </w:r>
      </w:ins>
      <w:ins w:id="5378" w:author="野草" w:date="2024-02-05T11:13:39Z">
        <w:r>
          <w:rPr>
            <w:rFonts w:hint="eastAsia"/>
            <w:highlight w:val="cyan"/>
            <w:lang w:val="en-US" w:eastAsia="zh-CN"/>
          </w:rPr>
          <w:t xml:space="preserve">and </w:t>
        </w:r>
      </w:ins>
      <w:ins w:id="5379" w:author="野草" w:date="2024-02-05T11:13:39Z">
        <w:r>
          <w:rPr>
            <w:rFonts w:hint="eastAsia"/>
            <w:highlight w:val="green"/>
            <w:lang w:val="en-US" w:eastAsia="zh-CN"/>
            <w:rPrChange w:id="5380" w:author="野草" w:date="2024-02-05T11:13:55Z">
              <w:rPr>
                <w:rFonts w:hint="eastAsia"/>
                <w:highlight w:val="cyan"/>
                <w:lang w:val="en-US" w:eastAsia="zh-CN"/>
              </w:rPr>
            </w:rPrChange>
          </w:rPr>
          <w:t>c</w:t>
        </w:r>
      </w:ins>
      <w:ins w:id="5381" w:author="野草" w:date="2024-02-05T11:13:40Z">
        <w:r>
          <w:rPr>
            <w:rFonts w:hint="eastAsia"/>
            <w:highlight w:val="green"/>
            <w:lang w:val="en-US" w:eastAsia="zh-CN"/>
            <w:rPrChange w:id="5382" w:author="野草" w:date="2024-02-05T11:13:55Z">
              <w:rPr>
                <w:rFonts w:hint="eastAsia"/>
                <w:highlight w:val="cyan"/>
                <w:lang w:val="en-US" w:eastAsia="zh-CN"/>
              </w:rPr>
            </w:rPrChange>
          </w:rPr>
          <w:t>umul</w:t>
        </w:r>
      </w:ins>
      <w:ins w:id="5383" w:author="野草" w:date="2024-02-05T11:13:41Z">
        <w:r>
          <w:rPr>
            <w:rFonts w:hint="eastAsia"/>
            <w:highlight w:val="green"/>
            <w:lang w:val="en-US" w:eastAsia="zh-CN"/>
            <w:rPrChange w:id="5384" w:author="野草" w:date="2024-02-05T11:13:55Z">
              <w:rPr>
                <w:rFonts w:hint="eastAsia"/>
                <w:highlight w:val="cyan"/>
                <w:lang w:val="en-US" w:eastAsia="zh-CN"/>
              </w:rPr>
            </w:rPrChange>
          </w:rPr>
          <w:t>ativ</w:t>
        </w:r>
      </w:ins>
      <w:ins w:id="5385" w:author="野草" w:date="2024-02-05T11:13:42Z">
        <w:r>
          <w:rPr>
            <w:rFonts w:hint="eastAsia"/>
            <w:highlight w:val="green"/>
            <w:lang w:val="en-US" w:eastAsia="zh-CN"/>
            <w:rPrChange w:id="5386" w:author="野草" w:date="2024-02-05T11:13:55Z">
              <w:rPr>
                <w:rFonts w:hint="eastAsia"/>
                <w:highlight w:val="cyan"/>
                <w:lang w:val="en-US" w:eastAsia="zh-CN"/>
              </w:rPr>
            </w:rPrChange>
          </w:rPr>
          <w:t xml:space="preserve">e </w:t>
        </w:r>
      </w:ins>
      <w:ins w:id="5387" w:author="野草" w:date="2024-02-05T11:13:43Z">
        <w:r>
          <w:rPr>
            <w:rFonts w:hint="eastAsia"/>
            <w:highlight w:val="green"/>
            <w:lang w:val="en-US" w:eastAsia="zh-CN"/>
            <w:rPrChange w:id="5388" w:author="野草" w:date="2024-02-05T11:13:55Z">
              <w:rPr>
                <w:rFonts w:hint="eastAsia"/>
                <w:highlight w:val="cyan"/>
                <w:lang w:val="en-US" w:eastAsia="zh-CN"/>
              </w:rPr>
            </w:rPrChange>
          </w:rPr>
          <w:t>river c</w:t>
        </w:r>
      </w:ins>
      <w:ins w:id="5389" w:author="野草" w:date="2024-02-05T11:13:44Z">
        <w:r>
          <w:rPr>
            <w:rFonts w:hint="eastAsia"/>
            <w:highlight w:val="green"/>
            <w:lang w:val="en-US" w:eastAsia="zh-CN"/>
            <w:rPrChange w:id="5390" w:author="野草" w:date="2024-02-05T11:13:55Z">
              <w:rPr>
                <w:rFonts w:hint="eastAsia"/>
                <w:highlight w:val="cyan"/>
                <w:lang w:val="en-US" w:eastAsia="zh-CN"/>
              </w:rPr>
            </w:rPrChange>
          </w:rPr>
          <w:t>ooling</w:t>
        </w:r>
      </w:ins>
      <w:ins w:id="5391" w:author="野草" w:date="2024-02-05T11:13:45Z">
        <w:r>
          <w:rPr>
            <w:rFonts w:hint="eastAsia"/>
            <w:highlight w:val="green"/>
            <w:lang w:val="en-US" w:eastAsia="zh-CN"/>
            <w:rPrChange w:id="5392" w:author="野草" w:date="2024-02-05T11:13:55Z">
              <w:rPr>
                <w:rFonts w:hint="eastAsia"/>
                <w:highlight w:val="cyan"/>
                <w:lang w:val="en-US" w:eastAsia="zh-CN"/>
              </w:rPr>
            </w:rPrChange>
          </w:rPr>
          <w:t xml:space="preserve"> int</w:t>
        </w:r>
      </w:ins>
      <w:ins w:id="5393" w:author="野草" w:date="2024-02-05T11:13:46Z">
        <w:r>
          <w:rPr>
            <w:rFonts w:hint="eastAsia"/>
            <w:highlight w:val="green"/>
            <w:lang w:val="en-US" w:eastAsia="zh-CN"/>
            <w:rPrChange w:id="5394" w:author="野草" w:date="2024-02-05T11:13:55Z">
              <w:rPr>
                <w:rFonts w:hint="eastAsia"/>
                <w:highlight w:val="cyan"/>
                <w:lang w:val="en-US" w:eastAsia="zh-CN"/>
              </w:rPr>
            </w:rPrChange>
          </w:rPr>
          <w:t>ensi</w:t>
        </w:r>
      </w:ins>
      <w:ins w:id="5395" w:author="野草" w:date="2024-02-05T11:13:47Z">
        <w:r>
          <w:rPr>
            <w:rFonts w:hint="eastAsia"/>
            <w:highlight w:val="green"/>
            <w:lang w:val="en-US" w:eastAsia="zh-CN"/>
            <w:rPrChange w:id="5396" w:author="野草" w:date="2024-02-05T11:13:55Z">
              <w:rPr>
                <w:rFonts w:hint="eastAsia"/>
                <w:highlight w:val="cyan"/>
                <w:lang w:val="en-US" w:eastAsia="zh-CN"/>
              </w:rPr>
            </w:rPrChange>
          </w:rPr>
          <w:t>ty</w:t>
        </w:r>
      </w:ins>
      <w:ins w:id="5397" w:author="野草" w:date="2024-02-05T11:11:52Z">
        <w:r>
          <w:rPr>
            <w:rFonts w:hint="eastAsia"/>
            <w:highlight w:val="cyan"/>
            <w:lang w:val="en-US" w:eastAsia="zh-CN"/>
            <w:rPrChange w:id="5398" w:author="野草" w:date="2024-02-05T11:11:58Z">
              <w:rPr>
                <w:rFonts w:hint="eastAsia"/>
                <w:highlight w:val="none"/>
                <w:lang w:val="en-US" w:eastAsia="zh-CN"/>
              </w:rPr>
            </w:rPrChange>
          </w:rPr>
          <w:t xml:space="preserve"> under different </w:t>
        </w:r>
      </w:ins>
      <w:ins w:id="5399" w:author="野草" w:date="2024-02-05T11:11:52Z">
        <w:r>
          <w:rPr>
            <w:rFonts w:hint="eastAsia"/>
            <w:highlight w:val="green"/>
            <w:lang w:val="en-US" w:eastAsia="zh-CN"/>
            <w:rPrChange w:id="5400" w:author="野草" w:date="2024-02-05T11:13:59Z">
              <w:rPr>
                <w:rFonts w:hint="eastAsia"/>
                <w:highlight w:val="none"/>
                <w:lang w:val="en-US" w:eastAsia="zh-CN"/>
              </w:rPr>
            </w:rPrChange>
          </w:rPr>
          <w:t>background weather conditions</w:t>
        </w:r>
      </w:ins>
      <w:ins w:id="5401" w:author="野草" w:date="2024-02-05T11:11:52Z">
        <w:r>
          <w:rPr>
            <w:rFonts w:hint="eastAsia"/>
            <w:highlight w:val="cyan"/>
            <w:lang w:val="en-US" w:eastAsia="zh-CN"/>
            <w:rPrChange w:id="5402" w:author="野草" w:date="2024-02-05T11:11:58Z">
              <w:rPr>
                <w:rFonts w:hint="eastAsia"/>
                <w:highlight w:val="none"/>
                <w:lang w:val="en-US" w:eastAsia="zh-CN"/>
              </w:rPr>
            </w:rPrChange>
          </w:rPr>
          <w:t xml:space="preserve">. The </w:t>
        </w:r>
      </w:ins>
      <w:ins w:id="5403" w:author="野草" w:date="2024-02-05T11:11:52Z">
        <w:r>
          <w:rPr>
            <w:rFonts w:hint="eastAsia"/>
            <w:highlight w:val="green"/>
            <w:lang w:val="en-US" w:eastAsia="zh-CN"/>
            <w:rPrChange w:id="5404" w:author="野草" w:date="2024-02-05T11:14:05Z">
              <w:rPr>
                <w:rFonts w:hint="eastAsia"/>
                <w:highlight w:val="none"/>
                <w:lang w:val="en-US" w:eastAsia="zh-CN"/>
              </w:rPr>
            </w:rPrChange>
          </w:rPr>
          <w:t>Boosted Regression Trees model</w:t>
        </w:r>
      </w:ins>
      <w:ins w:id="5405" w:author="野草" w:date="2024-02-05T11:11:52Z">
        <w:r>
          <w:rPr>
            <w:rFonts w:hint="eastAsia"/>
            <w:highlight w:val="cyan"/>
            <w:lang w:val="en-US" w:eastAsia="zh-CN"/>
            <w:rPrChange w:id="5406" w:author="野草" w:date="2024-02-05T11:11:58Z">
              <w:rPr>
                <w:rFonts w:hint="eastAsia"/>
                <w:highlight w:val="none"/>
                <w:lang w:val="en-US" w:eastAsia="zh-CN"/>
              </w:rPr>
            </w:rPrChange>
          </w:rPr>
          <w:t xml:space="preserve"> </w:t>
        </w:r>
      </w:ins>
      <w:ins w:id="5407" w:author="野草" w:date="2024-02-05T11:14:08Z">
        <w:r>
          <w:rPr>
            <w:rFonts w:hint="eastAsia"/>
            <w:highlight w:val="cyan"/>
            <w:lang w:val="en-US" w:eastAsia="zh-CN"/>
          </w:rPr>
          <w:t>wa</w:t>
        </w:r>
      </w:ins>
      <w:ins w:id="5408" w:author="野草" w:date="2024-02-05T11:11:52Z">
        <w:r>
          <w:rPr>
            <w:rFonts w:hint="eastAsia"/>
            <w:highlight w:val="cyan"/>
            <w:lang w:val="en-US" w:eastAsia="zh-CN"/>
            <w:rPrChange w:id="5409" w:author="野草" w:date="2024-02-05T11:11:58Z">
              <w:rPr>
                <w:rFonts w:hint="eastAsia"/>
                <w:highlight w:val="none"/>
                <w:lang w:val="en-US" w:eastAsia="zh-CN"/>
              </w:rPr>
            </w:rPrChange>
          </w:rPr>
          <w:t xml:space="preserve">s employed to </w:t>
        </w:r>
      </w:ins>
      <w:ins w:id="5410" w:author="野草" w:date="2024-02-05T11:11:52Z">
        <w:r>
          <w:rPr>
            <w:rFonts w:hint="eastAsia"/>
            <w:highlight w:val="green"/>
            <w:lang w:val="en-US" w:eastAsia="zh-CN"/>
            <w:rPrChange w:id="5411" w:author="野草" w:date="2024-02-05T11:14:18Z">
              <w:rPr>
                <w:rFonts w:hint="eastAsia"/>
                <w:highlight w:val="none"/>
                <w:lang w:val="en-US" w:eastAsia="zh-CN"/>
              </w:rPr>
            </w:rPrChange>
          </w:rPr>
          <w:t xml:space="preserve">assess the </w:t>
        </w:r>
      </w:ins>
      <w:ins w:id="5412" w:author="野草" w:date="2024-02-05T11:35:50Z">
        <w:r>
          <w:rPr>
            <w:rFonts w:hint="eastAsia"/>
            <w:highlight w:val="green"/>
            <w:lang w:val="en-US" w:eastAsia="zh-CN"/>
          </w:rPr>
          <w:t>rela</w:t>
        </w:r>
      </w:ins>
      <w:ins w:id="5413" w:author="野草" w:date="2024-02-05T11:35:51Z">
        <w:r>
          <w:rPr>
            <w:rFonts w:hint="eastAsia"/>
            <w:highlight w:val="green"/>
            <w:lang w:val="en-US" w:eastAsia="zh-CN"/>
          </w:rPr>
          <w:t>tive i</w:t>
        </w:r>
      </w:ins>
      <w:ins w:id="5414" w:author="野草" w:date="2024-02-05T11:35:52Z">
        <w:r>
          <w:rPr>
            <w:rFonts w:hint="eastAsia"/>
            <w:highlight w:val="green"/>
            <w:lang w:val="en-US" w:eastAsia="zh-CN"/>
          </w:rPr>
          <w:t>mport</w:t>
        </w:r>
      </w:ins>
      <w:ins w:id="5415" w:author="野草" w:date="2024-02-05T11:35:53Z">
        <w:r>
          <w:rPr>
            <w:rFonts w:hint="eastAsia"/>
            <w:highlight w:val="green"/>
            <w:lang w:val="en-US" w:eastAsia="zh-CN"/>
          </w:rPr>
          <w:t>ance</w:t>
        </w:r>
      </w:ins>
      <w:ins w:id="5416" w:author="野草" w:date="2024-02-05T11:35:54Z">
        <w:r>
          <w:rPr>
            <w:rFonts w:hint="eastAsia"/>
            <w:highlight w:val="green"/>
            <w:lang w:val="en-US" w:eastAsia="zh-CN"/>
          </w:rPr>
          <w:t>s</w:t>
        </w:r>
      </w:ins>
      <w:ins w:id="5417" w:author="野草" w:date="2024-02-05T11:11:52Z">
        <w:r>
          <w:rPr>
            <w:rFonts w:hint="eastAsia"/>
            <w:highlight w:val="cyan"/>
            <w:lang w:val="en-US" w:eastAsia="zh-CN"/>
            <w:rPrChange w:id="5418" w:author="野草" w:date="2024-02-05T11:11:58Z">
              <w:rPr>
                <w:rFonts w:hint="eastAsia"/>
                <w:highlight w:val="none"/>
                <w:lang w:val="en-US" w:eastAsia="zh-CN"/>
              </w:rPr>
            </w:rPrChange>
          </w:rPr>
          <w:t xml:space="preserve"> </w:t>
        </w:r>
      </w:ins>
      <w:ins w:id="5419" w:author="野草" w:date="2024-02-05T11:14:36Z">
        <w:r>
          <w:rPr>
            <w:rFonts w:hint="eastAsia"/>
            <w:highlight w:val="cyan"/>
            <w:lang w:val="en-US" w:eastAsia="zh-CN"/>
          </w:rPr>
          <w:t xml:space="preserve">of </w:t>
        </w:r>
      </w:ins>
      <w:ins w:id="5420" w:author="野草" w:date="2024-02-05T11:14:39Z">
        <w:r>
          <w:rPr>
            <w:rFonts w:hint="eastAsia"/>
            <w:highlight w:val="green"/>
            <w:lang w:val="en-US" w:eastAsia="zh-CN"/>
            <w:rPrChange w:id="5421" w:author="野草" w:date="2024-02-05T11:15:13Z">
              <w:rPr>
                <w:rFonts w:hint="eastAsia"/>
                <w:highlight w:val="cyan"/>
                <w:lang w:val="en-US" w:eastAsia="zh-CN"/>
              </w:rPr>
            </w:rPrChange>
          </w:rPr>
          <w:t>ind</w:t>
        </w:r>
      </w:ins>
      <w:ins w:id="5422" w:author="野草" w:date="2024-02-05T11:14:40Z">
        <w:r>
          <w:rPr>
            <w:rFonts w:hint="eastAsia"/>
            <w:highlight w:val="green"/>
            <w:lang w:val="en-US" w:eastAsia="zh-CN"/>
            <w:rPrChange w:id="5423" w:author="野草" w:date="2024-02-05T11:15:13Z">
              <w:rPr>
                <w:rFonts w:hint="eastAsia"/>
                <w:highlight w:val="cyan"/>
                <w:lang w:val="en-US" w:eastAsia="zh-CN"/>
              </w:rPr>
            </w:rPrChange>
          </w:rPr>
          <w:t>ividual</w:t>
        </w:r>
      </w:ins>
      <w:ins w:id="5424" w:author="野草" w:date="2024-02-05T11:11:52Z">
        <w:r>
          <w:rPr>
            <w:rFonts w:hint="eastAsia"/>
            <w:highlight w:val="green"/>
            <w:lang w:val="en-US" w:eastAsia="zh-CN"/>
            <w:rPrChange w:id="5425" w:author="野草" w:date="2024-02-05T11:15:13Z">
              <w:rPr>
                <w:rFonts w:hint="eastAsia"/>
                <w:highlight w:val="none"/>
                <w:lang w:val="en-US" w:eastAsia="zh-CN"/>
              </w:rPr>
            </w:rPrChange>
          </w:rPr>
          <w:t xml:space="preserve"> factor</w:t>
        </w:r>
      </w:ins>
      <w:ins w:id="5426" w:author="野草" w:date="2024-02-05T11:14:44Z">
        <w:r>
          <w:rPr>
            <w:rFonts w:hint="eastAsia"/>
            <w:highlight w:val="green"/>
            <w:lang w:val="en-US" w:eastAsia="zh-CN"/>
            <w:rPrChange w:id="5427" w:author="野草" w:date="2024-02-05T11:15:13Z">
              <w:rPr>
                <w:rFonts w:hint="eastAsia"/>
                <w:highlight w:val="cyan"/>
                <w:lang w:val="en-US" w:eastAsia="zh-CN"/>
              </w:rPr>
            </w:rPrChange>
          </w:rPr>
          <w:t>s</w:t>
        </w:r>
      </w:ins>
      <w:ins w:id="5428" w:author="野草" w:date="2024-02-05T11:11:52Z">
        <w:r>
          <w:rPr>
            <w:rFonts w:hint="eastAsia"/>
            <w:highlight w:val="cyan"/>
            <w:lang w:val="en-US" w:eastAsia="zh-CN"/>
            <w:rPrChange w:id="5429" w:author="野草" w:date="2024-02-05T11:11:58Z">
              <w:rPr>
                <w:rFonts w:hint="eastAsia"/>
                <w:highlight w:val="none"/>
                <w:lang w:val="en-US" w:eastAsia="zh-CN"/>
              </w:rPr>
            </w:rPrChange>
          </w:rPr>
          <w:t xml:space="preserve"> </w:t>
        </w:r>
      </w:ins>
      <w:ins w:id="5430" w:author="野草" w:date="2024-02-05T11:14:49Z">
        <w:r>
          <w:rPr>
            <w:rFonts w:hint="eastAsia"/>
            <w:highlight w:val="cyan"/>
            <w:lang w:val="en-US" w:eastAsia="zh-CN"/>
          </w:rPr>
          <w:t xml:space="preserve">and </w:t>
        </w:r>
      </w:ins>
      <w:ins w:id="5431" w:author="野草" w:date="2024-02-05T11:14:49Z">
        <w:r>
          <w:rPr>
            <w:rFonts w:hint="eastAsia"/>
            <w:highlight w:val="green"/>
            <w:lang w:val="en-US" w:eastAsia="zh-CN"/>
            <w:rPrChange w:id="5432" w:author="野草" w:date="2024-02-05T11:15:16Z">
              <w:rPr>
                <w:rFonts w:hint="eastAsia"/>
                <w:highlight w:val="cyan"/>
                <w:lang w:val="en-US" w:eastAsia="zh-CN"/>
              </w:rPr>
            </w:rPrChange>
          </w:rPr>
          <w:t xml:space="preserve">the </w:t>
        </w:r>
      </w:ins>
      <w:ins w:id="5433" w:author="野草" w:date="2024-02-05T11:14:50Z">
        <w:r>
          <w:rPr>
            <w:rFonts w:hint="eastAsia"/>
            <w:highlight w:val="green"/>
            <w:lang w:val="en-US" w:eastAsia="zh-CN"/>
            <w:rPrChange w:id="5434" w:author="野草" w:date="2024-02-05T11:15:16Z">
              <w:rPr>
                <w:rFonts w:hint="eastAsia"/>
                <w:highlight w:val="cyan"/>
                <w:lang w:val="en-US" w:eastAsia="zh-CN"/>
              </w:rPr>
            </w:rPrChange>
          </w:rPr>
          <w:t>ma</w:t>
        </w:r>
      </w:ins>
      <w:ins w:id="5435" w:author="野草" w:date="2024-02-05T11:14:51Z">
        <w:r>
          <w:rPr>
            <w:rFonts w:hint="eastAsia"/>
            <w:highlight w:val="green"/>
            <w:lang w:val="en-US" w:eastAsia="zh-CN"/>
            <w:rPrChange w:id="5436" w:author="野草" w:date="2024-02-05T11:15:16Z">
              <w:rPr>
                <w:rFonts w:hint="eastAsia"/>
                <w:highlight w:val="cyan"/>
                <w:lang w:val="en-US" w:eastAsia="zh-CN"/>
              </w:rPr>
            </w:rPrChange>
          </w:rPr>
          <w:t>r</w:t>
        </w:r>
      </w:ins>
      <w:ins w:id="5437" w:author="野草" w:date="2024-02-05T11:14:52Z">
        <w:r>
          <w:rPr>
            <w:rFonts w:hint="eastAsia"/>
            <w:highlight w:val="green"/>
            <w:lang w:val="en-US" w:eastAsia="zh-CN"/>
            <w:rPrChange w:id="5438" w:author="野草" w:date="2024-02-05T11:15:16Z">
              <w:rPr>
                <w:rFonts w:hint="eastAsia"/>
                <w:highlight w:val="cyan"/>
                <w:lang w:val="en-US" w:eastAsia="zh-CN"/>
              </w:rPr>
            </w:rPrChange>
          </w:rPr>
          <w:t>gi</w:t>
        </w:r>
      </w:ins>
      <w:ins w:id="5439" w:author="野草" w:date="2024-02-05T11:14:53Z">
        <w:r>
          <w:rPr>
            <w:rFonts w:hint="eastAsia"/>
            <w:highlight w:val="green"/>
            <w:lang w:val="en-US" w:eastAsia="zh-CN"/>
            <w:rPrChange w:id="5440" w:author="野草" w:date="2024-02-05T11:15:16Z">
              <w:rPr>
                <w:rFonts w:hint="eastAsia"/>
                <w:highlight w:val="cyan"/>
                <w:lang w:val="en-US" w:eastAsia="zh-CN"/>
              </w:rPr>
            </w:rPrChange>
          </w:rPr>
          <w:t>nal e</w:t>
        </w:r>
      </w:ins>
      <w:ins w:id="5441" w:author="野草" w:date="2024-02-05T11:14:54Z">
        <w:r>
          <w:rPr>
            <w:rFonts w:hint="eastAsia"/>
            <w:highlight w:val="green"/>
            <w:lang w:val="en-US" w:eastAsia="zh-CN"/>
            <w:rPrChange w:id="5442" w:author="野草" w:date="2024-02-05T11:15:16Z">
              <w:rPr>
                <w:rFonts w:hint="eastAsia"/>
                <w:highlight w:val="cyan"/>
                <w:lang w:val="en-US" w:eastAsia="zh-CN"/>
              </w:rPr>
            </w:rPrChange>
          </w:rPr>
          <w:t>ffect</w:t>
        </w:r>
      </w:ins>
      <w:ins w:id="5443" w:author="野草" w:date="2024-02-05T11:14:55Z">
        <w:r>
          <w:rPr>
            <w:rFonts w:hint="eastAsia"/>
            <w:highlight w:val="green"/>
            <w:lang w:val="en-US" w:eastAsia="zh-CN"/>
            <w:rPrChange w:id="5444" w:author="野草" w:date="2024-02-05T11:15:16Z">
              <w:rPr>
                <w:rFonts w:hint="eastAsia"/>
                <w:highlight w:val="cyan"/>
                <w:lang w:val="en-US" w:eastAsia="zh-CN"/>
              </w:rPr>
            </w:rPrChange>
          </w:rPr>
          <w:t>s</w:t>
        </w:r>
      </w:ins>
      <w:ins w:id="5445" w:author="野草" w:date="2024-02-05T11:14:55Z">
        <w:r>
          <w:rPr>
            <w:rFonts w:hint="eastAsia"/>
            <w:highlight w:val="cyan"/>
            <w:lang w:val="en-US" w:eastAsia="zh-CN"/>
          </w:rPr>
          <w:t xml:space="preserve"> of </w:t>
        </w:r>
      </w:ins>
      <w:ins w:id="5446" w:author="野草" w:date="2024-02-05T11:14:56Z">
        <w:r>
          <w:rPr>
            <w:rFonts w:hint="eastAsia"/>
            <w:highlight w:val="cyan"/>
            <w:lang w:val="en-US" w:eastAsia="zh-CN"/>
          </w:rPr>
          <w:t xml:space="preserve">the </w:t>
        </w:r>
      </w:ins>
      <w:ins w:id="5447" w:author="野草" w:date="2024-02-05T11:14:57Z">
        <w:r>
          <w:rPr>
            <w:rFonts w:hint="eastAsia"/>
            <w:highlight w:val="cyan"/>
            <w:lang w:val="en-US" w:eastAsia="zh-CN"/>
          </w:rPr>
          <w:t xml:space="preserve">top 4 </w:t>
        </w:r>
      </w:ins>
      <w:ins w:id="5448" w:author="野草" w:date="2024-02-05T11:14:58Z">
        <w:r>
          <w:rPr>
            <w:rFonts w:hint="eastAsia"/>
            <w:highlight w:val="green"/>
            <w:lang w:val="en-US" w:eastAsia="zh-CN"/>
            <w:rPrChange w:id="5449" w:author="野草" w:date="2024-02-05T11:15:21Z">
              <w:rPr>
                <w:rFonts w:hint="eastAsia"/>
                <w:highlight w:val="cyan"/>
                <w:lang w:val="en-US" w:eastAsia="zh-CN"/>
              </w:rPr>
            </w:rPrChange>
          </w:rPr>
          <w:t xml:space="preserve">most </w:t>
        </w:r>
      </w:ins>
      <w:ins w:id="5450" w:author="野草" w:date="2024-02-05T11:15:00Z">
        <w:r>
          <w:rPr>
            <w:rFonts w:hint="eastAsia"/>
            <w:highlight w:val="green"/>
            <w:lang w:val="en-US" w:eastAsia="zh-CN"/>
            <w:rPrChange w:id="5451" w:author="野草" w:date="2024-02-05T11:15:21Z">
              <w:rPr>
                <w:rFonts w:hint="eastAsia"/>
                <w:highlight w:val="cyan"/>
                <w:lang w:val="en-US" w:eastAsia="zh-CN"/>
              </w:rPr>
            </w:rPrChange>
          </w:rPr>
          <w:t>contr</w:t>
        </w:r>
      </w:ins>
      <w:ins w:id="5452" w:author="野草" w:date="2024-02-05T11:15:01Z">
        <w:r>
          <w:rPr>
            <w:rFonts w:hint="eastAsia"/>
            <w:highlight w:val="green"/>
            <w:lang w:val="en-US" w:eastAsia="zh-CN"/>
            <w:rPrChange w:id="5453" w:author="野草" w:date="2024-02-05T11:15:21Z">
              <w:rPr>
                <w:rFonts w:hint="eastAsia"/>
                <w:highlight w:val="cyan"/>
                <w:lang w:val="en-US" w:eastAsia="zh-CN"/>
              </w:rPr>
            </w:rPrChange>
          </w:rPr>
          <w:t>ibut</w:t>
        </w:r>
      </w:ins>
      <w:ins w:id="5454" w:author="野草" w:date="2024-02-05T11:15:02Z">
        <w:r>
          <w:rPr>
            <w:rFonts w:hint="eastAsia"/>
            <w:highlight w:val="green"/>
            <w:lang w:val="en-US" w:eastAsia="zh-CN"/>
            <w:rPrChange w:id="5455" w:author="野草" w:date="2024-02-05T11:15:21Z">
              <w:rPr>
                <w:rFonts w:hint="eastAsia"/>
                <w:highlight w:val="cyan"/>
                <w:lang w:val="en-US" w:eastAsia="zh-CN"/>
              </w:rPr>
            </w:rPrChange>
          </w:rPr>
          <w:t xml:space="preserve">ing </w:t>
        </w:r>
      </w:ins>
      <w:ins w:id="5456" w:author="野草" w:date="2024-02-05T11:15:03Z">
        <w:r>
          <w:rPr>
            <w:rFonts w:hint="eastAsia"/>
            <w:highlight w:val="green"/>
            <w:lang w:val="en-US" w:eastAsia="zh-CN"/>
            <w:rPrChange w:id="5457" w:author="野草" w:date="2024-02-05T11:15:21Z">
              <w:rPr>
                <w:rFonts w:hint="eastAsia"/>
                <w:highlight w:val="cyan"/>
                <w:lang w:val="en-US" w:eastAsia="zh-CN"/>
              </w:rPr>
            </w:rPrChange>
          </w:rPr>
          <w:t>fac</w:t>
        </w:r>
      </w:ins>
      <w:ins w:id="5458" w:author="野草" w:date="2024-02-05T11:15:04Z">
        <w:r>
          <w:rPr>
            <w:rFonts w:hint="eastAsia"/>
            <w:highlight w:val="green"/>
            <w:lang w:val="en-US" w:eastAsia="zh-CN"/>
            <w:rPrChange w:id="5459" w:author="野草" w:date="2024-02-05T11:15:21Z">
              <w:rPr>
                <w:rFonts w:hint="eastAsia"/>
                <w:highlight w:val="cyan"/>
                <w:lang w:val="en-US" w:eastAsia="zh-CN"/>
              </w:rPr>
            </w:rPrChange>
          </w:rPr>
          <w:t>tor</w:t>
        </w:r>
      </w:ins>
      <w:ins w:id="5460" w:author="野草" w:date="2024-02-05T11:15:04Z">
        <w:r>
          <w:rPr>
            <w:rFonts w:hint="eastAsia"/>
            <w:highlight w:val="green"/>
            <w:lang w:val="en-US" w:eastAsia="zh-CN"/>
            <w:rPrChange w:id="5461" w:author="野草" w:date="2024-02-05T11:32:38Z">
              <w:rPr>
                <w:rFonts w:hint="eastAsia"/>
                <w:highlight w:val="cyan"/>
                <w:lang w:val="en-US" w:eastAsia="zh-CN"/>
              </w:rPr>
            </w:rPrChange>
          </w:rPr>
          <w:t>s</w:t>
        </w:r>
      </w:ins>
      <w:ins w:id="5462" w:author="野草" w:date="2024-02-05T11:11:52Z">
        <w:r>
          <w:rPr>
            <w:rFonts w:hint="eastAsia"/>
            <w:highlight w:val="cyan"/>
            <w:lang w:val="en-US" w:eastAsia="zh-CN"/>
            <w:rPrChange w:id="5463" w:author="野草" w:date="2024-02-05T11:11:58Z">
              <w:rPr>
                <w:rFonts w:hint="eastAsia"/>
                <w:highlight w:val="none"/>
                <w:lang w:val="en-US" w:eastAsia="zh-CN"/>
              </w:rPr>
            </w:rPrChange>
          </w:rPr>
          <w:t xml:space="preserve">. In contrast to </w:t>
        </w:r>
      </w:ins>
      <w:ins w:id="5464" w:author="野草" w:date="2024-02-05T11:11:52Z">
        <w:r>
          <w:rPr>
            <w:rFonts w:hint="eastAsia"/>
            <w:highlight w:val="green"/>
            <w:lang w:val="en-US" w:eastAsia="zh-CN"/>
            <w:rPrChange w:id="5465" w:author="野草" w:date="2024-02-05T11:15:26Z">
              <w:rPr>
                <w:rFonts w:hint="eastAsia"/>
                <w:highlight w:val="none"/>
                <w:lang w:val="en-US" w:eastAsia="zh-CN"/>
              </w:rPr>
            </w:rPrChange>
          </w:rPr>
          <w:t>traditional analytical methods</w:t>
        </w:r>
      </w:ins>
      <w:ins w:id="5466" w:author="野草" w:date="2024-02-05T11:11:52Z">
        <w:r>
          <w:rPr>
            <w:rFonts w:hint="eastAsia"/>
            <w:highlight w:val="cyan"/>
            <w:lang w:val="en-US" w:eastAsia="zh-CN"/>
            <w:rPrChange w:id="5467" w:author="野草" w:date="2024-02-05T11:11:58Z">
              <w:rPr>
                <w:rFonts w:hint="eastAsia"/>
                <w:highlight w:val="none"/>
                <w:lang w:val="en-US" w:eastAsia="zh-CN"/>
              </w:rPr>
            </w:rPrChange>
          </w:rPr>
          <w:t xml:space="preserve"> such as </w:t>
        </w:r>
      </w:ins>
      <w:ins w:id="5468" w:author="野草" w:date="2024-02-05T11:11:52Z">
        <w:r>
          <w:rPr>
            <w:rFonts w:hint="eastAsia"/>
            <w:highlight w:val="green"/>
            <w:lang w:val="en-US" w:eastAsia="zh-CN"/>
            <w:rPrChange w:id="5469" w:author="野草" w:date="2024-02-05T11:15:30Z">
              <w:rPr>
                <w:rFonts w:hint="eastAsia"/>
                <w:highlight w:val="none"/>
                <w:lang w:val="en-US" w:eastAsia="zh-CN"/>
              </w:rPr>
            </w:rPrChange>
          </w:rPr>
          <w:t>linear regression</w:t>
        </w:r>
      </w:ins>
      <w:ins w:id="5470" w:author="野草" w:date="2024-02-05T11:11:52Z">
        <w:r>
          <w:rPr>
            <w:rFonts w:hint="eastAsia"/>
            <w:highlight w:val="cyan"/>
            <w:lang w:val="en-US" w:eastAsia="zh-CN"/>
            <w:rPrChange w:id="5471" w:author="野草" w:date="2024-02-05T11:11:58Z">
              <w:rPr>
                <w:rFonts w:hint="eastAsia"/>
                <w:highlight w:val="none"/>
                <w:lang w:val="en-US" w:eastAsia="zh-CN"/>
              </w:rPr>
            </w:rPrChange>
          </w:rPr>
          <w:t xml:space="preserve">, this approach </w:t>
        </w:r>
      </w:ins>
      <w:ins w:id="5472" w:author="野草" w:date="2024-02-05T11:11:52Z">
        <w:r>
          <w:rPr>
            <w:rFonts w:hint="eastAsia"/>
            <w:highlight w:val="green"/>
            <w:lang w:val="en-US" w:eastAsia="zh-CN"/>
            <w:rPrChange w:id="5473" w:author="野草" w:date="2024-02-05T11:15:46Z">
              <w:rPr>
                <w:rFonts w:hint="eastAsia"/>
                <w:highlight w:val="none"/>
                <w:lang w:val="en-US" w:eastAsia="zh-CN"/>
              </w:rPr>
            </w:rPrChange>
          </w:rPr>
          <w:t>effectively capture</w:t>
        </w:r>
      </w:ins>
      <w:ins w:id="5474" w:author="野草" w:date="2024-02-05T11:15:40Z">
        <w:r>
          <w:rPr>
            <w:rFonts w:hint="eastAsia"/>
            <w:highlight w:val="green"/>
            <w:lang w:val="en-US" w:eastAsia="zh-CN"/>
            <w:rPrChange w:id="5475" w:author="野草" w:date="2024-02-05T11:15:46Z">
              <w:rPr>
                <w:rFonts w:hint="eastAsia"/>
                <w:highlight w:val="cyan"/>
                <w:lang w:val="en-US" w:eastAsia="zh-CN"/>
              </w:rPr>
            </w:rPrChange>
          </w:rPr>
          <w:t>d</w:t>
        </w:r>
      </w:ins>
      <w:ins w:id="5476" w:author="野草" w:date="2024-02-05T11:11:52Z">
        <w:r>
          <w:rPr>
            <w:rFonts w:hint="eastAsia"/>
            <w:highlight w:val="cyan"/>
            <w:lang w:val="en-US" w:eastAsia="zh-CN"/>
            <w:rPrChange w:id="5477" w:author="野草" w:date="2024-02-05T11:11:58Z">
              <w:rPr>
                <w:rFonts w:hint="eastAsia"/>
                <w:highlight w:val="none"/>
                <w:lang w:val="en-US" w:eastAsia="zh-CN"/>
              </w:rPr>
            </w:rPrChange>
          </w:rPr>
          <w:t xml:space="preserve"> the </w:t>
        </w:r>
      </w:ins>
      <w:ins w:id="5478" w:author="野草" w:date="2024-02-05T11:11:52Z">
        <w:r>
          <w:rPr>
            <w:rFonts w:hint="eastAsia"/>
            <w:highlight w:val="green"/>
            <w:lang w:val="en-US" w:eastAsia="zh-CN"/>
            <w:rPrChange w:id="5479" w:author="野草" w:date="2024-02-05T11:15:50Z">
              <w:rPr>
                <w:rFonts w:hint="eastAsia"/>
                <w:highlight w:val="none"/>
                <w:lang w:val="en-US" w:eastAsia="zh-CN"/>
              </w:rPr>
            </w:rPrChange>
          </w:rPr>
          <w:t>non</w:t>
        </w:r>
      </w:ins>
      <w:ins w:id="5480" w:author="野草" w:date="2024-02-05T11:15:42Z">
        <w:r>
          <w:rPr>
            <w:rFonts w:hint="eastAsia"/>
            <w:highlight w:val="green"/>
            <w:lang w:val="en-US" w:eastAsia="zh-CN"/>
            <w:rPrChange w:id="5481" w:author="野草" w:date="2024-02-05T11:15:50Z">
              <w:rPr>
                <w:rFonts w:hint="eastAsia"/>
                <w:highlight w:val="cyan"/>
                <w:lang w:val="en-US" w:eastAsia="zh-CN"/>
              </w:rPr>
            </w:rPrChange>
          </w:rPr>
          <w:t>-</w:t>
        </w:r>
      </w:ins>
      <w:ins w:id="5482" w:author="野草" w:date="2024-02-05T11:11:52Z">
        <w:r>
          <w:rPr>
            <w:rFonts w:hint="eastAsia"/>
            <w:highlight w:val="green"/>
            <w:lang w:val="en-US" w:eastAsia="zh-CN"/>
            <w:rPrChange w:id="5483" w:author="野草" w:date="2024-02-05T11:15:50Z">
              <w:rPr>
                <w:rFonts w:hint="eastAsia"/>
                <w:highlight w:val="none"/>
                <w:lang w:val="en-US" w:eastAsia="zh-CN"/>
              </w:rPr>
            </w:rPrChange>
          </w:rPr>
          <w:t xml:space="preserve">linear </w:t>
        </w:r>
      </w:ins>
      <w:ins w:id="5484" w:author="野草" w:date="2024-02-05T11:39:03Z">
        <w:r>
          <w:rPr>
            <w:rFonts w:hint="eastAsia"/>
            <w:highlight w:val="green"/>
            <w:lang w:val="en-US" w:eastAsia="zh-CN"/>
          </w:rPr>
          <w:t>ef</w:t>
        </w:r>
      </w:ins>
      <w:ins w:id="5485" w:author="野草" w:date="2024-02-05T11:39:04Z">
        <w:r>
          <w:rPr>
            <w:rFonts w:hint="eastAsia"/>
            <w:highlight w:val="green"/>
            <w:lang w:val="en-US" w:eastAsia="zh-CN"/>
          </w:rPr>
          <w:t>fec</w:t>
        </w:r>
      </w:ins>
      <w:ins w:id="5486" w:author="野草" w:date="2024-02-05T11:39:06Z">
        <w:r>
          <w:rPr>
            <w:rFonts w:hint="eastAsia"/>
            <w:highlight w:val="green"/>
            <w:lang w:val="en-US" w:eastAsia="zh-CN"/>
          </w:rPr>
          <w:t>t</w:t>
        </w:r>
      </w:ins>
      <w:ins w:id="5487" w:author="野草" w:date="2024-02-05T11:11:52Z">
        <w:r>
          <w:rPr>
            <w:rFonts w:hint="eastAsia"/>
            <w:highlight w:val="green"/>
            <w:lang w:val="en-US" w:eastAsia="zh-CN"/>
            <w:rPrChange w:id="5488" w:author="野草" w:date="2024-02-05T11:15:50Z">
              <w:rPr>
                <w:rFonts w:hint="eastAsia"/>
                <w:highlight w:val="none"/>
                <w:lang w:val="en-US" w:eastAsia="zh-CN"/>
              </w:rPr>
            </w:rPrChange>
          </w:rPr>
          <w:t>s</w:t>
        </w:r>
      </w:ins>
      <w:ins w:id="5489" w:author="野草" w:date="2024-02-05T11:11:52Z">
        <w:r>
          <w:rPr>
            <w:rFonts w:hint="eastAsia"/>
            <w:highlight w:val="cyan"/>
            <w:lang w:val="en-US" w:eastAsia="zh-CN"/>
            <w:rPrChange w:id="5490" w:author="野草" w:date="2024-02-05T11:11:58Z">
              <w:rPr>
                <w:rFonts w:hint="eastAsia"/>
                <w:highlight w:val="none"/>
                <w:lang w:val="en-US" w:eastAsia="zh-CN"/>
              </w:rPr>
            </w:rPrChange>
          </w:rPr>
          <w:t xml:space="preserve"> of </w:t>
        </w:r>
      </w:ins>
      <w:ins w:id="5491" w:author="野草" w:date="2024-02-05T11:15:52Z">
        <w:r>
          <w:rPr>
            <w:rFonts w:hint="eastAsia"/>
            <w:highlight w:val="green"/>
            <w:lang w:val="en-US" w:eastAsia="zh-CN"/>
            <w:rPrChange w:id="5492" w:author="野草" w:date="2024-02-05T11:15:58Z">
              <w:rPr>
                <w:rFonts w:hint="eastAsia"/>
                <w:highlight w:val="cyan"/>
                <w:lang w:val="en-US" w:eastAsia="zh-CN"/>
              </w:rPr>
            </w:rPrChange>
          </w:rPr>
          <w:t>in</w:t>
        </w:r>
      </w:ins>
      <w:ins w:id="5493" w:author="野草" w:date="2024-02-05T11:15:53Z">
        <w:r>
          <w:rPr>
            <w:rFonts w:hint="eastAsia"/>
            <w:highlight w:val="green"/>
            <w:lang w:val="en-US" w:eastAsia="zh-CN"/>
            <w:rPrChange w:id="5494" w:author="野草" w:date="2024-02-05T11:15:58Z">
              <w:rPr>
                <w:rFonts w:hint="eastAsia"/>
                <w:highlight w:val="cyan"/>
                <w:lang w:val="en-US" w:eastAsia="zh-CN"/>
              </w:rPr>
            </w:rPrChange>
          </w:rPr>
          <w:t>fluenc</w:t>
        </w:r>
      </w:ins>
      <w:ins w:id="5495" w:author="野草" w:date="2024-02-05T11:15:54Z">
        <w:r>
          <w:rPr>
            <w:rFonts w:hint="eastAsia"/>
            <w:highlight w:val="green"/>
            <w:lang w:val="en-US" w:eastAsia="zh-CN"/>
            <w:rPrChange w:id="5496" w:author="野草" w:date="2024-02-05T11:15:58Z">
              <w:rPr>
                <w:rFonts w:hint="eastAsia"/>
                <w:highlight w:val="cyan"/>
                <w:lang w:val="en-US" w:eastAsia="zh-CN"/>
              </w:rPr>
            </w:rPrChange>
          </w:rPr>
          <w:t xml:space="preserve">ing </w:t>
        </w:r>
      </w:ins>
      <w:ins w:id="5497" w:author="野草" w:date="2024-02-05T11:11:52Z">
        <w:r>
          <w:rPr>
            <w:rFonts w:hint="eastAsia"/>
            <w:highlight w:val="green"/>
            <w:lang w:val="en-US" w:eastAsia="zh-CN"/>
            <w:rPrChange w:id="5498" w:author="野草" w:date="2024-02-05T11:15:58Z">
              <w:rPr>
                <w:rFonts w:hint="eastAsia"/>
                <w:highlight w:val="none"/>
                <w:lang w:val="en-US" w:eastAsia="zh-CN"/>
              </w:rPr>
            </w:rPrChange>
          </w:rPr>
          <w:t>factors</w:t>
        </w:r>
      </w:ins>
      <w:ins w:id="5499" w:author="野草" w:date="2024-02-05T11:11:52Z">
        <w:r>
          <w:rPr>
            <w:rFonts w:hint="eastAsia"/>
            <w:highlight w:val="cyan"/>
            <w:lang w:val="en-US" w:eastAsia="zh-CN"/>
            <w:rPrChange w:id="5500" w:author="野草" w:date="2024-02-05T11:11:58Z">
              <w:rPr>
                <w:rFonts w:hint="eastAsia"/>
                <w:highlight w:val="none"/>
                <w:lang w:val="en-US" w:eastAsia="zh-CN"/>
              </w:rPr>
            </w:rPrChange>
          </w:rPr>
          <w:t xml:space="preserve"> on</w:t>
        </w:r>
      </w:ins>
      <w:ins w:id="5501" w:author="野草" w:date="2024-02-05T11:11:52Z">
        <w:r>
          <w:rPr>
            <w:rFonts w:hint="eastAsia"/>
            <w:highlight w:val="green"/>
            <w:lang w:val="en-US" w:eastAsia="zh-CN"/>
            <w:rPrChange w:id="5502" w:author="野草" w:date="2024-02-05T11:16:01Z">
              <w:rPr>
                <w:rFonts w:hint="eastAsia"/>
                <w:highlight w:val="none"/>
                <w:lang w:val="en-US" w:eastAsia="zh-CN"/>
              </w:rPr>
            </w:rPrChange>
          </w:rPr>
          <w:t xml:space="preserve"> river cooling effects</w:t>
        </w:r>
      </w:ins>
      <w:ins w:id="5503" w:author="野草" w:date="2024-02-05T11:11:52Z">
        <w:r>
          <w:rPr>
            <w:rFonts w:hint="eastAsia"/>
            <w:highlight w:val="cyan"/>
            <w:lang w:val="en-US" w:eastAsia="zh-CN"/>
            <w:rPrChange w:id="5504" w:author="野草" w:date="2024-02-05T11:11:58Z">
              <w:rPr>
                <w:rFonts w:hint="eastAsia"/>
                <w:highlight w:val="none"/>
                <w:lang w:val="en-US" w:eastAsia="zh-CN"/>
              </w:rPr>
            </w:rPrChange>
          </w:rPr>
          <w:t>.</w:t>
        </w:r>
      </w:ins>
      <w:del w:id="5505" w:author="野草" w:date="2024-02-05T11:11:52Z">
        <w:r>
          <w:rPr>
            <w:rFonts w:hint="eastAsia"/>
            <w:highlight w:val="none"/>
            <w:lang w:val="en-US" w:eastAsia="zh-CN"/>
          </w:rPr>
          <w:delText>本研究以重庆市为例，关注正常夏日和极端夏日的河流对周边城市环境的降温效应，考虑地形、三维建筑特征、土地利用特征、河流宽度为环境因素来分析环境因素在不同背景天气条件下对河流降温效应的影响。BRT模型用于分析各因素对河流降温效应的贡献程度以及边缘效应。相对于之前在水体降温效应研究中常用的线性回归分析等传统分析方法，该方法能较好地描述因素对河流降温效应的非线性影响。</w:delText>
        </w:r>
      </w:del>
    </w:p>
    <w:p>
      <w:pPr>
        <w:rPr>
          <w:ins w:id="5506" w:author="野草" w:date="2024-02-05T10:58:12Z"/>
          <w:rFonts w:hint="eastAsia"/>
          <w:highlight w:val="none"/>
          <w:lang w:val="en-US" w:eastAsia="zh-CN"/>
        </w:rPr>
      </w:pPr>
    </w:p>
    <w:p>
      <w:pPr>
        <w:rPr>
          <w:rFonts w:hint="default"/>
          <w:highlight w:val="green"/>
          <w:lang w:val="en-US" w:eastAsia="zh-CN"/>
          <w:rPrChange w:id="5507" w:author="野草" w:date="2024-02-05T14:26:16Z">
            <w:rPr>
              <w:rFonts w:hint="default"/>
              <w:highlight w:val="none"/>
              <w:lang w:val="en-US" w:eastAsia="zh-CN"/>
            </w:rPr>
          </w:rPrChange>
        </w:rPr>
      </w:pPr>
      <w:ins w:id="5508" w:author="野草" w:date="2024-02-05T10:58:14Z">
        <w:r>
          <w:rPr>
            <w:rFonts w:hint="eastAsia"/>
            <w:highlight w:val="green"/>
            <w:lang w:val="en-US" w:eastAsia="zh-CN"/>
            <w:rPrChange w:id="5509" w:author="野草" w:date="2024-02-05T14:26:16Z">
              <w:rPr>
                <w:rFonts w:hint="eastAsia"/>
                <w:highlight w:val="none"/>
                <w:lang w:val="en-US" w:eastAsia="zh-CN"/>
              </w:rPr>
            </w:rPrChange>
          </w:rPr>
          <w:t>【</w:t>
        </w:r>
      </w:ins>
      <w:ins w:id="5511" w:author="野草" w:date="2024-02-05T14:26:11Z">
        <w:r>
          <w:rPr>
            <w:rFonts w:hint="eastAsia"/>
            <w:highlight w:val="green"/>
            <w:lang w:val="en-US" w:eastAsia="zh-CN"/>
            <w:rPrChange w:id="5512" w:author="野草" w:date="2024-02-05T14:26:16Z">
              <w:rPr>
                <w:rFonts w:hint="eastAsia"/>
                <w:highlight w:val="none"/>
                <w:lang w:val="en-US" w:eastAsia="zh-CN"/>
              </w:rPr>
            </w:rPrChange>
          </w:rPr>
          <w:t>u</w:t>
        </w:r>
      </w:ins>
      <w:ins w:id="5514" w:author="野草" w:date="2024-02-05T14:26:12Z">
        <w:r>
          <w:rPr>
            <w:rFonts w:hint="eastAsia"/>
            <w:highlight w:val="green"/>
            <w:lang w:val="en-US" w:eastAsia="zh-CN"/>
            <w:rPrChange w:id="5515" w:author="野草" w:date="2024-02-05T14:26:16Z">
              <w:rPr>
                <w:rFonts w:hint="eastAsia"/>
                <w:highlight w:val="none"/>
                <w:lang w:val="en-US" w:eastAsia="zh-CN"/>
              </w:rPr>
            </w:rPrChange>
          </w:rPr>
          <w:t>p</w:t>
        </w:r>
      </w:ins>
      <w:ins w:id="5517" w:author="野草" w:date="2024-02-05T14:23:15Z">
        <w:r>
          <w:rPr>
            <w:rFonts w:hint="eastAsia"/>
            <w:highlight w:val="green"/>
            <w:lang w:val="en-US" w:eastAsia="zh-CN"/>
          </w:rPr>
          <w:t>2024 0205 1</w:t>
        </w:r>
      </w:ins>
      <w:ins w:id="5518" w:author="野草" w:date="2024-02-05T14:23:17Z">
        <w:r>
          <w:rPr>
            <w:rFonts w:hint="eastAsia"/>
            <w:highlight w:val="green"/>
            <w:lang w:val="en-US" w:eastAsia="zh-CN"/>
          </w:rPr>
          <w:t>4</w:t>
        </w:r>
      </w:ins>
      <w:ins w:id="5519" w:author="野草" w:date="2024-02-05T14:23:15Z">
        <w:r>
          <w:rPr>
            <w:rFonts w:hint="eastAsia"/>
            <w:highlight w:val="green"/>
            <w:lang w:val="en-US" w:eastAsia="zh-CN"/>
          </w:rPr>
          <w:t>:</w:t>
        </w:r>
      </w:ins>
      <w:ins w:id="5520" w:author="野草" w:date="2024-02-05T14:29:36Z">
        <w:r>
          <w:rPr>
            <w:rFonts w:hint="eastAsia"/>
            <w:highlight w:val="green"/>
            <w:lang w:val="en-US" w:eastAsia="zh-CN"/>
          </w:rPr>
          <w:t>3</w:t>
        </w:r>
      </w:ins>
      <w:ins w:id="5521" w:author="野草" w:date="2024-02-05T14:37:27Z">
        <w:r>
          <w:rPr>
            <w:rFonts w:hint="eastAsia"/>
            <w:highlight w:val="green"/>
            <w:lang w:val="en-US" w:eastAsia="zh-CN"/>
          </w:rPr>
          <w:t>7</w:t>
        </w:r>
      </w:ins>
      <w:ins w:id="5522" w:author="野草" w:date="2024-02-05T10:58:14Z">
        <w:r>
          <w:rPr>
            <w:rFonts w:hint="eastAsia"/>
            <w:highlight w:val="green"/>
            <w:lang w:val="en-US" w:eastAsia="zh-CN"/>
            <w:rPrChange w:id="5523" w:author="野草" w:date="2024-02-05T14:26:16Z">
              <w:rPr>
                <w:rFonts w:hint="eastAsia"/>
                <w:highlight w:val="none"/>
                <w:lang w:val="en-US" w:eastAsia="zh-CN"/>
              </w:rPr>
            </w:rPrChange>
          </w:rPr>
          <w:t>】</w:t>
        </w:r>
      </w:ins>
    </w:p>
    <w:p>
      <w:pPr>
        <w:rPr>
          <w:ins w:id="5525" w:author="野草" w:date="2024-02-05T14:27:43Z"/>
          <w:rFonts w:hint="eastAsia"/>
          <w:highlight w:val="cyan"/>
          <w:lang w:val="en-US" w:eastAsia="zh-CN"/>
        </w:rPr>
      </w:pPr>
      <w:ins w:id="5526" w:author="野草" w:date="2024-02-05T14:27:11Z">
        <w:r>
          <w:rPr>
            <w:rFonts w:hint="eastAsia"/>
            <w:highlight w:val="green"/>
            <w:lang w:val="en-US" w:eastAsia="zh-CN"/>
            <w:rPrChange w:id="5527" w:author="野草" w:date="2024-02-05T14:28:02Z">
              <w:rPr>
                <w:rFonts w:hint="eastAsia"/>
                <w:highlight w:val="cyan"/>
                <w:lang w:val="en-US" w:eastAsia="zh-CN"/>
              </w:rPr>
            </w:rPrChange>
          </w:rPr>
          <w:t xml:space="preserve">The </w:t>
        </w:r>
      </w:ins>
      <w:ins w:id="5529" w:author="野草" w:date="2024-02-05T14:27:36Z">
        <w:r>
          <w:rPr>
            <w:rFonts w:hint="eastAsia"/>
            <w:highlight w:val="green"/>
            <w:lang w:val="en-US" w:eastAsia="zh-CN"/>
            <w:rPrChange w:id="5530" w:author="野草" w:date="2024-02-05T14:28:02Z">
              <w:rPr>
                <w:rFonts w:hint="eastAsia"/>
                <w:highlight w:val="cyan"/>
                <w:lang w:val="en-US" w:eastAsia="zh-CN"/>
              </w:rPr>
            </w:rPrChange>
          </w:rPr>
          <w:t>c</w:t>
        </w:r>
      </w:ins>
      <w:ins w:id="5532" w:author="野草" w:date="2024-02-05T14:27:37Z">
        <w:r>
          <w:rPr>
            <w:rFonts w:hint="eastAsia"/>
            <w:highlight w:val="green"/>
            <w:lang w:val="en-US" w:eastAsia="zh-CN"/>
            <w:rPrChange w:id="5533" w:author="野草" w:date="2024-02-05T14:28:02Z">
              <w:rPr>
                <w:rFonts w:hint="eastAsia"/>
                <w:highlight w:val="cyan"/>
                <w:lang w:val="en-US" w:eastAsia="zh-CN"/>
              </w:rPr>
            </w:rPrChange>
          </w:rPr>
          <w:t>onclu</w:t>
        </w:r>
      </w:ins>
      <w:ins w:id="5535" w:author="野草" w:date="2024-02-05T14:27:38Z">
        <w:r>
          <w:rPr>
            <w:rFonts w:hint="eastAsia"/>
            <w:highlight w:val="green"/>
            <w:lang w:val="en-US" w:eastAsia="zh-CN"/>
            <w:rPrChange w:id="5536" w:author="野草" w:date="2024-02-05T14:28:02Z">
              <w:rPr>
                <w:rFonts w:hint="eastAsia"/>
                <w:highlight w:val="cyan"/>
                <w:lang w:val="en-US" w:eastAsia="zh-CN"/>
              </w:rPr>
            </w:rPrChange>
          </w:rPr>
          <w:t>s</w:t>
        </w:r>
      </w:ins>
      <w:ins w:id="5538" w:author="野草" w:date="2024-02-05T14:27:39Z">
        <w:r>
          <w:rPr>
            <w:rFonts w:hint="eastAsia"/>
            <w:highlight w:val="green"/>
            <w:lang w:val="en-US" w:eastAsia="zh-CN"/>
            <w:rPrChange w:id="5539" w:author="野草" w:date="2024-02-05T14:28:02Z">
              <w:rPr>
                <w:rFonts w:hint="eastAsia"/>
                <w:highlight w:val="cyan"/>
                <w:lang w:val="en-US" w:eastAsia="zh-CN"/>
              </w:rPr>
            </w:rPrChange>
          </w:rPr>
          <w:t>ions</w:t>
        </w:r>
      </w:ins>
      <w:ins w:id="5541" w:author="野草" w:date="2024-02-05T14:27:39Z">
        <w:r>
          <w:rPr>
            <w:rFonts w:hint="eastAsia"/>
            <w:highlight w:val="cyan"/>
            <w:lang w:val="en-US" w:eastAsia="zh-CN"/>
          </w:rPr>
          <w:t xml:space="preserve"> </w:t>
        </w:r>
      </w:ins>
      <w:ins w:id="5542" w:author="野草" w:date="2024-02-05T14:27:40Z">
        <w:r>
          <w:rPr>
            <w:rFonts w:hint="eastAsia"/>
            <w:highlight w:val="cyan"/>
            <w:lang w:val="en-US" w:eastAsia="zh-CN"/>
          </w:rPr>
          <w:t xml:space="preserve">are </w:t>
        </w:r>
      </w:ins>
      <w:ins w:id="5543" w:author="野草" w:date="2024-02-05T14:27:41Z">
        <w:r>
          <w:rPr>
            <w:rFonts w:hint="eastAsia"/>
            <w:highlight w:val="cyan"/>
            <w:lang w:val="en-US" w:eastAsia="zh-CN"/>
          </w:rPr>
          <w:t xml:space="preserve">as </w:t>
        </w:r>
      </w:ins>
      <w:ins w:id="5544" w:author="野草" w:date="2024-02-05T14:27:42Z">
        <w:r>
          <w:rPr>
            <w:rFonts w:hint="eastAsia"/>
            <w:highlight w:val="cyan"/>
            <w:lang w:val="en-US" w:eastAsia="zh-CN"/>
          </w:rPr>
          <w:t>follow</w:t>
        </w:r>
      </w:ins>
      <w:ins w:id="5545" w:author="野草" w:date="2024-02-05T14:27:43Z">
        <w:r>
          <w:rPr>
            <w:rFonts w:hint="eastAsia"/>
            <w:highlight w:val="cyan"/>
            <w:lang w:val="en-US" w:eastAsia="zh-CN"/>
          </w:rPr>
          <w:t>s:</w:t>
        </w:r>
      </w:ins>
    </w:p>
    <w:p>
      <w:pPr>
        <w:numPr>
          <w:ilvl w:val="0"/>
          <w:numId w:val="6"/>
          <w:ins w:id="5547" w:author="野草" w:date="2024-02-05T14:27:48Z"/>
        </w:numPr>
        <w:rPr>
          <w:ins w:id="5548" w:author="野草" w:date="2024-02-05T14:27:54Z"/>
          <w:rFonts w:hint="eastAsia"/>
          <w:highlight w:val="cyan"/>
          <w:lang w:val="en-US" w:eastAsia="zh-CN"/>
        </w:rPr>
        <w:pPrChange w:id="5546" w:author="野草" w:date="2024-02-05T14:27:48Z">
          <w:pPr/>
        </w:pPrChange>
      </w:pPr>
      <w:ins w:id="5549" w:author="野草" w:date="2024-02-05T14:12:06Z">
        <w:r>
          <w:rPr>
            <w:rFonts w:hint="eastAsia"/>
            <w:highlight w:val="cyan"/>
            <w:lang w:val="en-US" w:eastAsia="zh-CN"/>
            <w:rPrChange w:id="5550" w:author="野草" w:date="2024-02-05T14:23:11Z">
              <w:rPr>
                <w:rFonts w:hint="eastAsia"/>
                <w:highlight w:val="none"/>
                <w:lang w:val="en-US" w:eastAsia="zh-CN"/>
              </w:rPr>
            </w:rPrChange>
          </w:rPr>
          <w:t>t</w:t>
        </w:r>
      </w:ins>
      <w:ins w:id="5552" w:author="野草" w:date="2024-02-05T14:12:07Z">
        <w:r>
          <w:rPr>
            <w:rFonts w:hint="eastAsia"/>
            <w:highlight w:val="cyan"/>
            <w:lang w:val="en-US" w:eastAsia="zh-CN"/>
            <w:rPrChange w:id="5553" w:author="野草" w:date="2024-02-05T14:23:11Z">
              <w:rPr>
                <w:rFonts w:hint="eastAsia"/>
                <w:highlight w:val="none"/>
                <w:lang w:val="en-US" w:eastAsia="zh-CN"/>
              </w:rPr>
            </w:rPrChange>
          </w:rPr>
          <w:t xml:space="preserve">he </w:t>
        </w:r>
      </w:ins>
      <w:ins w:id="5555" w:author="野草" w:date="2024-02-05T14:11:51Z">
        <w:r>
          <w:rPr>
            <w:rFonts w:hint="eastAsia"/>
            <w:highlight w:val="green"/>
            <w:lang w:val="en-US" w:eastAsia="zh-CN"/>
            <w:rPrChange w:id="5556" w:author="野草" w:date="2024-02-05T14:23:23Z">
              <w:rPr>
                <w:rFonts w:hint="eastAsia"/>
                <w:highlight w:val="none"/>
                <w:lang w:val="en-US" w:eastAsia="zh-CN"/>
              </w:rPr>
            </w:rPrChange>
          </w:rPr>
          <w:t>river cooling effects</w:t>
        </w:r>
      </w:ins>
      <w:ins w:id="5558" w:author="野草" w:date="2024-02-05T14:11:51Z">
        <w:r>
          <w:rPr>
            <w:rFonts w:hint="eastAsia"/>
            <w:highlight w:val="cyan"/>
            <w:lang w:val="en-US" w:eastAsia="zh-CN"/>
            <w:rPrChange w:id="5559" w:author="野草" w:date="2024-02-05T14:23:11Z">
              <w:rPr>
                <w:rFonts w:hint="eastAsia"/>
                <w:highlight w:val="none"/>
                <w:lang w:val="en-US" w:eastAsia="zh-CN"/>
              </w:rPr>
            </w:rPrChange>
          </w:rPr>
          <w:t xml:space="preserve"> exhibited </w:t>
        </w:r>
      </w:ins>
      <w:ins w:id="5561" w:author="野草" w:date="2024-02-05T14:11:51Z">
        <w:r>
          <w:rPr>
            <w:rFonts w:hint="eastAsia"/>
            <w:highlight w:val="green"/>
            <w:lang w:val="en-US" w:eastAsia="zh-CN"/>
            <w:rPrChange w:id="5562" w:author="野草" w:date="2024-02-05T14:23:29Z">
              <w:rPr>
                <w:rFonts w:hint="eastAsia"/>
                <w:highlight w:val="none"/>
                <w:lang w:val="en-US" w:eastAsia="zh-CN"/>
              </w:rPr>
            </w:rPrChange>
          </w:rPr>
          <w:t>significant spatial variations</w:t>
        </w:r>
      </w:ins>
      <w:ins w:id="5564" w:author="野草" w:date="2024-02-05T14:11:51Z">
        <w:r>
          <w:rPr>
            <w:rFonts w:hint="eastAsia"/>
            <w:highlight w:val="cyan"/>
            <w:lang w:val="en-US" w:eastAsia="zh-CN"/>
            <w:rPrChange w:id="5565" w:author="野草" w:date="2024-02-05T14:23:11Z">
              <w:rPr>
                <w:rFonts w:hint="eastAsia"/>
                <w:highlight w:val="none"/>
                <w:lang w:val="en-US" w:eastAsia="zh-CN"/>
              </w:rPr>
            </w:rPrChange>
          </w:rPr>
          <w:t xml:space="preserve"> with </w:t>
        </w:r>
      </w:ins>
      <w:ins w:id="5567" w:author="野草" w:date="2024-02-05T14:11:51Z">
        <w:r>
          <w:rPr>
            <w:rFonts w:hint="eastAsia"/>
            <w:highlight w:val="green"/>
            <w:lang w:val="en-US" w:eastAsia="zh-CN"/>
            <w:rPrChange w:id="5568" w:author="野草" w:date="2024-02-05T14:23:31Z">
              <w:rPr>
                <w:rFonts w:hint="eastAsia"/>
                <w:highlight w:val="none"/>
                <w:lang w:val="en-US" w:eastAsia="zh-CN"/>
              </w:rPr>
            </w:rPrChange>
          </w:rPr>
          <w:t>similar spatial patterns</w:t>
        </w:r>
      </w:ins>
      <w:ins w:id="5570" w:author="野草" w:date="2024-02-05T14:11:51Z">
        <w:r>
          <w:rPr>
            <w:rFonts w:hint="eastAsia"/>
            <w:highlight w:val="cyan"/>
            <w:lang w:val="en-US" w:eastAsia="zh-CN"/>
            <w:rPrChange w:id="5571" w:author="野草" w:date="2024-02-05T14:23:11Z">
              <w:rPr>
                <w:rFonts w:hint="eastAsia"/>
                <w:highlight w:val="none"/>
                <w:lang w:val="en-US" w:eastAsia="zh-CN"/>
              </w:rPr>
            </w:rPrChange>
          </w:rPr>
          <w:t>.</w:t>
        </w:r>
      </w:ins>
      <w:ins w:id="5573" w:author="野草" w:date="2024-02-05T14:11:16Z">
        <w:r>
          <w:rPr>
            <w:rFonts w:hint="eastAsia"/>
            <w:highlight w:val="cyan"/>
            <w:lang w:val="en-US" w:eastAsia="zh-CN"/>
            <w:rPrChange w:id="5574" w:author="野草" w:date="2024-02-05T14:23:11Z">
              <w:rPr>
                <w:rFonts w:hint="eastAsia"/>
                <w:highlight w:val="none"/>
                <w:lang w:val="en-US" w:eastAsia="zh-CN"/>
              </w:rPr>
            </w:rPrChange>
          </w:rPr>
          <w:t xml:space="preserve"> </w:t>
        </w:r>
      </w:ins>
      <w:ins w:id="5576" w:author="野草" w:date="2024-02-05T14:24:07Z">
        <w:r>
          <w:rPr>
            <w:rFonts w:hint="eastAsia"/>
            <w:highlight w:val="cyan"/>
            <w:lang w:val="en-US" w:eastAsia="zh-CN"/>
          </w:rPr>
          <w:t xml:space="preserve">In </w:t>
        </w:r>
      </w:ins>
      <w:ins w:id="5577" w:author="野草" w:date="2024-02-05T14:24:08Z">
        <w:r>
          <w:rPr>
            <w:rFonts w:hint="eastAsia"/>
            <w:highlight w:val="cyan"/>
            <w:lang w:val="en-US" w:eastAsia="zh-CN"/>
          </w:rPr>
          <w:t>additi</w:t>
        </w:r>
      </w:ins>
      <w:ins w:id="5578" w:author="野草" w:date="2024-02-05T14:24:09Z">
        <w:r>
          <w:rPr>
            <w:rFonts w:hint="eastAsia"/>
            <w:highlight w:val="cyan"/>
            <w:lang w:val="en-US" w:eastAsia="zh-CN"/>
          </w:rPr>
          <w:t>on</w:t>
        </w:r>
      </w:ins>
      <w:ins w:id="5579" w:author="野草" w:date="2024-02-05T14:11:16Z">
        <w:r>
          <w:rPr>
            <w:rFonts w:hint="eastAsia"/>
            <w:highlight w:val="cyan"/>
            <w:lang w:val="en-US" w:eastAsia="zh-CN"/>
            <w:rPrChange w:id="5580" w:author="野草" w:date="2024-02-05T14:23:11Z">
              <w:rPr>
                <w:rFonts w:hint="eastAsia"/>
                <w:highlight w:val="none"/>
                <w:lang w:val="en-US" w:eastAsia="zh-CN"/>
              </w:rPr>
            </w:rPrChange>
          </w:rPr>
          <w:t xml:space="preserve">, the </w:t>
        </w:r>
      </w:ins>
      <w:ins w:id="5582" w:author="野草" w:date="2024-02-05T14:11:16Z">
        <w:r>
          <w:rPr>
            <w:rFonts w:hint="eastAsia"/>
            <w:highlight w:val="green"/>
            <w:lang w:val="en-US" w:eastAsia="zh-CN"/>
            <w:rPrChange w:id="5583" w:author="野草" w:date="2024-02-05T14:23:36Z">
              <w:rPr>
                <w:rFonts w:hint="eastAsia"/>
                <w:highlight w:val="none"/>
                <w:lang w:val="en-US" w:eastAsia="zh-CN"/>
              </w:rPr>
            </w:rPrChange>
          </w:rPr>
          <w:t>average values</w:t>
        </w:r>
      </w:ins>
      <w:ins w:id="5585" w:author="野草" w:date="2024-02-05T14:11:16Z">
        <w:r>
          <w:rPr>
            <w:rFonts w:hint="eastAsia"/>
            <w:highlight w:val="cyan"/>
            <w:lang w:val="en-US" w:eastAsia="zh-CN"/>
            <w:rPrChange w:id="5586" w:author="野草" w:date="2024-02-05T14:23:11Z">
              <w:rPr>
                <w:rFonts w:hint="eastAsia"/>
                <w:highlight w:val="none"/>
                <w:lang w:val="en-US" w:eastAsia="zh-CN"/>
              </w:rPr>
            </w:rPrChange>
          </w:rPr>
          <w:t xml:space="preserve"> and </w:t>
        </w:r>
      </w:ins>
      <w:ins w:id="5588" w:author="野草" w:date="2024-02-05T14:11:16Z">
        <w:r>
          <w:rPr>
            <w:rFonts w:hint="eastAsia"/>
            <w:highlight w:val="green"/>
            <w:lang w:val="en-US" w:eastAsia="zh-CN"/>
            <w:rPrChange w:id="5589" w:author="野草" w:date="2024-02-05T14:23:39Z">
              <w:rPr>
                <w:rFonts w:hint="eastAsia"/>
                <w:highlight w:val="none"/>
                <w:lang w:val="en-US" w:eastAsia="zh-CN"/>
              </w:rPr>
            </w:rPrChange>
          </w:rPr>
          <w:t>spatial variations</w:t>
        </w:r>
      </w:ins>
      <w:ins w:id="5591" w:author="野草" w:date="2024-02-05T14:11:16Z">
        <w:r>
          <w:rPr>
            <w:rFonts w:hint="eastAsia"/>
            <w:highlight w:val="cyan"/>
            <w:lang w:val="en-US" w:eastAsia="zh-CN"/>
            <w:rPrChange w:id="5592" w:author="野草" w:date="2024-02-05T14:23:11Z">
              <w:rPr>
                <w:rFonts w:hint="eastAsia"/>
                <w:highlight w:val="none"/>
                <w:lang w:val="en-US" w:eastAsia="zh-CN"/>
              </w:rPr>
            </w:rPrChange>
          </w:rPr>
          <w:t xml:space="preserve"> of </w:t>
        </w:r>
      </w:ins>
      <w:ins w:id="5594" w:author="野草" w:date="2024-02-05T14:11:16Z">
        <w:r>
          <w:rPr>
            <w:rFonts w:hint="eastAsia"/>
            <w:highlight w:val="green"/>
            <w:lang w:val="en-US" w:eastAsia="zh-CN"/>
            <w:rPrChange w:id="5595" w:author="野草" w:date="2024-02-05T14:24:01Z">
              <w:rPr>
                <w:rFonts w:hint="eastAsia"/>
                <w:highlight w:val="none"/>
                <w:lang w:val="en-US" w:eastAsia="zh-CN"/>
              </w:rPr>
            </w:rPrChange>
          </w:rPr>
          <w:t>RCI and CRCI</w:t>
        </w:r>
      </w:ins>
      <w:ins w:id="5597" w:author="野草" w:date="2024-02-05T14:11:16Z">
        <w:r>
          <w:rPr>
            <w:rFonts w:hint="eastAsia"/>
            <w:highlight w:val="cyan"/>
            <w:lang w:val="en-US" w:eastAsia="zh-CN"/>
            <w:rPrChange w:id="5598" w:author="野草" w:date="2024-02-05T14:23:11Z">
              <w:rPr>
                <w:rFonts w:hint="eastAsia"/>
                <w:highlight w:val="none"/>
                <w:lang w:val="en-US" w:eastAsia="zh-CN"/>
              </w:rPr>
            </w:rPrChange>
          </w:rPr>
          <w:t xml:space="preserve"> </w:t>
        </w:r>
      </w:ins>
      <w:ins w:id="5600" w:author="野草" w:date="2024-02-05T14:11:16Z">
        <w:r>
          <w:rPr>
            <w:rFonts w:hint="eastAsia"/>
            <w:highlight w:val="green"/>
            <w:lang w:val="en-US" w:eastAsia="zh-CN"/>
            <w:rPrChange w:id="5601" w:author="野草" w:date="2024-02-05T14:24:14Z">
              <w:rPr>
                <w:rFonts w:hint="eastAsia"/>
                <w:highlight w:val="none"/>
                <w:lang w:val="en-US" w:eastAsia="zh-CN"/>
              </w:rPr>
            </w:rPrChange>
          </w:rPr>
          <w:t>were higher</w:t>
        </w:r>
      </w:ins>
      <w:ins w:id="5603" w:author="野草" w:date="2024-02-05T14:11:16Z">
        <w:r>
          <w:rPr>
            <w:rFonts w:hint="eastAsia"/>
            <w:highlight w:val="cyan"/>
            <w:lang w:val="en-US" w:eastAsia="zh-CN"/>
            <w:rPrChange w:id="5604" w:author="野草" w:date="2024-02-05T14:23:11Z">
              <w:rPr>
                <w:rFonts w:hint="eastAsia"/>
                <w:highlight w:val="none"/>
                <w:lang w:val="en-US" w:eastAsia="zh-CN"/>
              </w:rPr>
            </w:rPrChange>
          </w:rPr>
          <w:t xml:space="preserve"> on the</w:t>
        </w:r>
      </w:ins>
      <w:ins w:id="5606" w:author="野草" w:date="2024-02-05T14:11:16Z">
        <w:r>
          <w:rPr>
            <w:rFonts w:hint="eastAsia"/>
            <w:highlight w:val="green"/>
            <w:lang w:val="en-US" w:eastAsia="zh-CN"/>
            <w:rPrChange w:id="5607" w:author="野草" w:date="2024-02-05T14:24:18Z">
              <w:rPr>
                <w:rFonts w:hint="eastAsia"/>
                <w:highlight w:val="none"/>
                <w:lang w:val="en-US" w:eastAsia="zh-CN"/>
              </w:rPr>
            </w:rPrChange>
          </w:rPr>
          <w:t xml:space="preserve"> extremely hot day</w:t>
        </w:r>
      </w:ins>
      <w:ins w:id="5609" w:author="野草" w:date="2024-02-05T14:11:16Z">
        <w:r>
          <w:rPr>
            <w:rFonts w:hint="eastAsia"/>
            <w:highlight w:val="cyan"/>
            <w:lang w:val="en-US" w:eastAsia="zh-CN"/>
            <w:rPrChange w:id="5610" w:author="野草" w:date="2024-02-05T14:23:11Z">
              <w:rPr>
                <w:rFonts w:hint="eastAsia"/>
                <w:highlight w:val="none"/>
                <w:lang w:val="en-US" w:eastAsia="zh-CN"/>
              </w:rPr>
            </w:rPrChange>
          </w:rPr>
          <w:t xml:space="preserve"> compared to </w:t>
        </w:r>
      </w:ins>
      <w:ins w:id="5612" w:author="野草" w:date="2024-02-05T14:29:17Z">
        <w:r>
          <w:rPr>
            <w:rFonts w:hint="eastAsia"/>
            <w:highlight w:val="cyan"/>
            <w:lang w:val="en-US" w:eastAsia="zh-CN"/>
          </w:rPr>
          <w:t>the</w:t>
        </w:r>
      </w:ins>
      <w:ins w:id="5613" w:author="野草" w:date="2024-02-05T14:29:18Z">
        <w:r>
          <w:rPr>
            <w:rFonts w:hint="eastAsia"/>
            <w:highlight w:val="cyan"/>
            <w:lang w:val="en-US" w:eastAsia="zh-CN"/>
          </w:rPr>
          <w:t xml:space="preserve"> </w:t>
        </w:r>
      </w:ins>
      <w:ins w:id="5614" w:author="野草" w:date="2024-02-05T14:11:16Z">
        <w:r>
          <w:rPr>
            <w:rFonts w:hint="eastAsia"/>
            <w:highlight w:val="green"/>
            <w:lang w:val="en-US" w:eastAsia="zh-CN"/>
            <w:rPrChange w:id="5615" w:author="野草" w:date="2024-02-05T14:24:22Z">
              <w:rPr>
                <w:rFonts w:hint="eastAsia"/>
                <w:highlight w:val="none"/>
                <w:lang w:val="en-US" w:eastAsia="zh-CN"/>
              </w:rPr>
            </w:rPrChange>
          </w:rPr>
          <w:t>normal summer day</w:t>
        </w:r>
      </w:ins>
      <w:ins w:id="5617" w:author="野草" w:date="2024-02-05T14:11:16Z">
        <w:r>
          <w:rPr>
            <w:rFonts w:hint="eastAsia"/>
            <w:highlight w:val="cyan"/>
            <w:lang w:val="en-US" w:eastAsia="zh-CN"/>
            <w:rPrChange w:id="5618" w:author="野草" w:date="2024-02-05T14:23:11Z">
              <w:rPr>
                <w:rFonts w:hint="eastAsia"/>
                <w:highlight w:val="none"/>
                <w:lang w:val="en-US" w:eastAsia="zh-CN"/>
              </w:rPr>
            </w:rPrChange>
          </w:rPr>
          <w:t>.</w:t>
        </w:r>
      </w:ins>
    </w:p>
    <w:p>
      <w:pPr>
        <w:numPr>
          <w:ilvl w:val="0"/>
          <w:numId w:val="6"/>
          <w:ins w:id="5621" w:author="野草" w:date="2024-02-05T14:45:35Z"/>
        </w:numPr>
        <w:rPr>
          <w:ins w:id="5622" w:author="野草" w:date="2024-02-05T14:45:36Z"/>
          <w:rFonts w:hint="eastAsia"/>
          <w:highlight w:val="cyan"/>
          <w:lang w:val="en-US" w:eastAsia="zh-CN"/>
        </w:rPr>
        <w:pPrChange w:id="5620" w:author="野草" w:date="2024-02-05T14:45:35Z">
          <w:pPr/>
        </w:pPrChange>
      </w:pPr>
      <w:ins w:id="5623" w:author="野草" w:date="2024-02-05T14:30:30Z">
        <w:r>
          <w:rPr>
            <w:rFonts w:hint="eastAsia"/>
            <w:highlight w:val="green"/>
            <w:lang w:val="en-US" w:eastAsia="zh-CN"/>
          </w:rPr>
          <w:t>T</w:t>
        </w:r>
      </w:ins>
      <w:ins w:id="5624" w:author="野草" w:date="2024-02-05T14:30:20Z">
        <w:r>
          <w:rPr>
            <w:rFonts w:hint="eastAsia"/>
            <w:highlight w:val="green"/>
            <w:lang w:val="en-US" w:eastAsia="zh-CN"/>
          </w:rPr>
          <w:t>opographical features</w:t>
        </w:r>
      </w:ins>
      <w:ins w:id="5625" w:author="野草" w:date="2024-02-05T14:30:21Z">
        <w:r>
          <w:rPr>
            <w:rFonts w:hint="eastAsia"/>
            <w:highlight w:val="green"/>
            <w:lang w:val="en-US" w:eastAsia="zh-CN"/>
          </w:rPr>
          <w:t xml:space="preserve"> </w:t>
        </w:r>
      </w:ins>
      <w:ins w:id="5626" w:author="野草" w:date="2024-02-05T14:30:25Z">
        <w:r>
          <w:rPr>
            <w:rFonts w:hint="eastAsia"/>
            <w:highlight w:val="green"/>
            <w:lang w:val="en-US" w:eastAsia="zh-CN"/>
          </w:rPr>
          <w:t>show</w:t>
        </w:r>
      </w:ins>
      <w:ins w:id="5627" w:author="野草" w:date="2024-02-05T14:30:26Z">
        <w:r>
          <w:rPr>
            <w:rFonts w:hint="eastAsia"/>
            <w:highlight w:val="green"/>
            <w:lang w:val="en-US" w:eastAsia="zh-CN"/>
          </w:rPr>
          <w:t>ed</w:t>
        </w:r>
      </w:ins>
      <w:ins w:id="5628" w:author="野草" w:date="2024-02-05T14:11:16Z">
        <w:r>
          <w:rPr>
            <w:rFonts w:hint="eastAsia"/>
            <w:highlight w:val="cyan"/>
            <w:lang w:val="en-US" w:eastAsia="zh-CN"/>
            <w:rPrChange w:id="5629" w:author="野草" w:date="2024-02-05T14:24:32Z">
              <w:rPr>
                <w:rFonts w:hint="eastAsia"/>
                <w:highlight w:val="none"/>
                <w:lang w:val="en-US" w:eastAsia="zh-CN"/>
              </w:rPr>
            </w:rPrChange>
          </w:rPr>
          <w:t xml:space="preserve"> </w:t>
        </w:r>
      </w:ins>
      <w:ins w:id="5631" w:author="野草" w:date="2024-02-05T14:11:16Z">
        <w:r>
          <w:rPr>
            <w:rFonts w:hint="eastAsia"/>
            <w:highlight w:val="green"/>
            <w:lang w:val="en-US" w:eastAsia="zh-CN"/>
            <w:rPrChange w:id="5632" w:author="野草" w:date="2024-02-05T14:24:40Z">
              <w:rPr>
                <w:rFonts w:hint="eastAsia"/>
                <w:highlight w:val="none"/>
                <w:lang w:val="en-US" w:eastAsia="zh-CN"/>
              </w:rPr>
            </w:rPrChange>
          </w:rPr>
          <w:t>strong impact</w:t>
        </w:r>
      </w:ins>
      <w:ins w:id="5634" w:author="野草" w:date="2024-02-05T14:24:41Z">
        <w:r>
          <w:rPr>
            <w:rFonts w:hint="eastAsia"/>
            <w:highlight w:val="green"/>
            <w:lang w:val="en-US" w:eastAsia="zh-CN"/>
          </w:rPr>
          <w:t>s</w:t>
        </w:r>
      </w:ins>
      <w:ins w:id="5635" w:author="野草" w:date="2024-02-05T14:11:16Z">
        <w:r>
          <w:rPr>
            <w:rFonts w:hint="eastAsia"/>
            <w:highlight w:val="cyan"/>
            <w:lang w:val="en-US" w:eastAsia="zh-CN"/>
            <w:rPrChange w:id="5636" w:author="野草" w:date="2024-02-05T14:24:32Z">
              <w:rPr>
                <w:rFonts w:hint="eastAsia"/>
                <w:highlight w:val="none"/>
                <w:lang w:val="en-US" w:eastAsia="zh-CN"/>
              </w:rPr>
            </w:rPrChange>
          </w:rPr>
          <w:t xml:space="preserve"> on </w:t>
        </w:r>
      </w:ins>
      <w:ins w:id="5638" w:author="野草" w:date="2024-02-05T14:11:16Z">
        <w:r>
          <w:rPr>
            <w:rFonts w:hint="eastAsia"/>
            <w:highlight w:val="green"/>
            <w:lang w:val="en-US" w:eastAsia="zh-CN"/>
            <w:rPrChange w:id="5639" w:author="野草" w:date="2024-02-05T14:24:47Z">
              <w:rPr>
                <w:rFonts w:hint="eastAsia"/>
                <w:highlight w:val="none"/>
                <w:lang w:val="en-US" w:eastAsia="zh-CN"/>
              </w:rPr>
            </w:rPrChange>
          </w:rPr>
          <w:t>RCI and CRCI</w:t>
        </w:r>
      </w:ins>
      <w:ins w:id="5641" w:author="野草" w:date="2024-02-05T14:11:16Z">
        <w:r>
          <w:rPr>
            <w:rFonts w:hint="eastAsia"/>
            <w:highlight w:val="cyan"/>
            <w:lang w:val="en-US" w:eastAsia="zh-CN"/>
            <w:rPrChange w:id="5642" w:author="野草" w:date="2024-02-05T14:24:32Z">
              <w:rPr>
                <w:rFonts w:hint="eastAsia"/>
                <w:highlight w:val="none"/>
                <w:lang w:val="en-US" w:eastAsia="zh-CN"/>
              </w:rPr>
            </w:rPrChange>
          </w:rPr>
          <w:t xml:space="preserve">, </w:t>
        </w:r>
      </w:ins>
      <w:ins w:id="5644" w:author="野草" w:date="2024-02-05T14:25:03Z">
        <w:r>
          <w:rPr>
            <w:rFonts w:hint="eastAsia"/>
            <w:highlight w:val="cyan"/>
            <w:lang w:val="en-US" w:eastAsia="zh-CN"/>
          </w:rPr>
          <w:t xml:space="preserve">while </w:t>
        </w:r>
      </w:ins>
      <w:ins w:id="5645" w:author="野草" w:date="2024-02-05T14:28:58Z">
        <w:r>
          <w:rPr>
            <w:rFonts w:hint="eastAsia"/>
            <w:highlight w:val="green"/>
            <w:u w:val="single"/>
            <w:lang w:val="en-US" w:eastAsia="zh-CN"/>
            <w:rPrChange w:id="5646" w:author="野草" w:date="2024-02-05T14:29:01Z">
              <w:rPr>
                <w:rFonts w:hint="eastAsia"/>
                <w:highlight w:val="cyan"/>
                <w:lang w:val="en-US" w:eastAsia="zh-CN"/>
              </w:rPr>
            </w:rPrChange>
          </w:rPr>
          <w:t>small</w:t>
        </w:r>
      </w:ins>
      <w:ins w:id="5648" w:author="野草" w:date="2024-02-05T14:25:03Z">
        <w:r>
          <w:rPr>
            <w:rFonts w:hint="eastAsia"/>
            <w:highlight w:val="green"/>
            <w:u w:val="single"/>
            <w:lang w:val="en-US" w:eastAsia="zh-CN"/>
            <w:rPrChange w:id="5649" w:author="野草" w:date="2024-02-05T14:29:01Z">
              <w:rPr>
                <w:rFonts w:hint="eastAsia"/>
                <w:highlight w:val="cyan"/>
                <w:lang w:val="en-US" w:eastAsia="zh-CN"/>
              </w:rPr>
            </w:rPrChange>
          </w:rPr>
          <w:t xml:space="preserve"> influence</w:t>
        </w:r>
      </w:ins>
      <w:ins w:id="5651" w:author="野草" w:date="2024-02-05T14:25:07Z">
        <w:r>
          <w:rPr>
            <w:rFonts w:hint="eastAsia"/>
            <w:highlight w:val="green"/>
            <w:u w:val="single"/>
            <w:lang w:val="en-US" w:eastAsia="zh-CN"/>
            <w:rPrChange w:id="5652" w:author="野草" w:date="2024-02-05T14:29:01Z">
              <w:rPr>
                <w:rFonts w:hint="eastAsia"/>
                <w:highlight w:val="green"/>
                <w:lang w:val="en-US" w:eastAsia="zh-CN"/>
              </w:rPr>
            </w:rPrChange>
          </w:rPr>
          <w:t>s</w:t>
        </w:r>
      </w:ins>
      <w:ins w:id="5654" w:author="野草" w:date="2024-02-05T14:25:03Z">
        <w:r>
          <w:rPr>
            <w:rFonts w:hint="eastAsia"/>
            <w:highlight w:val="green"/>
            <w:u w:val="single"/>
            <w:lang w:val="en-US" w:eastAsia="zh-CN"/>
            <w:rPrChange w:id="5655" w:author="野草" w:date="2024-02-05T14:29:01Z">
              <w:rPr>
                <w:rFonts w:hint="eastAsia"/>
                <w:highlight w:val="cyan"/>
                <w:lang w:val="en-US" w:eastAsia="zh-CN"/>
              </w:rPr>
            </w:rPrChange>
          </w:rPr>
          <w:t xml:space="preserve"> </w:t>
        </w:r>
      </w:ins>
      <w:ins w:id="5657" w:author="野草" w:date="2024-02-05T14:25:03Z">
        <w:r>
          <w:rPr>
            <w:rFonts w:hint="eastAsia"/>
            <w:highlight w:val="cyan"/>
            <w:lang w:val="en-US" w:eastAsia="zh-CN"/>
          </w:rPr>
          <w:t xml:space="preserve">of </w:t>
        </w:r>
      </w:ins>
      <w:ins w:id="5658" w:author="野草" w:date="2024-02-05T14:25:03Z">
        <w:r>
          <w:rPr>
            <w:rFonts w:hint="eastAsia"/>
            <w:highlight w:val="green"/>
            <w:lang w:val="en-US" w:eastAsia="zh-CN"/>
            <w:rPrChange w:id="5659" w:author="野草" w:date="2024-02-05T14:25:16Z">
              <w:rPr>
                <w:rFonts w:hint="eastAsia"/>
                <w:highlight w:val="cyan"/>
                <w:lang w:val="en-US" w:eastAsia="zh-CN"/>
              </w:rPr>
            </w:rPrChange>
          </w:rPr>
          <w:t>land use compositions</w:t>
        </w:r>
      </w:ins>
      <w:ins w:id="5661" w:author="野草" w:date="2024-02-05T14:25:03Z">
        <w:r>
          <w:rPr>
            <w:rFonts w:hint="eastAsia"/>
            <w:highlight w:val="cyan"/>
            <w:lang w:val="en-US" w:eastAsia="zh-CN"/>
          </w:rPr>
          <w:t xml:space="preserve"> were observed</w:t>
        </w:r>
      </w:ins>
      <w:ins w:id="5662" w:author="野草" w:date="2024-02-05T14:11:16Z">
        <w:r>
          <w:rPr>
            <w:rFonts w:hint="eastAsia"/>
            <w:highlight w:val="cyan"/>
            <w:lang w:val="en-US" w:eastAsia="zh-CN"/>
            <w:rPrChange w:id="5663" w:author="野草" w:date="2024-02-05T14:24:32Z">
              <w:rPr>
                <w:rFonts w:hint="eastAsia"/>
                <w:highlight w:val="none"/>
                <w:lang w:val="en-US" w:eastAsia="zh-CN"/>
              </w:rPr>
            </w:rPrChange>
          </w:rPr>
          <w:t xml:space="preserve">. </w:t>
        </w:r>
      </w:ins>
      <w:ins w:id="5665" w:author="野草" w:date="2024-02-05T14:25:20Z">
        <w:r>
          <w:rPr>
            <w:rFonts w:hint="eastAsia"/>
            <w:highlight w:val="green"/>
            <w:lang w:val="en-US" w:eastAsia="zh-CN"/>
            <w:rPrChange w:id="5666" w:author="野草" w:date="2024-02-05T14:25:27Z">
              <w:rPr>
                <w:rFonts w:hint="eastAsia"/>
                <w:highlight w:val="cyan"/>
                <w:lang w:val="en-US" w:eastAsia="zh-CN"/>
              </w:rPr>
            </w:rPrChange>
          </w:rPr>
          <w:t>R</w:t>
        </w:r>
      </w:ins>
      <w:ins w:id="5668" w:author="野草" w:date="2024-02-05T14:11:16Z">
        <w:r>
          <w:rPr>
            <w:rFonts w:hint="eastAsia"/>
            <w:highlight w:val="green"/>
            <w:lang w:val="en-US" w:eastAsia="zh-CN"/>
            <w:rPrChange w:id="5669" w:author="野草" w:date="2024-02-05T14:25:27Z">
              <w:rPr>
                <w:rFonts w:hint="eastAsia"/>
                <w:highlight w:val="none"/>
                <w:lang w:val="en-US" w:eastAsia="zh-CN"/>
              </w:rPr>
            </w:rPrChange>
          </w:rPr>
          <w:t>iver width</w:t>
        </w:r>
      </w:ins>
      <w:ins w:id="5671" w:author="野草" w:date="2024-02-05T14:11:16Z">
        <w:r>
          <w:rPr>
            <w:rFonts w:hint="eastAsia"/>
            <w:highlight w:val="cyan"/>
            <w:lang w:val="en-US" w:eastAsia="zh-CN"/>
            <w:rPrChange w:id="5672" w:author="野草" w:date="2024-02-05T14:25:31Z">
              <w:rPr>
                <w:rFonts w:hint="eastAsia"/>
                <w:highlight w:val="none"/>
                <w:lang w:val="en-US" w:eastAsia="zh-CN"/>
              </w:rPr>
            </w:rPrChange>
          </w:rPr>
          <w:t xml:space="preserve">, </w:t>
        </w:r>
      </w:ins>
      <w:ins w:id="5674" w:author="野草" w:date="2024-02-05T14:11:16Z">
        <w:r>
          <w:rPr>
            <w:rFonts w:hint="eastAsia"/>
            <w:highlight w:val="green"/>
            <w:lang w:val="en-US" w:eastAsia="zh-CN"/>
            <w:rPrChange w:id="5675" w:author="野草" w:date="2024-02-05T14:25:27Z">
              <w:rPr>
                <w:rFonts w:hint="eastAsia"/>
                <w:highlight w:val="none"/>
                <w:lang w:val="en-US" w:eastAsia="zh-CN"/>
              </w:rPr>
            </w:rPrChange>
          </w:rPr>
          <w:t>3D building characteristics</w:t>
        </w:r>
      </w:ins>
      <w:ins w:id="5677" w:author="野草" w:date="2024-02-05T14:11:16Z">
        <w:r>
          <w:rPr>
            <w:rFonts w:hint="eastAsia"/>
            <w:highlight w:val="cyan"/>
            <w:lang w:val="en-US" w:eastAsia="zh-CN"/>
            <w:rPrChange w:id="5678" w:author="野草" w:date="2024-02-05T14:24:32Z">
              <w:rPr>
                <w:rFonts w:hint="eastAsia"/>
                <w:highlight w:val="none"/>
                <w:lang w:val="en-US" w:eastAsia="zh-CN"/>
              </w:rPr>
            </w:rPrChange>
          </w:rPr>
          <w:t xml:space="preserve">, and </w:t>
        </w:r>
      </w:ins>
      <w:ins w:id="5680" w:author="野草" w:date="2024-02-05T14:11:16Z">
        <w:r>
          <w:rPr>
            <w:rFonts w:hint="eastAsia"/>
            <w:highlight w:val="green"/>
            <w:lang w:val="en-US" w:eastAsia="zh-CN"/>
            <w:rPrChange w:id="5681" w:author="野草" w:date="2024-02-05T14:25:35Z">
              <w:rPr>
                <w:rFonts w:hint="eastAsia"/>
                <w:highlight w:val="none"/>
                <w:lang w:val="en-US" w:eastAsia="zh-CN"/>
              </w:rPr>
            </w:rPrChange>
          </w:rPr>
          <w:t>land use configuration</w:t>
        </w:r>
      </w:ins>
      <w:ins w:id="5683" w:author="野草" w:date="2024-02-05T14:39:37Z">
        <w:r>
          <w:rPr>
            <w:rFonts w:hint="eastAsia"/>
            <w:highlight w:val="green"/>
            <w:lang w:val="en-US" w:eastAsia="zh-CN"/>
          </w:rPr>
          <w:t>s</w:t>
        </w:r>
      </w:ins>
      <w:ins w:id="5684" w:author="野草" w:date="2024-02-05T14:11:16Z">
        <w:r>
          <w:rPr>
            <w:rFonts w:hint="eastAsia"/>
            <w:highlight w:val="cyan"/>
            <w:lang w:val="en-US" w:eastAsia="zh-CN"/>
            <w:rPrChange w:id="5685" w:author="野草" w:date="2024-02-05T14:24:32Z">
              <w:rPr>
                <w:rFonts w:hint="eastAsia"/>
                <w:highlight w:val="none"/>
                <w:lang w:val="en-US" w:eastAsia="zh-CN"/>
              </w:rPr>
            </w:rPrChange>
          </w:rPr>
          <w:t xml:space="preserve"> also contributed to </w:t>
        </w:r>
      </w:ins>
      <w:ins w:id="5687" w:author="野草" w:date="2024-02-05T14:11:16Z">
        <w:r>
          <w:rPr>
            <w:rFonts w:hint="eastAsia"/>
            <w:highlight w:val="green"/>
            <w:lang w:val="en-US" w:eastAsia="zh-CN"/>
            <w:rPrChange w:id="5688" w:author="野草" w:date="2024-02-05T14:25:41Z">
              <w:rPr>
                <w:rFonts w:hint="eastAsia"/>
                <w:highlight w:val="none"/>
                <w:lang w:val="en-US" w:eastAsia="zh-CN"/>
              </w:rPr>
            </w:rPrChange>
          </w:rPr>
          <w:t>river cooling</w:t>
        </w:r>
      </w:ins>
      <w:ins w:id="5690" w:author="野草" w:date="2024-02-05T14:11:16Z">
        <w:r>
          <w:rPr>
            <w:rFonts w:hint="eastAsia"/>
            <w:highlight w:val="cyan"/>
            <w:lang w:val="en-US" w:eastAsia="zh-CN"/>
            <w:rPrChange w:id="5691" w:author="野草" w:date="2024-02-05T14:24:32Z">
              <w:rPr>
                <w:rFonts w:hint="eastAsia"/>
                <w:highlight w:val="none"/>
                <w:lang w:val="en-US" w:eastAsia="zh-CN"/>
              </w:rPr>
            </w:rPrChange>
          </w:rPr>
          <w:t>.</w:t>
        </w:r>
      </w:ins>
    </w:p>
    <w:p>
      <w:pPr>
        <w:numPr>
          <w:ilvl w:val="0"/>
          <w:numId w:val="6"/>
          <w:ins w:id="5694" w:author="野草" w:date="2024-02-05T14:45:35Z"/>
        </w:numPr>
        <w:rPr>
          <w:ins w:id="5695" w:author="野草" w:date="2024-02-05T14:43:09Z"/>
          <w:rFonts w:hint="eastAsia"/>
          <w:highlight w:val="cyan"/>
          <w:lang w:val="en-US" w:eastAsia="zh-CN"/>
        </w:rPr>
        <w:pPrChange w:id="5693" w:author="野草" w:date="2024-02-05T14:45:35Z">
          <w:pPr/>
        </w:pPrChange>
      </w:pPr>
      <w:ins w:id="5696" w:author="野草" w:date="2024-02-05T14:11:16Z">
        <w:r>
          <w:rPr>
            <w:rFonts w:hint="eastAsia"/>
            <w:highlight w:val="cyan"/>
            <w:lang w:val="en-US" w:eastAsia="zh-CN"/>
            <w:rPrChange w:id="5697" w:author="野草" w:date="2024-02-05T14:41:35Z">
              <w:rPr>
                <w:rFonts w:hint="eastAsia"/>
                <w:highlight w:val="none"/>
                <w:lang w:val="en-US" w:eastAsia="zh-CN"/>
              </w:rPr>
            </w:rPrChange>
          </w:rPr>
          <w:t>Through</w:t>
        </w:r>
      </w:ins>
      <w:ins w:id="5699" w:author="野草" w:date="2024-02-05T14:11:16Z">
        <w:r>
          <w:rPr>
            <w:rFonts w:hint="eastAsia"/>
            <w:highlight w:val="green"/>
            <w:lang w:val="en-US" w:eastAsia="zh-CN"/>
            <w:rPrChange w:id="5700" w:author="野草" w:date="2024-02-05T14:41:39Z">
              <w:rPr>
                <w:rFonts w:hint="eastAsia"/>
                <w:highlight w:val="none"/>
                <w:lang w:val="en-US" w:eastAsia="zh-CN"/>
              </w:rPr>
            </w:rPrChange>
          </w:rPr>
          <w:t xml:space="preserve"> the examination</w:t>
        </w:r>
      </w:ins>
      <w:ins w:id="5702" w:author="野草" w:date="2024-02-05T14:11:16Z">
        <w:r>
          <w:rPr>
            <w:rFonts w:hint="eastAsia"/>
            <w:highlight w:val="cyan"/>
            <w:lang w:val="en-US" w:eastAsia="zh-CN"/>
            <w:rPrChange w:id="5703" w:author="野草" w:date="2024-02-05T14:41:35Z">
              <w:rPr>
                <w:rFonts w:hint="eastAsia"/>
                <w:highlight w:val="none"/>
                <w:lang w:val="en-US" w:eastAsia="zh-CN"/>
              </w:rPr>
            </w:rPrChange>
          </w:rPr>
          <w:t xml:space="preserve"> of </w:t>
        </w:r>
      </w:ins>
      <w:ins w:id="5705" w:author="野草" w:date="2024-02-05T14:11:16Z">
        <w:r>
          <w:rPr>
            <w:rFonts w:hint="eastAsia"/>
            <w:highlight w:val="green"/>
            <w:lang w:val="en-US" w:eastAsia="zh-CN"/>
            <w:rPrChange w:id="5706" w:author="野草" w:date="2024-02-05T14:41:42Z">
              <w:rPr>
                <w:rFonts w:hint="eastAsia"/>
                <w:highlight w:val="none"/>
                <w:lang w:val="en-US" w:eastAsia="zh-CN"/>
              </w:rPr>
            </w:rPrChange>
          </w:rPr>
          <w:t>marginal effects</w:t>
        </w:r>
      </w:ins>
      <w:ins w:id="5708" w:author="野草" w:date="2024-02-05T14:11:16Z">
        <w:r>
          <w:rPr>
            <w:rFonts w:hint="eastAsia"/>
            <w:highlight w:val="cyan"/>
            <w:lang w:val="en-US" w:eastAsia="zh-CN"/>
            <w:rPrChange w:id="5709" w:author="野草" w:date="2024-02-05T14:41:35Z">
              <w:rPr>
                <w:rFonts w:hint="eastAsia"/>
                <w:highlight w:val="none"/>
                <w:lang w:val="en-US" w:eastAsia="zh-CN"/>
              </w:rPr>
            </w:rPrChange>
          </w:rPr>
          <w:t xml:space="preserve">, </w:t>
        </w:r>
      </w:ins>
      <w:ins w:id="5711" w:author="野草" w:date="2024-02-05T14:11:16Z">
        <w:r>
          <w:rPr>
            <w:rFonts w:hint="eastAsia"/>
            <w:highlight w:val="green"/>
            <w:lang w:val="en-US" w:eastAsia="zh-CN"/>
            <w:rPrChange w:id="5712" w:author="野草" w:date="2024-02-05T14:41:47Z">
              <w:rPr>
                <w:rFonts w:hint="eastAsia"/>
                <w:highlight w:val="none"/>
                <w:lang w:val="en-US" w:eastAsia="zh-CN"/>
              </w:rPr>
            </w:rPrChange>
          </w:rPr>
          <w:t>non</w:t>
        </w:r>
      </w:ins>
      <w:ins w:id="5714" w:author="野草" w:date="2024-02-05T14:41:43Z">
        <w:r>
          <w:rPr>
            <w:rFonts w:hint="eastAsia"/>
            <w:highlight w:val="green"/>
            <w:lang w:val="en-US" w:eastAsia="zh-CN"/>
            <w:rPrChange w:id="5715" w:author="野草" w:date="2024-02-05T14:41:47Z">
              <w:rPr>
                <w:rFonts w:hint="eastAsia"/>
                <w:highlight w:val="cyan"/>
                <w:lang w:val="en-US" w:eastAsia="zh-CN"/>
              </w:rPr>
            </w:rPrChange>
          </w:rPr>
          <w:t>-</w:t>
        </w:r>
      </w:ins>
      <w:ins w:id="5717" w:author="野草" w:date="2024-02-05T14:11:16Z">
        <w:r>
          <w:rPr>
            <w:rFonts w:hint="eastAsia"/>
            <w:highlight w:val="green"/>
            <w:lang w:val="en-US" w:eastAsia="zh-CN"/>
            <w:rPrChange w:id="5718" w:author="野草" w:date="2024-02-05T14:41:47Z">
              <w:rPr>
                <w:rFonts w:hint="eastAsia"/>
                <w:highlight w:val="none"/>
                <w:lang w:val="en-US" w:eastAsia="zh-CN"/>
              </w:rPr>
            </w:rPrChange>
          </w:rPr>
          <w:t>linear influences</w:t>
        </w:r>
      </w:ins>
      <w:ins w:id="5720" w:author="野草" w:date="2024-02-05T14:11:16Z">
        <w:r>
          <w:rPr>
            <w:rFonts w:hint="eastAsia"/>
            <w:highlight w:val="cyan"/>
            <w:lang w:val="en-US" w:eastAsia="zh-CN"/>
            <w:rPrChange w:id="5721" w:author="野草" w:date="2024-02-05T14:41:35Z">
              <w:rPr>
                <w:rFonts w:hint="eastAsia"/>
                <w:highlight w:val="none"/>
                <w:lang w:val="en-US" w:eastAsia="zh-CN"/>
              </w:rPr>
            </w:rPrChange>
          </w:rPr>
          <w:t xml:space="preserve"> of </w:t>
        </w:r>
      </w:ins>
      <w:ins w:id="5723" w:author="野草" w:date="2024-02-05T14:42:02Z">
        <w:r>
          <w:rPr>
            <w:rFonts w:hint="eastAsia"/>
            <w:highlight w:val="green"/>
            <w:lang w:val="en-US" w:eastAsia="zh-CN"/>
            <w:rPrChange w:id="5724" w:author="野草" w:date="2024-02-05T14:42:14Z">
              <w:rPr>
                <w:rFonts w:hint="eastAsia"/>
                <w:highlight w:val="cyan"/>
                <w:lang w:val="en-US" w:eastAsia="zh-CN"/>
              </w:rPr>
            </w:rPrChange>
          </w:rPr>
          <w:t>t</w:t>
        </w:r>
      </w:ins>
      <w:ins w:id="5726" w:author="野草" w:date="2024-02-05T14:42:03Z">
        <w:r>
          <w:rPr>
            <w:rFonts w:hint="eastAsia"/>
            <w:highlight w:val="green"/>
            <w:lang w:val="en-US" w:eastAsia="zh-CN"/>
            <w:rPrChange w:id="5727" w:author="野草" w:date="2024-02-05T14:42:14Z">
              <w:rPr>
                <w:rFonts w:hint="eastAsia"/>
                <w:highlight w:val="cyan"/>
                <w:lang w:val="en-US" w:eastAsia="zh-CN"/>
              </w:rPr>
            </w:rPrChange>
          </w:rPr>
          <w:t xml:space="preserve">he top </w:t>
        </w:r>
      </w:ins>
      <w:ins w:id="5729" w:author="野草" w:date="2024-02-05T14:42:04Z">
        <w:r>
          <w:rPr>
            <w:rFonts w:hint="eastAsia"/>
            <w:highlight w:val="green"/>
            <w:lang w:val="en-US" w:eastAsia="zh-CN"/>
            <w:rPrChange w:id="5730" w:author="野草" w:date="2024-02-05T14:42:14Z">
              <w:rPr>
                <w:rFonts w:hint="eastAsia"/>
                <w:highlight w:val="cyan"/>
                <w:lang w:val="en-US" w:eastAsia="zh-CN"/>
              </w:rPr>
            </w:rPrChange>
          </w:rPr>
          <w:t>4</w:t>
        </w:r>
      </w:ins>
      <w:ins w:id="5732" w:author="野草" w:date="2024-02-05T14:42:04Z">
        <w:r>
          <w:rPr>
            <w:rFonts w:hint="eastAsia"/>
            <w:highlight w:val="cyan"/>
            <w:lang w:val="en-US" w:eastAsia="zh-CN"/>
          </w:rPr>
          <w:t xml:space="preserve"> </w:t>
        </w:r>
      </w:ins>
      <w:ins w:id="5733" w:author="野草" w:date="2024-02-05T14:42:05Z">
        <w:r>
          <w:rPr>
            <w:rFonts w:hint="eastAsia"/>
            <w:highlight w:val="green"/>
            <w:lang w:val="en-US" w:eastAsia="zh-CN"/>
            <w:rPrChange w:id="5734" w:author="野草" w:date="2024-02-05T14:42:17Z">
              <w:rPr>
                <w:rFonts w:hint="eastAsia"/>
                <w:highlight w:val="cyan"/>
                <w:lang w:val="en-US" w:eastAsia="zh-CN"/>
              </w:rPr>
            </w:rPrChange>
          </w:rPr>
          <w:t>mos</w:t>
        </w:r>
      </w:ins>
      <w:ins w:id="5736" w:author="野草" w:date="2024-02-05T14:42:06Z">
        <w:r>
          <w:rPr>
            <w:rFonts w:hint="eastAsia"/>
            <w:highlight w:val="green"/>
            <w:lang w:val="en-US" w:eastAsia="zh-CN"/>
            <w:rPrChange w:id="5737" w:author="野草" w:date="2024-02-05T14:42:17Z">
              <w:rPr>
                <w:rFonts w:hint="eastAsia"/>
                <w:highlight w:val="cyan"/>
                <w:lang w:val="en-US" w:eastAsia="zh-CN"/>
              </w:rPr>
            </w:rPrChange>
          </w:rPr>
          <w:t xml:space="preserve">t </w:t>
        </w:r>
      </w:ins>
      <w:ins w:id="5739" w:author="野草" w:date="2024-02-05T14:42:07Z">
        <w:r>
          <w:rPr>
            <w:rFonts w:hint="eastAsia"/>
            <w:highlight w:val="green"/>
            <w:lang w:val="en-US" w:eastAsia="zh-CN"/>
            <w:rPrChange w:id="5740" w:author="野草" w:date="2024-02-05T14:42:17Z">
              <w:rPr>
                <w:rFonts w:hint="eastAsia"/>
                <w:highlight w:val="cyan"/>
                <w:lang w:val="en-US" w:eastAsia="zh-CN"/>
              </w:rPr>
            </w:rPrChange>
          </w:rPr>
          <w:t>co</w:t>
        </w:r>
      </w:ins>
      <w:ins w:id="5742" w:author="野草" w:date="2024-02-05T14:42:08Z">
        <w:r>
          <w:rPr>
            <w:rFonts w:hint="eastAsia"/>
            <w:highlight w:val="green"/>
            <w:lang w:val="en-US" w:eastAsia="zh-CN"/>
            <w:rPrChange w:id="5743" w:author="野草" w:date="2024-02-05T14:42:17Z">
              <w:rPr>
                <w:rFonts w:hint="eastAsia"/>
                <w:highlight w:val="cyan"/>
                <w:lang w:val="en-US" w:eastAsia="zh-CN"/>
              </w:rPr>
            </w:rPrChange>
          </w:rPr>
          <w:t>ntribu</w:t>
        </w:r>
      </w:ins>
      <w:ins w:id="5745" w:author="野草" w:date="2024-02-05T14:42:09Z">
        <w:r>
          <w:rPr>
            <w:rFonts w:hint="eastAsia"/>
            <w:highlight w:val="green"/>
            <w:lang w:val="en-US" w:eastAsia="zh-CN"/>
            <w:rPrChange w:id="5746" w:author="野草" w:date="2024-02-05T14:42:17Z">
              <w:rPr>
                <w:rFonts w:hint="eastAsia"/>
                <w:highlight w:val="cyan"/>
                <w:lang w:val="en-US" w:eastAsia="zh-CN"/>
              </w:rPr>
            </w:rPrChange>
          </w:rPr>
          <w:t>ting</w:t>
        </w:r>
      </w:ins>
      <w:ins w:id="5748" w:author="野草" w:date="2024-02-05T14:42:09Z">
        <w:r>
          <w:rPr>
            <w:rFonts w:hint="eastAsia"/>
            <w:highlight w:val="cyan"/>
            <w:lang w:val="en-US" w:eastAsia="zh-CN"/>
          </w:rPr>
          <w:t xml:space="preserve"> </w:t>
        </w:r>
      </w:ins>
      <w:ins w:id="5749" w:author="野草" w:date="2024-02-05T14:43:36Z">
        <w:r>
          <w:rPr>
            <w:rFonts w:hint="eastAsia"/>
            <w:highlight w:val="green"/>
            <w:lang w:val="en-US" w:eastAsia="zh-CN"/>
          </w:rPr>
          <w:t>fa</w:t>
        </w:r>
      </w:ins>
      <w:ins w:id="5750" w:author="野草" w:date="2024-02-05T14:43:38Z">
        <w:r>
          <w:rPr>
            <w:rFonts w:hint="eastAsia"/>
            <w:highlight w:val="green"/>
            <w:lang w:val="en-US" w:eastAsia="zh-CN"/>
          </w:rPr>
          <w:t>ctors</w:t>
        </w:r>
      </w:ins>
      <w:ins w:id="5751" w:author="野草" w:date="2024-02-05T14:11:16Z">
        <w:r>
          <w:rPr>
            <w:rFonts w:hint="eastAsia"/>
            <w:highlight w:val="cyan"/>
            <w:lang w:val="en-US" w:eastAsia="zh-CN"/>
            <w:rPrChange w:id="5752" w:author="野草" w:date="2024-02-05T14:41:35Z">
              <w:rPr>
                <w:rFonts w:hint="eastAsia"/>
                <w:highlight w:val="none"/>
                <w:lang w:val="en-US" w:eastAsia="zh-CN"/>
              </w:rPr>
            </w:rPrChange>
          </w:rPr>
          <w:t xml:space="preserve"> on </w:t>
        </w:r>
      </w:ins>
      <w:ins w:id="5754" w:author="野草" w:date="2024-02-05T14:11:16Z">
        <w:r>
          <w:rPr>
            <w:rFonts w:hint="eastAsia"/>
            <w:highlight w:val="green"/>
            <w:lang w:val="en-US" w:eastAsia="zh-CN"/>
            <w:rPrChange w:id="5755" w:author="野草" w:date="2024-02-05T14:41:53Z">
              <w:rPr>
                <w:rFonts w:hint="eastAsia"/>
                <w:highlight w:val="none"/>
                <w:lang w:val="en-US" w:eastAsia="zh-CN"/>
              </w:rPr>
            </w:rPrChange>
          </w:rPr>
          <w:t>river cooling effects</w:t>
        </w:r>
      </w:ins>
      <w:ins w:id="5757" w:author="野草" w:date="2024-02-05T14:11:16Z">
        <w:r>
          <w:rPr>
            <w:rFonts w:hint="eastAsia"/>
            <w:highlight w:val="cyan"/>
            <w:lang w:val="en-US" w:eastAsia="zh-CN"/>
            <w:rPrChange w:id="5758" w:author="野草" w:date="2024-02-05T14:41:35Z">
              <w:rPr>
                <w:rFonts w:hint="eastAsia"/>
                <w:highlight w:val="none"/>
                <w:lang w:val="en-US" w:eastAsia="zh-CN"/>
              </w:rPr>
            </w:rPrChange>
          </w:rPr>
          <w:t xml:space="preserve"> were identified, with </w:t>
        </w:r>
      </w:ins>
      <w:ins w:id="5760" w:author="野草" w:date="2024-02-05T14:11:16Z">
        <w:r>
          <w:rPr>
            <w:rFonts w:hint="eastAsia"/>
            <w:highlight w:val="green"/>
            <w:lang w:val="en-US" w:eastAsia="zh-CN"/>
            <w:rPrChange w:id="5761" w:author="野草" w:date="2024-02-05T14:41:58Z">
              <w:rPr>
                <w:rFonts w:hint="eastAsia"/>
                <w:highlight w:val="none"/>
                <w:lang w:val="en-US" w:eastAsia="zh-CN"/>
              </w:rPr>
            </w:rPrChange>
          </w:rPr>
          <w:t>most variables</w:t>
        </w:r>
      </w:ins>
      <w:ins w:id="5763" w:author="野草" w:date="2024-02-05T14:11:16Z">
        <w:r>
          <w:rPr>
            <w:rFonts w:hint="eastAsia"/>
            <w:highlight w:val="cyan"/>
            <w:lang w:val="en-US" w:eastAsia="zh-CN"/>
            <w:rPrChange w:id="5764" w:author="野草" w:date="2024-02-05T14:41:35Z">
              <w:rPr>
                <w:rFonts w:hint="eastAsia"/>
                <w:highlight w:val="none"/>
                <w:lang w:val="en-US" w:eastAsia="zh-CN"/>
              </w:rPr>
            </w:rPrChange>
          </w:rPr>
          <w:t xml:space="preserve"> exerting </w:t>
        </w:r>
      </w:ins>
      <w:ins w:id="5766" w:author="野草" w:date="2024-02-05T14:11:16Z">
        <w:r>
          <w:rPr>
            <w:rFonts w:hint="eastAsia"/>
            <w:highlight w:val="green"/>
            <w:lang w:val="en-US" w:eastAsia="zh-CN"/>
            <w:rPrChange w:id="5767" w:author="野草" w:date="2024-02-05T14:42:32Z">
              <w:rPr>
                <w:rFonts w:hint="eastAsia"/>
                <w:highlight w:val="none"/>
                <w:lang w:val="en-US" w:eastAsia="zh-CN"/>
              </w:rPr>
            </w:rPrChange>
          </w:rPr>
          <w:t>their impact</w:t>
        </w:r>
      </w:ins>
      <w:ins w:id="5769" w:author="野草" w:date="2024-02-05T14:42:28Z">
        <w:r>
          <w:rPr>
            <w:rFonts w:hint="eastAsia"/>
            <w:highlight w:val="green"/>
            <w:lang w:val="en-US" w:eastAsia="zh-CN"/>
            <w:rPrChange w:id="5770" w:author="野草" w:date="2024-02-05T14:42:32Z">
              <w:rPr>
                <w:rFonts w:hint="eastAsia"/>
                <w:highlight w:val="cyan"/>
                <w:lang w:val="en-US" w:eastAsia="zh-CN"/>
              </w:rPr>
            </w:rPrChange>
          </w:rPr>
          <w:t>s</w:t>
        </w:r>
      </w:ins>
      <w:ins w:id="5772" w:author="野草" w:date="2024-02-05T14:11:16Z">
        <w:r>
          <w:rPr>
            <w:rFonts w:hint="eastAsia"/>
            <w:highlight w:val="cyan"/>
            <w:lang w:val="en-US" w:eastAsia="zh-CN"/>
            <w:rPrChange w:id="5773" w:author="野草" w:date="2024-02-05T14:41:35Z">
              <w:rPr>
                <w:rFonts w:hint="eastAsia"/>
                <w:highlight w:val="none"/>
                <w:lang w:val="en-US" w:eastAsia="zh-CN"/>
              </w:rPr>
            </w:rPrChange>
          </w:rPr>
          <w:t xml:space="preserve"> within </w:t>
        </w:r>
      </w:ins>
      <w:ins w:id="5775" w:author="野草" w:date="2024-02-05T14:11:16Z">
        <w:r>
          <w:rPr>
            <w:rFonts w:hint="eastAsia"/>
            <w:highlight w:val="green"/>
            <w:lang w:val="en-US" w:eastAsia="zh-CN"/>
            <w:rPrChange w:id="5776" w:author="野草" w:date="2024-02-05T14:42:35Z">
              <w:rPr>
                <w:rFonts w:hint="eastAsia"/>
                <w:highlight w:val="none"/>
                <w:lang w:val="en-US" w:eastAsia="zh-CN"/>
              </w:rPr>
            </w:rPrChange>
          </w:rPr>
          <w:t>specific ranges</w:t>
        </w:r>
      </w:ins>
      <w:ins w:id="5778" w:author="野草" w:date="2024-02-05T14:11:16Z">
        <w:r>
          <w:rPr>
            <w:rFonts w:hint="eastAsia"/>
            <w:highlight w:val="cyan"/>
            <w:lang w:val="en-US" w:eastAsia="zh-CN"/>
            <w:rPrChange w:id="5779" w:author="野草" w:date="2024-02-05T14:41:35Z">
              <w:rPr>
                <w:rFonts w:hint="eastAsia"/>
                <w:highlight w:val="none"/>
                <w:lang w:val="en-US" w:eastAsia="zh-CN"/>
              </w:rPr>
            </w:rPrChange>
          </w:rPr>
          <w:t xml:space="preserve">. </w:t>
        </w:r>
      </w:ins>
      <w:ins w:id="5781" w:author="野草" w:date="2024-02-05T14:11:16Z">
        <w:r>
          <w:rPr>
            <w:rFonts w:hint="eastAsia"/>
            <w:highlight w:val="green"/>
            <w:u w:val="single"/>
            <w:lang w:val="en-US" w:eastAsia="zh-CN"/>
            <w:rPrChange w:id="5782" w:author="野草" w:date="2024-02-05T14:42:43Z">
              <w:rPr>
                <w:rFonts w:hint="eastAsia"/>
                <w:highlight w:val="none"/>
                <w:lang w:val="en-US" w:eastAsia="zh-CN"/>
              </w:rPr>
            </w:rPrChange>
          </w:rPr>
          <w:t>ELE and AI_I</w:t>
        </w:r>
      </w:ins>
      <w:ins w:id="5784" w:author="野草" w:date="2024-02-05T14:11:16Z">
        <w:r>
          <w:rPr>
            <w:rFonts w:hint="eastAsia"/>
            <w:highlight w:val="cyan"/>
            <w:lang w:val="en-US" w:eastAsia="zh-CN"/>
            <w:rPrChange w:id="5785" w:author="野草" w:date="2024-02-05T14:41:35Z">
              <w:rPr>
                <w:rFonts w:hint="eastAsia"/>
                <w:highlight w:val="none"/>
                <w:lang w:val="en-US" w:eastAsia="zh-CN"/>
              </w:rPr>
            </w:rPrChange>
          </w:rPr>
          <w:t xml:space="preserve"> exhibited </w:t>
        </w:r>
      </w:ins>
      <w:ins w:id="5787" w:author="野草" w:date="2024-02-05T14:11:16Z">
        <w:r>
          <w:rPr>
            <w:rFonts w:hint="eastAsia"/>
            <w:highlight w:val="green"/>
            <w:lang w:val="en-US" w:eastAsia="zh-CN"/>
            <w:rPrChange w:id="5788" w:author="野草" w:date="2024-02-05T14:42:47Z">
              <w:rPr>
                <w:rFonts w:hint="eastAsia"/>
                <w:highlight w:val="none"/>
                <w:lang w:val="en-US" w:eastAsia="zh-CN"/>
              </w:rPr>
            </w:rPrChange>
          </w:rPr>
          <w:t>ascent patterns</w:t>
        </w:r>
      </w:ins>
      <w:ins w:id="5790" w:author="野草" w:date="2024-02-05T14:11:16Z">
        <w:r>
          <w:rPr>
            <w:rFonts w:hint="eastAsia"/>
            <w:highlight w:val="cyan"/>
            <w:lang w:val="en-US" w:eastAsia="zh-CN"/>
            <w:rPrChange w:id="5791" w:author="野草" w:date="2024-02-05T14:41:35Z">
              <w:rPr>
                <w:rFonts w:hint="eastAsia"/>
                <w:highlight w:val="none"/>
                <w:lang w:val="en-US" w:eastAsia="zh-CN"/>
              </w:rPr>
            </w:rPrChange>
          </w:rPr>
          <w:t xml:space="preserve"> on </w:t>
        </w:r>
      </w:ins>
      <w:ins w:id="5793" w:author="野草" w:date="2024-02-05T14:11:16Z">
        <w:r>
          <w:rPr>
            <w:rFonts w:hint="eastAsia"/>
            <w:highlight w:val="green"/>
            <w:lang w:val="en-US" w:eastAsia="zh-CN"/>
            <w:rPrChange w:id="5794" w:author="野草" w:date="2024-02-05T14:42:59Z">
              <w:rPr>
                <w:rFonts w:hint="eastAsia"/>
                <w:highlight w:val="none"/>
                <w:lang w:val="en-US" w:eastAsia="zh-CN"/>
              </w:rPr>
            </w:rPrChange>
          </w:rPr>
          <w:t>both summer days</w:t>
        </w:r>
      </w:ins>
      <w:ins w:id="5796" w:author="野草" w:date="2024-02-05T14:11:16Z">
        <w:r>
          <w:rPr>
            <w:rFonts w:hint="eastAsia"/>
            <w:highlight w:val="cyan"/>
            <w:lang w:val="en-US" w:eastAsia="zh-CN"/>
            <w:rPrChange w:id="5797" w:author="野草" w:date="2024-02-05T14:41:35Z">
              <w:rPr>
                <w:rFonts w:hint="eastAsia"/>
                <w:highlight w:val="none"/>
                <w:lang w:val="en-US" w:eastAsia="zh-CN"/>
              </w:rPr>
            </w:rPrChange>
          </w:rPr>
          <w:t xml:space="preserve">, while </w:t>
        </w:r>
      </w:ins>
      <w:ins w:id="5799" w:author="野草" w:date="2024-02-05T14:11:16Z">
        <w:r>
          <w:rPr>
            <w:rFonts w:hint="eastAsia"/>
            <w:highlight w:val="green"/>
            <w:u w:val="single"/>
            <w:lang w:val="en-US" w:eastAsia="zh-CN"/>
            <w:rPrChange w:id="5800" w:author="野草" w:date="2024-02-05T14:43:05Z">
              <w:rPr>
                <w:rFonts w:hint="eastAsia"/>
                <w:highlight w:val="none"/>
                <w:lang w:val="en-US" w:eastAsia="zh-CN"/>
              </w:rPr>
            </w:rPrChange>
          </w:rPr>
          <w:t>SLP and MBH</w:t>
        </w:r>
      </w:ins>
      <w:ins w:id="5802" w:author="野草" w:date="2024-02-05T14:11:16Z">
        <w:r>
          <w:rPr>
            <w:rFonts w:hint="eastAsia"/>
            <w:highlight w:val="cyan"/>
            <w:lang w:val="en-US" w:eastAsia="zh-CN"/>
            <w:rPrChange w:id="5803" w:author="野草" w:date="2024-02-05T14:41:35Z">
              <w:rPr>
                <w:rFonts w:hint="eastAsia"/>
                <w:highlight w:val="none"/>
                <w:lang w:val="en-US" w:eastAsia="zh-CN"/>
              </w:rPr>
            </w:rPrChange>
          </w:rPr>
          <w:t xml:space="preserve"> displayed </w:t>
        </w:r>
      </w:ins>
      <w:ins w:id="5805" w:author="野草" w:date="2024-02-05T14:11:16Z">
        <w:r>
          <w:rPr>
            <w:rFonts w:hint="eastAsia"/>
            <w:highlight w:val="green"/>
            <w:lang w:val="en-US" w:eastAsia="zh-CN"/>
            <w:rPrChange w:id="5806" w:author="野草" w:date="2024-02-05T14:43:07Z">
              <w:rPr>
                <w:rFonts w:hint="eastAsia"/>
                <w:highlight w:val="none"/>
                <w:lang w:val="en-US" w:eastAsia="zh-CN"/>
              </w:rPr>
            </w:rPrChange>
          </w:rPr>
          <w:t>descent patterns</w:t>
        </w:r>
      </w:ins>
      <w:ins w:id="5808" w:author="野草" w:date="2024-02-05T14:11:16Z">
        <w:r>
          <w:rPr>
            <w:rFonts w:hint="eastAsia"/>
            <w:highlight w:val="cyan"/>
            <w:lang w:val="en-US" w:eastAsia="zh-CN"/>
            <w:rPrChange w:id="5809" w:author="野草" w:date="2024-02-05T14:41:35Z">
              <w:rPr>
                <w:rFonts w:hint="eastAsia"/>
                <w:highlight w:val="none"/>
                <w:lang w:val="en-US" w:eastAsia="zh-CN"/>
              </w:rPr>
            </w:rPrChange>
          </w:rPr>
          <w:t>.</w:t>
        </w:r>
      </w:ins>
    </w:p>
    <w:p>
      <w:pPr>
        <w:rPr>
          <w:ins w:id="5811" w:author="野草" w:date="2024-02-05T14:43:10Z"/>
          <w:rFonts w:hint="eastAsia"/>
          <w:highlight w:val="cyan"/>
          <w:lang w:val="en-US" w:eastAsia="zh-CN"/>
        </w:rPr>
      </w:pPr>
    </w:p>
    <w:p>
      <w:pPr>
        <w:rPr>
          <w:ins w:id="5812" w:author="野草" w:date="2024-02-05T14:43:10Z"/>
          <w:rFonts w:hint="default"/>
          <w:highlight w:val="green"/>
          <w:lang w:val="en-US" w:eastAsia="zh-CN"/>
          <w:rPrChange w:id="5813" w:author="野草" w:date="2024-02-05T14:51:19Z">
            <w:rPr>
              <w:ins w:id="5814" w:author="野草" w:date="2024-02-05T14:43:10Z"/>
              <w:rFonts w:hint="default"/>
              <w:highlight w:val="cyan"/>
              <w:lang w:val="en-US" w:eastAsia="zh-CN"/>
            </w:rPr>
          </w:rPrChange>
        </w:rPr>
      </w:pPr>
      <w:ins w:id="5815" w:author="野草" w:date="2024-02-05T14:47:26Z">
        <w:r>
          <w:rPr>
            <w:rFonts w:hint="eastAsia"/>
            <w:highlight w:val="green"/>
            <w:lang w:val="en-US" w:eastAsia="zh-CN"/>
            <w:rPrChange w:id="5816" w:author="野草" w:date="2024-02-05T14:51:19Z">
              <w:rPr>
                <w:rFonts w:hint="eastAsia"/>
                <w:highlight w:val="cyan"/>
                <w:lang w:val="en-US" w:eastAsia="zh-CN"/>
              </w:rPr>
            </w:rPrChange>
          </w:rPr>
          <w:t>【</w:t>
        </w:r>
      </w:ins>
      <w:ins w:id="5818" w:author="野草" w:date="2024-02-05T14:47:32Z">
        <w:r>
          <w:rPr>
            <w:rFonts w:hint="eastAsia"/>
            <w:highlight w:val="green"/>
            <w:lang w:val="en-US" w:eastAsia="zh-CN"/>
          </w:rPr>
          <w:t>up2024 0205 14:</w:t>
        </w:r>
      </w:ins>
      <w:ins w:id="5819" w:author="野草" w:date="2024-02-05T14:51:07Z">
        <w:r>
          <w:rPr>
            <w:rFonts w:hint="eastAsia"/>
            <w:highlight w:val="green"/>
            <w:lang w:val="en-US" w:eastAsia="zh-CN"/>
          </w:rPr>
          <w:t>51</w:t>
        </w:r>
      </w:ins>
      <w:ins w:id="5820" w:author="野草" w:date="2024-02-05T14:47:26Z">
        <w:r>
          <w:rPr>
            <w:rFonts w:hint="eastAsia"/>
            <w:highlight w:val="green"/>
            <w:lang w:val="en-US" w:eastAsia="zh-CN"/>
            <w:rPrChange w:id="5821" w:author="野草" w:date="2024-02-05T14:51:19Z">
              <w:rPr>
                <w:rFonts w:hint="eastAsia"/>
                <w:highlight w:val="cyan"/>
                <w:lang w:val="en-US" w:eastAsia="zh-CN"/>
              </w:rPr>
            </w:rPrChange>
          </w:rPr>
          <w:t>】</w:t>
        </w:r>
      </w:ins>
    </w:p>
    <w:p>
      <w:pPr>
        <w:rPr>
          <w:del w:id="5823" w:author="野草" w:date="2024-02-05T14:11:16Z"/>
          <w:rFonts w:hint="eastAsia"/>
          <w:highlight w:val="none"/>
          <w:lang w:val="en-US" w:eastAsia="zh-CN"/>
        </w:rPr>
      </w:pPr>
      <w:ins w:id="5824" w:author="野草" w:date="2024-02-05T14:11:16Z">
        <w:r>
          <w:rPr>
            <w:rFonts w:hint="eastAsia"/>
            <w:highlight w:val="green"/>
            <w:lang w:val="en-US" w:eastAsia="zh-CN"/>
            <w:rPrChange w:id="5825" w:author="野草" w:date="2024-02-05T14:49:09Z">
              <w:rPr>
                <w:rFonts w:hint="eastAsia"/>
                <w:highlight w:val="none"/>
                <w:lang w:val="en-US" w:eastAsia="zh-CN"/>
              </w:rPr>
            </w:rPrChange>
          </w:rPr>
          <w:t>These findings</w:t>
        </w:r>
      </w:ins>
      <w:ins w:id="5827" w:author="野草" w:date="2024-02-05T14:11:16Z">
        <w:r>
          <w:rPr>
            <w:rFonts w:hint="eastAsia"/>
            <w:highlight w:val="cyan"/>
            <w:lang w:val="en-US" w:eastAsia="zh-CN"/>
            <w:rPrChange w:id="5828" w:author="野草" w:date="2024-02-05T14:41:35Z">
              <w:rPr>
                <w:rFonts w:hint="eastAsia"/>
                <w:highlight w:val="none"/>
                <w:lang w:val="en-US" w:eastAsia="zh-CN"/>
              </w:rPr>
            </w:rPrChange>
          </w:rPr>
          <w:t xml:space="preserve"> provide a </w:t>
        </w:r>
      </w:ins>
      <w:ins w:id="5830" w:author="野草" w:date="2024-02-05T14:11:16Z">
        <w:r>
          <w:rPr>
            <w:rFonts w:hint="eastAsia"/>
            <w:highlight w:val="green"/>
            <w:lang w:val="en-US" w:eastAsia="zh-CN"/>
            <w:rPrChange w:id="5831" w:author="野草" w:date="2024-02-05T14:49:18Z">
              <w:rPr>
                <w:rFonts w:hint="eastAsia"/>
                <w:highlight w:val="none"/>
                <w:lang w:val="en-US" w:eastAsia="zh-CN"/>
              </w:rPr>
            </w:rPrChange>
          </w:rPr>
          <w:t>scientific understanding</w:t>
        </w:r>
      </w:ins>
      <w:ins w:id="5833" w:author="野草" w:date="2024-02-05T14:11:16Z">
        <w:r>
          <w:rPr>
            <w:rFonts w:hint="eastAsia"/>
            <w:highlight w:val="cyan"/>
            <w:lang w:val="en-US" w:eastAsia="zh-CN"/>
            <w:rPrChange w:id="5834" w:author="野草" w:date="2024-02-05T14:41:35Z">
              <w:rPr>
                <w:rFonts w:hint="eastAsia"/>
                <w:highlight w:val="none"/>
                <w:lang w:val="en-US" w:eastAsia="zh-CN"/>
              </w:rPr>
            </w:rPrChange>
          </w:rPr>
          <w:t xml:space="preserve"> of </w:t>
        </w:r>
      </w:ins>
      <w:ins w:id="5836" w:author="野草" w:date="2024-02-05T14:11:16Z">
        <w:r>
          <w:rPr>
            <w:rFonts w:hint="eastAsia"/>
            <w:highlight w:val="green"/>
            <w:lang w:val="en-US" w:eastAsia="zh-CN"/>
            <w:rPrChange w:id="5837" w:author="野草" w:date="2024-02-05T14:49:24Z">
              <w:rPr>
                <w:rFonts w:hint="eastAsia"/>
                <w:highlight w:val="none"/>
                <w:lang w:val="en-US" w:eastAsia="zh-CN"/>
              </w:rPr>
            </w:rPrChange>
          </w:rPr>
          <w:t>the role</w:t>
        </w:r>
      </w:ins>
      <w:ins w:id="5839" w:author="野草" w:date="2024-02-05T14:11:16Z">
        <w:r>
          <w:rPr>
            <w:rFonts w:hint="eastAsia"/>
            <w:highlight w:val="cyan"/>
            <w:lang w:val="en-US" w:eastAsia="zh-CN"/>
            <w:rPrChange w:id="5840" w:author="野草" w:date="2024-02-05T14:41:35Z">
              <w:rPr>
                <w:rFonts w:hint="eastAsia"/>
                <w:highlight w:val="none"/>
                <w:lang w:val="en-US" w:eastAsia="zh-CN"/>
              </w:rPr>
            </w:rPrChange>
          </w:rPr>
          <w:t xml:space="preserve"> of </w:t>
        </w:r>
      </w:ins>
      <w:ins w:id="5842" w:author="野草" w:date="2024-02-05T14:11:16Z">
        <w:r>
          <w:rPr>
            <w:rFonts w:hint="eastAsia"/>
            <w:highlight w:val="green"/>
            <w:lang w:val="en-US" w:eastAsia="zh-CN"/>
            <w:rPrChange w:id="5843" w:author="野草" w:date="2024-02-05T14:49:28Z">
              <w:rPr>
                <w:rFonts w:hint="eastAsia"/>
                <w:highlight w:val="none"/>
                <w:lang w:val="en-US" w:eastAsia="zh-CN"/>
              </w:rPr>
            </w:rPrChange>
          </w:rPr>
          <w:t>environmental characteristics</w:t>
        </w:r>
      </w:ins>
      <w:ins w:id="5845" w:author="野草" w:date="2024-02-05T14:11:16Z">
        <w:r>
          <w:rPr>
            <w:rFonts w:hint="eastAsia"/>
            <w:highlight w:val="cyan"/>
            <w:lang w:val="en-US" w:eastAsia="zh-CN"/>
            <w:rPrChange w:id="5846" w:author="野草" w:date="2024-02-05T14:41:35Z">
              <w:rPr>
                <w:rFonts w:hint="eastAsia"/>
                <w:highlight w:val="none"/>
                <w:lang w:val="en-US" w:eastAsia="zh-CN"/>
              </w:rPr>
            </w:rPrChange>
          </w:rPr>
          <w:t xml:space="preserve"> in shaping </w:t>
        </w:r>
      </w:ins>
      <w:ins w:id="5848" w:author="野草" w:date="2024-02-05T14:11:16Z">
        <w:r>
          <w:rPr>
            <w:rFonts w:hint="eastAsia"/>
            <w:highlight w:val="green"/>
            <w:lang w:val="en-US" w:eastAsia="zh-CN"/>
            <w:rPrChange w:id="5849" w:author="野草" w:date="2024-02-05T14:49:32Z">
              <w:rPr>
                <w:rFonts w:hint="eastAsia"/>
                <w:highlight w:val="none"/>
                <w:lang w:val="en-US" w:eastAsia="zh-CN"/>
              </w:rPr>
            </w:rPrChange>
          </w:rPr>
          <w:t>river cooling effects</w:t>
        </w:r>
      </w:ins>
      <w:ins w:id="5851" w:author="野草" w:date="2024-02-05T14:11:16Z">
        <w:r>
          <w:rPr>
            <w:rFonts w:hint="eastAsia"/>
            <w:highlight w:val="cyan"/>
            <w:lang w:val="en-US" w:eastAsia="zh-CN"/>
            <w:rPrChange w:id="5852" w:author="野草" w:date="2024-02-05T14:41:35Z">
              <w:rPr>
                <w:rFonts w:hint="eastAsia"/>
                <w:highlight w:val="none"/>
                <w:lang w:val="en-US" w:eastAsia="zh-CN"/>
              </w:rPr>
            </w:rPrChange>
          </w:rPr>
          <w:t xml:space="preserve">. They </w:t>
        </w:r>
      </w:ins>
      <w:ins w:id="5854" w:author="野草" w:date="2024-02-05T14:11:16Z">
        <w:r>
          <w:rPr>
            <w:rFonts w:hint="eastAsia"/>
            <w:highlight w:val="green"/>
            <w:lang w:val="en-US" w:eastAsia="zh-CN"/>
            <w:rPrChange w:id="5855" w:author="野草" w:date="2024-02-05T14:49:42Z">
              <w:rPr>
                <w:rFonts w:hint="eastAsia"/>
                <w:highlight w:val="none"/>
                <w:lang w:val="en-US" w:eastAsia="zh-CN"/>
              </w:rPr>
            </w:rPrChange>
          </w:rPr>
          <w:t>offer guidance</w:t>
        </w:r>
      </w:ins>
      <w:ins w:id="5857" w:author="野草" w:date="2024-02-05T14:11:16Z">
        <w:r>
          <w:rPr>
            <w:rFonts w:hint="eastAsia"/>
            <w:highlight w:val="cyan"/>
            <w:lang w:val="en-US" w:eastAsia="zh-CN"/>
            <w:rPrChange w:id="5858" w:author="野草" w:date="2024-02-05T14:41:35Z">
              <w:rPr>
                <w:rFonts w:hint="eastAsia"/>
                <w:highlight w:val="none"/>
                <w:lang w:val="en-US" w:eastAsia="zh-CN"/>
              </w:rPr>
            </w:rPrChange>
          </w:rPr>
          <w:t xml:space="preserve"> for </w:t>
        </w:r>
      </w:ins>
      <w:ins w:id="5860" w:author="野草" w:date="2024-02-05T14:11:16Z">
        <w:r>
          <w:rPr>
            <w:rFonts w:hint="eastAsia"/>
            <w:highlight w:val="green"/>
            <w:lang w:val="en-US" w:eastAsia="zh-CN"/>
            <w:rPrChange w:id="5861" w:author="野草" w:date="2024-02-05T14:49:55Z">
              <w:rPr>
                <w:rFonts w:hint="eastAsia"/>
                <w:highlight w:val="none"/>
                <w:lang w:val="en-US" w:eastAsia="zh-CN"/>
              </w:rPr>
            </w:rPrChange>
          </w:rPr>
          <w:t>optimizing urban planning</w:t>
        </w:r>
      </w:ins>
      <w:ins w:id="5863" w:author="野草" w:date="2024-02-05T14:49:58Z">
        <w:r>
          <w:rPr>
            <w:rFonts w:hint="eastAsia"/>
            <w:highlight w:val="cyan"/>
            <w:lang w:val="en-US" w:eastAsia="zh-CN"/>
            <w:rPrChange w:id="5864" w:author="野草" w:date="2024-02-05T14:50:08Z">
              <w:rPr>
                <w:rFonts w:hint="eastAsia"/>
                <w:highlight w:val="green"/>
                <w:lang w:val="en-US" w:eastAsia="zh-CN"/>
              </w:rPr>
            </w:rPrChange>
          </w:rPr>
          <w:t xml:space="preserve"> </w:t>
        </w:r>
      </w:ins>
      <w:ins w:id="5866" w:author="野草" w:date="2024-02-05T14:50:01Z">
        <w:r>
          <w:rPr>
            <w:rFonts w:hint="eastAsia"/>
            <w:highlight w:val="cyan"/>
            <w:lang w:val="en-US" w:eastAsia="zh-CN"/>
            <w:rPrChange w:id="5867" w:author="野草" w:date="2024-02-05T14:50:08Z">
              <w:rPr>
                <w:rFonts w:hint="eastAsia"/>
                <w:highlight w:val="green"/>
                <w:lang w:val="en-US" w:eastAsia="zh-CN"/>
              </w:rPr>
            </w:rPrChange>
          </w:rPr>
          <w:t xml:space="preserve">and </w:t>
        </w:r>
      </w:ins>
      <w:ins w:id="5869" w:author="野草" w:date="2024-02-05T14:50:01Z">
        <w:r>
          <w:rPr>
            <w:rFonts w:hint="eastAsia"/>
            <w:highlight w:val="green"/>
            <w:lang w:val="en-US" w:eastAsia="zh-CN"/>
          </w:rPr>
          <w:t>ma</w:t>
        </w:r>
      </w:ins>
      <w:ins w:id="5870" w:author="野草" w:date="2024-02-05T14:50:02Z">
        <w:r>
          <w:rPr>
            <w:rFonts w:hint="eastAsia"/>
            <w:highlight w:val="green"/>
            <w:lang w:val="en-US" w:eastAsia="zh-CN"/>
          </w:rPr>
          <w:t>nageme</w:t>
        </w:r>
      </w:ins>
      <w:ins w:id="5871" w:author="野草" w:date="2024-02-05T14:50:03Z">
        <w:r>
          <w:rPr>
            <w:rFonts w:hint="eastAsia"/>
            <w:highlight w:val="green"/>
            <w:lang w:val="en-US" w:eastAsia="zh-CN"/>
          </w:rPr>
          <w:t>nt</w:t>
        </w:r>
      </w:ins>
      <w:ins w:id="5872" w:author="野草" w:date="2024-02-05T14:11:16Z">
        <w:r>
          <w:rPr>
            <w:rFonts w:hint="eastAsia"/>
            <w:highlight w:val="cyan"/>
            <w:lang w:val="en-US" w:eastAsia="zh-CN"/>
            <w:rPrChange w:id="5873" w:author="野草" w:date="2024-02-05T14:41:35Z">
              <w:rPr>
                <w:rFonts w:hint="eastAsia"/>
                <w:highlight w:val="none"/>
                <w:lang w:val="en-US" w:eastAsia="zh-CN"/>
              </w:rPr>
            </w:rPrChange>
          </w:rPr>
          <w:t xml:space="preserve"> to </w:t>
        </w:r>
      </w:ins>
      <w:ins w:id="5875" w:author="野草" w:date="2024-02-05T14:50:30Z">
        <w:r>
          <w:rPr>
            <w:rFonts w:hint="eastAsia"/>
            <w:highlight w:val="cyan"/>
            <w:lang w:val="en-US" w:eastAsia="zh-CN"/>
          </w:rPr>
          <w:t>im</w:t>
        </w:r>
      </w:ins>
      <w:ins w:id="5876" w:author="野草" w:date="2024-02-05T14:50:31Z">
        <w:r>
          <w:rPr>
            <w:rFonts w:hint="eastAsia"/>
            <w:highlight w:val="cyan"/>
            <w:lang w:val="en-US" w:eastAsia="zh-CN"/>
          </w:rPr>
          <w:t>prove</w:t>
        </w:r>
      </w:ins>
      <w:ins w:id="5877" w:author="野草" w:date="2024-02-05T14:50:32Z">
        <w:r>
          <w:rPr>
            <w:rFonts w:hint="eastAsia"/>
            <w:highlight w:val="cyan"/>
            <w:lang w:val="en-US" w:eastAsia="zh-CN"/>
          </w:rPr>
          <w:t xml:space="preserve"> </w:t>
        </w:r>
      </w:ins>
      <w:ins w:id="5878" w:author="野草" w:date="2024-02-05T14:50:32Z">
        <w:r>
          <w:rPr>
            <w:rFonts w:hint="eastAsia"/>
            <w:highlight w:val="green"/>
            <w:lang w:val="en-US" w:eastAsia="zh-CN"/>
            <w:rPrChange w:id="5879" w:author="野草" w:date="2024-02-05T14:51:13Z">
              <w:rPr>
                <w:rFonts w:hint="eastAsia"/>
                <w:highlight w:val="cyan"/>
                <w:lang w:val="en-US" w:eastAsia="zh-CN"/>
              </w:rPr>
            </w:rPrChange>
          </w:rPr>
          <w:t>the t</w:t>
        </w:r>
      </w:ins>
      <w:ins w:id="5881" w:author="野草" w:date="2024-02-05T14:50:33Z">
        <w:r>
          <w:rPr>
            <w:rFonts w:hint="eastAsia"/>
            <w:highlight w:val="green"/>
            <w:lang w:val="en-US" w:eastAsia="zh-CN"/>
            <w:rPrChange w:id="5882" w:author="野草" w:date="2024-02-05T14:51:13Z">
              <w:rPr>
                <w:rFonts w:hint="eastAsia"/>
                <w:highlight w:val="cyan"/>
                <w:lang w:val="en-US" w:eastAsia="zh-CN"/>
              </w:rPr>
            </w:rPrChange>
          </w:rPr>
          <w:t xml:space="preserve">hermal </w:t>
        </w:r>
      </w:ins>
      <w:ins w:id="5884" w:author="野草" w:date="2024-02-05T14:50:34Z">
        <w:r>
          <w:rPr>
            <w:rFonts w:hint="eastAsia"/>
            <w:highlight w:val="green"/>
            <w:lang w:val="en-US" w:eastAsia="zh-CN"/>
            <w:rPrChange w:id="5885" w:author="野草" w:date="2024-02-05T14:51:13Z">
              <w:rPr>
                <w:rFonts w:hint="eastAsia"/>
                <w:highlight w:val="cyan"/>
                <w:lang w:val="en-US" w:eastAsia="zh-CN"/>
              </w:rPr>
            </w:rPrChange>
          </w:rPr>
          <w:t>env</w:t>
        </w:r>
      </w:ins>
      <w:ins w:id="5887" w:author="野草" w:date="2024-02-05T14:50:35Z">
        <w:r>
          <w:rPr>
            <w:rFonts w:hint="eastAsia"/>
            <w:highlight w:val="green"/>
            <w:lang w:val="en-US" w:eastAsia="zh-CN"/>
            <w:rPrChange w:id="5888" w:author="野草" w:date="2024-02-05T14:51:13Z">
              <w:rPr>
                <w:rFonts w:hint="eastAsia"/>
                <w:highlight w:val="cyan"/>
                <w:lang w:val="en-US" w:eastAsia="zh-CN"/>
              </w:rPr>
            </w:rPrChange>
          </w:rPr>
          <w:t>ironme</w:t>
        </w:r>
      </w:ins>
      <w:ins w:id="5890" w:author="野草" w:date="2024-02-05T14:50:36Z">
        <w:r>
          <w:rPr>
            <w:rFonts w:hint="eastAsia"/>
            <w:highlight w:val="green"/>
            <w:lang w:val="en-US" w:eastAsia="zh-CN"/>
            <w:rPrChange w:id="5891" w:author="野草" w:date="2024-02-05T14:51:13Z">
              <w:rPr>
                <w:rFonts w:hint="eastAsia"/>
                <w:highlight w:val="cyan"/>
                <w:lang w:val="en-US" w:eastAsia="zh-CN"/>
              </w:rPr>
            </w:rPrChange>
          </w:rPr>
          <w:t>nt</w:t>
        </w:r>
      </w:ins>
      <w:ins w:id="5893" w:author="野草" w:date="2024-02-05T14:50:36Z">
        <w:r>
          <w:rPr>
            <w:rFonts w:hint="eastAsia"/>
            <w:highlight w:val="cyan"/>
            <w:lang w:val="en-US" w:eastAsia="zh-CN"/>
          </w:rPr>
          <w:t xml:space="preserve"> of</w:t>
        </w:r>
      </w:ins>
      <w:ins w:id="5894" w:author="野草" w:date="2024-02-05T14:50:37Z">
        <w:r>
          <w:rPr>
            <w:rFonts w:hint="eastAsia"/>
            <w:highlight w:val="cyan"/>
            <w:lang w:val="en-US" w:eastAsia="zh-CN"/>
          </w:rPr>
          <w:t xml:space="preserve"> </w:t>
        </w:r>
      </w:ins>
      <w:ins w:id="5895" w:author="野草" w:date="2024-02-05T14:50:44Z">
        <w:r>
          <w:rPr>
            <w:rFonts w:hint="eastAsia"/>
            <w:highlight w:val="cyan"/>
            <w:lang w:val="en-US" w:eastAsia="zh-CN"/>
          </w:rPr>
          <w:t>river</w:t>
        </w:r>
      </w:ins>
      <w:ins w:id="5896" w:author="野草" w:date="2024-02-05T14:50:45Z">
        <w:r>
          <w:rPr>
            <w:rFonts w:hint="eastAsia"/>
            <w:highlight w:val="cyan"/>
            <w:lang w:val="en-US" w:eastAsia="zh-CN"/>
          </w:rPr>
          <w:t xml:space="preserve">side </w:t>
        </w:r>
      </w:ins>
      <w:ins w:id="5897" w:author="野草" w:date="2024-02-05T14:50:46Z">
        <w:r>
          <w:rPr>
            <w:rFonts w:hint="eastAsia"/>
            <w:highlight w:val="cyan"/>
            <w:lang w:val="en-US" w:eastAsia="zh-CN"/>
          </w:rPr>
          <w:t>area</w:t>
        </w:r>
      </w:ins>
      <w:ins w:id="5898" w:author="野草" w:date="2024-02-05T14:50:47Z">
        <w:r>
          <w:rPr>
            <w:rFonts w:hint="eastAsia"/>
            <w:highlight w:val="cyan"/>
            <w:lang w:val="en-US" w:eastAsia="zh-CN"/>
          </w:rPr>
          <w:t>s</w:t>
        </w:r>
      </w:ins>
      <w:ins w:id="5899" w:author="野草" w:date="2024-02-05T14:22:43Z">
        <w:r>
          <w:rPr>
            <w:rFonts w:hint="eastAsia"/>
            <w:highlight w:val="cyan"/>
            <w:lang w:val="en-US" w:eastAsia="zh-CN"/>
            <w:rPrChange w:id="5900" w:author="野草" w:date="2024-02-05T14:41:35Z">
              <w:rPr>
                <w:rFonts w:hint="eastAsia"/>
                <w:highlight w:val="none"/>
                <w:lang w:val="en-US" w:eastAsia="zh-CN"/>
              </w:rPr>
            </w:rPrChange>
          </w:rPr>
          <w:t>, e</w:t>
        </w:r>
      </w:ins>
      <w:ins w:id="5902" w:author="野草" w:date="2024-02-05T14:22:44Z">
        <w:r>
          <w:rPr>
            <w:rFonts w:hint="eastAsia"/>
            <w:highlight w:val="cyan"/>
            <w:lang w:val="en-US" w:eastAsia="zh-CN"/>
            <w:rPrChange w:id="5903" w:author="野草" w:date="2024-02-05T14:41:35Z">
              <w:rPr>
                <w:rFonts w:hint="eastAsia"/>
                <w:highlight w:val="none"/>
                <w:lang w:val="en-US" w:eastAsia="zh-CN"/>
              </w:rPr>
            </w:rPrChange>
          </w:rPr>
          <w:t>spe</w:t>
        </w:r>
      </w:ins>
      <w:ins w:id="5905" w:author="野草" w:date="2024-02-05T14:22:45Z">
        <w:r>
          <w:rPr>
            <w:rFonts w:hint="eastAsia"/>
            <w:highlight w:val="cyan"/>
            <w:lang w:val="en-US" w:eastAsia="zh-CN"/>
            <w:rPrChange w:id="5906" w:author="野草" w:date="2024-02-05T14:41:35Z">
              <w:rPr>
                <w:rFonts w:hint="eastAsia"/>
                <w:highlight w:val="none"/>
                <w:lang w:val="en-US" w:eastAsia="zh-CN"/>
              </w:rPr>
            </w:rPrChange>
          </w:rPr>
          <w:t>cially</w:t>
        </w:r>
      </w:ins>
      <w:ins w:id="5908" w:author="野草" w:date="2024-02-05T14:22:46Z">
        <w:r>
          <w:rPr>
            <w:rFonts w:hint="eastAsia"/>
            <w:highlight w:val="cyan"/>
            <w:lang w:val="en-US" w:eastAsia="zh-CN"/>
            <w:rPrChange w:id="5909" w:author="野草" w:date="2024-02-05T14:41:35Z">
              <w:rPr>
                <w:rFonts w:hint="eastAsia"/>
                <w:highlight w:val="none"/>
                <w:lang w:val="en-US" w:eastAsia="zh-CN"/>
              </w:rPr>
            </w:rPrChange>
          </w:rPr>
          <w:t xml:space="preserve"> </w:t>
        </w:r>
      </w:ins>
      <w:ins w:id="5911" w:author="野草" w:date="2024-02-05T14:22:46Z">
        <w:r>
          <w:rPr>
            <w:rFonts w:hint="eastAsia"/>
            <w:highlight w:val="green"/>
            <w:lang w:val="en-US" w:eastAsia="zh-CN"/>
            <w:rPrChange w:id="5912" w:author="野草" w:date="2024-02-05T14:51:17Z">
              <w:rPr>
                <w:rFonts w:hint="eastAsia"/>
                <w:highlight w:val="none"/>
                <w:lang w:val="en-US" w:eastAsia="zh-CN"/>
              </w:rPr>
            </w:rPrChange>
          </w:rPr>
          <w:t>for c</w:t>
        </w:r>
      </w:ins>
      <w:ins w:id="5914" w:author="野草" w:date="2024-02-05T14:22:47Z">
        <w:r>
          <w:rPr>
            <w:rFonts w:hint="eastAsia"/>
            <w:highlight w:val="green"/>
            <w:lang w:val="en-US" w:eastAsia="zh-CN"/>
            <w:rPrChange w:id="5915" w:author="野草" w:date="2024-02-05T14:51:17Z">
              <w:rPr>
                <w:rFonts w:hint="eastAsia"/>
                <w:highlight w:val="none"/>
                <w:lang w:val="en-US" w:eastAsia="zh-CN"/>
              </w:rPr>
            </w:rPrChange>
          </w:rPr>
          <w:t>ities</w:t>
        </w:r>
      </w:ins>
      <w:ins w:id="5917" w:author="野草" w:date="2024-02-05T14:22:47Z">
        <w:r>
          <w:rPr>
            <w:rFonts w:hint="eastAsia"/>
            <w:highlight w:val="cyan"/>
            <w:lang w:val="en-US" w:eastAsia="zh-CN"/>
            <w:rPrChange w:id="5918" w:author="野草" w:date="2024-02-05T14:41:35Z">
              <w:rPr>
                <w:rFonts w:hint="eastAsia"/>
                <w:highlight w:val="none"/>
                <w:lang w:val="en-US" w:eastAsia="zh-CN"/>
              </w:rPr>
            </w:rPrChange>
          </w:rPr>
          <w:t xml:space="preserve"> </w:t>
        </w:r>
      </w:ins>
      <w:ins w:id="5920" w:author="野草" w:date="2024-02-05T14:22:48Z">
        <w:r>
          <w:rPr>
            <w:rFonts w:hint="eastAsia"/>
            <w:highlight w:val="cyan"/>
            <w:lang w:val="en-US" w:eastAsia="zh-CN"/>
            <w:rPrChange w:id="5921" w:author="野草" w:date="2024-02-05T14:41:35Z">
              <w:rPr>
                <w:rFonts w:hint="eastAsia"/>
                <w:highlight w:val="none"/>
                <w:lang w:val="en-US" w:eastAsia="zh-CN"/>
              </w:rPr>
            </w:rPrChange>
          </w:rPr>
          <w:t xml:space="preserve">with </w:t>
        </w:r>
      </w:ins>
      <w:ins w:id="5923" w:author="野草" w:date="2024-02-05T14:22:49Z">
        <w:r>
          <w:rPr>
            <w:rFonts w:hint="eastAsia"/>
            <w:highlight w:val="green"/>
            <w:lang w:val="en-US" w:eastAsia="zh-CN"/>
            <w:rPrChange w:id="5924" w:author="野草" w:date="2024-02-05T14:50:22Z">
              <w:rPr>
                <w:rFonts w:hint="eastAsia"/>
                <w:highlight w:val="none"/>
                <w:lang w:val="en-US" w:eastAsia="zh-CN"/>
              </w:rPr>
            </w:rPrChange>
          </w:rPr>
          <w:t>un</w:t>
        </w:r>
      </w:ins>
      <w:ins w:id="5926" w:author="野草" w:date="2024-02-05T14:22:50Z">
        <w:r>
          <w:rPr>
            <w:rFonts w:hint="eastAsia"/>
            <w:highlight w:val="green"/>
            <w:lang w:val="en-US" w:eastAsia="zh-CN"/>
            <w:rPrChange w:id="5927" w:author="野草" w:date="2024-02-05T14:50:22Z">
              <w:rPr>
                <w:rFonts w:hint="eastAsia"/>
                <w:highlight w:val="none"/>
                <w:lang w:val="en-US" w:eastAsia="zh-CN"/>
              </w:rPr>
            </w:rPrChange>
          </w:rPr>
          <w:t>even</w:t>
        </w:r>
      </w:ins>
      <w:ins w:id="5929" w:author="野草" w:date="2024-02-05T14:22:52Z">
        <w:r>
          <w:rPr>
            <w:rFonts w:hint="eastAsia"/>
            <w:highlight w:val="green"/>
            <w:lang w:val="en-US" w:eastAsia="zh-CN"/>
            <w:rPrChange w:id="5930" w:author="野草" w:date="2024-02-05T14:50:22Z">
              <w:rPr>
                <w:rFonts w:hint="eastAsia"/>
                <w:highlight w:val="none"/>
                <w:lang w:val="en-US" w:eastAsia="zh-CN"/>
              </w:rPr>
            </w:rPrChange>
          </w:rPr>
          <w:t xml:space="preserve"> su</w:t>
        </w:r>
      </w:ins>
      <w:ins w:id="5932" w:author="野草" w:date="2024-02-05T14:22:53Z">
        <w:r>
          <w:rPr>
            <w:rFonts w:hint="eastAsia"/>
            <w:highlight w:val="green"/>
            <w:lang w:val="en-US" w:eastAsia="zh-CN"/>
            <w:rPrChange w:id="5933" w:author="野草" w:date="2024-02-05T14:50:22Z">
              <w:rPr>
                <w:rFonts w:hint="eastAsia"/>
                <w:highlight w:val="none"/>
                <w:lang w:val="en-US" w:eastAsia="zh-CN"/>
              </w:rPr>
            </w:rPrChange>
          </w:rPr>
          <w:t>rfa</w:t>
        </w:r>
      </w:ins>
      <w:ins w:id="5935" w:author="野草" w:date="2024-02-05T14:22:54Z">
        <w:r>
          <w:rPr>
            <w:rFonts w:hint="eastAsia"/>
            <w:highlight w:val="green"/>
            <w:lang w:val="en-US" w:eastAsia="zh-CN"/>
            <w:rPrChange w:id="5936" w:author="野草" w:date="2024-02-05T14:50:22Z">
              <w:rPr>
                <w:rFonts w:hint="eastAsia"/>
                <w:highlight w:val="none"/>
                <w:lang w:val="en-US" w:eastAsia="zh-CN"/>
              </w:rPr>
            </w:rPrChange>
          </w:rPr>
          <w:t>ce</w:t>
        </w:r>
      </w:ins>
      <w:ins w:id="5938" w:author="野草" w:date="2024-02-05T14:22:55Z">
        <w:r>
          <w:rPr>
            <w:rFonts w:hint="eastAsia"/>
            <w:highlight w:val="green"/>
            <w:lang w:val="en-US" w:eastAsia="zh-CN"/>
            <w:rPrChange w:id="5939" w:author="野草" w:date="2024-02-05T14:50:22Z">
              <w:rPr>
                <w:rFonts w:hint="eastAsia"/>
                <w:highlight w:val="none"/>
                <w:lang w:val="en-US" w:eastAsia="zh-CN"/>
              </w:rPr>
            </w:rPrChange>
          </w:rPr>
          <w:t>s</w:t>
        </w:r>
      </w:ins>
      <w:ins w:id="5941" w:author="野草" w:date="2024-02-05T14:11:16Z">
        <w:r>
          <w:rPr>
            <w:rFonts w:hint="eastAsia"/>
            <w:highlight w:val="cyan"/>
            <w:lang w:val="en-US" w:eastAsia="zh-CN"/>
            <w:rPrChange w:id="5942" w:author="野草" w:date="2024-02-05T14:41:35Z">
              <w:rPr>
                <w:rFonts w:hint="eastAsia"/>
                <w:highlight w:val="none"/>
                <w:lang w:val="en-US" w:eastAsia="zh-CN"/>
              </w:rPr>
            </w:rPrChange>
          </w:rPr>
          <w:t>.</w:t>
        </w:r>
      </w:ins>
      <w:del w:id="5944" w:author="野草" w:date="2024-02-05T14:11:16Z">
        <w:r>
          <w:rPr>
            <w:rFonts w:hint="eastAsia"/>
            <w:highlight w:val="none"/>
            <w:lang w:val="en-US" w:eastAsia="zh-CN"/>
          </w:rPr>
          <w:delText>结果表明：</w:delText>
        </w:r>
      </w:del>
    </w:p>
    <w:p>
      <w:pPr>
        <w:rPr>
          <w:del w:id="5945" w:author="野草" w:date="2024-02-05T14:11:16Z"/>
          <w:rFonts w:hint="eastAsia"/>
          <w:highlight w:val="none"/>
          <w:lang w:val="en-US" w:eastAsia="zh-CN"/>
        </w:rPr>
      </w:pPr>
      <w:del w:id="5946" w:author="野草" w:date="2024-02-05T14:11:16Z">
        <w:r>
          <w:rPr>
            <w:rFonts w:hint="eastAsia"/>
            <w:highlight w:val="none"/>
            <w:lang w:val="en-US" w:eastAsia="zh-CN"/>
          </w:rPr>
          <w:delText>RCI和CRCI均有较大的空间差异性，且空间格局相似。然而，在正常夏日和极端夏日之间幅度有较大的不同。在正常夏日，RCI和CRCI的均值为，而在极端夏日，RCI和CRCI的均值为xx</w:delText>
        </w:r>
      </w:del>
    </w:p>
    <w:p>
      <w:pPr>
        <w:rPr>
          <w:del w:id="5947" w:author="野草" w:date="2024-02-05T14:11:16Z"/>
          <w:rFonts w:hint="eastAsia"/>
          <w:highlight w:val="none"/>
          <w:lang w:val="en-US" w:eastAsia="zh-CN"/>
        </w:rPr>
      </w:pPr>
      <w:del w:id="5948" w:author="野草" w:date="2024-02-05T14:11:16Z">
        <w:r>
          <w:rPr>
            <w:rFonts w:hint="eastAsia"/>
            <w:highlight w:val="none"/>
            <w:lang w:val="en-US" w:eastAsia="zh-CN"/>
          </w:rPr>
          <w:delText>地形因素是影响RCI和CRCI最大的因素。而对于土地利用的影响，研究发现土地利用配置的影响要强于土地利用的组成。不透水面、植被土地利用组成的影响在正常夏日和极端夏日之间均小于5.</w:delText>
        </w:r>
      </w:del>
    </w:p>
    <w:p>
      <w:pPr>
        <w:rPr>
          <w:del w:id="5949" w:author="野草" w:date="2024-02-05T14:11:16Z"/>
          <w:rFonts w:hint="eastAsia" w:eastAsiaTheme="minorEastAsia"/>
          <w:highlight w:val="none"/>
          <w:lang w:val="en-US" w:eastAsia="zh-CN"/>
          <w:rPrChange w:id="5950" w:author="野草" w:date="2024-02-05T14:10:35Z">
            <w:rPr>
              <w:del w:id="5951" w:author="野草" w:date="2024-02-05T14:11:16Z"/>
              <w:rFonts w:hint="default" w:eastAsia="宋体"/>
              <w:highlight w:val="none"/>
              <w:lang w:val="en-US" w:eastAsia="zh-CN"/>
            </w:rPr>
          </w:rPrChange>
        </w:rPr>
      </w:pPr>
      <w:del w:id="5952" w:author="野草" w:date="2024-02-05T14:11:16Z">
        <w:r>
          <w:rPr>
            <w:rFonts w:hint="eastAsia"/>
            <w:highlight w:val="none"/>
            <w:lang w:val="en-US" w:eastAsia="zh-CN"/>
          </w:rPr>
          <w:delText>另外，三维建筑指标的影响相对较弱。</w:delText>
        </w:r>
      </w:del>
    </w:p>
    <w:p>
      <w:pPr>
        <w:rPr>
          <w:del w:id="5953" w:author="野草" w:date="2024-02-05T14:11:16Z"/>
          <w:rFonts w:hint="eastAsia"/>
          <w:highlight w:val="none"/>
          <w:lang w:val="en-US" w:eastAsia="zh-CN"/>
        </w:rPr>
      </w:pPr>
      <w:del w:id="5954" w:author="野草" w:date="2024-02-05T14:11:16Z">
        <w:r>
          <w:rPr>
            <w:rFonts w:hint="eastAsia"/>
            <w:highlight w:val="none"/>
            <w:lang w:val="en-US" w:eastAsia="zh-CN"/>
          </w:rPr>
          <w:delText>对于各影响因素边缘效应的分析表明了不同环境变量对XX的非线性影响，且多数影响都局限在特定时间段。其中，坡度的影响由descent pattern描述，而两个景观指标（LSI&amp;AI）和河流宽度的影响则为ascent格局。</w:delText>
        </w:r>
      </w:del>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ins w:id="5956" w:author="野草" w:date="2024-02-05T13:50:12Z"/>
          <w:rFonts w:hint="eastAsia" w:ascii="Times New Roman" w:hAnsi="Times New Roman" w:eastAsiaTheme="minorEastAsia" w:cstheme="minorBidi"/>
          <w:i w:val="0"/>
          <w:iCs w:val="0"/>
          <w:caps w:val="0"/>
          <w:spacing w:val="0"/>
          <w:highlight w:val="none"/>
          <w:lang w:bidi="ar-SA"/>
          <w:rPrChange w:id="5957" w:author="野草" w:date="2024-02-05T14:10:35Z">
            <w:rPr>
              <w:ins w:id="5958" w:author="野草" w:date="2024-02-05T13:50:12Z"/>
              <w:rFonts w:hint="default" w:ascii="Georgia" w:hAnsi="Georgia" w:eastAsia="Georgia" w:cs="Georgia"/>
              <w:i w:val="0"/>
              <w:iCs w:val="0"/>
              <w:caps w:val="0"/>
              <w:color w:val="1F1F1F"/>
              <w:spacing w:val="0"/>
              <w:highlight w:val="none"/>
            </w:rPr>
          </w:rPrChange>
        </w:rPr>
        <w:pPrChange w:id="5955" w:author="野草" w:date="2024-02-05T14:10:35Z">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pPr>
        </w:pPrChange>
      </w:pPr>
      <w:del w:id="5959" w:author="野草" w:date="2024-02-05T14:11:16Z">
        <w:r>
          <w:rPr>
            <w:rFonts w:hint="eastAsia" w:ascii="Times New Roman" w:hAnsi="Times New Roman" w:eastAsiaTheme="minorEastAsia" w:cstheme="minorBidi"/>
            <w:i w:val="0"/>
            <w:iCs w:val="0"/>
            <w:caps w:val="0"/>
            <w:spacing w:val="0"/>
            <w:highlight w:val="none"/>
            <w:lang w:bidi="ar-SA"/>
            <w:rPrChange w:id="5960" w:author="野草" w:date="2024-02-05T14:10:35Z">
              <w:rPr>
                <w:rFonts w:hint="default" w:ascii="Georgia" w:hAnsi="Georgia" w:eastAsia="Georgia" w:cs="Georgia"/>
                <w:i w:val="0"/>
                <w:iCs w:val="0"/>
                <w:caps w:val="0"/>
                <w:color w:val="1F1F1F"/>
                <w:spacing w:val="0"/>
                <w:highlight w:val="none"/>
              </w:rPr>
            </w:rPrChange>
          </w:rPr>
          <w:delText>。</w:delText>
        </w:r>
      </w:del>
      <w:del w:id="5962" w:author="野草" w:date="2024-02-05T14:09:52Z">
        <w:r>
          <w:rPr>
            <w:rFonts w:hint="eastAsia" w:ascii="Times New Roman" w:hAnsi="Times New Roman" w:eastAsiaTheme="minorEastAsia" w:cstheme="minorBidi"/>
            <w:i w:val="0"/>
            <w:iCs w:val="0"/>
            <w:caps w:val="0"/>
            <w:spacing w:val="0"/>
            <w:highlight w:val="none"/>
            <w:lang w:bidi="ar-SA"/>
            <w:rPrChange w:id="5963" w:author="野草" w:date="2024-02-05T14:10:35Z">
              <w:rPr>
                <w:rFonts w:hint="default" w:ascii="Georgia" w:hAnsi="Georgia" w:eastAsia="Georgia" w:cs="Georgia"/>
                <w:i w:val="0"/>
                <w:iCs w:val="0"/>
                <w:caps w:val="0"/>
                <w:color w:val="1F1F1F"/>
                <w:spacing w:val="0"/>
                <w:highlight w:val="none"/>
              </w:rPr>
            </w:rPrChange>
          </w:rPr>
          <w:delText>这一发现提供了对周围景观在影响公园降温效果中的作用的科学理解</w:delText>
        </w:r>
      </w:del>
      <w:del w:id="5965" w:author="野草" w:date="2024-02-05T14:09:52Z">
        <w:r>
          <w:rPr>
            <w:rFonts w:hint="eastAsia" w:ascii="Times New Roman" w:hAnsi="Times New Roman" w:eastAsiaTheme="minorEastAsia" w:cstheme="minorBidi"/>
            <w:i w:val="0"/>
            <w:iCs w:val="0"/>
            <w:caps w:val="0"/>
            <w:spacing w:val="0"/>
            <w:highlight w:val="none"/>
            <w:lang w:eastAsia="zh-CN" w:bidi="ar-SA"/>
            <w:rPrChange w:id="5966" w:author="野草" w:date="2024-02-05T14:10:35Z">
              <w:rPr>
                <w:rFonts w:hint="default" w:ascii="Georgia" w:hAnsi="Georgia" w:eastAsia="Georgia" w:cs="Georgia"/>
                <w:i w:val="0"/>
                <w:iCs w:val="0"/>
                <w:caps w:val="0"/>
                <w:color w:val="1F1F1F"/>
                <w:spacing w:val="0"/>
                <w:highlight w:val="none"/>
                <w:lang w:eastAsia="zh-CN"/>
              </w:rPr>
            </w:rPrChange>
          </w:rPr>
          <w:delText>。</w:delText>
        </w:r>
      </w:del>
      <w:del w:id="5968" w:author="野草" w:date="2024-02-05T14:09:52Z">
        <w:r>
          <w:rPr>
            <w:rFonts w:hint="eastAsia" w:ascii="Times New Roman" w:hAnsi="Times New Roman" w:eastAsiaTheme="minorEastAsia" w:cstheme="minorBidi"/>
            <w:i w:val="0"/>
            <w:iCs w:val="0"/>
            <w:caps w:val="0"/>
            <w:spacing w:val="0"/>
            <w:highlight w:val="none"/>
            <w:lang w:bidi="ar-SA"/>
            <w:rPrChange w:id="5969" w:author="野草" w:date="2024-02-05T14:10:35Z">
              <w:rPr>
                <w:rFonts w:hint="default" w:ascii="Georgia" w:hAnsi="Georgia" w:eastAsia="Georgia" w:cs="Georgia"/>
                <w:i w:val="0"/>
                <w:iCs w:val="0"/>
                <w:caps w:val="0"/>
                <w:color w:val="1F1F1F"/>
                <w:spacing w:val="0"/>
                <w:highlight w:val="none"/>
              </w:rPr>
            </w:rPrChange>
          </w:rPr>
          <w:delText>它可以指导城市规划者如何通过优化周边景观来增强公园的降温效果</w:delText>
        </w:r>
      </w:del>
      <w:del w:id="5971" w:author="野草" w:date="2024-02-05T14:10:38Z">
        <w:r>
          <w:rPr>
            <w:rFonts w:hint="eastAsia" w:ascii="Times New Roman" w:hAnsi="Times New Roman" w:eastAsiaTheme="minorEastAsia" w:cstheme="minorBidi"/>
            <w:i w:val="0"/>
            <w:iCs w:val="0"/>
            <w:caps w:val="0"/>
            <w:spacing w:val="0"/>
            <w:highlight w:val="none"/>
            <w:lang w:bidi="ar-SA"/>
            <w:rPrChange w:id="5972" w:author="野草" w:date="2024-02-05T14:10:35Z">
              <w:rPr>
                <w:rFonts w:hint="default" w:ascii="Georgia" w:hAnsi="Georgia" w:eastAsia="Georgia" w:cs="Georgia"/>
                <w:i w:val="0"/>
                <w:iCs w:val="0"/>
                <w:caps w:val="0"/>
                <w:color w:val="1F1F1F"/>
                <w:spacing w:val="0"/>
                <w:highlight w:val="none"/>
              </w:rPr>
            </w:rPrChange>
          </w:rPr>
          <w:delText>。</w:delText>
        </w:r>
      </w:del>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del w:id="5974" w:author="野草" w:date="2024-02-05T14:07:26Z"/>
          <w:rFonts w:hint="default" w:ascii="Georgia" w:hAnsi="Georgia" w:eastAsia="Georgia" w:cs="Georgia"/>
          <w:i w:val="0"/>
          <w:iCs w:val="0"/>
          <w:caps w:val="0"/>
          <w:color w:val="1F1F1F"/>
          <w:spacing w:val="0"/>
          <w:highlight w:val="none"/>
        </w:rPr>
      </w:pPr>
    </w:p>
    <w:p>
      <w:pPr>
        <w:pStyle w:val="3"/>
        <w:bidi w:val="0"/>
        <w:rPr>
          <w:rFonts w:hint="default"/>
          <w:highlight w:val="none"/>
          <w:lang w:val="en-US" w:eastAsia="zh-CN"/>
        </w:rPr>
      </w:pPr>
      <w:r>
        <w:rPr>
          <w:rFonts w:hint="default"/>
          <w:highlight w:val="none"/>
          <w:lang w:val="en-US" w:eastAsia="zh-CN"/>
        </w:rPr>
        <w:t>References</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Ahmad, Mahmood, et al. "Modelling the dynamic linkages between eco-innovation, urbanization, economic growth and ecological footprints for G7 countries: does financial globalization matter?." Sustainable Cities and Society 70 (2021): 102881.</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Ampatzidis, Petros, and Tristan Kershaw. "A review of the impact of blue space on the urban microclimate." Science of the total environment 730 (2020): 139068.</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An, N., Dou, J., González-Cruz, J. E., Bornstein, R. D., Miao, S., &amp; Li, L. (2020). An observational case study of synergies between an intense heat wave and the urban heat island in Beijing. Journal of Applied Meteorology and Climatology, 59(4), 605-620.</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Azhdari, Abolghasem, Ali Soltani, and Mehdi Alidadi. "Urban morphology and landscape structure effect on land surface temperature: Evidence from Shiraz, a semi-arid city." Sustainable cities and society 41 (2018): 853-864.</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Chen, X., Wang, Z., &amp; Bao, Y. (2021). Cool island effects of urban remnant natural mountains for cooling communities: A case study of Guiyang, China. Sustainable Cities and Society, 71, 102983.</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Cheval, S., Popa, A. M., Șandric, I., &amp; Iojă, I. C. (2020). Exploratory analysis of cooling effect of urban lakes on land surface temperature in Bucharest (Romania) using Landsat imagery. Urban Climate, 34, 100696.</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Deng, Ying, et al. "Assessing urban wetlands dynamics in Wuhan and Nanchang, China." Science of The Total Environment 901 (2023): 165777.</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 Hongyu, et al. "Research on the cooling island effects of water body: A case study of Shanghai, China." Ecological indicators 67 (2016): 31-38.</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Dugord, Pierre-Adrien, et al. "Land use patterns, temperature distribution, and potential heat stress risk–the case study Berlin, Germany." Computers, Environment and Urban Systems 48 (2014): 86-98.</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Elith, J., Leathwick, J. R., &amp; Hastie, T. (2008). A working guide to boosted regression trees. Journal of animal ecology, 77(4), 802-813.</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Estoque, Ronald C., Yuji Murayama, and Soe W. Myint. "Effects of landscape composition and pattern on land surface temperature: An urban heat island study in the megacities of Southeast Asia." Science of the Total Environment 577 (2017): 349-359.</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Han, S., Hou, H., Estoque, R. C., Zheng, Y., Shen, C., Murayama, Y., ... &amp; Hu, T. (2023). Seasonal effects of urban morphology on land surface temperature in a three-dimensional perspective: A case study in Hangzhou, China. Building and Environment, 228, 109913.</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&amp; Sharples, S. (2012). The interaction of rivers and urban form in mitigating the Urban Heat Island effect: A UK case study. Building and environment, 58, 14-22.</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He, Baojie. Mitigating urban heat island effects: An analysis of precinct ventilation performance and its impact on urban heat islands and outdoor thermal comfort. Diss. UNSW Sydney, 2020.</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Hu, N., Wang, G., Ma, Z., Ren, Z., Zhao, M., &amp; Meng, J. (2023). The cooling effects of urban waterbodies and their driving forces in China. Ecological Indicators, 156, 111200.</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Gao, Z., Hou, Y., &amp; Chen, W. (2019). Enhanced sensitivity of the urban heat island effect to summer temperatures induced by urban expansion. Environmental Research Letters, 14(9), 094005.</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Guan, Huade, et al. "Incorporating residual temperature and specific humidity in predicting weather-dependent warm-season electricity consumption." Environmental Research Letters 12.2 (2017): 024021.</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Guo, F., Zhao, J., Zhang, H., Dong, J., Zhu, P., &amp; Lau, S. S. Y. (2023). Effects of urban form on sea cooling capacity under the heatwave. Sustainable Cities and Society, 88, 104271.</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and Steve Sharples. "The interaction of rivers and urban form in mitigating the Urban Heat Island effect: A UK case study." Building and environment 58 (2012): 14-22.</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D., Sun, T., Liu, M., Yang, L., Wang, L., &amp; Gao, Z. (2015). Contrasting responses of urban and rural surface energy budgets to heat waves explain synergies between urban heat islands and heat waves. Environmental Research Letters, 10(5), 054009.</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Y., Sun, Y., Li, J., &amp; Gao, C. (2020). Socioeconomic drivers of urban heat island effect: Empirical evidence from major Chinese cities. Sustainable Cities and Society, 63, 102425.</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Lin, Y., Wang, Z., Jim, C. Y., Li, J., Deng, J., &amp; Liu, J. (2020). Water as an urban heat sink: Blue infrastructure alleviates urban heat island effect in mega-city agglomeration. Journal of Cleaner Production, 262, 121411.</w:t>
      </w:r>
    </w:p>
    <w:p>
      <w:pPr>
        <w:numPr>
          <w:ilvl w:val="0"/>
          <w:numId w:val="7"/>
        </w:numPr>
        <w:bidi w:val="0"/>
        <w:ind w:left="420" w:leftChars="0" w:hanging="420" w:firstLineChars="0"/>
        <w:rPr>
          <w:ins w:id="5975" w:author="野草" w:date="2024-02-04T16:11:35Z"/>
          <w:rFonts w:hint="default" w:ascii="Times New Roman" w:hAnsi="Times New Roman" w:cs="Times New Roman"/>
          <w:highlight w:val="none"/>
        </w:rPr>
      </w:pPr>
      <w:ins w:id="5976" w:author="野草" w:date="2024-02-04T16:11:33Z">
        <w:r>
          <w:rPr>
            <w:rFonts w:ascii="Times New Roman" w:hAnsi="Times New Roman" w:cs="Times New Roman" w:eastAsiaTheme="minorEastAsia"/>
            <w:i w:val="0"/>
            <w:iCs w:val="0"/>
            <w:caps w:val="0"/>
            <w:color w:val="auto"/>
            <w:spacing w:val="0"/>
            <w:sz w:val="21"/>
            <w:szCs w:val="24"/>
            <w:highlight w:val="none"/>
            <w:shd w:val="clear" w:fill="auto"/>
            <w:rPrChange w:id="5977" w:author="野草" w:date="2024-02-04T16:11:37Z">
              <w:rPr>
                <w:rFonts w:ascii="Arial" w:hAnsi="Arial" w:eastAsia="宋体" w:cs="Arial"/>
                <w:i w:val="0"/>
                <w:iCs w:val="0"/>
                <w:caps w:val="0"/>
                <w:color w:val="222222"/>
                <w:spacing w:val="0"/>
                <w:sz w:val="13"/>
                <w:szCs w:val="13"/>
                <w:shd w:val="clear" w:fill="FFFFFF"/>
              </w:rPr>
            </w:rPrChange>
          </w:rPr>
          <w:t>Liao, Shubing, et al. "Combined impacts of the abnormal and urban heat island effect in Guiyang, a typical Karst Mountain City in China."</w:t>
        </w:r>
      </w:ins>
      <w:ins w:id="5978" w:author="野草" w:date="2024-02-04T16:11:33Z">
        <w:r>
          <w:rPr>
            <w:rFonts w:hint="default" w:ascii="Times New Roman" w:hAnsi="Times New Roman" w:cs="Times New Roman" w:eastAsiaTheme="minorEastAsia"/>
            <w:i w:val="0"/>
            <w:iCs w:val="0"/>
            <w:caps w:val="0"/>
            <w:color w:val="auto"/>
            <w:spacing w:val="0"/>
            <w:sz w:val="21"/>
            <w:szCs w:val="24"/>
            <w:highlight w:val="none"/>
            <w:shd w:val="clear" w:fill="auto"/>
            <w:rPrChange w:id="5979" w:author="野草" w:date="2024-02-04T16:11:37Z">
              <w:rPr>
                <w:rFonts w:hint="default" w:ascii="Arial" w:hAnsi="Arial" w:eastAsia="宋体" w:cs="Arial"/>
                <w:i w:val="0"/>
                <w:iCs w:val="0"/>
                <w:caps w:val="0"/>
                <w:color w:val="222222"/>
                <w:spacing w:val="0"/>
                <w:sz w:val="13"/>
                <w:szCs w:val="13"/>
                <w:shd w:val="clear" w:fill="FFFFFF"/>
              </w:rPr>
            </w:rPrChange>
          </w:rPr>
          <w:t> </w:t>
        </w:r>
      </w:ins>
      <w:ins w:id="5980" w:author="野草" w:date="2024-02-04T16:11:33Z">
        <w:r>
          <w:rPr>
            <w:rFonts w:hint="default" w:ascii="Times New Roman" w:hAnsi="Times New Roman" w:cs="Times New Roman" w:eastAsiaTheme="minorEastAsia"/>
            <w:i w:val="0"/>
            <w:iCs w:val="0"/>
            <w:caps w:val="0"/>
            <w:color w:val="auto"/>
            <w:spacing w:val="0"/>
            <w:sz w:val="21"/>
            <w:szCs w:val="24"/>
            <w:highlight w:val="none"/>
            <w:shd w:val="clear" w:fill="auto"/>
            <w:rPrChange w:id="5981" w:author="野草" w:date="2024-02-04T16:11:37Z">
              <w:rPr>
                <w:rFonts w:hint="default" w:ascii="Arial" w:hAnsi="Arial" w:eastAsia="宋体" w:cs="Arial"/>
                <w:i/>
                <w:iCs/>
                <w:caps w:val="0"/>
                <w:color w:val="222222"/>
                <w:spacing w:val="0"/>
                <w:sz w:val="13"/>
                <w:szCs w:val="13"/>
                <w:shd w:val="clear" w:fill="FFFFFF"/>
              </w:rPr>
            </w:rPrChange>
          </w:rPr>
          <w:t>Urban Climate</w:t>
        </w:r>
      </w:ins>
      <w:ins w:id="5982" w:author="野草" w:date="2024-02-04T16:11:33Z">
        <w:r>
          <w:rPr>
            <w:rFonts w:hint="default" w:ascii="Times New Roman" w:hAnsi="Times New Roman" w:cs="Times New Roman" w:eastAsiaTheme="minorEastAsia"/>
            <w:i w:val="0"/>
            <w:iCs w:val="0"/>
            <w:caps w:val="0"/>
            <w:color w:val="auto"/>
            <w:spacing w:val="0"/>
            <w:sz w:val="21"/>
            <w:szCs w:val="24"/>
            <w:highlight w:val="none"/>
            <w:shd w:val="clear" w:fill="auto"/>
            <w:rPrChange w:id="5983" w:author="野草" w:date="2024-02-04T16:11:37Z">
              <w:rPr>
                <w:rFonts w:hint="default" w:ascii="Arial" w:hAnsi="Arial" w:eastAsia="宋体" w:cs="Arial"/>
                <w:i w:val="0"/>
                <w:iCs w:val="0"/>
                <w:caps w:val="0"/>
                <w:color w:val="222222"/>
                <w:spacing w:val="0"/>
                <w:sz w:val="13"/>
                <w:szCs w:val="13"/>
                <w:shd w:val="clear" w:fill="FFFFFF"/>
              </w:rPr>
            </w:rPrChange>
          </w:rPr>
          <w:t> 41 (2022): 101014.</w:t>
        </w:r>
      </w:ins>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Liu, Yuan, et al. "Trade-offs and synergistic relationships of ecosystem services under land use change in Xinjiang from 1990 to 2020: A Bayesian network analysis." Science of The Total Environment 858 (2023): 160015.</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 N., Han, J., Yin, Y., &amp; Zhang, Y. (2024). Seasonal analysis of land surface temperature using local climate zones in peak forest basin topography: A case study of Guilin. Building and Environment, 247, 111042.</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Moyer, A. N., &amp; Hawkins, T. W. (2017). River effects on the heat island of a small urban area. Urban Climate, 21, 262-277.</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Oke, T. R., Mills, G., Christen, A., &amp; Voogt, J. A. (2017). Urban climates. Cambridge University Press.</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Peng, J., Liu, Q., Xu, Z., Lyu, D., Du, Y., Qiao, R., &amp; Wu, J. (2020</w:t>
      </w:r>
      <w:r>
        <w:rPr>
          <w:rFonts w:hint="eastAsia" w:cs="Times New Roman"/>
          <w:highlight w:val="none"/>
          <w:lang w:val="en-US" w:eastAsia="zh-CN"/>
        </w:rPr>
        <w:t>a</w:t>
      </w:r>
      <w:r>
        <w:rPr>
          <w:rFonts w:hint="default" w:ascii="Times New Roman" w:hAnsi="Times New Roman" w:cs="Times New Roman"/>
          <w:highlight w:val="none"/>
        </w:rPr>
        <w:t>). How to effectively mitigate urban heat island effect? A perspective of waterbody patch size threshold. Landscape and Urban Planning, 202, 103873.</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Peng, J., Hu, Y., Dong, J., Liu, Q., &amp; Liu, Y. (2020</w:t>
      </w:r>
      <w:r>
        <w:rPr>
          <w:rFonts w:hint="eastAsia" w:cs="Times New Roman"/>
          <w:highlight w:val="none"/>
          <w:lang w:val="en-US" w:eastAsia="zh-CN"/>
        </w:rPr>
        <w:t>b</w:t>
      </w:r>
      <w:r>
        <w:rPr>
          <w:rFonts w:hint="default" w:ascii="Times New Roman" w:hAnsi="Times New Roman" w:cs="Times New Roman"/>
          <w:highlight w:val="none"/>
        </w:rPr>
        <w:t>). Quantifying spatial morphology and connectivity of urban heat islands in a megacity: A radius approach. Science of The Total Environment, 714, 136792.</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Nieuwenhuijsen, Mark J. "Influence of urban and transport planning and the city environment on cardiovascular disease." Nature reviews cardiology 15.7 (2018): 432-438.</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Shen, Chuhui, et al. "Prediction of the future urban heat island intensity and distribution based on landscape composition and configuration: A case study in Hangzhou." Sustainable Cities and Society 83 (2022): 103992.</w:t>
      </w:r>
    </w:p>
    <w:p>
      <w:pPr>
        <w:numPr>
          <w:ilvl w:val="0"/>
          <w:numId w:val="7"/>
        </w:numPr>
        <w:bidi w:val="0"/>
        <w:ind w:left="420" w:leftChars="0" w:hanging="420" w:firstLineChars="0"/>
        <w:rPr>
          <w:ins w:id="5984" w:author="野草" w:date="2024-02-04T21:42:59Z"/>
          <w:rFonts w:hint="default" w:ascii="Times New Roman" w:hAnsi="Times New Roman" w:cs="Times New Roman"/>
          <w:highlight w:val="none"/>
        </w:rPr>
      </w:pPr>
      <w:ins w:id="5985" w:author="野草" w:date="2024-02-04T21:42:54Z">
        <w:r>
          <w:rPr>
            <w:rFonts w:ascii="Times New Roman" w:hAnsi="Times New Roman" w:cs="Times New Roman" w:eastAsiaTheme="minorEastAsia"/>
            <w:i w:val="0"/>
            <w:iCs w:val="0"/>
            <w:caps w:val="0"/>
            <w:color w:val="auto"/>
            <w:spacing w:val="0"/>
            <w:sz w:val="21"/>
            <w:szCs w:val="24"/>
            <w:highlight w:val="none"/>
            <w:shd w:val="clear" w:fill="auto"/>
            <w:rPrChange w:id="5986" w:author="野草" w:date="2024-02-04T21:42:56Z">
              <w:rPr>
                <w:rFonts w:ascii="Arial" w:hAnsi="Arial" w:eastAsia="宋体" w:cs="Arial"/>
                <w:i w:val="0"/>
                <w:iCs w:val="0"/>
                <w:caps w:val="0"/>
                <w:color w:val="222222"/>
                <w:spacing w:val="0"/>
                <w:sz w:val="13"/>
                <w:szCs w:val="13"/>
                <w:shd w:val="clear" w:fill="FFFFFF"/>
              </w:rPr>
            </w:rPrChange>
          </w:rPr>
          <w:t>Sun, R., &amp; Chen, L. (2012). How can urban water bodies be designed for climate adaptation?.</w:t>
        </w:r>
      </w:ins>
      <w:ins w:id="5987" w:author="野草" w:date="2024-02-04T21:42:54Z">
        <w:r>
          <w:rPr>
            <w:rFonts w:hint="default" w:ascii="Times New Roman" w:hAnsi="Times New Roman" w:cs="Times New Roman" w:eastAsiaTheme="minorEastAsia"/>
            <w:i w:val="0"/>
            <w:iCs w:val="0"/>
            <w:caps w:val="0"/>
            <w:color w:val="auto"/>
            <w:spacing w:val="0"/>
            <w:sz w:val="21"/>
            <w:szCs w:val="24"/>
            <w:highlight w:val="none"/>
            <w:shd w:val="clear" w:fill="auto"/>
            <w:rPrChange w:id="5988" w:author="野草" w:date="2024-02-04T21:42:56Z">
              <w:rPr>
                <w:rFonts w:hint="default" w:ascii="Arial" w:hAnsi="Arial" w:eastAsia="宋体" w:cs="Arial"/>
                <w:i w:val="0"/>
                <w:iCs w:val="0"/>
                <w:caps w:val="0"/>
                <w:color w:val="222222"/>
                <w:spacing w:val="0"/>
                <w:sz w:val="13"/>
                <w:szCs w:val="13"/>
                <w:shd w:val="clear" w:fill="FFFFFF"/>
              </w:rPr>
            </w:rPrChange>
          </w:rPr>
          <w:t> </w:t>
        </w:r>
      </w:ins>
      <w:ins w:id="5989" w:author="野草" w:date="2024-02-04T21:42:54Z">
        <w:r>
          <w:rPr>
            <w:rFonts w:hint="default" w:ascii="Times New Roman" w:hAnsi="Times New Roman" w:cs="Times New Roman" w:eastAsiaTheme="minorEastAsia"/>
            <w:i w:val="0"/>
            <w:iCs w:val="0"/>
            <w:caps w:val="0"/>
            <w:color w:val="auto"/>
            <w:spacing w:val="0"/>
            <w:sz w:val="21"/>
            <w:szCs w:val="24"/>
            <w:highlight w:val="none"/>
            <w:shd w:val="clear" w:fill="auto"/>
            <w:rPrChange w:id="5990" w:author="野草" w:date="2024-02-04T21:42:56Z">
              <w:rPr>
                <w:rFonts w:hint="default" w:ascii="Arial" w:hAnsi="Arial" w:eastAsia="宋体" w:cs="Arial"/>
                <w:i/>
                <w:iCs/>
                <w:caps w:val="0"/>
                <w:color w:val="222222"/>
                <w:spacing w:val="0"/>
                <w:sz w:val="13"/>
                <w:szCs w:val="13"/>
                <w:shd w:val="clear" w:fill="FFFFFF"/>
              </w:rPr>
            </w:rPrChange>
          </w:rPr>
          <w:t>Landscape and Urban Planning</w:t>
        </w:r>
      </w:ins>
      <w:ins w:id="5991" w:author="野草" w:date="2024-02-04T21:42:54Z">
        <w:r>
          <w:rPr>
            <w:rFonts w:hint="default" w:ascii="Times New Roman" w:hAnsi="Times New Roman" w:cs="Times New Roman" w:eastAsiaTheme="minorEastAsia"/>
            <w:i w:val="0"/>
            <w:iCs w:val="0"/>
            <w:caps w:val="0"/>
            <w:color w:val="auto"/>
            <w:spacing w:val="0"/>
            <w:sz w:val="21"/>
            <w:szCs w:val="24"/>
            <w:highlight w:val="none"/>
            <w:shd w:val="clear" w:fill="auto"/>
            <w:rPrChange w:id="5992" w:author="野草" w:date="2024-02-04T21:42:56Z">
              <w:rPr>
                <w:rFonts w:hint="default" w:ascii="Arial" w:hAnsi="Arial" w:eastAsia="宋体" w:cs="Arial"/>
                <w:i w:val="0"/>
                <w:iCs w:val="0"/>
                <w:caps w:val="0"/>
                <w:color w:val="222222"/>
                <w:spacing w:val="0"/>
                <w:sz w:val="13"/>
                <w:szCs w:val="13"/>
                <w:shd w:val="clear" w:fill="FFFFFF"/>
              </w:rPr>
            </w:rPrChange>
          </w:rPr>
          <w:t>, </w:t>
        </w:r>
      </w:ins>
      <w:ins w:id="5993" w:author="野草" w:date="2024-02-04T21:42:54Z">
        <w:r>
          <w:rPr>
            <w:rFonts w:hint="default" w:ascii="Times New Roman" w:hAnsi="Times New Roman" w:cs="Times New Roman" w:eastAsiaTheme="minorEastAsia"/>
            <w:i w:val="0"/>
            <w:iCs w:val="0"/>
            <w:caps w:val="0"/>
            <w:color w:val="auto"/>
            <w:spacing w:val="0"/>
            <w:sz w:val="21"/>
            <w:szCs w:val="24"/>
            <w:highlight w:val="none"/>
            <w:shd w:val="clear" w:fill="auto"/>
            <w:rPrChange w:id="5994" w:author="野草" w:date="2024-02-04T21:42:56Z">
              <w:rPr>
                <w:rFonts w:hint="default" w:ascii="Arial" w:hAnsi="Arial" w:eastAsia="宋体" w:cs="Arial"/>
                <w:i/>
                <w:iCs/>
                <w:caps w:val="0"/>
                <w:color w:val="222222"/>
                <w:spacing w:val="0"/>
                <w:sz w:val="13"/>
                <w:szCs w:val="13"/>
                <w:shd w:val="clear" w:fill="FFFFFF"/>
              </w:rPr>
            </w:rPrChange>
          </w:rPr>
          <w:t>105</w:t>
        </w:r>
      </w:ins>
      <w:ins w:id="5995" w:author="野草" w:date="2024-02-04T21:42:54Z">
        <w:r>
          <w:rPr>
            <w:rFonts w:hint="default" w:ascii="Times New Roman" w:hAnsi="Times New Roman" w:cs="Times New Roman" w:eastAsiaTheme="minorEastAsia"/>
            <w:i w:val="0"/>
            <w:iCs w:val="0"/>
            <w:caps w:val="0"/>
            <w:color w:val="auto"/>
            <w:spacing w:val="0"/>
            <w:sz w:val="21"/>
            <w:szCs w:val="24"/>
            <w:highlight w:val="none"/>
            <w:shd w:val="clear" w:fill="auto"/>
            <w:rPrChange w:id="5996" w:author="野草" w:date="2024-02-04T21:42:56Z">
              <w:rPr>
                <w:rFonts w:hint="default" w:ascii="Arial" w:hAnsi="Arial" w:eastAsia="宋体" w:cs="Arial"/>
                <w:i w:val="0"/>
                <w:iCs w:val="0"/>
                <w:caps w:val="0"/>
                <w:color w:val="222222"/>
                <w:spacing w:val="0"/>
                <w:sz w:val="13"/>
                <w:szCs w:val="13"/>
                <w:shd w:val="clear" w:fill="FFFFFF"/>
              </w:rPr>
            </w:rPrChange>
          </w:rPr>
          <w:t>(1-2), 27-33.</w:t>
        </w:r>
      </w:ins>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Ramamurthy, P., González, J., Ortiz, L., Arend, M., &amp; Moshary, F. (2017). Impact of heatwave on a megacity: an observational analysis of New York City during July 2016. Environmental Research Letters, 12(5), 054011.</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Sun, Ranhao, and Liding Chen. "How can urban water bodies be designed for climate adaptation?." Landscape and Urban Planning 105.1-2 (2012): 27-33.</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Syafii, N. I., Ichinose, M., Kumakura, E., Jusuf, S. K., Chigusa, K., &amp; Wong, N. H. (2017). Thermal environment assessment around bodies of water in urban canyons: A scale model study. Sustainable cities and society, 34, 79-89.</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Taleghani, Mohammad. "Outdoor thermal comfort by different heat mitigation strategies-A review." Renewable and Sustainable Energy Reviews 81 (2018): 2011-2018.</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Tan, Xingyu, et al. "Comparison of cooling effect between green space and water body." Sustainable Cities and Society 67 (2021): 102711.</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Theeuwes, Natalie E., Anna Solcerova, and Gert J. Steeneveld. "Modeling the influence of open water surfaces on the summertime temperature and thermal comfort in the city." Journal of Geophysical Research: Atmospheres 118.16 (2013): 8881-8896.</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United Nations. (2019). World urbanization prospects: The 2018 revision.</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Wang, Shaojian, et al. "Strategizing the relation between urbanization and air pollution: Empirical evidence from global countries." Journal of Cleaner Production 243 (2020): 118615. </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J., Li, C., Zhang, X., Zhao, Y., Liang, J., &amp; Wang, Z. (2020). Seasonal variations and main influencing factors of the water cooling islands effect in Shenzhen. Ecological indicators, 117, 106699.</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Sujuan, et al. "The effects of the cooling efficiency of urban wetlands in an inland megacity: A case study of Chengdu, Southwest China." Building and Environment 204 (2021): 108128.</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Zhenshan, et al. "Quantifying the cooling-effects of urban and peri-urban wetlands using remote sensing data: Case study of cities of Northeast China." Landscape and Urban Planning 182 (2019): 92-100.</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Jie, and Xin Huang. "The 30 m annual land cover dataset and its dynamics in China from 1990 to 2019." Earth System Science Data 13.8 (2021): 3907-3925.</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Yao, L., Sailor, D. J., Yang, X., Xu, G., &amp; Zhao, L. (2023). Are water bodies effective for urban heat mitigation? Evidence from field studies of urban lakes in two humid subtropical cities. Building and Environment, 245, 110860.</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Yu, K., Chen, Y., Liang, L., Gong, A., &amp; Li, J. (2020). Quantitative analysis of the interannual variation in the seasonal water cooling island (WCI) effect for urban areas. Science of the Total Environment, 727, 138750.</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Y., Guan, H., Huang, C., Fan, L., Gharib, S., Batelaan, O., &amp; Simmons, C. (2019). Sea breeze cooling capacity and its influencing factors in a coastal city. Building and Environment, 166, 106408.</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Z., Zhang, Z., Zou, X., Zhang, K., &amp; Zhang, W. (2020). Quantifying wind erosion at landscape scale in a temperate grassland: Nonignorable influence of topography. Geomorphology, 370, 107401.</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Manteghi, G., limit, H., &amp; Remaz, D. (2015). Water bodies an urban microclimate:A review. Modern Applied Science, 9, 1–12. </w:t>
      </w:r>
      <w:r>
        <w:rPr>
          <w:rFonts w:hint="default" w:ascii="Times New Roman" w:hAnsi="Times New Roman" w:cs="Times New Roman"/>
          <w:highlight w:val="none"/>
        </w:rPr>
        <w:fldChar w:fldCharType="begin"/>
      </w:r>
      <w:r>
        <w:rPr>
          <w:rFonts w:hint="default" w:ascii="Times New Roman" w:hAnsi="Times New Roman" w:cs="Times New Roman"/>
          <w:highlight w:val="none"/>
        </w:rPr>
        <w:instrText xml:space="preserve"> HYPERLINK "https://doi.org/10.5539/mas.v9n6p1" </w:instrText>
      </w:r>
      <w:r>
        <w:rPr>
          <w:rFonts w:hint="default" w:ascii="Times New Roman" w:hAnsi="Times New Roman" w:cs="Times New Roman"/>
          <w:highlight w:val="none"/>
        </w:rPr>
        <w:fldChar w:fldCharType="separate"/>
      </w:r>
      <w:r>
        <w:rPr>
          <w:rStyle w:val="9"/>
          <w:rFonts w:hint="default" w:ascii="Times New Roman" w:hAnsi="Times New Roman" w:cs="Times New Roman"/>
          <w:highlight w:val="none"/>
        </w:rPr>
        <w:t>https://doi.org/10.5539/mas.v9n6p1</w:t>
      </w:r>
      <w:r>
        <w:rPr>
          <w:rFonts w:hint="default" w:ascii="Times New Roman" w:hAnsi="Times New Roman" w:cs="Times New Roman"/>
          <w:highlight w:val="none"/>
        </w:rPr>
        <w:fldChar w:fldCharType="end"/>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 Hou, G., Zhang, Z., Lyu, X., Jiang, M., Zou, Y., Shen, X., Wang, J. and Liu, X., 2019. Quantifying the cooling-effects of urban and peri-urban wetlands using remote sensing data: Case study of cities of Northeast China. Landscape and Urban Planning, 182, pp.92-100.</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 &amp; Huang, X. (2021). The 30 m annual land cover dataset and its dynamics in China from 1990 to 2019. Earth System Science Data, 13(8), 3907-3925.</w:t>
      </w:r>
    </w:p>
    <w:p>
      <w:pPr>
        <w:numPr>
          <w:ilvl w:val="0"/>
          <w:numId w:val="7"/>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X., Zhang, S., Liu, Y., Zhou, Q., Wu, B., Gao, Y., &amp; Zhang, T. (2022). Impact of urban morphology on the microclimatic regulation of water bodies on waterfront in summer: A case study of Wuhan. Building and Environment, 226, 109720.</w:t>
      </w: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pStyle w:val="3"/>
        <w:bidi w:val="0"/>
        <w:rPr>
          <w:rFonts w:hint="eastAsia"/>
          <w:highlight w:val="none"/>
          <w:lang w:val="en-US" w:eastAsia="zh-CN"/>
        </w:rPr>
      </w:pPr>
      <w:r>
        <w:rPr>
          <w:rFonts w:hint="eastAsia"/>
          <w:highlight w:val="none"/>
          <w:lang w:val="en-US" w:eastAsia="zh-CN"/>
        </w:rPr>
        <w:t>补充</w:t>
      </w:r>
    </w:p>
    <w:p>
      <w:pPr>
        <w:numPr>
          <w:ilvl w:val="0"/>
          <w:numId w:val="8"/>
        </w:numPr>
        <w:ind w:left="420" w:leftChars="0" w:hanging="420" w:firstLineChars="0"/>
        <w:rPr>
          <w:rFonts w:hint="default"/>
          <w:highlight w:val="none"/>
          <w:lang w:val="en-US" w:eastAsia="zh-CN"/>
        </w:rPr>
      </w:pPr>
      <w:r>
        <w:rPr>
          <w:rFonts w:hint="eastAsia" w:eastAsia="宋体" w:cs="Times New Roman"/>
          <w:i w:val="0"/>
          <w:iCs w:val="0"/>
          <w:caps w:val="0"/>
          <w:color w:val="2E2E2E"/>
          <w:spacing w:val="0"/>
          <w:highlight w:val="none"/>
          <w:lang w:val="en-US" w:eastAsia="zh-CN"/>
        </w:rPr>
        <w:t>aggregation index的介绍参考Effects of landscape patterns on the morphological evolution of surface urban heat island in Hangzhou during 2000 – 2020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CDB35B5"/>
    <w:multiLevelType w:val="singleLevel"/>
    <w:tmpl w:val="BCDB35B5"/>
    <w:lvl w:ilvl="0" w:tentative="0">
      <w:start w:val="1"/>
      <w:numFmt w:val="decimal"/>
      <w:suff w:val="space"/>
      <w:lvlText w:val="(%1)"/>
      <w:lvlJc w:val="left"/>
    </w:lvl>
  </w:abstractNum>
  <w:abstractNum w:abstractNumId="2">
    <w:nsid w:val="CCD209DD"/>
    <w:multiLevelType w:val="multilevel"/>
    <w:tmpl w:val="CCD209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7EB1C9"/>
    <w:multiLevelType w:val="singleLevel"/>
    <w:tmpl w:val="CF7EB1C9"/>
    <w:lvl w:ilvl="0" w:tentative="0">
      <w:start w:val="1"/>
      <w:numFmt w:val="bullet"/>
      <w:lvlText w:val=""/>
      <w:lvlJc w:val="left"/>
      <w:pPr>
        <w:ind w:left="420" w:hanging="420"/>
      </w:pPr>
      <w:rPr>
        <w:rFonts w:hint="default" w:ascii="Wingdings" w:hAnsi="Wingdings"/>
      </w:rPr>
    </w:lvl>
  </w:abstractNum>
  <w:abstractNum w:abstractNumId="4">
    <w:nsid w:val="097B7A27"/>
    <w:multiLevelType w:val="multilevel"/>
    <w:tmpl w:val="097B7A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2391E817"/>
    <w:multiLevelType w:val="singleLevel"/>
    <w:tmpl w:val="2391E817"/>
    <w:lvl w:ilvl="0" w:tentative="0">
      <w:start w:val="1"/>
      <w:numFmt w:val="bullet"/>
      <w:lvlText w:val=""/>
      <w:lvlJc w:val="left"/>
      <w:pPr>
        <w:ind w:left="420" w:hanging="420"/>
      </w:pPr>
      <w:rPr>
        <w:rFonts w:hint="default" w:ascii="Wingdings" w:hAnsi="Wingdings"/>
      </w:rPr>
    </w:lvl>
  </w:abstractNum>
  <w:abstractNum w:abstractNumId="6">
    <w:nsid w:val="7CE2CCEB"/>
    <w:multiLevelType w:val="singleLevel"/>
    <w:tmpl w:val="7CE2CCEB"/>
    <w:lvl w:ilvl="0" w:tentative="0">
      <w:start w:val="1"/>
      <w:numFmt w:val="bullet"/>
      <w:lvlText w:val=""/>
      <w:lvlJc w:val="left"/>
      <w:pPr>
        <w:ind w:left="420" w:hanging="420"/>
      </w:pPr>
      <w:rPr>
        <w:rFonts w:hint="default" w:ascii="Wingdings" w:hAnsi="Wingdings"/>
      </w:rPr>
    </w:lvl>
  </w:abstractNum>
  <w:abstractNum w:abstractNumId="7">
    <w:nsid w:val="7D6B673A"/>
    <w:multiLevelType w:val="multilevel"/>
    <w:tmpl w:val="7D6B67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5"/>
  </w:num>
  <w:num w:numId="2">
    <w:abstractNumId w:val="0"/>
  </w:num>
  <w:num w:numId="3">
    <w:abstractNumId w:val="2"/>
  </w:num>
  <w:num w:numId="4">
    <w:abstractNumId w:val="7"/>
  </w:num>
  <w:num w:numId="5">
    <w:abstractNumId w:val="6"/>
  </w:num>
  <w:num w:numId="6">
    <w:abstractNumId w:val="1"/>
  </w:num>
  <w:num w:numId="7">
    <w:abstractNumId w:val="4"/>
  </w:num>
  <w:num w:numId="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1OTVmMTA5NzJlZWRlMzVmMDExMGQ2YTg0NzQ1NjIifQ=="/>
  </w:docVars>
  <w:rsids>
    <w:rsidRoot w:val="00172A27"/>
    <w:rsid w:val="003D3D78"/>
    <w:rsid w:val="004E0C05"/>
    <w:rsid w:val="006C204B"/>
    <w:rsid w:val="008437CB"/>
    <w:rsid w:val="00950D41"/>
    <w:rsid w:val="012F7B8B"/>
    <w:rsid w:val="01AE0907"/>
    <w:rsid w:val="023E7110"/>
    <w:rsid w:val="03911ADA"/>
    <w:rsid w:val="045B52FD"/>
    <w:rsid w:val="04996193"/>
    <w:rsid w:val="04FA3670"/>
    <w:rsid w:val="05277AC2"/>
    <w:rsid w:val="05724F50"/>
    <w:rsid w:val="05BB7210"/>
    <w:rsid w:val="05BC44FD"/>
    <w:rsid w:val="05BC50F9"/>
    <w:rsid w:val="05C313AC"/>
    <w:rsid w:val="05DB1293"/>
    <w:rsid w:val="060D1E76"/>
    <w:rsid w:val="062F1215"/>
    <w:rsid w:val="065621CC"/>
    <w:rsid w:val="068A641F"/>
    <w:rsid w:val="06CC3098"/>
    <w:rsid w:val="06FF68B0"/>
    <w:rsid w:val="07155C37"/>
    <w:rsid w:val="07A54EEB"/>
    <w:rsid w:val="07D4026B"/>
    <w:rsid w:val="0805296B"/>
    <w:rsid w:val="082B1C64"/>
    <w:rsid w:val="08972D4D"/>
    <w:rsid w:val="09096DB7"/>
    <w:rsid w:val="090B1A8A"/>
    <w:rsid w:val="096E25E1"/>
    <w:rsid w:val="09914313"/>
    <w:rsid w:val="09F23133"/>
    <w:rsid w:val="0A01178E"/>
    <w:rsid w:val="0A075BF1"/>
    <w:rsid w:val="0A51415A"/>
    <w:rsid w:val="0A554750"/>
    <w:rsid w:val="0ABA468C"/>
    <w:rsid w:val="0AD84599"/>
    <w:rsid w:val="0ADC05E6"/>
    <w:rsid w:val="0ADF6C76"/>
    <w:rsid w:val="0B062031"/>
    <w:rsid w:val="0B196234"/>
    <w:rsid w:val="0B3B1A4A"/>
    <w:rsid w:val="0B7B7B74"/>
    <w:rsid w:val="0B867103"/>
    <w:rsid w:val="0B9A0505"/>
    <w:rsid w:val="0BB10320"/>
    <w:rsid w:val="0BB83D33"/>
    <w:rsid w:val="0BBD28C7"/>
    <w:rsid w:val="0BCC6571"/>
    <w:rsid w:val="0BD93EA3"/>
    <w:rsid w:val="0C433009"/>
    <w:rsid w:val="0C5243E5"/>
    <w:rsid w:val="0C5F4BC1"/>
    <w:rsid w:val="0CAB7945"/>
    <w:rsid w:val="0CDD1E76"/>
    <w:rsid w:val="0D052277"/>
    <w:rsid w:val="0D146F05"/>
    <w:rsid w:val="0D5C739F"/>
    <w:rsid w:val="0D7B2290"/>
    <w:rsid w:val="0D96021C"/>
    <w:rsid w:val="0DBA04DE"/>
    <w:rsid w:val="0E18188E"/>
    <w:rsid w:val="0E2D3A12"/>
    <w:rsid w:val="0E38013F"/>
    <w:rsid w:val="0E615E13"/>
    <w:rsid w:val="0E8B7067"/>
    <w:rsid w:val="0E946FF9"/>
    <w:rsid w:val="0EA47567"/>
    <w:rsid w:val="0EE70B1D"/>
    <w:rsid w:val="0EEF07E1"/>
    <w:rsid w:val="0EFE76A6"/>
    <w:rsid w:val="0F4E38F4"/>
    <w:rsid w:val="0F7111AE"/>
    <w:rsid w:val="0FA7589A"/>
    <w:rsid w:val="0FF23CCA"/>
    <w:rsid w:val="1098232F"/>
    <w:rsid w:val="10E85C9D"/>
    <w:rsid w:val="10FB16BD"/>
    <w:rsid w:val="112217C0"/>
    <w:rsid w:val="11271EB2"/>
    <w:rsid w:val="1140707F"/>
    <w:rsid w:val="115B741C"/>
    <w:rsid w:val="116D616C"/>
    <w:rsid w:val="1174364F"/>
    <w:rsid w:val="117E50ED"/>
    <w:rsid w:val="118D2EBB"/>
    <w:rsid w:val="11B85301"/>
    <w:rsid w:val="12086726"/>
    <w:rsid w:val="129C5133"/>
    <w:rsid w:val="12FF480C"/>
    <w:rsid w:val="13046219"/>
    <w:rsid w:val="13166713"/>
    <w:rsid w:val="131E3D02"/>
    <w:rsid w:val="13294B0F"/>
    <w:rsid w:val="132C5F99"/>
    <w:rsid w:val="13683105"/>
    <w:rsid w:val="13FF26B6"/>
    <w:rsid w:val="14110F68"/>
    <w:rsid w:val="141C0D54"/>
    <w:rsid w:val="144A14A5"/>
    <w:rsid w:val="144B7BDF"/>
    <w:rsid w:val="14654294"/>
    <w:rsid w:val="14A46DB2"/>
    <w:rsid w:val="14C113FB"/>
    <w:rsid w:val="14C540FB"/>
    <w:rsid w:val="14E37D1B"/>
    <w:rsid w:val="1507505C"/>
    <w:rsid w:val="15264767"/>
    <w:rsid w:val="153876C0"/>
    <w:rsid w:val="1554562E"/>
    <w:rsid w:val="15CC05E6"/>
    <w:rsid w:val="161A605E"/>
    <w:rsid w:val="163724B7"/>
    <w:rsid w:val="16383691"/>
    <w:rsid w:val="166B13D0"/>
    <w:rsid w:val="16737A79"/>
    <w:rsid w:val="1688064C"/>
    <w:rsid w:val="169323FA"/>
    <w:rsid w:val="17380F1A"/>
    <w:rsid w:val="17510F69"/>
    <w:rsid w:val="178E6195"/>
    <w:rsid w:val="17971543"/>
    <w:rsid w:val="179F7694"/>
    <w:rsid w:val="17A15335"/>
    <w:rsid w:val="18AF6EB7"/>
    <w:rsid w:val="18EB7DF0"/>
    <w:rsid w:val="18F9309A"/>
    <w:rsid w:val="18FC6C57"/>
    <w:rsid w:val="19042821"/>
    <w:rsid w:val="19882B8F"/>
    <w:rsid w:val="199C6F34"/>
    <w:rsid w:val="19BA3BF5"/>
    <w:rsid w:val="19E37DEE"/>
    <w:rsid w:val="1A210316"/>
    <w:rsid w:val="1A29398A"/>
    <w:rsid w:val="1A4B6818"/>
    <w:rsid w:val="1A940F1F"/>
    <w:rsid w:val="1AB0039B"/>
    <w:rsid w:val="1AB22D84"/>
    <w:rsid w:val="1B656E06"/>
    <w:rsid w:val="1B8A5EF7"/>
    <w:rsid w:val="1BAD3248"/>
    <w:rsid w:val="1C212D67"/>
    <w:rsid w:val="1C3645AE"/>
    <w:rsid w:val="1C3B38D2"/>
    <w:rsid w:val="1C5F49A6"/>
    <w:rsid w:val="1C684C70"/>
    <w:rsid w:val="1C6E6C90"/>
    <w:rsid w:val="1CC4231D"/>
    <w:rsid w:val="1CCA2B95"/>
    <w:rsid w:val="1D2458BC"/>
    <w:rsid w:val="1D3D5559"/>
    <w:rsid w:val="1D470AAD"/>
    <w:rsid w:val="1DCD6C9C"/>
    <w:rsid w:val="1DD3481C"/>
    <w:rsid w:val="1E114F52"/>
    <w:rsid w:val="1E312D15"/>
    <w:rsid w:val="1E40188A"/>
    <w:rsid w:val="1E4A0464"/>
    <w:rsid w:val="1E732211"/>
    <w:rsid w:val="1E77744A"/>
    <w:rsid w:val="1E7A3147"/>
    <w:rsid w:val="1E877201"/>
    <w:rsid w:val="1E9B145E"/>
    <w:rsid w:val="1EAD74FB"/>
    <w:rsid w:val="1EF25B12"/>
    <w:rsid w:val="1F15640C"/>
    <w:rsid w:val="1F1E4BAC"/>
    <w:rsid w:val="1F525822"/>
    <w:rsid w:val="205D0940"/>
    <w:rsid w:val="20B40D26"/>
    <w:rsid w:val="20D07174"/>
    <w:rsid w:val="20FC13E2"/>
    <w:rsid w:val="211437CE"/>
    <w:rsid w:val="21423F8A"/>
    <w:rsid w:val="21432ED9"/>
    <w:rsid w:val="21933B4E"/>
    <w:rsid w:val="21AA39D9"/>
    <w:rsid w:val="21BC44D1"/>
    <w:rsid w:val="21DA3B29"/>
    <w:rsid w:val="21DF0CC5"/>
    <w:rsid w:val="21E87FD5"/>
    <w:rsid w:val="225D3B40"/>
    <w:rsid w:val="227E251A"/>
    <w:rsid w:val="22AD573E"/>
    <w:rsid w:val="22CA3D65"/>
    <w:rsid w:val="22E420BC"/>
    <w:rsid w:val="23A96124"/>
    <w:rsid w:val="23DD3F5C"/>
    <w:rsid w:val="24087590"/>
    <w:rsid w:val="24726C81"/>
    <w:rsid w:val="247D722E"/>
    <w:rsid w:val="24BE0FC1"/>
    <w:rsid w:val="24CA19A7"/>
    <w:rsid w:val="24CF4041"/>
    <w:rsid w:val="24D479C1"/>
    <w:rsid w:val="24E14849"/>
    <w:rsid w:val="24ED3E00"/>
    <w:rsid w:val="25731D21"/>
    <w:rsid w:val="257863B0"/>
    <w:rsid w:val="25AE5ADC"/>
    <w:rsid w:val="25B9108B"/>
    <w:rsid w:val="2604304D"/>
    <w:rsid w:val="261E2113"/>
    <w:rsid w:val="2641274C"/>
    <w:rsid w:val="266805A0"/>
    <w:rsid w:val="26F939A6"/>
    <w:rsid w:val="278F793C"/>
    <w:rsid w:val="2791112C"/>
    <w:rsid w:val="27AB1818"/>
    <w:rsid w:val="27F528F2"/>
    <w:rsid w:val="280006E1"/>
    <w:rsid w:val="285E2FBE"/>
    <w:rsid w:val="28F50D24"/>
    <w:rsid w:val="290C4DE2"/>
    <w:rsid w:val="291B0D97"/>
    <w:rsid w:val="291B22E3"/>
    <w:rsid w:val="293A0E73"/>
    <w:rsid w:val="294E58DD"/>
    <w:rsid w:val="29553DB1"/>
    <w:rsid w:val="298068D7"/>
    <w:rsid w:val="299A2638"/>
    <w:rsid w:val="29BD4F93"/>
    <w:rsid w:val="2A1E3C72"/>
    <w:rsid w:val="2A442ACB"/>
    <w:rsid w:val="2A5465E8"/>
    <w:rsid w:val="2A7E7C7E"/>
    <w:rsid w:val="2B7D11B8"/>
    <w:rsid w:val="2B824A2F"/>
    <w:rsid w:val="2B82746B"/>
    <w:rsid w:val="2BA95E0A"/>
    <w:rsid w:val="2C1C4450"/>
    <w:rsid w:val="2C40437B"/>
    <w:rsid w:val="2C41334C"/>
    <w:rsid w:val="2C570112"/>
    <w:rsid w:val="2CF227BE"/>
    <w:rsid w:val="2D1179DD"/>
    <w:rsid w:val="2D332E05"/>
    <w:rsid w:val="2D5531F9"/>
    <w:rsid w:val="2D6055AE"/>
    <w:rsid w:val="2D91300F"/>
    <w:rsid w:val="2DE71246"/>
    <w:rsid w:val="2DEC4386"/>
    <w:rsid w:val="2E161634"/>
    <w:rsid w:val="2E8F68CB"/>
    <w:rsid w:val="2EE64167"/>
    <w:rsid w:val="2F2B25CE"/>
    <w:rsid w:val="2F701EB2"/>
    <w:rsid w:val="2F705DBF"/>
    <w:rsid w:val="2FA56B00"/>
    <w:rsid w:val="2FF344B8"/>
    <w:rsid w:val="304804CE"/>
    <w:rsid w:val="30B61E3F"/>
    <w:rsid w:val="30B97271"/>
    <w:rsid w:val="30C4066F"/>
    <w:rsid w:val="311B7E73"/>
    <w:rsid w:val="31374878"/>
    <w:rsid w:val="31592A40"/>
    <w:rsid w:val="316663EC"/>
    <w:rsid w:val="31A96394"/>
    <w:rsid w:val="31D21655"/>
    <w:rsid w:val="32081E7D"/>
    <w:rsid w:val="323E10A9"/>
    <w:rsid w:val="32404D1C"/>
    <w:rsid w:val="324651A8"/>
    <w:rsid w:val="32735501"/>
    <w:rsid w:val="32A42846"/>
    <w:rsid w:val="330B4D5A"/>
    <w:rsid w:val="33142B02"/>
    <w:rsid w:val="338813BB"/>
    <w:rsid w:val="339A4642"/>
    <w:rsid w:val="33B37E2F"/>
    <w:rsid w:val="33D97C50"/>
    <w:rsid w:val="3449531A"/>
    <w:rsid w:val="348151C9"/>
    <w:rsid w:val="35194F4C"/>
    <w:rsid w:val="352B2E73"/>
    <w:rsid w:val="353F1F4D"/>
    <w:rsid w:val="35440E51"/>
    <w:rsid w:val="35672959"/>
    <w:rsid w:val="356E0039"/>
    <w:rsid w:val="35764BB1"/>
    <w:rsid w:val="35825B36"/>
    <w:rsid w:val="358352B5"/>
    <w:rsid w:val="359702F7"/>
    <w:rsid w:val="35BF5533"/>
    <w:rsid w:val="3602407A"/>
    <w:rsid w:val="360B2F4A"/>
    <w:rsid w:val="36535108"/>
    <w:rsid w:val="36BB6BAB"/>
    <w:rsid w:val="37105B0D"/>
    <w:rsid w:val="37313E0C"/>
    <w:rsid w:val="375D13AD"/>
    <w:rsid w:val="379D3E0A"/>
    <w:rsid w:val="37B57213"/>
    <w:rsid w:val="37CA22D3"/>
    <w:rsid w:val="37CE50F8"/>
    <w:rsid w:val="37E776C2"/>
    <w:rsid w:val="37EB5B58"/>
    <w:rsid w:val="37EE7CB3"/>
    <w:rsid w:val="387A385B"/>
    <w:rsid w:val="38804C97"/>
    <w:rsid w:val="389F754A"/>
    <w:rsid w:val="38A24DCA"/>
    <w:rsid w:val="38A547BD"/>
    <w:rsid w:val="38F371CC"/>
    <w:rsid w:val="39017A7A"/>
    <w:rsid w:val="39451E4D"/>
    <w:rsid w:val="394C1359"/>
    <w:rsid w:val="39594C12"/>
    <w:rsid w:val="39656CA5"/>
    <w:rsid w:val="396B4FC6"/>
    <w:rsid w:val="39A30504"/>
    <w:rsid w:val="3A125E82"/>
    <w:rsid w:val="3A313ACB"/>
    <w:rsid w:val="3A5B0406"/>
    <w:rsid w:val="3A963133"/>
    <w:rsid w:val="3AC3717D"/>
    <w:rsid w:val="3ADB0022"/>
    <w:rsid w:val="3B117EE8"/>
    <w:rsid w:val="3BC9502C"/>
    <w:rsid w:val="3BD15CF7"/>
    <w:rsid w:val="3BD245CE"/>
    <w:rsid w:val="3BFC00B8"/>
    <w:rsid w:val="3BFF5DE0"/>
    <w:rsid w:val="3C6371F5"/>
    <w:rsid w:val="3C8D7277"/>
    <w:rsid w:val="3CA93228"/>
    <w:rsid w:val="3CBC1920"/>
    <w:rsid w:val="3CDC223D"/>
    <w:rsid w:val="3D980F29"/>
    <w:rsid w:val="3DE17846"/>
    <w:rsid w:val="3DFF7A0B"/>
    <w:rsid w:val="3E0D4AAA"/>
    <w:rsid w:val="3E7052DB"/>
    <w:rsid w:val="3ED26267"/>
    <w:rsid w:val="3EEC4EF4"/>
    <w:rsid w:val="3EF55D75"/>
    <w:rsid w:val="3F0774DF"/>
    <w:rsid w:val="3F172887"/>
    <w:rsid w:val="3F710F55"/>
    <w:rsid w:val="3F786788"/>
    <w:rsid w:val="3F813600"/>
    <w:rsid w:val="3F8F226B"/>
    <w:rsid w:val="3FD5056D"/>
    <w:rsid w:val="3FF14E73"/>
    <w:rsid w:val="403B4CB8"/>
    <w:rsid w:val="405A15D4"/>
    <w:rsid w:val="407630F2"/>
    <w:rsid w:val="40E4749D"/>
    <w:rsid w:val="41007087"/>
    <w:rsid w:val="41241136"/>
    <w:rsid w:val="415B1FCB"/>
    <w:rsid w:val="416D483E"/>
    <w:rsid w:val="41E52BE1"/>
    <w:rsid w:val="42350811"/>
    <w:rsid w:val="42650E3C"/>
    <w:rsid w:val="42F70A39"/>
    <w:rsid w:val="430A7236"/>
    <w:rsid w:val="434E45D7"/>
    <w:rsid w:val="436B6044"/>
    <w:rsid w:val="43AE6010"/>
    <w:rsid w:val="43BC6C3E"/>
    <w:rsid w:val="43E91A02"/>
    <w:rsid w:val="44581779"/>
    <w:rsid w:val="448E55A6"/>
    <w:rsid w:val="449F1D03"/>
    <w:rsid w:val="44CA6E5B"/>
    <w:rsid w:val="44F654BA"/>
    <w:rsid w:val="45110D3E"/>
    <w:rsid w:val="454900D9"/>
    <w:rsid w:val="454B60C2"/>
    <w:rsid w:val="455521A0"/>
    <w:rsid w:val="45B145D5"/>
    <w:rsid w:val="45BC70EF"/>
    <w:rsid w:val="45CE225D"/>
    <w:rsid w:val="45EB5755"/>
    <w:rsid w:val="45F14B9E"/>
    <w:rsid w:val="45FE1C44"/>
    <w:rsid w:val="46115C85"/>
    <w:rsid w:val="4621649A"/>
    <w:rsid w:val="464F7127"/>
    <w:rsid w:val="46EF1BBC"/>
    <w:rsid w:val="471674F7"/>
    <w:rsid w:val="477F0B94"/>
    <w:rsid w:val="47C422DE"/>
    <w:rsid w:val="47E524E0"/>
    <w:rsid w:val="47FB7A8B"/>
    <w:rsid w:val="47FD3CCE"/>
    <w:rsid w:val="482C56AE"/>
    <w:rsid w:val="48CB4199"/>
    <w:rsid w:val="48E22EC4"/>
    <w:rsid w:val="49086FE6"/>
    <w:rsid w:val="49100EDB"/>
    <w:rsid w:val="49111C8B"/>
    <w:rsid w:val="491A3FFB"/>
    <w:rsid w:val="495248E6"/>
    <w:rsid w:val="497B7C68"/>
    <w:rsid w:val="49A317DF"/>
    <w:rsid w:val="49F2166D"/>
    <w:rsid w:val="4A07285C"/>
    <w:rsid w:val="4A246643"/>
    <w:rsid w:val="4A320CBA"/>
    <w:rsid w:val="4A3A35FA"/>
    <w:rsid w:val="4AA32C02"/>
    <w:rsid w:val="4ADA1FA2"/>
    <w:rsid w:val="4B036071"/>
    <w:rsid w:val="4B352F4A"/>
    <w:rsid w:val="4B7621D7"/>
    <w:rsid w:val="4B9C2EFE"/>
    <w:rsid w:val="4BD97326"/>
    <w:rsid w:val="4C163DEB"/>
    <w:rsid w:val="4C681AA4"/>
    <w:rsid w:val="4C88295E"/>
    <w:rsid w:val="4CBF4160"/>
    <w:rsid w:val="4CDA3248"/>
    <w:rsid w:val="4CE934D4"/>
    <w:rsid w:val="4CFC1A9D"/>
    <w:rsid w:val="4D1119EE"/>
    <w:rsid w:val="4D9D0FB9"/>
    <w:rsid w:val="4DBA5CAE"/>
    <w:rsid w:val="4E087759"/>
    <w:rsid w:val="4E220653"/>
    <w:rsid w:val="4E3D22A7"/>
    <w:rsid w:val="4E921201"/>
    <w:rsid w:val="4EF3558E"/>
    <w:rsid w:val="4EF94AC3"/>
    <w:rsid w:val="4F042D1F"/>
    <w:rsid w:val="4F051475"/>
    <w:rsid w:val="4F13196F"/>
    <w:rsid w:val="4F4D2CC5"/>
    <w:rsid w:val="4F5B7CDA"/>
    <w:rsid w:val="4F8811F3"/>
    <w:rsid w:val="4FEC1735"/>
    <w:rsid w:val="4FF12638"/>
    <w:rsid w:val="50040D6C"/>
    <w:rsid w:val="50611296"/>
    <w:rsid w:val="50740BAA"/>
    <w:rsid w:val="50A92489"/>
    <w:rsid w:val="50C82A48"/>
    <w:rsid w:val="51CB0845"/>
    <w:rsid w:val="51E4134B"/>
    <w:rsid w:val="51EB7904"/>
    <w:rsid w:val="51F70702"/>
    <w:rsid w:val="52163A0B"/>
    <w:rsid w:val="521B7FE2"/>
    <w:rsid w:val="52361E3B"/>
    <w:rsid w:val="5237538E"/>
    <w:rsid w:val="526E1706"/>
    <w:rsid w:val="527417EA"/>
    <w:rsid w:val="52CA207B"/>
    <w:rsid w:val="52F86DAD"/>
    <w:rsid w:val="53C175DE"/>
    <w:rsid w:val="53EA7E15"/>
    <w:rsid w:val="53EC4323"/>
    <w:rsid w:val="54363862"/>
    <w:rsid w:val="545C1D7C"/>
    <w:rsid w:val="5480195A"/>
    <w:rsid w:val="552044B6"/>
    <w:rsid w:val="552A46D0"/>
    <w:rsid w:val="552D29F1"/>
    <w:rsid w:val="55465BE8"/>
    <w:rsid w:val="56222352"/>
    <w:rsid w:val="564406BA"/>
    <w:rsid w:val="567D352D"/>
    <w:rsid w:val="56A90337"/>
    <w:rsid w:val="56B624FB"/>
    <w:rsid w:val="56BB2039"/>
    <w:rsid w:val="56D144C3"/>
    <w:rsid w:val="573F2E73"/>
    <w:rsid w:val="583D3C73"/>
    <w:rsid w:val="584D6902"/>
    <w:rsid w:val="58605301"/>
    <w:rsid w:val="588465A2"/>
    <w:rsid w:val="58C363FC"/>
    <w:rsid w:val="58DE1F85"/>
    <w:rsid w:val="58E140D2"/>
    <w:rsid w:val="58EE0C4D"/>
    <w:rsid w:val="58FC6474"/>
    <w:rsid w:val="591A35A1"/>
    <w:rsid w:val="593F24BD"/>
    <w:rsid w:val="59455A43"/>
    <w:rsid w:val="59721746"/>
    <w:rsid w:val="59B92173"/>
    <w:rsid w:val="5A1577D8"/>
    <w:rsid w:val="5A3654F6"/>
    <w:rsid w:val="5A702373"/>
    <w:rsid w:val="5A805435"/>
    <w:rsid w:val="5AA746D5"/>
    <w:rsid w:val="5AB409AB"/>
    <w:rsid w:val="5ABD6CE0"/>
    <w:rsid w:val="5AE05DBC"/>
    <w:rsid w:val="5AF125B6"/>
    <w:rsid w:val="5B10112F"/>
    <w:rsid w:val="5B30021A"/>
    <w:rsid w:val="5B385C87"/>
    <w:rsid w:val="5B4C378D"/>
    <w:rsid w:val="5B83554E"/>
    <w:rsid w:val="5BAD50D7"/>
    <w:rsid w:val="5BFD710C"/>
    <w:rsid w:val="5C7C3A13"/>
    <w:rsid w:val="5C995A73"/>
    <w:rsid w:val="5D276544"/>
    <w:rsid w:val="5D6A0883"/>
    <w:rsid w:val="5D7412BE"/>
    <w:rsid w:val="5DA5371E"/>
    <w:rsid w:val="5DAB6203"/>
    <w:rsid w:val="5DE65CA3"/>
    <w:rsid w:val="5E3669A7"/>
    <w:rsid w:val="5E464ADA"/>
    <w:rsid w:val="5EE81B6E"/>
    <w:rsid w:val="5F243E10"/>
    <w:rsid w:val="5F41102D"/>
    <w:rsid w:val="5F5B1B17"/>
    <w:rsid w:val="5F6563FE"/>
    <w:rsid w:val="5F6B7864"/>
    <w:rsid w:val="5FEB0458"/>
    <w:rsid w:val="60040C6D"/>
    <w:rsid w:val="60215384"/>
    <w:rsid w:val="603C295B"/>
    <w:rsid w:val="611D3338"/>
    <w:rsid w:val="61561419"/>
    <w:rsid w:val="615640F5"/>
    <w:rsid w:val="61644F52"/>
    <w:rsid w:val="61896C50"/>
    <w:rsid w:val="61A709CE"/>
    <w:rsid w:val="61C26CEC"/>
    <w:rsid w:val="62100957"/>
    <w:rsid w:val="6257528F"/>
    <w:rsid w:val="625E7607"/>
    <w:rsid w:val="6303183E"/>
    <w:rsid w:val="637D52CA"/>
    <w:rsid w:val="63B431C1"/>
    <w:rsid w:val="63F07278"/>
    <w:rsid w:val="645D6968"/>
    <w:rsid w:val="64825A25"/>
    <w:rsid w:val="64D317D2"/>
    <w:rsid w:val="65182F14"/>
    <w:rsid w:val="65914D01"/>
    <w:rsid w:val="65927AF9"/>
    <w:rsid w:val="65AF0A49"/>
    <w:rsid w:val="664E2770"/>
    <w:rsid w:val="66616D3B"/>
    <w:rsid w:val="669D684D"/>
    <w:rsid w:val="67265FC2"/>
    <w:rsid w:val="672D3845"/>
    <w:rsid w:val="673B3A73"/>
    <w:rsid w:val="677733B4"/>
    <w:rsid w:val="678B66AC"/>
    <w:rsid w:val="67C5289E"/>
    <w:rsid w:val="67C91173"/>
    <w:rsid w:val="67E41B59"/>
    <w:rsid w:val="681D2EC5"/>
    <w:rsid w:val="68697420"/>
    <w:rsid w:val="68BE2BAE"/>
    <w:rsid w:val="68CD45CC"/>
    <w:rsid w:val="68D636B4"/>
    <w:rsid w:val="68E60F64"/>
    <w:rsid w:val="68F23A66"/>
    <w:rsid w:val="693B0A3A"/>
    <w:rsid w:val="69632D9E"/>
    <w:rsid w:val="69677B23"/>
    <w:rsid w:val="696C192A"/>
    <w:rsid w:val="69722FFB"/>
    <w:rsid w:val="69BC4C49"/>
    <w:rsid w:val="69C27DEF"/>
    <w:rsid w:val="6A000160"/>
    <w:rsid w:val="6A192B64"/>
    <w:rsid w:val="6A223B7C"/>
    <w:rsid w:val="6A4315BC"/>
    <w:rsid w:val="6A4C1163"/>
    <w:rsid w:val="6A992FE3"/>
    <w:rsid w:val="6AA858C3"/>
    <w:rsid w:val="6AAB3B83"/>
    <w:rsid w:val="6AB32780"/>
    <w:rsid w:val="6B552006"/>
    <w:rsid w:val="6B625794"/>
    <w:rsid w:val="6B7D3556"/>
    <w:rsid w:val="6BB67B6C"/>
    <w:rsid w:val="6C3D397B"/>
    <w:rsid w:val="6C583838"/>
    <w:rsid w:val="6C9E706E"/>
    <w:rsid w:val="6CA46DB2"/>
    <w:rsid w:val="6CAC3C60"/>
    <w:rsid w:val="6CBB4EAE"/>
    <w:rsid w:val="6CC4450B"/>
    <w:rsid w:val="6CD56496"/>
    <w:rsid w:val="6D111E9E"/>
    <w:rsid w:val="6D282BE2"/>
    <w:rsid w:val="6D4B6F6F"/>
    <w:rsid w:val="6D505CEB"/>
    <w:rsid w:val="6D534E9B"/>
    <w:rsid w:val="6E2E60E0"/>
    <w:rsid w:val="6E300441"/>
    <w:rsid w:val="6E356C02"/>
    <w:rsid w:val="6E87323F"/>
    <w:rsid w:val="6E9C7978"/>
    <w:rsid w:val="6EE020B0"/>
    <w:rsid w:val="6F0C36BF"/>
    <w:rsid w:val="6F4261B2"/>
    <w:rsid w:val="6F8F477F"/>
    <w:rsid w:val="6F9D301A"/>
    <w:rsid w:val="6FB729AA"/>
    <w:rsid w:val="6FBA2EED"/>
    <w:rsid w:val="701E7FCB"/>
    <w:rsid w:val="702774F6"/>
    <w:rsid w:val="702C2338"/>
    <w:rsid w:val="702E1AC6"/>
    <w:rsid w:val="702F52A7"/>
    <w:rsid w:val="70735069"/>
    <w:rsid w:val="708811A7"/>
    <w:rsid w:val="70B70383"/>
    <w:rsid w:val="715F738E"/>
    <w:rsid w:val="717402AD"/>
    <w:rsid w:val="71803C89"/>
    <w:rsid w:val="71820C03"/>
    <w:rsid w:val="71862C30"/>
    <w:rsid w:val="71867AC4"/>
    <w:rsid w:val="71CD1430"/>
    <w:rsid w:val="71DC5E53"/>
    <w:rsid w:val="72B714FE"/>
    <w:rsid w:val="72D0056D"/>
    <w:rsid w:val="736B431D"/>
    <w:rsid w:val="73812C97"/>
    <w:rsid w:val="73F33DDA"/>
    <w:rsid w:val="7417659F"/>
    <w:rsid w:val="744822C8"/>
    <w:rsid w:val="7456317A"/>
    <w:rsid w:val="74623ECC"/>
    <w:rsid w:val="74A7446C"/>
    <w:rsid w:val="74C52B47"/>
    <w:rsid w:val="74EC0F5E"/>
    <w:rsid w:val="75042C9F"/>
    <w:rsid w:val="76034523"/>
    <w:rsid w:val="761D33AE"/>
    <w:rsid w:val="762D089E"/>
    <w:rsid w:val="7650587C"/>
    <w:rsid w:val="765C4D3D"/>
    <w:rsid w:val="76692D93"/>
    <w:rsid w:val="766C7853"/>
    <w:rsid w:val="769F0C40"/>
    <w:rsid w:val="76A65690"/>
    <w:rsid w:val="76FF22F7"/>
    <w:rsid w:val="77395FE9"/>
    <w:rsid w:val="77630EF3"/>
    <w:rsid w:val="77750050"/>
    <w:rsid w:val="77833156"/>
    <w:rsid w:val="77B64298"/>
    <w:rsid w:val="77CE4490"/>
    <w:rsid w:val="77ED0DBA"/>
    <w:rsid w:val="77F62110"/>
    <w:rsid w:val="7854632A"/>
    <w:rsid w:val="78585A11"/>
    <w:rsid w:val="78645BB9"/>
    <w:rsid w:val="78C91882"/>
    <w:rsid w:val="78D33138"/>
    <w:rsid w:val="7954306E"/>
    <w:rsid w:val="79C72EAF"/>
    <w:rsid w:val="79D05BE1"/>
    <w:rsid w:val="79EA4CCE"/>
    <w:rsid w:val="79F16039"/>
    <w:rsid w:val="7A346217"/>
    <w:rsid w:val="7A754243"/>
    <w:rsid w:val="7ABB5669"/>
    <w:rsid w:val="7AE94C16"/>
    <w:rsid w:val="7B5F0CA0"/>
    <w:rsid w:val="7BAB06A4"/>
    <w:rsid w:val="7BDA0FD7"/>
    <w:rsid w:val="7BEA203A"/>
    <w:rsid w:val="7BEA40C8"/>
    <w:rsid w:val="7C304137"/>
    <w:rsid w:val="7CC34991"/>
    <w:rsid w:val="7D071609"/>
    <w:rsid w:val="7D115B0B"/>
    <w:rsid w:val="7D4A383F"/>
    <w:rsid w:val="7D937D0D"/>
    <w:rsid w:val="7DB5625F"/>
    <w:rsid w:val="7E673D33"/>
    <w:rsid w:val="7ED064A6"/>
    <w:rsid w:val="7EE929D4"/>
    <w:rsid w:val="7EF834B2"/>
    <w:rsid w:val="7F1165D2"/>
    <w:rsid w:val="7F2D4E52"/>
    <w:rsid w:val="7F3948E4"/>
    <w:rsid w:val="7F9C6B29"/>
    <w:rsid w:val="7FC51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jc w:val="center"/>
      <w:outlineLvl w:val="0"/>
    </w:pPr>
    <w:rPr>
      <w:rFonts w:ascii="Times New Roman" w:hAnsi="Times New Roman"/>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rFonts w:eastAsia="宋体"/>
      <w:b/>
      <w:sz w:val="24"/>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2024-02-05T07:53:00Z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EFD1120F0DBC4FCBAE05A9F8B7F1CC39_11</vt:lpwstr>
  </property>
</Properties>
</file>