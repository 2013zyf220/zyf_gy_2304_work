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ajorHAnsi" w:hAnsiTheme="majorHAnsi"/>
        </w:rPr>
      </w:pPr>
      <w:r>
        <w:rPr>
          <w:rStyle w:val="15"/>
          <w:rFonts w:hint="eastAsia"/>
        </w:rPr>
        <w:t>Investigating the river cooling effects in a mountainous city : Comparison between normal and extreme summer weather conditions</w:t>
      </w:r>
    </w:p>
    <w:p>
      <w:pPr>
        <w:pStyle w:val="3"/>
      </w:pPr>
      <w:r>
        <w:t>Abstract</w:t>
      </w:r>
    </w:p>
    <w:p>
      <w:pPr>
        <w:numPr>
          <w:ilvl w:val="255"/>
          <w:numId w:val="0"/>
        </w:numPr>
        <w:rPr>
          <w:ins w:id="0" w:author="野草" w:date="2024-04-28T11:08:39Z"/>
          <w:rFonts w:hint="eastAsia"/>
          <w:lang w:eastAsia="zh-CN"/>
        </w:rPr>
      </w:pPr>
      <w:ins w:id="1" w:author="野草" w:date="2024-04-28T11:08:39Z">
        <w:r>
          <w:rPr>
            <w:rFonts w:hint="eastAsia"/>
            <w:lang w:eastAsia="zh-CN"/>
          </w:rPr>
          <w:t>【</w:t>
        </w:r>
      </w:ins>
      <w:ins w:id="2" w:author="野草" w:date="2024-04-28T11:11:20Z">
        <w:r>
          <w:rPr>
            <w:rFonts w:hint="eastAsia"/>
            <w:lang w:val="en-US" w:eastAsia="zh-CN"/>
          </w:rPr>
          <w:t>up2</w:t>
        </w:r>
      </w:ins>
      <w:ins w:id="3" w:author="野草" w:date="2024-04-28T11:11:21Z">
        <w:r>
          <w:rPr>
            <w:rFonts w:hint="eastAsia"/>
            <w:lang w:val="en-US" w:eastAsia="zh-CN"/>
          </w:rPr>
          <w:t xml:space="preserve">024 </w:t>
        </w:r>
      </w:ins>
      <w:ins w:id="4" w:author="野草" w:date="2024-04-28T11:11:22Z">
        <w:r>
          <w:rPr>
            <w:rFonts w:hint="eastAsia"/>
            <w:lang w:val="en-US" w:eastAsia="zh-CN"/>
          </w:rPr>
          <w:t xml:space="preserve">0428 </w:t>
        </w:r>
      </w:ins>
      <w:ins w:id="5" w:author="野草" w:date="2024-04-28T11:11:23Z">
        <w:r>
          <w:rPr>
            <w:rFonts w:hint="eastAsia"/>
            <w:lang w:val="en-US" w:eastAsia="zh-CN"/>
          </w:rPr>
          <w:t>11</w:t>
        </w:r>
      </w:ins>
      <w:ins w:id="6" w:author="野草" w:date="2024-04-28T11:11:24Z">
        <w:r>
          <w:rPr>
            <w:rFonts w:hint="eastAsia"/>
            <w:lang w:val="en-US" w:eastAsia="zh-CN"/>
          </w:rPr>
          <w:t>:</w:t>
        </w:r>
      </w:ins>
      <w:ins w:id="7" w:author="野草" w:date="2024-04-28T11:36:40Z">
        <w:r>
          <w:rPr>
            <w:rFonts w:hint="eastAsia"/>
            <w:lang w:val="en-US" w:eastAsia="zh-CN"/>
          </w:rPr>
          <w:t>2</w:t>
        </w:r>
      </w:ins>
      <w:ins w:id="8" w:author="野草" w:date="2024-04-28T11:46:56Z">
        <w:r>
          <w:rPr>
            <w:rFonts w:hint="eastAsia"/>
            <w:lang w:val="en-US" w:eastAsia="zh-CN"/>
          </w:rPr>
          <w:t>3</w:t>
        </w:r>
      </w:ins>
      <w:ins w:id="9" w:author="野草" w:date="2024-04-28T11:08:39Z">
        <w:r>
          <w:rPr>
            <w:rFonts w:hint="eastAsia"/>
            <w:lang w:eastAsia="zh-CN"/>
          </w:rPr>
          <w:t>】</w:t>
        </w:r>
      </w:ins>
    </w:p>
    <w:p>
      <w:pPr>
        <w:numPr>
          <w:ilvl w:val="255"/>
          <w:numId w:val="0"/>
        </w:numPr>
      </w:pPr>
      <w:bookmarkStart w:id="0" w:name="OLE_LINK133"/>
      <w:r>
        <w:rPr>
          <w:rFonts w:hint="eastAsia"/>
        </w:rPr>
        <w:t xml:space="preserve">Although </w:t>
      </w:r>
      <w:r>
        <w:rPr>
          <w:rFonts w:hint="eastAsia"/>
          <w:highlight w:val="green"/>
          <w:rPrChange w:id="10" w:author="野草" w:date="2024-04-28T10:42:19Z">
            <w:rPr>
              <w:rFonts w:hint="eastAsia"/>
            </w:rPr>
          </w:rPrChange>
        </w:rPr>
        <w:t>urban rivers</w:t>
      </w:r>
      <w:r>
        <w:rPr>
          <w:rFonts w:hint="eastAsia"/>
        </w:rPr>
        <w:t xml:space="preserve"> are considered to have </w:t>
      </w:r>
      <w:r>
        <w:rPr>
          <w:rFonts w:hint="eastAsia"/>
          <w:highlight w:val="green"/>
          <w:rPrChange w:id="11" w:author="野草" w:date="2024-04-28T10:48:00Z">
            <w:rPr>
              <w:rFonts w:hint="eastAsia"/>
            </w:rPr>
          </w:rPrChange>
        </w:rPr>
        <w:t>a mitigating effect</w:t>
      </w:r>
      <w:r>
        <w:rPr>
          <w:rFonts w:hint="eastAsia"/>
        </w:rPr>
        <w:t xml:space="preserve"> on </w:t>
      </w:r>
      <w:ins w:id="12" w:author="野草" w:date="2024-04-28T11:08:24Z">
        <w:r>
          <w:rPr>
            <w:rFonts w:hint="eastAsia"/>
            <w:lang w:val="en-US" w:eastAsia="zh-CN"/>
          </w:rPr>
          <w:t>th</w:t>
        </w:r>
      </w:ins>
      <w:ins w:id="13" w:author="野草" w:date="2024-04-28T11:08:25Z">
        <w:r>
          <w:rPr>
            <w:rFonts w:hint="eastAsia"/>
            <w:lang w:val="en-US" w:eastAsia="zh-CN"/>
          </w:rPr>
          <w:t xml:space="preserve">e </w:t>
        </w:r>
      </w:ins>
      <w:r>
        <w:rPr>
          <w:rFonts w:hint="eastAsia"/>
          <w:highlight w:val="green"/>
          <w:rPrChange w:id="14" w:author="野草" w:date="2024-04-28T10:48:03Z">
            <w:rPr>
              <w:rFonts w:hint="eastAsia"/>
            </w:rPr>
          </w:rPrChange>
        </w:rPr>
        <w:t>extreme heat stress</w:t>
      </w:r>
      <w:r>
        <w:rPr>
          <w:rFonts w:hint="eastAsia"/>
        </w:rPr>
        <w:t xml:space="preserve">, the influences of </w:t>
      </w:r>
      <w:r>
        <w:rPr>
          <w:rFonts w:hint="eastAsia"/>
          <w:highlight w:val="green"/>
          <w:rPrChange w:id="15" w:author="野草" w:date="2024-04-28T10:48:07Z">
            <w:rPr>
              <w:rFonts w:hint="eastAsia"/>
            </w:rPr>
          </w:rPrChange>
        </w:rPr>
        <w:t>topographical characteristics</w:t>
      </w:r>
      <w:r>
        <w:rPr>
          <w:rFonts w:hint="eastAsia"/>
        </w:rPr>
        <w:t xml:space="preserve"> </w:t>
      </w:r>
      <w:ins w:id="16" w:author="野草" w:date="2024-04-28T11:45:06Z">
        <w:r>
          <w:rPr>
            <w:rFonts w:hint="eastAsia"/>
            <w:lang w:val="en-US" w:eastAsia="zh-CN"/>
          </w:rPr>
          <w:t>st</w:t>
        </w:r>
      </w:ins>
      <w:ins w:id="17" w:author="野草" w:date="2024-04-28T11:45:07Z">
        <w:r>
          <w:rPr>
            <w:rFonts w:hint="eastAsia"/>
            <w:lang w:val="en-US" w:eastAsia="zh-CN"/>
          </w:rPr>
          <w:t>ill</w:t>
        </w:r>
      </w:ins>
      <w:ins w:id="18" w:author="野草" w:date="2024-04-28T11:45:08Z">
        <w:r>
          <w:rPr>
            <w:rFonts w:hint="eastAsia"/>
            <w:lang w:val="en-US" w:eastAsia="zh-CN"/>
          </w:rPr>
          <w:t xml:space="preserve"> </w:t>
        </w:r>
      </w:ins>
      <w:r>
        <w:rPr>
          <w:rFonts w:hint="eastAsia"/>
        </w:rPr>
        <w:t xml:space="preserve">remain poorly understood, particularly </w:t>
      </w:r>
      <w:ins w:id="19" w:author="野草" w:date="2024-04-24T17:24:52Z">
        <w:r>
          <w:rPr>
            <w:rFonts w:hint="eastAsia"/>
            <w:lang w:val="en-US" w:eastAsia="zh-CN"/>
          </w:rPr>
          <w:t>und</w:t>
        </w:r>
      </w:ins>
      <w:ins w:id="20" w:author="野草" w:date="2024-04-24T17:24:53Z">
        <w:r>
          <w:rPr>
            <w:rFonts w:hint="eastAsia"/>
            <w:lang w:val="en-US" w:eastAsia="zh-CN"/>
          </w:rPr>
          <w:t>er</w:t>
        </w:r>
      </w:ins>
      <w:del w:id="21" w:author="野草" w:date="2024-04-24T17:24:52Z">
        <w:r>
          <w:rPr>
            <w:rFonts w:hint="eastAsia"/>
          </w:rPr>
          <w:delText>i</w:delText>
        </w:r>
      </w:del>
      <w:del w:id="22" w:author="野草" w:date="2024-04-24T17:24:51Z">
        <w:r>
          <w:rPr>
            <w:rFonts w:hint="eastAsia"/>
          </w:rPr>
          <w:delText>n</w:delText>
        </w:r>
      </w:del>
      <w:r>
        <w:rPr>
          <w:rFonts w:hint="eastAsia"/>
        </w:rPr>
        <w:t xml:space="preserve"> </w:t>
      </w:r>
      <w:r>
        <w:rPr>
          <w:rFonts w:hint="eastAsia"/>
          <w:highlight w:val="green"/>
          <w:rPrChange w:id="23" w:author="野草" w:date="2024-04-28T10:48:11Z">
            <w:rPr>
              <w:rFonts w:hint="eastAsia"/>
            </w:rPr>
          </w:rPrChange>
        </w:rPr>
        <w:t>extremely hot weather conditions</w:t>
      </w:r>
      <w:r>
        <w:rPr>
          <w:rFonts w:hint="eastAsia"/>
        </w:rPr>
        <w:t xml:space="preserve">. Taking the </w:t>
      </w:r>
      <w:r>
        <w:rPr>
          <w:rFonts w:hint="eastAsia"/>
          <w:highlight w:val="green"/>
          <w:rPrChange w:id="24" w:author="野草" w:date="2024-04-28T10:48:15Z">
            <w:rPr>
              <w:rFonts w:hint="eastAsia"/>
            </w:rPr>
          </w:rPrChange>
        </w:rPr>
        <w:t xml:space="preserve">mountainous city </w:t>
      </w:r>
      <w:r>
        <w:rPr>
          <w:rFonts w:hint="eastAsia"/>
        </w:rPr>
        <w:t>of</w:t>
      </w:r>
      <w:r>
        <w:rPr>
          <w:rFonts w:hint="eastAsia"/>
          <w:highlight w:val="green"/>
          <w:rPrChange w:id="25" w:author="野草" w:date="2024-04-28T10:48:18Z">
            <w:rPr>
              <w:rFonts w:hint="eastAsia"/>
            </w:rPr>
          </w:rPrChange>
        </w:rPr>
        <w:t xml:space="preserve"> Chongqing</w:t>
      </w:r>
      <w:r>
        <w:rPr>
          <w:rFonts w:hint="eastAsia"/>
        </w:rPr>
        <w:t xml:space="preserve"> as an example, this research focus</w:t>
      </w:r>
      <w:ins w:id="26" w:author="野草" w:date="2024-04-28T11:03:19Z">
        <w:r>
          <w:rPr>
            <w:rFonts w:hint="eastAsia"/>
            <w:lang w:val="en-US" w:eastAsia="zh-CN"/>
          </w:rPr>
          <w:t>es</w:t>
        </w:r>
      </w:ins>
      <w:del w:id="27" w:author="野草" w:date="2024-04-28T11:02:45Z">
        <w:r>
          <w:rPr>
            <w:rFonts w:hint="eastAsia"/>
          </w:rPr>
          <w:delText>e</w:delText>
        </w:r>
      </w:del>
      <w:del w:id="28" w:author="野草" w:date="2024-04-28T11:02:44Z">
        <w:r>
          <w:rPr>
            <w:rFonts w:hint="eastAsia"/>
          </w:rPr>
          <w:delText>d</w:delText>
        </w:r>
      </w:del>
      <w:r>
        <w:rPr>
          <w:rFonts w:hint="eastAsia"/>
        </w:rPr>
        <w:t xml:space="preserve"> on the</w:t>
      </w:r>
      <w:r>
        <w:rPr>
          <w:rFonts w:hint="eastAsia"/>
          <w:highlight w:val="green"/>
          <w:rPrChange w:id="29" w:author="野草" w:date="2024-04-28T10:48:30Z">
            <w:rPr>
              <w:rFonts w:hint="eastAsia"/>
            </w:rPr>
          </w:rPrChange>
        </w:rPr>
        <w:t xml:space="preserve"> river cooling effects</w:t>
      </w:r>
      <w:r>
        <w:rPr>
          <w:rFonts w:hint="eastAsia"/>
        </w:rPr>
        <w:t xml:space="preserve"> on the </w:t>
      </w:r>
      <w:r>
        <w:rPr>
          <w:rFonts w:hint="eastAsia"/>
          <w:highlight w:val="green"/>
          <w:rPrChange w:id="30" w:author="野草" w:date="2024-04-28T10:48:33Z">
            <w:rPr>
              <w:rFonts w:hint="eastAsia"/>
            </w:rPr>
          </w:rPrChange>
        </w:rPr>
        <w:t>surrounding urban environment</w:t>
      </w:r>
      <w:r>
        <w:rPr>
          <w:rFonts w:hint="eastAsia"/>
        </w:rPr>
        <w:t xml:space="preserve"> during </w:t>
      </w:r>
      <w:r>
        <w:rPr>
          <w:rFonts w:hint="eastAsia"/>
          <w:highlight w:val="green"/>
          <w:rPrChange w:id="31" w:author="野草" w:date="2024-04-28T10:48:38Z">
            <w:rPr>
              <w:rFonts w:hint="eastAsia"/>
            </w:rPr>
          </w:rPrChange>
        </w:rPr>
        <w:t>normal</w:t>
      </w:r>
      <w:r>
        <w:rPr>
          <w:rFonts w:hint="eastAsia"/>
        </w:rPr>
        <w:t xml:space="preserve"> </w:t>
      </w:r>
      <w:r>
        <w:rPr>
          <w:rFonts w:hint="eastAsia"/>
          <w:highlight w:val="none"/>
          <w:rPrChange w:id="32" w:author="野草" w:date="2024-04-28T10:48:40Z">
            <w:rPr>
              <w:rFonts w:hint="eastAsia"/>
            </w:rPr>
          </w:rPrChange>
        </w:rPr>
        <w:t xml:space="preserve">and </w:t>
      </w:r>
      <w:r>
        <w:rPr>
          <w:rFonts w:hint="eastAsia"/>
          <w:highlight w:val="green"/>
          <w:rPrChange w:id="33" w:author="野草" w:date="2024-04-28T10:48:35Z">
            <w:rPr>
              <w:rFonts w:hint="eastAsia"/>
            </w:rPr>
          </w:rPrChange>
        </w:rPr>
        <w:t>extreme summer days</w:t>
      </w:r>
      <w:r>
        <w:rPr>
          <w:rFonts w:hint="eastAsia"/>
        </w:rPr>
        <w:t xml:space="preserve">. Employing the </w:t>
      </w:r>
      <w:r>
        <w:rPr>
          <w:rFonts w:hint="eastAsia"/>
          <w:highlight w:val="green"/>
          <w:rPrChange w:id="34" w:author="野草" w:date="2024-04-28T10:48:45Z">
            <w:rPr>
              <w:rFonts w:hint="eastAsia"/>
            </w:rPr>
          </w:rPrChange>
        </w:rPr>
        <w:t>Boosted Regression Tree (BRT) model,</w:t>
      </w:r>
      <w:r>
        <w:rPr>
          <w:rFonts w:hint="eastAsia"/>
        </w:rPr>
        <w:t xml:space="preserve"> the impacts of </w:t>
      </w:r>
      <w:r>
        <w:rPr>
          <w:rFonts w:hint="eastAsia"/>
          <w:highlight w:val="green"/>
          <w:rPrChange w:id="35" w:author="野草" w:date="2024-04-28T10:48:48Z">
            <w:rPr>
              <w:rFonts w:hint="eastAsia"/>
            </w:rPr>
          </w:rPrChange>
        </w:rPr>
        <w:t>environmental variables</w:t>
      </w:r>
      <w:r>
        <w:rPr>
          <w:rFonts w:hint="eastAsia"/>
        </w:rPr>
        <w:t xml:space="preserve"> on </w:t>
      </w:r>
      <w:r>
        <w:rPr>
          <w:rFonts w:hint="eastAsia"/>
          <w:highlight w:val="green"/>
          <w:rPrChange w:id="36" w:author="野草" w:date="2024-04-28T10:48:51Z">
            <w:rPr>
              <w:rFonts w:hint="eastAsia"/>
            </w:rPr>
          </w:rPrChange>
        </w:rPr>
        <w:t>river cooling effects</w:t>
      </w:r>
      <w:r>
        <w:rPr>
          <w:rFonts w:hint="eastAsia"/>
        </w:rPr>
        <w:t xml:space="preserve"> </w:t>
      </w:r>
      <w:del w:id="37" w:author="野草" w:date="2024-04-28T11:05:16Z">
        <w:r>
          <w:rPr>
            <w:rFonts w:hint="default"/>
            <w:lang w:val="en-US"/>
          </w:rPr>
          <w:delText>were</w:delText>
        </w:r>
      </w:del>
      <w:ins w:id="38" w:author="野草" w:date="2024-04-28T11:05:16Z">
        <w:r>
          <w:rPr>
            <w:rFonts w:hint="eastAsia"/>
            <w:lang w:val="en-US" w:eastAsia="zh-CN"/>
          </w:rPr>
          <w:t>h</w:t>
        </w:r>
      </w:ins>
      <w:ins w:id="39" w:author="野草" w:date="2024-04-28T11:05:17Z">
        <w:r>
          <w:rPr>
            <w:rFonts w:hint="eastAsia"/>
            <w:lang w:val="en-US" w:eastAsia="zh-CN"/>
          </w:rPr>
          <w:t>ave b</w:t>
        </w:r>
      </w:ins>
      <w:ins w:id="40" w:author="野草" w:date="2024-04-28T11:05:18Z">
        <w:r>
          <w:rPr>
            <w:rFonts w:hint="eastAsia"/>
            <w:lang w:val="en-US" w:eastAsia="zh-CN"/>
          </w:rPr>
          <w:t>een</w:t>
        </w:r>
      </w:ins>
      <w:r>
        <w:rPr>
          <w:rFonts w:hint="eastAsia"/>
        </w:rPr>
        <w:t xml:space="preserve"> explored. The results reveal</w:t>
      </w:r>
      <w:del w:id="41" w:author="野草" w:date="2024-04-28T10:48:55Z">
        <w:r>
          <w:rPr>
            <w:rFonts w:hint="eastAsia"/>
          </w:rPr>
          <w:delText>ed</w:delText>
        </w:r>
      </w:del>
      <w:r>
        <w:rPr>
          <w:rFonts w:hint="eastAsia"/>
        </w:rPr>
        <w:t xml:space="preserve"> that the </w:t>
      </w:r>
      <w:r>
        <w:rPr>
          <w:rFonts w:hint="eastAsia"/>
          <w:highlight w:val="green"/>
          <w:rPrChange w:id="42" w:author="野草" w:date="2024-04-28T10:49:03Z">
            <w:rPr>
              <w:rFonts w:hint="eastAsia"/>
            </w:rPr>
          </w:rPrChange>
        </w:rPr>
        <w:t>average values</w:t>
      </w:r>
      <w:r>
        <w:rPr>
          <w:rFonts w:hint="eastAsia"/>
        </w:rPr>
        <w:t xml:space="preserve"> and </w:t>
      </w:r>
      <w:ins w:id="43" w:author="野草" w:date="2024-04-28T10:49:15Z">
        <w:r>
          <w:rPr>
            <w:rFonts w:hint="eastAsia"/>
            <w:highlight w:val="green"/>
            <w:rPrChange w:id="44" w:author="野草" w:date="2024-04-28T10:49:22Z">
              <w:rPr>
                <w:rFonts w:hint="eastAsia"/>
              </w:rPr>
            </w:rPrChange>
          </w:rPr>
          <w:t>standard deviation</w:t>
        </w:r>
      </w:ins>
      <w:ins w:id="45" w:author="野草" w:date="2024-04-28T10:49:23Z">
        <w:r>
          <w:rPr>
            <w:rFonts w:hint="eastAsia"/>
            <w:highlight w:val="green"/>
            <w:lang w:val="en-US" w:eastAsia="zh-CN"/>
          </w:rPr>
          <w:t>s</w:t>
        </w:r>
      </w:ins>
      <w:del w:id="46" w:author="野草" w:date="2024-04-28T10:49:15Z">
        <w:r>
          <w:rPr>
            <w:rFonts w:hint="eastAsia"/>
          </w:rPr>
          <w:delText>spatial variations of</w:delText>
        </w:r>
      </w:del>
      <w:ins w:id="47" w:author="野草" w:date="2024-04-28T10:49:16Z">
        <w:r>
          <w:rPr>
            <w:rFonts w:hint="eastAsia"/>
            <w:lang w:val="en-US" w:eastAsia="zh-CN"/>
          </w:rPr>
          <w:t xml:space="preserve"> </w:t>
        </w:r>
      </w:ins>
      <w:ins w:id="48" w:author="野草" w:date="2024-04-28T10:49:17Z">
        <w:r>
          <w:rPr>
            <w:rFonts w:hint="eastAsia"/>
            <w:lang w:val="en-US" w:eastAsia="zh-CN"/>
          </w:rPr>
          <w:t>in</w:t>
        </w:r>
      </w:ins>
      <w:r>
        <w:rPr>
          <w:rFonts w:hint="eastAsia"/>
        </w:rPr>
        <w:t xml:space="preserve"> </w:t>
      </w:r>
      <w:r>
        <w:rPr>
          <w:rFonts w:hint="eastAsia"/>
          <w:highlight w:val="green"/>
          <w:rPrChange w:id="49" w:author="野草" w:date="2024-04-28T10:50:05Z">
            <w:rPr>
              <w:rFonts w:hint="eastAsia"/>
            </w:rPr>
          </w:rPrChange>
        </w:rPr>
        <w:t>River Cooling Intensity (RCI)</w:t>
      </w:r>
      <w:r>
        <w:rPr>
          <w:rFonts w:hint="eastAsia"/>
        </w:rPr>
        <w:t xml:space="preserve"> </w:t>
      </w:r>
      <w:del w:id="50" w:author="野草" w:date="2024-04-28T11:19:35Z">
        <w:r>
          <w:rPr>
            <w:rFonts w:hint="eastAsia"/>
          </w:rPr>
          <w:delText xml:space="preserve">and </w:delText>
        </w:r>
      </w:del>
      <w:del w:id="51" w:author="野草" w:date="2024-04-28T11:19:35Z">
        <w:r>
          <w:rPr>
            <w:rFonts w:hint="eastAsia"/>
            <w:highlight w:val="green"/>
            <w:rPrChange w:id="52" w:author="野草" w:date="2024-04-28T10:50:07Z">
              <w:rPr>
                <w:rFonts w:hint="eastAsia"/>
              </w:rPr>
            </w:rPrChange>
          </w:rPr>
          <w:delText>Cumulative River Cooling Intensity (CRCI)</w:delText>
        </w:r>
      </w:del>
      <w:del w:id="53" w:author="野草" w:date="2024-04-28T11:19:35Z">
        <w:r>
          <w:rPr>
            <w:rFonts w:hint="eastAsia"/>
          </w:rPr>
          <w:delText xml:space="preserve"> </w:delText>
        </w:r>
      </w:del>
      <w:commentRangeStart w:id="0"/>
      <w:r>
        <w:rPr>
          <w:rFonts w:hint="eastAsia"/>
        </w:rPr>
        <w:t xml:space="preserve">were </w:t>
      </w:r>
      <w:ins w:id="54" w:author="野草" w:date="2024-04-28T10:05:15Z">
        <w:r>
          <w:rPr>
            <w:rFonts w:hint="eastAsia"/>
            <w:highlight w:val="cyan"/>
            <w:lang w:val="en-US" w:eastAsia="zh-CN"/>
            <w:rPrChange w:id="55" w:author="野草" w:date="2024-04-28T10:50:11Z">
              <w:rPr>
                <w:rFonts w:hint="eastAsia"/>
                <w:lang w:val="en-US" w:eastAsia="zh-CN"/>
              </w:rPr>
            </w:rPrChange>
          </w:rPr>
          <w:t>5.</w:t>
        </w:r>
      </w:ins>
      <w:ins w:id="56" w:author="野草" w:date="2024-04-28T10:05:16Z">
        <w:r>
          <w:rPr>
            <w:rFonts w:hint="eastAsia"/>
            <w:highlight w:val="cyan"/>
            <w:lang w:val="en-US" w:eastAsia="zh-CN"/>
            <w:rPrChange w:id="57" w:author="野草" w:date="2024-04-28T10:50:11Z">
              <w:rPr>
                <w:rFonts w:hint="eastAsia"/>
                <w:lang w:val="en-US" w:eastAsia="zh-CN"/>
              </w:rPr>
            </w:rPrChange>
          </w:rPr>
          <w:t>5</w:t>
        </w:r>
      </w:ins>
      <w:ins w:id="58" w:author="野草" w:date="2024-04-28T10:05:18Z">
        <w:r>
          <w:rPr>
            <w:rFonts w:hint="eastAsia"/>
            <w:highlight w:val="cyan"/>
            <w:lang w:val="en-US" w:eastAsia="zh-CN"/>
            <w:rPrChange w:id="59" w:author="野草" w:date="2024-04-28T10:50:11Z">
              <w:rPr>
                <w:rFonts w:hint="eastAsia"/>
                <w:lang w:val="en-US" w:eastAsia="zh-CN"/>
              </w:rPr>
            </w:rPrChange>
          </w:rPr>
          <w:t>°</w:t>
        </w:r>
      </w:ins>
      <w:ins w:id="60" w:author="野草" w:date="2024-04-28T10:05:24Z">
        <w:r>
          <w:rPr>
            <w:rFonts w:hint="eastAsia"/>
            <w:highlight w:val="cyan"/>
            <w:lang w:val="en-US" w:eastAsia="zh-CN"/>
            <w:rPrChange w:id="61" w:author="野草" w:date="2024-04-28T10:50:11Z">
              <w:rPr>
                <w:rFonts w:hint="eastAsia"/>
                <w:lang w:val="en-US" w:eastAsia="zh-CN"/>
              </w:rPr>
            </w:rPrChange>
          </w:rPr>
          <w:t>C</w:t>
        </w:r>
      </w:ins>
      <w:ins w:id="62" w:author="野草" w:date="2024-04-28T10:05:18Z">
        <w:r>
          <w:rPr>
            <w:rFonts w:hint="eastAsia"/>
            <w:highlight w:val="cyan"/>
            <w:lang w:val="en-US" w:eastAsia="zh-CN"/>
            <w:rPrChange w:id="63" w:author="野草" w:date="2024-04-28T10:50:11Z">
              <w:rPr>
                <w:rFonts w:hint="eastAsia"/>
                <w:lang w:val="en-US" w:eastAsia="zh-CN"/>
              </w:rPr>
            </w:rPrChange>
          </w:rPr>
          <w:t xml:space="preserve"> and</w:t>
        </w:r>
      </w:ins>
      <w:ins w:id="64" w:author="野草" w:date="2024-04-28T10:05:19Z">
        <w:r>
          <w:rPr>
            <w:rFonts w:hint="eastAsia"/>
            <w:highlight w:val="cyan"/>
            <w:lang w:val="en-US" w:eastAsia="zh-CN"/>
            <w:rPrChange w:id="65" w:author="野草" w:date="2024-04-28T10:50:11Z">
              <w:rPr>
                <w:rFonts w:hint="eastAsia"/>
                <w:lang w:val="en-US" w:eastAsia="zh-CN"/>
              </w:rPr>
            </w:rPrChange>
          </w:rPr>
          <w:t xml:space="preserve"> 2.4</w:t>
        </w:r>
      </w:ins>
      <w:ins w:id="66" w:author="野草" w:date="2024-04-28T10:05:22Z">
        <w:r>
          <w:rPr>
            <w:rFonts w:hint="eastAsia"/>
            <w:highlight w:val="cyan"/>
            <w:lang w:val="en-US" w:eastAsia="zh-CN"/>
            <w:rPrChange w:id="67" w:author="野草" w:date="2024-04-28T10:50:11Z">
              <w:rPr>
                <w:rFonts w:hint="eastAsia"/>
                <w:lang w:val="en-US" w:eastAsia="zh-CN"/>
              </w:rPr>
            </w:rPrChange>
          </w:rPr>
          <w:t>°C</w:t>
        </w:r>
      </w:ins>
      <w:ins w:id="68" w:author="野草" w:date="2024-04-28T10:05:27Z">
        <w:r>
          <w:rPr>
            <w:rFonts w:hint="eastAsia"/>
            <w:lang w:val="en-US" w:eastAsia="zh-CN"/>
          </w:rPr>
          <w:t xml:space="preserve"> </w:t>
        </w:r>
      </w:ins>
      <w:ins w:id="69" w:author="野草" w:date="2024-04-28T10:05:28Z">
        <w:r>
          <w:rPr>
            <w:rFonts w:hint="eastAsia"/>
            <w:lang w:val="en-US" w:eastAsia="zh-CN"/>
          </w:rPr>
          <w:t>on</w:t>
        </w:r>
      </w:ins>
      <w:ins w:id="70" w:author="野草" w:date="2024-04-28T10:05:29Z">
        <w:r>
          <w:rPr>
            <w:rFonts w:hint="eastAsia"/>
            <w:lang w:val="en-US" w:eastAsia="zh-CN"/>
          </w:rPr>
          <w:t xml:space="preserve"> </w:t>
        </w:r>
      </w:ins>
      <w:ins w:id="71" w:author="野草" w:date="2024-04-28T10:05:30Z">
        <w:r>
          <w:rPr>
            <w:rFonts w:hint="eastAsia"/>
            <w:lang w:val="en-US" w:eastAsia="zh-CN"/>
          </w:rPr>
          <w:t xml:space="preserve">the </w:t>
        </w:r>
      </w:ins>
      <w:ins w:id="72" w:author="野草" w:date="2024-04-28T10:05:30Z">
        <w:r>
          <w:rPr>
            <w:rFonts w:hint="eastAsia"/>
            <w:highlight w:val="green"/>
            <w:lang w:val="en-US" w:eastAsia="zh-CN"/>
            <w:rPrChange w:id="73" w:author="野草" w:date="2024-04-28T10:50:14Z">
              <w:rPr>
                <w:rFonts w:hint="eastAsia"/>
                <w:lang w:val="en-US" w:eastAsia="zh-CN"/>
              </w:rPr>
            </w:rPrChange>
          </w:rPr>
          <w:t>norm</w:t>
        </w:r>
      </w:ins>
      <w:ins w:id="74" w:author="野草" w:date="2024-04-28T10:05:31Z">
        <w:r>
          <w:rPr>
            <w:rFonts w:hint="eastAsia"/>
            <w:highlight w:val="green"/>
            <w:lang w:val="en-US" w:eastAsia="zh-CN"/>
            <w:rPrChange w:id="75" w:author="野草" w:date="2024-04-28T10:50:14Z">
              <w:rPr>
                <w:rFonts w:hint="eastAsia"/>
                <w:lang w:val="en-US" w:eastAsia="zh-CN"/>
              </w:rPr>
            </w:rPrChange>
          </w:rPr>
          <w:t>al sum</w:t>
        </w:r>
      </w:ins>
      <w:ins w:id="76" w:author="野草" w:date="2024-04-28T10:05:32Z">
        <w:r>
          <w:rPr>
            <w:rFonts w:hint="eastAsia"/>
            <w:highlight w:val="green"/>
            <w:lang w:val="en-US" w:eastAsia="zh-CN"/>
            <w:rPrChange w:id="77" w:author="野草" w:date="2024-04-28T10:50:14Z">
              <w:rPr>
                <w:rFonts w:hint="eastAsia"/>
                <w:lang w:val="en-US" w:eastAsia="zh-CN"/>
              </w:rPr>
            </w:rPrChange>
          </w:rPr>
          <w:t>mer day</w:t>
        </w:r>
      </w:ins>
      <w:ins w:id="78" w:author="野草" w:date="2024-04-28T10:06:41Z">
        <w:r>
          <w:rPr>
            <w:rFonts w:hint="eastAsia"/>
            <w:lang w:val="en-US" w:eastAsia="zh-CN"/>
          </w:rPr>
          <w:t xml:space="preserve">. </w:t>
        </w:r>
      </w:ins>
      <w:ins w:id="79" w:author="野草" w:date="2024-04-28T10:06:44Z">
        <w:r>
          <w:rPr>
            <w:rFonts w:hint="eastAsia"/>
            <w:lang w:val="en-US" w:eastAsia="zh-CN"/>
          </w:rPr>
          <w:t>T</w:t>
        </w:r>
      </w:ins>
      <w:ins w:id="80" w:author="野草" w:date="2024-04-28T10:06:45Z">
        <w:r>
          <w:rPr>
            <w:rFonts w:hint="eastAsia"/>
            <w:lang w:val="en-US" w:eastAsia="zh-CN"/>
          </w:rPr>
          <w:t xml:space="preserve">he </w:t>
        </w:r>
      </w:ins>
      <w:ins w:id="81" w:author="野草" w:date="2024-04-28T10:06:46Z">
        <w:r>
          <w:rPr>
            <w:rFonts w:hint="eastAsia"/>
            <w:highlight w:val="green"/>
            <w:lang w:val="en-US" w:eastAsia="zh-CN"/>
            <w:rPrChange w:id="82" w:author="野草" w:date="2024-04-28T10:50:17Z">
              <w:rPr>
                <w:rFonts w:hint="eastAsia"/>
                <w:lang w:val="en-US" w:eastAsia="zh-CN"/>
              </w:rPr>
            </w:rPrChange>
          </w:rPr>
          <w:t>corre</w:t>
        </w:r>
      </w:ins>
      <w:ins w:id="83" w:author="野草" w:date="2024-04-28T10:06:47Z">
        <w:r>
          <w:rPr>
            <w:rFonts w:hint="eastAsia"/>
            <w:highlight w:val="green"/>
            <w:lang w:val="en-US" w:eastAsia="zh-CN"/>
            <w:rPrChange w:id="84" w:author="野草" w:date="2024-04-28T10:50:17Z">
              <w:rPr>
                <w:rFonts w:hint="eastAsia"/>
                <w:lang w:val="en-US" w:eastAsia="zh-CN"/>
              </w:rPr>
            </w:rPrChange>
          </w:rPr>
          <w:t>sp</w:t>
        </w:r>
      </w:ins>
      <w:ins w:id="85" w:author="野草" w:date="2024-04-28T10:06:48Z">
        <w:r>
          <w:rPr>
            <w:rFonts w:hint="eastAsia"/>
            <w:highlight w:val="green"/>
            <w:lang w:val="en-US" w:eastAsia="zh-CN"/>
            <w:rPrChange w:id="86" w:author="野草" w:date="2024-04-28T10:50:17Z">
              <w:rPr>
                <w:rFonts w:hint="eastAsia"/>
                <w:lang w:val="en-US" w:eastAsia="zh-CN"/>
              </w:rPr>
            </w:rPrChange>
          </w:rPr>
          <w:t>o</w:t>
        </w:r>
      </w:ins>
      <w:ins w:id="87" w:author="野草" w:date="2024-04-28T10:06:49Z">
        <w:r>
          <w:rPr>
            <w:rFonts w:hint="eastAsia"/>
            <w:highlight w:val="green"/>
            <w:lang w:val="en-US" w:eastAsia="zh-CN"/>
            <w:rPrChange w:id="88" w:author="野草" w:date="2024-04-28T10:50:17Z">
              <w:rPr>
                <w:rFonts w:hint="eastAsia"/>
                <w:lang w:val="en-US" w:eastAsia="zh-CN"/>
              </w:rPr>
            </w:rPrChange>
          </w:rPr>
          <w:t xml:space="preserve">nding </w:t>
        </w:r>
      </w:ins>
      <w:ins w:id="89" w:author="野草" w:date="2024-04-28T10:06:50Z">
        <w:r>
          <w:rPr>
            <w:rFonts w:hint="eastAsia"/>
            <w:highlight w:val="green"/>
            <w:lang w:val="en-US" w:eastAsia="zh-CN"/>
            <w:rPrChange w:id="90" w:author="野草" w:date="2024-04-28T10:50:17Z">
              <w:rPr>
                <w:rFonts w:hint="eastAsia"/>
                <w:lang w:val="en-US" w:eastAsia="zh-CN"/>
              </w:rPr>
            </w:rPrChange>
          </w:rPr>
          <w:t>values</w:t>
        </w:r>
      </w:ins>
      <w:ins w:id="91" w:author="野草" w:date="2024-04-28T10:06:51Z">
        <w:r>
          <w:rPr>
            <w:rFonts w:hint="eastAsia"/>
            <w:lang w:val="en-US" w:eastAsia="zh-CN"/>
          </w:rPr>
          <w:t xml:space="preserve"> </w:t>
        </w:r>
      </w:ins>
      <w:ins w:id="92" w:author="野草" w:date="2024-04-28T11:48:10Z">
        <w:r>
          <w:rPr>
            <w:rFonts w:hint="eastAsia"/>
            <w:highlight w:val="none"/>
            <w:lang w:val="en-US" w:eastAsia="zh-CN"/>
          </w:rPr>
          <w:t>b</w:t>
        </w:r>
      </w:ins>
      <w:ins w:id="93" w:author="野草" w:date="2024-04-28T11:48:11Z">
        <w:r>
          <w:rPr>
            <w:rFonts w:hint="eastAsia"/>
            <w:highlight w:val="none"/>
            <w:lang w:val="en-US" w:eastAsia="zh-CN"/>
          </w:rPr>
          <w:t>ecam</w:t>
        </w:r>
      </w:ins>
      <w:ins w:id="94" w:author="野草" w:date="2024-04-28T11:48:12Z">
        <w:r>
          <w:rPr>
            <w:rFonts w:hint="eastAsia"/>
            <w:highlight w:val="none"/>
            <w:lang w:val="en-US" w:eastAsia="zh-CN"/>
          </w:rPr>
          <w:t>e</w:t>
        </w:r>
      </w:ins>
      <w:ins w:id="95" w:author="野草" w:date="2024-04-28T11:35:07Z">
        <w:r>
          <w:rPr>
            <w:rFonts w:hint="eastAsia"/>
            <w:highlight w:val="none"/>
            <w:lang w:val="en-US" w:eastAsia="zh-CN"/>
          </w:rPr>
          <w:t xml:space="preserve"> </w:t>
        </w:r>
      </w:ins>
      <w:ins w:id="96" w:author="野草" w:date="2024-04-28T11:35:07Z">
        <w:r>
          <w:rPr>
            <w:rFonts w:hint="eastAsia"/>
            <w:highlight w:val="green"/>
            <w:lang w:val="en-US" w:eastAsia="zh-CN"/>
          </w:rPr>
          <w:t>significantly higher</w:t>
        </w:r>
      </w:ins>
      <w:ins w:id="97" w:author="野草" w:date="2024-04-28T11:35:23Z">
        <w:r>
          <w:rPr>
            <w:rFonts w:hint="eastAsia"/>
            <w:highlight w:val="green"/>
            <w:lang w:val="en-US" w:eastAsia="zh-CN"/>
          </w:rPr>
          <w:t xml:space="preserve"> </w:t>
        </w:r>
      </w:ins>
      <w:ins w:id="98" w:author="野草" w:date="2024-04-28T11:35:24Z">
        <w:r>
          <w:rPr>
            <w:rFonts w:hint="eastAsia"/>
            <w:lang w:val="en-US" w:eastAsia="zh-CN"/>
          </w:rPr>
          <w:t xml:space="preserve">on the </w:t>
        </w:r>
      </w:ins>
      <w:ins w:id="99" w:author="野草" w:date="2024-04-28T11:35:24Z">
        <w:r>
          <w:rPr>
            <w:rFonts w:hint="eastAsia"/>
            <w:highlight w:val="green"/>
            <w:lang w:val="en-US" w:eastAsia="zh-CN"/>
          </w:rPr>
          <w:t>extremely hot day</w:t>
        </w:r>
      </w:ins>
      <w:ins w:id="100" w:author="野草" w:date="2024-04-28T11:35:08Z">
        <w:r>
          <w:rPr>
            <w:rFonts w:hint="eastAsia"/>
            <w:highlight w:val="green"/>
            <w:lang w:val="en-US" w:eastAsia="zh-CN"/>
          </w:rPr>
          <w:t xml:space="preserve">, </w:t>
        </w:r>
      </w:ins>
      <w:ins w:id="101" w:author="野草" w:date="2024-04-28T11:35:13Z">
        <w:r>
          <w:rPr>
            <w:rFonts w:hint="eastAsia"/>
            <w:highlight w:val="green"/>
            <w:lang w:val="en-US" w:eastAsia="zh-CN"/>
          </w:rPr>
          <w:t>b</w:t>
        </w:r>
      </w:ins>
      <w:ins w:id="102" w:author="野草" w:date="2024-04-28T11:35:14Z">
        <w:r>
          <w:rPr>
            <w:rFonts w:hint="eastAsia"/>
            <w:highlight w:val="green"/>
            <w:lang w:val="en-US" w:eastAsia="zh-CN"/>
          </w:rPr>
          <w:t>e</w:t>
        </w:r>
      </w:ins>
      <w:ins w:id="103" w:author="野草" w:date="2024-04-28T11:35:15Z">
        <w:r>
          <w:rPr>
            <w:rFonts w:hint="eastAsia"/>
            <w:highlight w:val="green"/>
            <w:lang w:val="en-US" w:eastAsia="zh-CN"/>
          </w:rPr>
          <w:t>ing</w:t>
        </w:r>
      </w:ins>
      <w:ins w:id="104" w:author="野草" w:date="2024-04-28T10:05:33Z">
        <w:r>
          <w:rPr>
            <w:rFonts w:hint="eastAsia"/>
            <w:lang w:val="en-US" w:eastAsia="zh-CN"/>
          </w:rPr>
          <w:t xml:space="preserve"> </w:t>
        </w:r>
      </w:ins>
      <w:del w:id="105" w:author="野草" w:date="2024-04-28T10:12:51Z">
        <w:r>
          <w:rPr>
            <w:rFonts w:hint="default"/>
            <w:lang w:val="en-US"/>
          </w:rPr>
          <w:delText xml:space="preserve">higher on </w:delText>
        </w:r>
        <w:commentRangeEnd w:id="0"/>
      </w:del>
      <w:del w:id="106" w:author="野草" w:date="2024-04-28T10:12:51Z">
        <w:r>
          <w:rPr>
            <w:rStyle w:val="13"/>
            <w:rFonts w:hint="default"/>
            <w:lang w:val="en-US"/>
          </w:rPr>
          <w:commentReference w:id="0"/>
        </w:r>
      </w:del>
      <w:del w:id="107" w:author="野草" w:date="2024-04-28T10:12:51Z">
        <w:r>
          <w:rPr>
            <w:rFonts w:hint="default"/>
            <w:lang w:val="en-US"/>
          </w:rPr>
          <w:delText>the extremely hot day</w:delText>
        </w:r>
      </w:del>
      <w:ins w:id="108" w:author="野草" w:date="2024-04-28T10:12:54Z">
        <w:r>
          <w:rPr>
            <w:rFonts w:hint="eastAsia"/>
            <w:highlight w:val="cyan"/>
            <w:lang w:val="en-US" w:eastAsia="zh-CN"/>
            <w:rPrChange w:id="109" w:author="野草" w:date="2024-04-28T10:50:23Z">
              <w:rPr>
                <w:rFonts w:hint="eastAsia"/>
                <w:lang w:val="en-US" w:eastAsia="zh-CN"/>
              </w:rPr>
            </w:rPrChange>
          </w:rPr>
          <w:t xml:space="preserve">6.4 </w:t>
        </w:r>
      </w:ins>
      <w:ins w:id="110" w:author="野草" w:date="2024-04-28T10:12:56Z">
        <w:r>
          <w:rPr>
            <w:rFonts w:hint="eastAsia"/>
            <w:highlight w:val="cyan"/>
            <w:lang w:val="en-US" w:eastAsia="zh-CN"/>
            <w:rPrChange w:id="111" w:author="野草" w:date="2024-04-28T10:50:23Z">
              <w:rPr>
                <w:rFonts w:hint="eastAsia"/>
                <w:lang w:val="en-US" w:eastAsia="zh-CN"/>
              </w:rPr>
            </w:rPrChange>
          </w:rPr>
          <w:t xml:space="preserve">°C </w:t>
        </w:r>
      </w:ins>
      <w:ins w:id="112" w:author="野草" w:date="2024-04-28T10:12:57Z">
        <w:r>
          <w:rPr>
            <w:rFonts w:hint="eastAsia"/>
            <w:highlight w:val="cyan"/>
            <w:lang w:val="en-US" w:eastAsia="zh-CN"/>
            <w:rPrChange w:id="113" w:author="野草" w:date="2024-04-28T10:50:23Z">
              <w:rPr>
                <w:rFonts w:hint="eastAsia"/>
                <w:lang w:val="en-US" w:eastAsia="zh-CN"/>
              </w:rPr>
            </w:rPrChange>
          </w:rPr>
          <w:t>and</w:t>
        </w:r>
      </w:ins>
      <w:ins w:id="114" w:author="野草" w:date="2024-04-28T10:12:58Z">
        <w:r>
          <w:rPr>
            <w:rFonts w:hint="eastAsia"/>
            <w:highlight w:val="cyan"/>
            <w:lang w:val="en-US" w:eastAsia="zh-CN"/>
            <w:rPrChange w:id="115" w:author="野草" w:date="2024-04-28T10:50:23Z">
              <w:rPr>
                <w:rFonts w:hint="eastAsia"/>
                <w:lang w:val="en-US" w:eastAsia="zh-CN"/>
              </w:rPr>
            </w:rPrChange>
          </w:rPr>
          <w:t xml:space="preserve"> 3.</w:t>
        </w:r>
      </w:ins>
      <w:ins w:id="116" w:author="野草" w:date="2024-04-28T10:13:00Z">
        <w:r>
          <w:rPr>
            <w:rFonts w:hint="eastAsia"/>
            <w:highlight w:val="cyan"/>
            <w:lang w:val="en-US" w:eastAsia="zh-CN"/>
            <w:rPrChange w:id="117" w:author="野草" w:date="2024-04-28T10:50:23Z">
              <w:rPr>
                <w:rFonts w:hint="eastAsia"/>
                <w:lang w:val="en-US" w:eastAsia="zh-CN"/>
              </w:rPr>
            </w:rPrChange>
          </w:rPr>
          <w:t>1</w:t>
        </w:r>
      </w:ins>
      <w:ins w:id="118" w:author="野草" w:date="2024-04-28T10:13:01Z">
        <w:r>
          <w:rPr>
            <w:rFonts w:hint="eastAsia"/>
            <w:highlight w:val="cyan"/>
            <w:lang w:val="en-US" w:eastAsia="zh-CN"/>
            <w:rPrChange w:id="119" w:author="野草" w:date="2024-04-28T10:50:23Z">
              <w:rPr>
                <w:rFonts w:hint="eastAsia"/>
                <w:lang w:val="en-US" w:eastAsia="zh-CN"/>
              </w:rPr>
            </w:rPrChange>
          </w:rPr>
          <w:t xml:space="preserve"> </w:t>
        </w:r>
      </w:ins>
      <w:ins w:id="120" w:author="野草" w:date="2024-04-28T10:13:02Z">
        <w:r>
          <w:rPr>
            <w:rFonts w:hint="eastAsia"/>
            <w:highlight w:val="cyan"/>
            <w:lang w:val="en-US" w:eastAsia="zh-CN"/>
            <w:rPrChange w:id="121" w:author="野草" w:date="2024-04-28T10:50:23Z">
              <w:rPr>
                <w:rFonts w:hint="eastAsia"/>
                <w:lang w:val="en-US" w:eastAsia="zh-CN"/>
              </w:rPr>
            </w:rPrChange>
          </w:rPr>
          <w:t>°</w:t>
        </w:r>
      </w:ins>
      <w:ins w:id="122" w:author="野草" w:date="2024-04-28T10:13:03Z">
        <w:r>
          <w:rPr>
            <w:rFonts w:hint="eastAsia"/>
            <w:highlight w:val="cyan"/>
            <w:lang w:val="en-US" w:eastAsia="zh-CN"/>
            <w:rPrChange w:id="123" w:author="野草" w:date="2024-04-28T10:50:23Z">
              <w:rPr>
                <w:rFonts w:hint="eastAsia"/>
                <w:lang w:val="en-US" w:eastAsia="zh-CN"/>
              </w:rPr>
            </w:rPrChange>
          </w:rPr>
          <w:t>C</w:t>
        </w:r>
      </w:ins>
      <w:del w:id="124" w:author="野草" w:date="2024-04-28T11:35:29Z">
        <w:r>
          <w:rPr>
            <w:rFonts w:hint="eastAsia"/>
          </w:rPr>
          <w:delText xml:space="preserve"> </w:delText>
        </w:r>
      </w:del>
      <w:del w:id="125" w:author="野草" w:date="2024-04-28T11:35:29Z">
        <w:r>
          <w:rPr>
            <w:rFonts w:hint="default"/>
            <w:lang w:val="en-US"/>
          </w:rPr>
          <w:delText>compared to the normal summer day</w:delText>
        </w:r>
      </w:del>
      <w:r>
        <w:rPr>
          <w:rFonts w:hint="eastAsia"/>
        </w:rPr>
        <w:t xml:space="preserve">. </w:t>
      </w:r>
      <w:r>
        <w:rPr>
          <w:rFonts w:hint="eastAsia"/>
          <w:highlight w:val="green"/>
          <w:rPrChange w:id="126" w:author="野草" w:date="2024-04-28T10:50:31Z">
            <w:rPr>
              <w:rFonts w:hint="eastAsia"/>
            </w:rPr>
          </w:rPrChange>
        </w:rPr>
        <w:t>Topographical characteristics</w:t>
      </w:r>
      <w:r>
        <w:rPr>
          <w:rFonts w:hint="eastAsia"/>
        </w:rPr>
        <w:t xml:space="preserve"> </w:t>
      </w:r>
      <w:ins w:id="127" w:author="野草" w:date="2024-04-28T10:43:50Z">
        <w:r>
          <w:rPr>
            <w:rFonts w:hint="eastAsia"/>
            <w:lang w:val="en-US" w:eastAsia="zh-CN"/>
          </w:rPr>
          <w:t>(</w:t>
        </w:r>
      </w:ins>
      <w:ins w:id="128" w:author="野草" w:date="2024-04-28T10:43:52Z">
        <w:r>
          <w:rPr>
            <w:rFonts w:hint="eastAsia"/>
            <w:lang w:val="en-US" w:eastAsia="zh-CN"/>
          </w:rPr>
          <w:t>s</w:t>
        </w:r>
      </w:ins>
      <w:ins w:id="129" w:author="野草" w:date="2024-04-28T10:43:53Z">
        <w:r>
          <w:rPr>
            <w:rFonts w:hint="eastAsia"/>
            <w:lang w:val="en-US" w:eastAsia="zh-CN"/>
          </w:rPr>
          <w:t xml:space="preserve">lope </w:t>
        </w:r>
      </w:ins>
      <w:ins w:id="130" w:author="野草" w:date="2024-04-28T10:43:54Z">
        <w:r>
          <w:rPr>
            <w:rFonts w:hint="eastAsia"/>
            <w:lang w:val="en-US" w:eastAsia="zh-CN"/>
          </w:rPr>
          <w:t>and e</w:t>
        </w:r>
      </w:ins>
      <w:ins w:id="131" w:author="野草" w:date="2024-04-28T10:43:55Z">
        <w:r>
          <w:rPr>
            <w:rFonts w:hint="eastAsia"/>
            <w:lang w:val="en-US" w:eastAsia="zh-CN"/>
          </w:rPr>
          <w:t>leva</w:t>
        </w:r>
      </w:ins>
      <w:ins w:id="132" w:author="野草" w:date="2024-04-28T10:43:56Z">
        <w:r>
          <w:rPr>
            <w:rFonts w:hint="eastAsia"/>
            <w:lang w:val="en-US" w:eastAsia="zh-CN"/>
          </w:rPr>
          <w:t>tion</w:t>
        </w:r>
      </w:ins>
      <w:ins w:id="133" w:author="野草" w:date="2024-04-28T10:43:50Z">
        <w:r>
          <w:rPr>
            <w:rFonts w:hint="eastAsia"/>
            <w:lang w:val="en-US" w:eastAsia="zh-CN"/>
          </w:rPr>
          <w:t>)</w:t>
        </w:r>
      </w:ins>
      <w:ins w:id="134" w:author="野草" w:date="2024-04-28T10:43:51Z">
        <w:r>
          <w:rPr>
            <w:rFonts w:hint="eastAsia"/>
            <w:lang w:val="en-US" w:eastAsia="zh-CN"/>
          </w:rPr>
          <w:t xml:space="preserve"> </w:t>
        </w:r>
      </w:ins>
      <w:r>
        <w:rPr>
          <w:rFonts w:hint="eastAsia"/>
        </w:rPr>
        <w:t xml:space="preserve">exhibited </w:t>
      </w:r>
      <w:r>
        <w:rPr>
          <w:rFonts w:hint="eastAsia"/>
          <w:highlight w:val="green"/>
          <w:rPrChange w:id="135" w:author="野草" w:date="2024-04-28T10:50:35Z">
            <w:rPr>
              <w:rFonts w:hint="eastAsia"/>
            </w:rPr>
          </w:rPrChange>
        </w:rPr>
        <w:t>strong impacts</w:t>
      </w:r>
      <w:r>
        <w:rPr>
          <w:rFonts w:hint="eastAsia"/>
        </w:rPr>
        <w:t xml:space="preserve"> on</w:t>
      </w:r>
      <w:del w:id="136" w:author="野草" w:date="2024-04-28T10:50:39Z">
        <w:r>
          <w:rPr>
            <w:rFonts w:hint="eastAsia"/>
          </w:rPr>
          <w:delText xml:space="preserve"> both</w:delText>
        </w:r>
      </w:del>
      <w:r>
        <w:rPr>
          <w:rFonts w:hint="eastAsia"/>
        </w:rPr>
        <w:t xml:space="preserve"> </w:t>
      </w:r>
      <w:del w:id="137" w:author="野草" w:date="2024-04-28T08:03:14Z">
        <w:r>
          <w:rPr>
            <w:rFonts w:hint="default"/>
            <w:highlight w:val="green"/>
            <w:lang w:val="en-US"/>
            <w:rPrChange w:id="138" w:author="野草" w:date="2024-04-28T10:50:43Z">
              <w:rPr>
                <w:rFonts w:hint="default"/>
                <w:lang w:val="en-US"/>
              </w:rPr>
            </w:rPrChange>
          </w:rPr>
          <w:delText>RCI and CRCI</w:delText>
        </w:r>
      </w:del>
      <w:ins w:id="139" w:author="野草" w:date="2024-04-28T08:03:14Z">
        <w:r>
          <w:rPr>
            <w:rFonts w:hint="eastAsia"/>
            <w:highlight w:val="green"/>
            <w:lang w:val="en-US" w:eastAsia="zh-CN"/>
            <w:rPrChange w:id="140" w:author="野草" w:date="2024-04-28T10:50:43Z">
              <w:rPr>
                <w:rFonts w:hint="eastAsia"/>
                <w:lang w:val="en-US" w:eastAsia="zh-CN"/>
              </w:rPr>
            </w:rPrChange>
          </w:rPr>
          <w:t xml:space="preserve">river </w:t>
        </w:r>
      </w:ins>
      <w:ins w:id="141" w:author="野草" w:date="2024-04-28T08:03:15Z">
        <w:r>
          <w:rPr>
            <w:rFonts w:hint="eastAsia"/>
            <w:highlight w:val="green"/>
            <w:lang w:val="en-US" w:eastAsia="zh-CN"/>
            <w:rPrChange w:id="142" w:author="野草" w:date="2024-04-28T10:50:43Z">
              <w:rPr>
                <w:rFonts w:hint="eastAsia"/>
                <w:lang w:val="en-US" w:eastAsia="zh-CN"/>
              </w:rPr>
            </w:rPrChange>
          </w:rPr>
          <w:t>coolin</w:t>
        </w:r>
      </w:ins>
      <w:ins w:id="143" w:author="野草" w:date="2024-04-28T08:03:16Z">
        <w:r>
          <w:rPr>
            <w:rFonts w:hint="eastAsia"/>
            <w:highlight w:val="green"/>
            <w:lang w:val="en-US" w:eastAsia="zh-CN"/>
            <w:rPrChange w:id="144" w:author="野草" w:date="2024-04-28T10:50:43Z">
              <w:rPr>
                <w:rFonts w:hint="eastAsia"/>
                <w:lang w:val="en-US" w:eastAsia="zh-CN"/>
              </w:rPr>
            </w:rPrChange>
          </w:rPr>
          <w:t>g eff</w:t>
        </w:r>
      </w:ins>
      <w:ins w:id="145" w:author="野草" w:date="2024-04-28T08:03:17Z">
        <w:r>
          <w:rPr>
            <w:rFonts w:hint="eastAsia"/>
            <w:highlight w:val="green"/>
            <w:lang w:val="en-US" w:eastAsia="zh-CN"/>
            <w:rPrChange w:id="146" w:author="野草" w:date="2024-04-28T10:50:43Z">
              <w:rPr>
                <w:rFonts w:hint="eastAsia"/>
                <w:lang w:val="en-US" w:eastAsia="zh-CN"/>
              </w:rPr>
            </w:rPrChange>
          </w:rPr>
          <w:t>ects</w:t>
        </w:r>
      </w:ins>
      <w:r>
        <w:rPr>
          <w:rFonts w:hint="eastAsia"/>
        </w:rPr>
        <w:t xml:space="preserve">, whereas </w:t>
      </w:r>
      <w:r>
        <w:rPr>
          <w:rFonts w:hint="eastAsia"/>
          <w:highlight w:val="green"/>
          <w:rPrChange w:id="147" w:author="野草" w:date="2024-04-28T10:50:46Z">
            <w:rPr>
              <w:rFonts w:hint="eastAsia"/>
            </w:rPr>
          </w:rPrChange>
        </w:rPr>
        <w:t>the</w:t>
      </w:r>
      <w:del w:id="148" w:author="野草" w:date="2024-04-28T08:05:15Z">
        <w:r>
          <w:rPr>
            <w:rFonts w:hint="default"/>
            <w:highlight w:val="green"/>
            <w:lang w:val="en-US"/>
            <w:rPrChange w:id="149" w:author="野草" w:date="2024-04-28T10:50:46Z">
              <w:rPr>
                <w:rFonts w:hint="default"/>
                <w:lang w:val="en-US"/>
              </w:rPr>
            </w:rPrChange>
          </w:rPr>
          <w:delText xml:space="preserve"> impacts</w:delText>
        </w:r>
      </w:del>
      <w:ins w:id="150" w:author="野草" w:date="2024-04-28T08:05:15Z">
        <w:r>
          <w:rPr>
            <w:rFonts w:hint="eastAsia"/>
            <w:highlight w:val="green"/>
            <w:lang w:val="en-US" w:eastAsia="zh-CN"/>
            <w:rPrChange w:id="151" w:author="野草" w:date="2024-04-28T10:50:46Z">
              <w:rPr>
                <w:rFonts w:hint="eastAsia"/>
                <w:lang w:val="en-US" w:eastAsia="zh-CN"/>
              </w:rPr>
            </w:rPrChange>
          </w:rPr>
          <w:t xml:space="preserve"> </w:t>
        </w:r>
      </w:ins>
      <w:del w:id="152" w:author="野草" w:date="2024-04-28T08:05:59Z">
        <w:r>
          <w:rPr>
            <w:rFonts w:hint="default"/>
            <w:highlight w:val="green"/>
            <w:lang w:val="en-US"/>
            <w:rPrChange w:id="153" w:author="野草" w:date="2024-04-28T10:50:46Z">
              <w:rPr>
                <w:rFonts w:hint="default"/>
                <w:lang w:val="en-US"/>
              </w:rPr>
            </w:rPrChange>
          </w:rPr>
          <w:delText xml:space="preserve"> </w:delText>
        </w:r>
      </w:del>
      <w:ins w:id="154" w:author="野草" w:date="2024-04-28T08:05:59Z">
        <w:r>
          <w:rPr>
            <w:rFonts w:hint="eastAsia"/>
            <w:highlight w:val="green"/>
            <w:lang w:val="en-US" w:eastAsia="zh-CN"/>
            <w:rPrChange w:id="155" w:author="野草" w:date="2024-04-28T10:50:46Z">
              <w:rPr>
                <w:rFonts w:hint="eastAsia"/>
                <w:lang w:val="en-US" w:eastAsia="zh-CN"/>
              </w:rPr>
            </w:rPrChange>
          </w:rPr>
          <w:t>cont</w:t>
        </w:r>
      </w:ins>
      <w:ins w:id="156" w:author="野草" w:date="2024-04-28T08:06:00Z">
        <w:r>
          <w:rPr>
            <w:rFonts w:hint="eastAsia"/>
            <w:highlight w:val="green"/>
            <w:lang w:val="en-US" w:eastAsia="zh-CN"/>
            <w:rPrChange w:id="157" w:author="野草" w:date="2024-04-28T10:50:46Z">
              <w:rPr>
                <w:rFonts w:hint="eastAsia"/>
                <w:lang w:val="en-US" w:eastAsia="zh-CN"/>
              </w:rPr>
            </w:rPrChange>
          </w:rPr>
          <w:t>ribution</w:t>
        </w:r>
      </w:ins>
      <w:ins w:id="158" w:author="野草" w:date="2024-04-28T08:06:01Z">
        <w:r>
          <w:rPr>
            <w:rFonts w:hint="eastAsia"/>
            <w:highlight w:val="green"/>
            <w:lang w:val="en-US" w:eastAsia="zh-CN"/>
            <w:rPrChange w:id="159" w:author="野草" w:date="2024-04-28T10:50:46Z">
              <w:rPr>
                <w:rFonts w:hint="eastAsia"/>
                <w:lang w:val="en-US" w:eastAsia="zh-CN"/>
              </w:rPr>
            </w:rPrChange>
          </w:rPr>
          <w:t>s</w:t>
        </w:r>
      </w:ins>
      <w:ins w:id="160" w:author="野草" w:date="2024-04-28T08:06:01Z">
        <w:r>
          <w:rPr>
            <w:rFonts w:hint="eastAsia"/>
            <w:lang w:val="en-US" w:eastAsia="zh-CN"/>
          </w:rPr>
          <w:t xml:space="preserve"> </w:t>
        </w:r>
      </w:ins>
      <w:r>
        <w:rPr>
          <w:rFonts w:hint="eastAsia"/>
        </w:rPr>
        <w:t xml:space="preserve">of </w:t>
      </w:r>
      <w:bookmarkStart w:id="1" w:name="OLE_LINK132"/>
      <w:r>
        <w:rPr>
          <w:rFonts w:hint="eastAsia"/>
          <w:highlight w:val="green"/>
          <w:rPrChange w:id="161" w:author="野草" w:date="2024-04-28T10:50:49Z">
            <w:rPr>
              <w:rFonts w:hint="eastAsia"/>
            </w:rPr>
          </w:rPrChange>
        </w:rPr>
        <w:t>land cover composition</w:t>
      </w:r>
      <w:bookmarkEnd w:id="1"/>
      <w:r>
        <w:rPr>
          <w:rFonts w:hint="eastAsia"/>
          <w:highlight w:val="green"/>
          <w:rPrChange w:id="162" w:author="野草" w:date="2024-04-28T10:50:49Z">
            <w:rPr>
              <w:rFonts w:hint="eastAsia"/>
            </w:rPr>
          </w:rPrChange>
        </w:rPr>
        <w:t>s</w:t>
      </w:r>
      <w:r>
        <w:rPr>
          <w:rFonts w:hint="eastAsia"/>
        </w:rPr>
        <w:t xml:space="preserve"> were found </w:t>
      </w:r>
      <w:r>
        <w:rPr>
          <w:rFonts w:hint="eastAsia"/>
          <w:highlight w:val="green"/>
          <w:rPrChange w:id="163" w:author="野草" w:date="2024-04-28T10:50:53Z">
            <w:rPr>
              <w:rFonts w:hint="eastAsia"/>
            </w:rPr>
          </w:rPrChange>
        </w:rPr>
        <w:t xml:space="preserve">to be </w:t>
      </w:r>
      <w:del w:id="164" w:author="野草" w:date="2024-04-28T07:54:36Z">
        <w:bookmarkStart w:id="2" w:name="OLE_LINK127"/>
        <w:r>
          <w:rPr>
            <w:rFonts w:hint="default"/>
            <w:highlight w:val="green"/>
            <w:lang w:val="en-US"/>
            <w:rPrChange w:id="165" w:author="野草" w:date="2024-04-28T10:50:53Z">
              <w:rPr>
                <w:rFonts w:hint="default"/>
                <w:lang w:val="en-US"/>
              </w:rPr>
            </w:rPrChange>
          </w:rPr>
          <w:delText>minima</w:delText>
        </w:r>
      </w:del>
      <w:ins w:id="166" w:author="野草" w:date="2024-04-28T07:54:37Z">
        <w:r>
          <w:rPr>
            <w:rFonts w:hint="eastAsia"/>
            <w:highlight w:val="green"/>
            <w:lang w:val="en-US" w:eastAsia="zh-CN"/>
            <w:rPrChange w:id="167" w:author="野草" w:date="2024-04-28T10:50:53Z">
              <w:rPr>
                <w:rFonts w:hint="eastAsia"/>
                <w:lang w:val="en-US" w:eastAsia="zh-CN"/>
              </w:rPr>
            </w:rPrChange>
          </w:rPr>
          <w:t>s</w:t>
        </w:r>
      </w:ins>
      <w:ins w:id="168" w:author="野草" w:date="2024-04-28T07:54:38Z">
        <w:r>
          <w:rPr>
            <w:rFonts w:hint="eastAsia"/>
            <w:highlight w:val="green"/>
            <w:lang w:val="en-US" w:eastAsia="zh-CN"/>
            <w:rPrChange w:id="169" w:author="野草" w:date="2024-04-28T10:50:53Z">
              <w:rPr>
                <w:rFonts w:hint="eastAsia"/>
                <w:lang w:val="en-US" w:eastAsia="zh-CN"/>
              </w:rPr>
            </w:rPrChange>
          </w:rPr>
          <w:t>mal</w:t>
        </w:r>
      </w:ins>
      <w:r>
        <w:rPr>
          <w:rFonts w:hint="eastAsia"/>
          <w:highlight w:val="green"/>
          <w:rPrChange w:id="170" w:author="野草" w:date="2024-04-28T10:50:53Z">
            <w:rPr>
              <w:rFonts w:hint="eastAsia"/>
            </w:rPr>
          </w:rPrChange>
        </w:rPr>
        <w:t>l</w:t>
      </w:r>
      <w:bookmarkEnd w:id="2"/>
      <w:r>
        <w:rPr>
          <w:rFonts w:hint="eastAsia"/>
        </w:rPr>
        <w:t>.</w:t>
      </w:r>
      <w:bookmarkStart w:id="133" w:name="_GoBack"/>
      <w:bookmarkEnd w:id="133"/>
      <w:r>
        <w:rPr>
          <w:rFonts w:hint="eastAsia"/>
        </w:rPr>
        <w:t xml:space="preserve"> </w:t>
      </w:r>
      <w:del w:id="171" w:author="野草" w:date="2024-04-28T08:04:43Z">
        <w:r>
          <w:rPr>
            <w:rFonts w:hint="default"/>
            <w:lang w:val="en-US"/>
          </w:rPr>
          <w:delText>O</w:delText>
        </w:r>
      </w:del>
      <w:del w:id="172" w:author="野草" w:date="2024-04-28T08:04:43Z">
        <w:r>
          <w:rPr>
            <w:rFonts w:hint="eastAsia"/>
          </w:rPr>
          <w:delText>n the extremely hot day, average elevation made larger contributions on RCI and CRCI compared to the normal summer day</w:delText>
        </w:r>
      </w:del>
      <w:ins w:id="173" w:author="野草" w:date="2024-04-28T08:04:49Z">
        <w:r>
          <w:rPr>
            <w:rFonts w:hint="eastAsia"/>
            <w:lang w:val="en-US" w:eastAsia="zh-CN"/>
          </w:rPr>
          <w:t>C</w:t>
        </w:r>
      </w:ins>
      <w:ins w:id="174" w:author="野草" w:date="2024-04-28T08:04:46Z">
        <w:r>
          <w:rPr>
            <w:rFonts w:hint="eastAsia"/>
          </w:rPr>
          <w:t>ompared to</w:t>
        </w:r>
      </w:ins>
      <w:ins w:id="175" w:author="野草" w:date="2024-04-28T08:04:51Z">
        <w:r>
          <w:rPr>
            <w:rFonts w:hint="eastAsia"/>
            <w:lang w:val="en-US" w:eastAsia="zh-CN"/>
          </w:rPr>
          <w:t xml:space="preserve"> </w:t>
        </w:r>
      </w:ins>
      <w:ins w:id="176" w:author="野草" w:date="2024-04-28T08:04:52Z">
        <w:r>
          <w:rPr>
            <w:rFonts w:hint="eastAsia"/>
            <w:lang w:val="en-US" w:eastAsia="zh-CN"/>
          </w:rPr>
          <w:t>the</w:t>
        </w:r>
      </w:ins>
      <w:ins w:id="177" w:author="野草" w:date="2024-04-28T08:04:46Z">
        <w:r>
          <w:rPr>
            <w:rFonts w:hint="eastAsia"/>
          </w:rPr>
          <w:t xml:space="preserve"> </w:t>
        </w:r>
      </w:ins>
      <w:ins w:id="178" w:author="野草" w:date="2024-04-28T08:04:46Z">
        <w:r>
          <w:rPr>
            <w:rFonts w:hint="eastAsia"/>
            <w:highlight w:val="green"/>
            <w:rPrChange w:id="179" w:author="野草" w:date="2024-04-28T10:50:56Z">
              <w:rPr>
                <w:rFonts w:hint="eastAsia"/>
              </w:rPr>
            </w:rPrChange>
          </w:rPr>
          <w:t>normal summer day</w:t>
        </w:r>
      </w:ins>
      <w:ins w:id="180" w:author="野草" w:date="2024-04-28T08:04:46Z">
        <w:r>
          <w:rPr>
            <w:rFonts w:hint="eastAsia"/>
          </w:rPr>
          <w:t>, the</w:t>
        </w:r>
      </w:ins>
      <w:ins w:id="181" w:author="野草" w:date="2024-04-28T08:04:46Z">
        <w:r>
          <w:rPr>
            <w:rFonts w:hint="eastAsia"/>
            <w:highlight w:val="green"/>
            <w:rPrChange w:id="182" w:author="野草" w:date="2024-04-28T10:51:03Z">
              <w:rPr>
                <w:rFonts w:hint="eastAsia"/>
              </w:rPr>
            </w:rPrChange>
          </w:rPr>
          <w:t xml:space="preserve"> </w:t>
        </w:r>
      </w:ins>
      <w:ins w:id="183" w:author="野草" w:date="2024-04-28T08:04:56Z">
        <w:r>
          <w:rPr>
            <w:rFonts w:hint="eastAsia"/>
            <w:highlight w:val="green"/>
            <w:lang w:val="en-US" w:eastAsia="zh-CN"/>
            <w:rPrChange w:id="184" w:author="野草" w:date="2024-04-28T10:51:03Z">
              <w:rPr>
                <w:rFonts w:hint="eastAsia"/>
                <w:lang w:val="en-US" w:eastAsia="zh-CN"/>
              </w:rPr>
            </w:rPrChange>
          </w:rPr>
          <w:t>rel</w:t>
        </w:r>
      </w:ins>
      <w:ins w:id="185" w:author="野草" w:date="2024-04-28T08:04:57Z">
        <w:r>
          <w:rPr>
            <w:rFonts w:hint="eastAsia"/>
            <w:highlight w:val="green"/>
            <w:lang w:val="en-US" w:eastAsia="zh-CN"/>
            <w:rPrChange w:id="186" w:author="野草" w:date="2024-04-28T10:51:03Z">
              <w:rPr>
                <w:rFonts w:hint="eastAsia"/>
                <w:lang w:val="en-US" w:eastAsia="zh-CN"/>
              </w:rPr>
            </w:rPrChange>
          </w:rPr>
          <w:t xml:space="preserve">ative </w:t>
        </w:r>
      </w:ins>
      <w:ins w:id="187" w:author="野草" w:date="2024-04-28T08:04:46Z">
        <w:r>
          <w:rPr>
            <w:rFonts w:hint="eastAsia"/>
            <w:highlight w:val="green"/>
            <w:rPrChange w:id="188" w:author="野草" w:date="2024-04-28T10:51:03Z">
              <w:rPr>
                <w:rFonts w:hint="eastAsia"/>
              </w:rPr>
            </w:rPrChange>
          </w:rPr>
          <w:t>importance</w:t>
        </w:r>
      </w:ins>
      <w:ins w:id="189" w:author="野草" w:date="2024-04-28T08:04:46Z">
        <w:r>
          <w:rPr>
            <w:rFonts w:hint="eastAsia"/>
          </w:rPr>
          <w:t xml:space="preserve"> of </w:t>
        </w:r>
      </w:ins>
      <w:ins w:id="190" w:author="野草" w:date="2024-04-28T08:04:46Z">
        <w:r>
          <w:rPr>
            <w:rFonts w:hint="eastAsia"/>
            <w:highlight w:val="green"/>
            <w:rPrChange w:id="191" w:author="野草" w:date="2024-04-28T10:50:58Z">
              <w:rPr>
                <w:rFonts w:hint="eastAsia"/>
              </w:rPr>
            </w:rPrChange>
          </w:rPr>
          <w:t>patch density</w:t>
        </w:r>
      </w:ins>
      <w:ins w:id="192" w:author="野草" w:date="2024-04-28T08:04:46Z">
        <w:r>
          <w:rPr>
            <w:rFonts w:hint="eastAsia"/>
          </w:rPr>
          <w:t xml:space="preserve"> increased and the role of </w:t>
        </w:r>
      </w:ins>
      <w:ins w:id="193" w:author="野草" w:date="2024-04-28T08:04:46Z">
        <w:r>
          <w:rPr>
            <w:rFonts w:hint="eastAsia"/>
            <w:highlight w:val="green"/>
            <w:rPrChange w:id="194" w:author="野草" w:date="2024-04-28T10:51:08Z">
              <w:rPr>
                <w:rFonts w:hint="eastAsia"/>
              </w:rPr>
            </w:rPrChange>
          </w:rPr>
          <w:t>river width</w:t>
        </w:r>
      </w:ins>
      <w:ins w:id="195" w:author="野草" w:date="2024-04-28T08:04:46Z">
        <w:r>
          <w:rPr>
            <w:rFonts w:hint="eastAsia"/>
          </w:rPr>
          <w:t xml:space="preserve"> decreased</w:t>
        </w:r>
      </w:ins>
      <w:ins w:id="196" w:author="野草" w:date="2024-04-28T10:51:14Z">
        <w:r>
          <w:rPr>
            <w:rFonts w:hint="eastAsia"/>
            <w:lang w:val="en-US" w:eastAsia="zh-CN"/>
          </w:rPr>
          <w:t xml:space="preserve"> on</w:t>
        </w:r>
      </w:ins>
      <w:ins w:id="197" w:author="野草" w:date="2024-04-28T10:51:15Z">
        <w:r>
          <w:rPr>
            <w:rFonts w:hint="eastAsia"/>
            <w:lang w:val="en-US" w:eastAsia="zh-CN"/>
          </w:rPr>
          <w:t xml:space="preserve"> the</w:t>
        </w:r>
      </w:ins>
      <w:ins w:id="198" w:author="野草" w:date="2024-04-28T10:51:15Z">
        <w:r>
          <w:rPr>
            <w:rFonts w:hint="eastAsia"/>
            <w:highlight w:val="green"/>
            <w:lang w:val="en-US" w:eastAsia="zh-CN"/>
            <w:rPrChange w:id="199" w:author="野草" w:date="2024-04-28T10:51:22Z">
              <w:rPr>
                <w:rFonts w:hint="eastAsia"/>
                <w:lang w:val="en-US" w:eastAsia="zh-CN"/>
              </w:rPr>
            </w:rPrChange>
          </w:rPr>
          <w:t xml:space="preserve"> </w:t>
        </w:r>
      </w:ins>
      <w:ins w:id="200" w:author="野草" w:date="2024-04-28T10:51:16Z">
        <w:r>
          <w:rPr>
            <w:rFonts w:hint="eastAsia"/>
            <w:highlight w:val="green"/>
            <w:lang w:val="en-US" w:eastAsia="zh-CN"/>
            <w:rPrChange w:id="201" w:author="野草" w:date="2024-04-28T10:51:22Z">
              <w:rPr>
                <w:rFonts w:hint="eastAsia"/>
                <w:lang w:val="en-US" w:eastAsia="zh-CN"/>
              </w:rPr>
            </w:rPrChange>
          </w:rPr>
          <w:t>extre</w:t>
        </w:r>
      </w:ins>
      <w:ins w:id="202" w:author="野草" w:date="2024-04-28T10:51:17Z">
        <w:r>
          <w:rPr>
            <w:rFonts w:hint="eastAsia"/>
            <w:highlight w:val="green"/>
            <w:lang w:val="en-US" w:eastAsia="zh-CN"/>
            <w:rPrChange w:id="203" w:author="野草" w:date="2024-04-28T10:51:22Z">
              <w:rPr>
                <w:rFonts w:hint="eastAsia"/>
                <w:lang w:val="en-US" w:eastAsia="zh-CN"/>
              </w:rPr>
            </w:rPrChange>
          </w:rPr>
          <w:t>mely ho</w:t>
        </w:r>
      </w:ins>
      <w:ins w:id="204" w:author="野草" w:date="2024-04-28T10:51:18Z">
        <w:r>
          <w:rPr>
            <w:rFonts w:hint="eastAsia"/>
            <w:highlight w:val="green"/>
            <w:lang w:val="en-US" w:eastAsia="zh-CN"/>
            <w:rPrChange w:id="205" w:author="野草" w:date="2024-04-28T10:51:22Z">
              <w:rPr>
                <w:rFonts w:hint="eastAsia"/>
                <w:lang w:val="en-US" w:eastAsia="zh-CN"/>
              </w:rPr>
            </w:rPrChange>
          </w:rPr>
          <w:t>t day</w:t>
        </w:r>
      </w:ins>
      <w:ins w:id="206" w:author="野草" w:date="2024-04-28T08:10:32Z">
        <w:r>
          <w:rPr>
            <w:rFonts w:hint="eastAsia"/>
            <w:lang w:val="en-US" w:eastAsia="zh-CN"/>
          </w:rPr>
          <w:t>.</w:t>
        </w:r>
      </w:ins>
      <w:ins w:id="207" w:author="野草" w:date="2024-04-28T10:13:20Z">
        <w:r>
          <w:rPr>
            <w:rFonts w:hint="eastAsia"/>
            <w:lang w:val="en-US" w:eastAsia="zh-CN"/>
          </w:rPr>
          <w:t xml:space="preserve"> </w:t>
        </w:r>
      </w:ins>
      <w:del w:id="208" w:author="野草" w:date="2024-04-28T08:04:45Z">
        <w:r>
          <w:rPr>
            <w:rFonts w:hint="eastAsia"/>
          </w:rPr>
          <w:delText xml:space="preserve">. </w:delText>
        </w:r>
      </w:del>
      <w:r>
        <w:rPr>
          <w:rFonts w:hint="eastAsia"/>
        </w:rPr>
        <w:t>The relationships between</w:t>
      </w:r>
      <w:r>
        <w:rPr>
          <w:rFonts w:hint="eastAsia"/>
          <w:highlight w:val="green"/>
          <w:rPrChange w:id="209" w:author="野草" w:date="2024-04-28T10:51:26Z">
            <w:rPr>
              <w:rFonts w:hint="eastAsia"/>
            </w:rPr>
          </w:rPrChange>
        </w:rPr>
        <w:t xml:space="preserve"> key environmental variables </w:t>
      </w:r>
      <w:r>
        <w:rPr>
          <w:rFonts w:hint="eastAsia"/>
        </w:rPr>
        <w:t xml:space="preserve">and </w:t>
      </w:r>
      <w:r>
        <w:rPr>
          <w:rFonts w:hint="eastAsia"/>
          <w:highlight w:val="green"/>
          <w:rPrChange w:id="210" w:author="野草" w:date="2024-04-28T10:51:28Z">
            <w:rPr>
              <w:rFonts w:hint="eastAsia"/>
            </w:rPr>
          </w:rPrChange>
        </w:rPr>
        <w:t xml:space="preserve">river cooling effects </w:t>
      </w:r>
      <w:r>
        <w:rPr>
          <w:rFonts w:hint="eastAsia"/>
        </w:rPr>
        <w:t xml:space="preserve">were non-linear, with </w:t>
      </w:r>
      <w:r>
        <w:rPr>
          <w:rFonts w:hint="eastAsia"/>
          <w:highlight w:val="green"/>
          <w:rPrChange w:id="211" w:author="野草" w:date="2024-04-28T10:51:31Z">
            <w:rPr>
              <w:rFonts w:hint="eastAsia"/>
            </w:rPr>
          </w:rPrChange>
        </w:rPr>
        <w:t>most variables</w:t>
      </w:r>
      <w:r>
        <w:rPr>
          <w:rFonts w:hint="eastAsia"/>
        </w:rPr>
        <w:t xml:space="preserve"> exerting their impacts within </w:t>
      </w:r>
      <w:r>
        <w:rPr>
          <w:rFonts w:hint="eastAsia"/>
          <w:highlight w:val="green"/>
          <w:rPrChange w:id="212" w:author="野草" w:date="2024-04-28T10:51:36Z">
            <w:rPr>
              <w:rFonts w:hint="eastAsia"/>
            </w:rPr>
          </w:rPrChange>
        </w:rPr>
        <w:t>specific ranges</w:t>
      </w:r>
      <w:r>
        <w:rPr>
          <w:rFonts w:hint="eastAsia"/>
        </w:rPr>
        <w:t xml:space="preserve">. </w:t>
      </w:r>
      <w:ins w:id="213" w:author="野草" w:date="2024-04-28T10:14:40Z">
        <w:r>
          <w:rPr>
            <w:rFonts w:hint="eastAsia"/>
            <w:lang w:val="en-US" w:eastAsia="zh-CN"/>
          </w:rPr>
          <w:t>A</w:t>
        </w:r>
      </w:ins>
      <w:ins w:id="214" w:author="野草" w:date="2024-04-28T10:14:41Z">
        <w:r>
          <w:rPr>
            <w:rFonts w:hint="eastAsia"/>
            <w:lang w:val="en-US" w:eastAsia="zh-CN"/>
          </w:rPr>
          <w:t>ve</w:t>
        </w:r>
      </w:ins>
      <w:ins w:id="215" w:author="野草" w:date="2024-04-28T10:14:46Z">
        <w:r>
          <w:rPr>
            <w:rFonts w:hint="eastAsia"/>
            <w:lang w:val="en-US" w:eastAsia="zh-CN"/>
          </w:rPr>
          <w:t>r</w:t>
        </w:r>
      </w:ins>
      <w:ins w:id="216" w:author="野草" w:date="2024-04-28T10:14:41Z">
        <w:r>
          <w:rPr>
            <w:rFonts w:hint="eastAsia"/>
            <w:lang w:val="en-US" w:eastAsia="zh-CN"/>
          </w:rPr>
          <w:t>a</w:t>
        </w:r>
      </w:ins>
      <w:ins w:id="217" w:author="野草" w:date="2024-04-28T10:14:42Z">
        <w:r>
          <w:rPr>
            <w:rFonts w:hint="eastAsia"/>
            <w:lang w:val="en-US" w:eastAsia="zh-CN"/>
          </w:rPr>
          <w:t xml:space="preserve">ge </w:t>
        </w:r>
      </w:ins>
      <w:ins w:id="218" w:author="野草" w:date="2024-04-28T10:14:42Z">
        <w:r>
          <w:rPr>
            <w:rFonts w:hint="eastAsia"/>
            <w:highlight w:val="green"/>
            <w:lang w:val="en-US" w:eastAsia="zh-CN"/>
            <w:rPrChange w:id="219" w:author="野草" w:date="2024-04-28T10:51:39Z">
              <w:rPr>
                <w:rFonts w:hint="eastAsia"/>
                <w:lang w:val="en-US" w:eastAsia="zh-CN"/>
              </w:rPr>
            </w:rPrChange>
          </w:rPr>
          <w:t>el</w:t>
        </w:r>
      </w:ins>
      <w:ins w:id="220" w:author="野草" w:date="2024-04-28T10:14:43Z">
        <w:r>
          <w:rPr>
            <w:rFonts w:hint="eastAsia"/>
            <w:highlight w:val="green"/>
            <w:lang w:val="en-US" w:eastAsia="zh-CN"/>
            <w:rPrChange w:id="221" w:author="野草" w:date="2024-04-28T10:51:39Z">
              <w:rPr>
                <w:rFonts w:hint="eastAsia"/>
                <w:lang w:val="en-US" w:eastAsia="zh-CN"/>
              </w:rPr>
            </w:rPrChange>
          </w:rPr>
          <w:t>evati</w:t>
        </w:r>
      </w:ins>
      <w:ins w:id="222" w:author="野草" w:date="2024-04-28T10:14:44Z">
        <w:r>
          <w:rPr>
            <w:rFonts w:hint="eastAsia"/>
            <w:highlight w:val="green"/>
            <w:lang w:val="en-US" w:eastAsia="zh-CN"/>
            <w:rPrChange w:id="223" w:author="野草" w:date="2024-04-28T10:51:39Z">
              <w:rPr>
                <w:rFonts w:hint="eastAsia"/>
                <w:lang w:val="en-US" w:eastAsia="zh-CN"/>
              </w:rPr>
            </w:rPrChange>
          </w:rPr>
          <w:t xml:space="preserve">on </w:t>
        </w:r>
      </w:ins>
      <w:ins w:id="224" w:author="野草" w:date="2024-04-28T10:14:37Z">
        <w:r>
          <w:rPr>
            <w:rFonts w:hint="eastAsia"/>
            <w:highlight w:val="green"/>
            <w:rPrChange w:id="225" w:author="野草" w:date="2024-04-28T10:51:39Z">
              <w:rPr>
                <w:rFonts w:hint="eastAsia"/>
              </w:rPr>
            </w:rPrChange>
          </w:rPr>
          <w:t xml:space="preserve">and </w:t>
        </w:r>
      </w:ins>
      <w:ins w:id="226" w:author="野草" w:date="2024-04-28T10:14:48Z">
        <w:r>
          <w:rPr>
            <w:rFonts w:hint="eastAsia"/>
            <w:highlight w:val="green"/>
            <w:lang w:val="en-US" w:eastAsia="zh-CN"/>
            <w:rPrChange w:id="227" w:author="野草" w:date="2024-04-28T10:51:39Z">
              <w:rPr>
                <w:rFonts w:hint="eastAsia"/>
                <w:lang w:val="en-US" w:eastAsia="zh-CN"/>
              </w:rPr>
            </w:rPrChange>
          </w:rPr>
          <w:t>sl</w:t>
        </w:r>
      </w:ins>
      <w:ins w:id="228" w:author="野草" w:date="2024-04-28T10:14:49Z">
        <w:r>
          <w:rPr>
            <w:rFonts w:hint="eastAsia"/>
            <w:highlight w:val="green"/>
            <w:lang w:val="en-US" w:eastAsia="zh-CN"/>
            <w:rPrChange w:id="229" w:author="野草" w:date="2024-04-28T10:51:39Z">
              <w:rPr>
                <w:rFonts w:hint="eastAsia"/>
                <w:lang w:val="en-US" w:eastAsia="zh-CN"/>
              </w:rPr>
            </w:rPrChange>
          </w:rPr>
          <w:t>ope</w:t>
        </w:r>
      </w:ins>
      <w:ins w:id="230" w:author="野草" w:date="2024-04-28T10:14:37Z">
        <w:r>
          <w:rPr>
            <w:rFonts w:hint="eastAsia"/>
          </w:rPr>
          <w:t xml:space="preserve"> exhibited </w:t>
        </w:r>
      </w:ins>
      <w:ins w:id="231" w:author="野草" w:date="2024-04-28T10:14:37Z">
        <w:r>
          <w:rPr>
            <w:rFonts w:hint="eastAsia"/>
            <w:highlight w:val="green"/>
          </w:rPr>
          <w:t>ascent and descent patterns</w:t>
        </w:r>
      </w:ins>
      <w:ins w:id="232" w:author="野草" w:date="2024-04-28T10:14:37Z">
        <w:r>
          <w:rPr>
            <w:rFonts w:hint="eastAsia"/>
          </w:rPr>
          <w:t xml:space="preserve">, while the </w:t>
        </w:r>
      </w:ins>
      <w:ins w:id="233" w:author="野草" w:date="2024-04-28T10:14:37Z">
        <w:r>
          <w:rPr>
            <w:rFonts w:hint="eastAsia"/>
            <w:lang w:val="en-US" w:eastAsia="zh-CN"/>
          </w:rPr>
          <w:t>impacts</w:t>
        </w:r>
      </w:ins>
      <w:ins w:id="234" w:author="野草" w:date="2024-04-28T10:14:37Z">
        <w:r>
          <w:rPr>
            <w:rFonts w:hint="eastAsia"/>
          </w:rPr>
          <w:t xml:space="preserve"> of </w:t>
        </w:r>
      </w:ins>
      <w:ins w:id="235" w:author="野草" w:date="2024-04-28T10:54:42Z">
        <w:r>
          <w:rPr>
            <w:rFonts w:hint="eastAsia"/>
            <w:highlight w:val="cyan"/>
            <w:lang w:val="en-US" w:eastAsia="zh-CN"/>
            <w:rPrChange w:id="236" w:author="野草" w:date="2024-04-28T10:54:57Z">
              <w:rPr>
                <w:rFonts w:hint="eastAsia"/>
                <w:lang w:val="en-US" w:eastAsia="zh-CN"/>
              </w:rPr>
            </w:rPrChange>
          </w:rPr>
          <w:t>pa</w:t>
        </w:r>
      </w:ins>
      <w:ins w:id="237" w:author="野草" w:date="2024-04-28T10:54:43Z">
        <w:r>
          <w:rPr>
            <w:rFonts w:hint="eastAsia"/>
            <w:highlight w:val="cyan"/>
            <w:lang w:val="en-US" w:eastAsia="zh-CN"/>
            <w:rPrChange w:id="238" w:author="野草" w:date="2024-04-28T10:54:57Z">
              <w:rPr>
                <w:rFonts w:hint="eastAsia"/>
                <w:lang w:val="en-US" w:eastAsia="zh-CN"/>
              </w:rPr>
            </w:rPrChange>
          </w:rPr>
          <w:t xml:space="preserve">tch </w:t>
        </w:r>
      </w:ins>
      <w:ins w:id="239" w:author="野草" w:date="2024-04-28T10:54:44Z">
        <w:r>
          <w:rPr>
            <w:rFonts w:hint="eastAsia"/>
            <w:highlight w:val="cyan"/>
            <w:lang w:val="en-US" w:eastAsia="zh-CN"/>
            <w:rPrChange w:id="240" w:author="野草" w:date="2024-04-28T10:54:57Z">
              <w:rPr>
                <w:rFonts w:hint="eastAsia"/>
                <w:lang w:val="en-US" w:eastAsia="zh-CN"/>
              </w:rPr>
            </w:rPrChange>
          </w:rPr>
          <w:t>de</w:t>
        </w:r>
      </w:ins>
      <w:ins w:id="241" w:author="野草" w:date="2024-04-28T10:54:46Z">
        <w:r>
          <w:rPr>
            <w:rFonts w:hint="eastAsia"/>
            <w:highlight w:val="cyan"/>
            <w:lang w:val="en-US" w:eastAsia="zh-CN"/>
            <w:rPrChange w:id="242" w:author="野草" w:date="2024-04-28T10:54:57Z">
              <w:rPr>
                <w:rFonts w:hint="eastAsia"/>
                <w:lang w:val="en-US" w:eastAsia="zh-CN"/>
              </w:rPr>
            </w:rPrChange>
          </w:rPr>
          <w:t>n</w:t>
        </w:r>
      </w:ins>
      <w:ins w:id="243" w:author="野草" w:date="2024-04-28T10:54:47Z">
        <w:r>
          <w:rPr>
            <w:rFonts w:hint="eastAsia"/>
            <w:highlight w:val="cyan"/>
            <w:lang w:val="en-US" w:eastAsia="zh-CN"/>
            <w:rPrChange w:id="244" w:author="野草" w:date="2024-04-28T10:54:57Z">
              <w:rPr>
                <w:rFonts w:hint="eastAsia"/>
                <w:lang w:val="en-US" w:eastAsia="zh-CN"/>
              </w:rPr>
            </w:rPrChange>
          </w:rPr>
          <w:t>sity</w:t>
        </w:r>
      </w:ins>
      <w:ins w:id="245" w:author="野草" w:date="2024-04-28T10:14:37Z">
        <w:r>
          <w:rPr>
            <w:rFonts w:hint="eastAsia"/>
            <w:highlight w:val="cyan"/>
            <w:rPrChange w:id="246" w:author="野草" w:date="2024-04-28T10:54:57Z">
              <w:rPr>
                <w:rFonts w:hint="eastAsia"/>
                <w:highlight w:val="green"/>
              </w:rPr>
            </w:rPrChange>
          </w:rPr>
          <w:t xml:space="preserve"> </w:t>
        </w:r>
      </w:ins>
      <w:ins w:id="247" w:author="野草" w:date="2024-04-28T10:14:37Z">
        <w:r>
          <w:rPr>
            <w:rFonts w:hint="eastAsia"/>
            <w:highlight w:val="none"/>
            <w:rPrChange w:id="248" w:author="野草" w:date="2024-04-28T10:55:01Z">
              <w:rPr>
                <w:rFonts w:hint="eastAsia"/>
                <w:highlight w:val="green"/>
              </w:rPr>
            </w:rPrChange>
          </w:rPr>
          <w:t xml:space="preserve">and </w:t>
        </w:r>
      </w:ins>
      <w:ins w:id="249" w:author="野草" w:date="2024-04-28T10:54:50Z">
        <w:r>
          <w:rPr>
            <w:rFonts w:hint="eastAsia"/>
            <w:highlight w:val="cyan"/>
            <w:lang w:val="en-US" w:eastAsia="zh-CN"/>
            <w:rPrChange w:id="250" w:author="野草" w:date="2024-04-28T10:54:57Z">
              <w:rPr>
                <w:rFonts w:hint="eastAsia"/>
                <w:highlight w:val="green"/>
                <w:lang w:val="en-US" w:eastAsia="zh-CN"/>
              </w:rPr>
            </w:rPrChange>
          </w:rPr>
          <w:t>riv</w:t>
        </w:r>
      </w:ins>
      <w:ins w:id="251" w:author="野草" w:date="2024-04-28T10:54:51Z">
        <w:r>
          <w:rPr>
            <w:rFonts w:hint="eastAsia"/>
            <w:highlight w:val="cyan"/>
            <w:lang w:val="en-US" w:eastAsia="zh-CN"/>
            <w:rPrChange w:id="252" w:author="野草" w:date="2024-04-28T10:54:57Z">
              <w:rPr>
                <w:rFonts w:hint="eastAsia"/>
                <w:highlight w:val="green"/>
                <w:lang w:val="en-US" w:eastAsia="zh-CN"/>
              </w:rPr>
            </w:rPrChange>
          </w:rPr>
          <w:t>er w</w:t>
        </w:r>
      </w:ins>
      <w:ins w:id="253" w:author="野草" w:date="2024-04-28T10:54:52Z">
        <w:r>
          <w:rPr>
            <w:rFonts w:hint="eastAsia"/>
            <w:highlight w:val="cyan"/>
            <w:lang w:val="en-US" w:eastAsia="zh-CN"/>
            <w:rPrChange w:id="254" w:author="野草" w:date="2024-04-28T10:54:57Z">
              <w:rPr>
                <w:rFonts w:hint="eastAsia"/>
                <w:highlight w:val="green"/>
                <w:lang w:val="en-US" w:eastAsia="zh-CN"/>
              </w:rPr>
            </w:rPrChange>
          </w:rPr>
          <w:t>idth</w:t>
        </w:r>
      </w:ins>
      <w:ins w:id="255" w:author="野草" w:date="2024-04-28T10:14:37Z">
        <w:r>
          <w:rPr>
            <w:rFonts w:hint="eastAsia"/>
          </w:rPr>
          <w:t xml:space="preserve"> were relatively </w:t>
        </w:r>
      </w:ins>
      <w:ins w:id="256" w:author="野草" w:date="2024-04-28T10:14:37Z">
        <w:r>
          <w:rPr>
            <w:rFonts w:hint="eastAsia"/>
            <w:highlight w:val="green"/>
          </w:rPr>
          <w:t>fluctuating</w:t>
        </w:r>
      </w:ins>
      <w:ins w:id="257" w:author="野草" w:date="2024-04-28T10:14:37Z">
        <w:r>
          <w:rPr>
            <w:rFonts w:hint="eastAsia"/>
          </w:rPr>
          <w:t xml:space="preserve">, showing </w:t>
        </w:r>
      </w:ins>
      <w:ins w:id="258" w:author="野草" w:date="2024-04-28T10:14:37Z">
        <w:r>
          <w:rPr>
            <w:rFonts w:hint="eastAsia"/>
            <w:highlight w:val="green"/>
          </w:rPr>
          <w:t>descent and ascent patterns</w:t>
        </w:r>
      </w:ins>
      <w:ins w:id="259" w:author="野草" w:date="2024-04-28T10:14:37Z">
        <w:r>
          <w:rPr>
            <w:rFonts w:hint="eastAsia"/>
          </w:rPr>
          <w:t xml:space="preserve"> as a whole</w:t>
        </w:r>
      </w:ins>
      <w:ins w:id="260" w:author="野草" w:date="2024-04-28T10:14:59Z">
        <w:r>
          <w:rPr>
            <w:rFonts w:hint="eastAsia"/>
            <w:lang w:val="en-US" w:eastAsia="zh-CN"/>
          </w:rPr>
          <w:t xml:space="preserve">. </w:t>
        </w:r>
      </w:ins>
      <w:r>
        <w:rPr>
          <w:rFonts w:hint="eastAsia"/>
        </w:rPr>
        <w:t xml:space="preserve">These findings can </w:t>
      </w:r>
      <w:r>
        <w:rPr>
          <w:rFonts w:hint="eastAsia"/>
          <w:highlight w:val="green"/>
          <w:rPrChange w:id="261" w:author="野草" w:date="2024-04-28T10:51:46Z">
            <w:rPr>
              <w:rFonts w:hint="eastAsia"/>
            </w:rPr>
          </w:rPrChange>
        </w:rPr>
        <w:t>provide a foundation</w:t>
      </w:r>
      <w:r>
        <w:rPr>
          <w:rFonts w:hint="eastAsia"/>
        </w:rPr>
        <w:t xml:space="preserve"> for urban </w:t>
      </w:r>
      <w:r>
        <w:rPr>
          <w:rFonts w:hint="eastAsia"/>
          <w:highlight w:val="green"/>
          <w:rPrChange w:id="262" w:author="野草" w:date="2024-04-28T10:51:49Z">
            <w:rPr>
              <w:rFonts w:hint="eastAsia"/>
            </w:rPr>
          </w:rPrChange>
        </w:rPr>
        <w:t>planners and managers</w:t>
      </w:r>
      <w:r>
        <w:rPr>
          <w:rFonts w:hint="eastAsia"/>
        </w:rPr>
        <w:t xml:space="preserve"> to develop strategies aimed at </w:t>
      </w:r>
      <w:r>
        <w:rPr>
          <w:rFonts w:hint="eastAsia"/>
          <w:highlight w:val="green"/>
          <w:rPrChange w:id="263" w:author="野草" w:date="2024-04-28T10:51:53Z">
            <w:rPr>
              <w:rFonts w:hint="eastAsia"/>
            </w:rPr>
          </w:rPrChange>
        </w:rPr>
        <w:t xml:space="preserve">improving the thermal environment </w:t>
      </w:r>
      <w:r>
        <w:rPr>
          <w:rFonts w:hint="eastAsia"/>
        </w:rPr>
        <w:t xml:space="preserve">of </w:t>
      </w:r>
      <w:r>
        <w:rPr>
          <w:rFonts w:hint="eastAsia"/>
          <w:highlight w:val="green"/>
          <w:rPrChange w:id="264" w:author="野草" w:date="2024-04-28T10:52:49Z">
            <w:rPr>
              <w:rFonts w:hint="eastAsia"/>
            </w:rPr>
          </w:rPrChange>
        </w:rPr>
        <w:t>riverside areas</w:t>
      </w:r>
      <w:r>
        <w:rPr>
          <w:rFonts w:hint="eastAsia"/>
        </w:rPr>
        <w:t>.</w:t>
      </w:r>
    </w:p>
    <w:bookmarkEnd w:id="0"/>
    <w:p>
      <w:pPr>
        <w:pStyle w:val="3"/>
        <w:numPr>
          <w:ilvl w:val="0"/>
          <w:numId w:val="1"/>
        </w:numPr>
        <w:rPr>
          <w:rFonts w:asciiTheme="majorHAnsi" w:hAnsiTheme="majorHAnsi"/>
        </w:rPr>
      </w:pPr>
      <w:r>
        <w:t>Introduction</w:t>
      </w:r>
    </w:p>
    <w:p>
      <w:pPr>
        <w:jc w:val="left"/>
        <w:rPr>
          <w:ins w:id="265" w:author="野草" w:date="2024-04-24T16:40:59Z"/>
          <w:rFonts w:hint="eastAsia" w:cs="Times New Roman" w:eastAsiaTheme="minorEastAsia"/>
          <w:color w:val="000000" w:themeColor="text1"/>
          <w:lang w:eastAsia="zh-CN"/>
          <w14:textFill>
            <w14:solidFill>
              <w14:schemeClr w14:val="tx1"/>
            </w14:solidFill>
          </w14:textFill>
        </w:rPr>
      </w:pPr>
      <w:ins w:id="266" w:author="野草" w:date="2024-04-24T16:41:01Z">
        <w:bookmarkStart w:id="3" w:name="OLE_LINK45"/>
        <w:bookmarkStart w:id="4" w:name="OLE_LINK41"/>
        <w:bookmarkStart w:id="5" w:name="OLE_LINK39"/>
        <w:r>
          <w:rPr>
            <w:rFonts w:hint="eastAsia" w:cs="Times New Roman"/>
            <w:color w:val="000000" w:themeColor="text1"/>
            <w:lang w:eastAsia="zh-CN"/>
            <w14:textFill>
              <w14:solidFill>
                <w14:schemeClr w14:val="tx1"/>
              </w14:solidFill>
            </w14:textFill>
          </w:rPr>
          <w:t>【</w:t>
        </w:r>
      </w:ins>
      <w:ins w:id="267" w:author="野草" w:date="2024-04-24T16:41:03Z">
        <w:bookmarkStart w:id="6" w:name="OLE_LINK48"/>
        <w:r>
          <w:rPr>
            <w:rFonts w:hint="eastAsia" w:cs="Times New Roman"/>
            <w:color w:val="000000" w:themeColor="text1"/>
            <w:lang w:val="en-US" w:eastAsia="zh-CN"/>
            <w14:textFill>
              <w14:solidFill>
                <w14:schemeClr w14:val="tx1"/>
              </w14:solidFill>
            </w14:textFill>
          </w:rPr>
          <w:t>up2</w:t>
        </w:r>
      </w:ins>
      <w:ins w:id="268" w:author="野草" w:date="2024-04-24T16:41:04Z">
        <w:r>
          <w:rPr>
            <w:rFonts w:hint="eastAsia" w:cs="Times New Roman"/>
            <w:color w:val="000000" w:themeColor="text1"/>
            <w:lang w:val="en-US" w:eastAsia="zh-CN"/>
            <w14:textFill>
              <w14:solidFill>
                <w14:schemeClr w14:val="tx1"/>
              </w14:solidFill>
            </w14:textFill>
          </w:rPr>
          <w:t>024</w:t>
        </w:r>
      </w:ins>
      <w:ins w:id="269" w:author="野草" w:date="2024-04-24T16:41:05Z">
        <w:r>
          <w:rPr>
            <w:rFonts w:hint="eastAsia" w:cs="Times New Roman"/>
            <w:color w:val="000000" w:themeColor="text1"/>
            <w:lang w:val="en-US" w:eastAsia="zh-CN"/>
            <w14:textFill>
              <w14:solidFill>
                <w14:schemeClr w14:val="tx1"/>
              </w14:solidFill>
            </w14:textFill>
          </w:rPr>
          <w:t xml:space="preserve"> 042</w:t>
        </w:r>
      </w:ins>
      <w:ins w:id="270" w:author="野草" w:date="2024-04-25T15:22:27Z">
        <w:r>
          <w:rPr>
            <w:rFonts w:hint="eastAsia" w:cs="Times New Roman"/>
            <w:color w:val="000000" w:themeColor="text1"/>
            <w:lang w:val="en-US" w:eastAsia="zh-CN"/>
            <w14:textFill>
              <w14:solidFill>
                <w14:schemeClr w14:val="tx1"/>
              </w14:solidFill>
            </w14:textFill>
          </w:rPr>
          <w:t>5</w:t>
        </w:r>
      </w:ins>
      <w:ins w:id="271" w:author="野草" w:date="2024-04-24T16:41:06Z">
        <w:r>
          <w:rPr>
            <w:rFonts w:hint="eastAsia" w:cs="Times New Roman"/>
            <w:color w:val="000000" w:themeColor="text1"/>
            <w:lang w:val="en-US" w:eastAsia="zh-CN"/>
            <w14:textFill>
              <w14:solidFill>
                <w14:schemeClr w14:val="tx1"/>
              </w14:solidFill>
            </w14:textFill>
          </w:rPr>
          <w:t xml:space="preserve"> 1</w:t>
        </w:r>
      </w:ins>
      <w:ins w:id="272" w:author="野草" w:date="2024-04-25T15:22:28Z">
        <w:r>
          <w:rPr>
            <w:rFonts w:hint="eastAsia" w:cs="Times New Roman"/>
            <w:color w:val="000000" w:themeColor="text1"/>
            <w:lang w:val="en-US" w:eastAsia="zh-CN"/>
            <w14:textFill>
              <w14:solidFill>
                <w14:schemeClr w14:val="tx1"/>
              </w14:solidFill>
            </w14:textFill>
          </w:rPr>
          <w:t>5</w:t>
        </w:r>
      </w:ins>
      <w:ins w:id="273" w:author="野草" w:date="2024-04-24T16:41:07Z">
        <w:r>
          <w:rPr>
            <w:rFonts w:hint="eastAsia" w:cs="Times New Roman"/>
            <w:color w:val="000000" w:themeColor="text1"/>
            <w:lang w:val="en-US" w:eastAsia="zh-CN"/>
            <w14:textFill>
              <w14:solidFill>
                <w14:schemeClr w14:val="tx1"/>
              </w14:solidFill>
            </w14:textFill>
          </w:rPr>
          <w:t>:</w:t>
        </w:r>
        <w:bookmarkEnd w:id="6"/>
      </w:ins>
      <w:ins w:id="274" w:author="野草" w:date="2024-04-25T15:30:57Z">
        <w:r>
          <w:rPr>
            <w:rFonts w:hint="eastAsia" w:cs="Times New Roman"/>
            <w:color w:val="000000" w:themeColor="text1"/>
            <w:lang w:val="en-US" w:eastAsia="zh-CN"/>
            <w14:textFill>
              <w14:solidFill>
                <w14:schemeClr w14:val="tx1"/>
              </w14:solidFill>
            </w14:textFill>
          </w:rPr>
          <w:t>3</w:t>
        </w:r>
      </w:ins>
      <w:ins w:id="275" w:author="野草" w:date="2024-04-25T15:30:58Z">
        <w:r>
          <w:rPr>
            <w:rFonts w:hint="eastAsia" w:cs="Times New Roman"/>
            <w:color w:val="000000" w:themeColor="text1"/>
            <w:lang w:val="en-US" w:eastAsia="zh-CN"/>
            <w14:textFill>
              <w14:solidFill>
                <w14:schemeClr w14:val="tx1"/>
              </w14:solidFill>
            </w14:textFill>
          </w:rPr>
          <w:t>0</w:t>
        </w:r>
      </w:ins>
      <w:ins w:id="276" w:author="野草" w:date="2024-04-24T16:41:01Z">
        <w:r>
          <w:rPr>
            <w:rFonts w:hint="eastAsia" w:cs="Times New Roman"/>
            <w:color w:val="000000" w:themeColor="text1"/>
            <w:lang w:eastAsia="zh-CN"/>
            <w14:textFill>
              <w14:solidFill>
                <w14:schemeClr w14:val="tx1"/>
              </w14:solidFill>
            </w14:textFill>
          </w:rPr>
          <w:t>】</w:t>
        </w:r>
      </w:ins>
    </w:p>
    <w:p>
      <w:pPr>
        <w:jc w:val="left"/>
        <w:rPr>
          <w:rFonts w:cs="Times New Roman"/>
          <w:color w:val="000000" w:themeColor="text1"/>
          <w14:textFill>
            <w14:solidFill>
              <w14:schemeClr w14:val="tx1"/>
            </w14:solidFill>
          </w14:textFill>
        </w:rPr>
      </w:pPr>
      <w:bookmarkStart w:id="7" w:name="OLE_LINK69"/>
      <w:r>
        <w:rPr>
          <w:rFonts w:cs="Times New Roman"/>
          <w:color w:val="000000" w:themeColor="text1"/>
          <w14:textFill>
            <w14:solidFill>
              <w14:schemeClr w14:val="tx1"/>
            </w14:solidFill>
          </w14:textFill>
        </w:rPr>
        <w:t xml:space="preserve">Across </w:t>
      </w:r>
      <w:r>
        <w:rPr>
          <w:rFonts w:cs="Times New Roman"/>
          <w:color w:val="000000" w:themeColor="text1"/>
          <w:highlight w:val="green"/>
          <w:rPrChange w:id="277" w:author="野草" w:date="2024-04-24T15:47:41Z">
            <w:rPr>
              <w:rFonts w:cs="Times New Roman"/>
              <w:color w:val="000000" w:themeColor="text1"/>
              <w14:textFill>
                <w14:solidFill>
                  <w14:schemeClr w14:val="tx1"/>
                </w14:solidFill>
              </w14:textFill>
            </w:rPr>
          </w:rPrChange>
          <w14:textFill>
            <w14:solidFill>
              <w14:schemeClr w14:val="tx1"/>
            </w14:solidFill>
          </w14:textFill>
        </w:rPr>
        <w:t>numerous cities</w:t>
      </w:r>
      <w:r>
        <w:rPr>
          <w:rFonts w:cs="Times New Roman"/>
          <w:color w:val="000000" w:themeColor="text1"/>
          <w:highlight w:val="none"/>
          <w:rPrChange w:id="278" w:author="野草" w:date="2024-04-25T15:16:14Z">
            <w:rPr>
              <w:rFonts w:cs="Times New Roman"/>
              <w:color w:val="000000" w:themeColor="text1"/>
              <w14:textFill>
                <w14:solidFill>
                  <w14:schemeClr w14:val="tx1"/>
                </w14:solidFill>
              </w14:textFill>
            </w:rPr>
          </w:rPrChange>
          <w14:textFill>
            <w14:solidFill>
              <w14:schemeClr w14:val="tx1"/>
            </w14:solidFill>
          </w14:textFill>
        </w:rPr>
        <w:t xml:space="preserve"> worldwide</w:t>
      </w:r>
      <w:r>
        <w:rPr>
          <w:rFonts w:cs="Times New Roman"/>
          <w:color w:val="000000" w:themeColor="text1"/>
          <w:highlight w:val="none"/>
          <w:rPrChange w:id="279" w:author="野草" w:date="2024-04-25T15:16:14Z">
            <w:rPr>
              <w:rFonts w:cs="Times New Roman"/>
              <w:color w:val="000000" w:themeColor="text1"/>
              <w14:textFill>
                <w14:solidFill>
                  <w14:schemeClr w14:val="tx1"/>
                </w14:solidFill>
              </w14:textFill>
            </w:rPr>
          </w:rPrChange>
          <w14:textFill>
            <w14:solidFill>
              <w14:schemeClr w14:val="tx1"/>
            </w14:solidFill>
          </w14:textFill>
        </w:rPr>
        <w:t>,</w:t>
      </w:r>
      <w:r>
        <w:rPr>
          <w:rFonts w:cs="Times New Roman"/>
          <w:color w:val="000000" w:themeColor="text1"/>
          <w14:textFill>
            <w14:solidFill>
              <w14:schemeClr w14:val="tx1"/>
            </w14:solidFill>
          </w14:textFill>
        </w:rPr>
        <w:t xml:space="preserve"> the </w:t>
      </w:r>
      <w:r>
        <w:rPr>
          <w:rFonts w:cs="Times New Roman"/>
          <w:color w:val="000000" w:themeColor="text1"/>
          <w:highlight w:val="green"/>
          <w:rPrChange w:id="280" w:author="野草" w:date="2024-04-24T15:47:45Z">
            <w:rPr>
              <w:rFonts w:cs="Times New Roman"/>
              <w:color w:val="000000" w:themeColor="text1"/>
              <w14:textFill>
                <w14:solidFill>
                  <w14:schemeClr w14:val="tx1"/>
                </w14:solidFill>
              </w14:textFill>
            </w:rPr>
          </w:rPrChange>
          <w14:textFill>
            <w14:solidFill>
              <w14:schemeClr w14:val="tx1"/>
            </w14:solidFill>
          </w14:textFill>
        </w:rPr>
        <w:t>process of urbanization</w:t>
      </w:r>
      <w:r>
        <w:rPr>
          <w:rFonts w:cs="Times New Roman"/>
          <w:color w:val="000000" w:themeColor="text1"/>
          <w14:textFill>
            <w14:solidFill>
              <w14:schemeClr w14:val="tx1"/>
            </w14:solidFill>
          </w14:textFill>
        </w:rPr>
        <w:t xml:space="preserve"> has been </w:t>
      </w:r>
      <w:r>
        <w:rPr>
          <w:rFonts w:cs="Times New Roman"/>
          <w:color w:val="000000" w:themeColor="text1"/>
          <w:highlight w:val="green"/>
          <w:rPrChange w:id="281" w:author="野草" w:date="2024-04-24T15:47:58Z">
            <w:rPr>
              <w:rFonts w:cs="Times New Roman"/>
              <w:color w:val="000000" w:themeColor="text1"/>
              <w14:textFill>
                <w14:solidFill>
                  <w14:schemeClr w14:val="tx1"/>
                </w14:solidFill>
              </w14:textFill>
            </w:rPr>
          </w:rPrChange>
          <w14:textFill>
            <w14:solidFill>
              <w14:schemeClr w14:val="tx1"/>
            </w14:solidFill>
          </w14:textFill>
        </w:rPr>
        <w:t>associated with</w:t>
      </w:r>
      <w:r>
        <w:rPr>
          <w:rFonts w:cs="Times New Roman"/>
          <w:color w:val="000000" w:themeColor="text1"/>
          <w14:textFill>
            <w14:solidFill>
              <w14:schemeClr w14:val="tx1"/>
            </w14:solidFill>
          </w14:textFill>
        </w:rPr>
        <w:t xml:space="preserve"> various </w:t>
      </w:r>
      <w:r>
        <w:rPr>
          <w:rFonts w:cs="Times New Roman"/>
          <w:color w:val="000000" w:themeColor="text1"/>
          <w:highlight w:val="green"/>
          <w:rPrChange w:id="282" w:author="野草" w:date="2024-04-24T15:48:00Z">
            <w:rPr>
              <w:rFonts w:cs="Times New Roman"/>
              <w:color w:val="000000" w:themeColor="text1"/>
              <w14:textFill>
                <w14:solidFill>
                  <w14:schemeClr w14:val="tx1"/>
                </w14:solidFill>
              </w14:textFill>
            </w:rPr>
          </w:rPrChange>
          <w14:textFill>
            <w14:solidFill>
              <w14:schemeClr w14:val="tx1"/>
            </w14:solidFill>
          </w14:textFill>
        </w:rPr>
        <w:t>detrimental impacts</w:t>
      </w:r>
      <w:r>
        <w:rPr>
          <w:rFonts w:cs="Times New Roman"/>
          <w:color w:val="000000" w:themeColor="text1"/>
          <w14:textFill>
            <w14:solidFill>
              <w14:schemeClr w14:val="tx1"/>
            </w14:solidFill>
          </w14:textFill>
        </w:rPr>
        <w:t xml:space="preserve"> on the </w:t>
      </w:r>
      <w:r>
        <w:rPr>
          <w:rFonts w:cs="Times New Roman"/>
          <w:color w:val="000000" w:themeColor="text1"/>
          <w:highlight w:val="green"/>
          <w:rPrChange w:id="283" w:author="野草" w:date="2024-04-24T15:48:03Z">
            <w:rPr>
              <w:rFonts w:cs="Times New Roman"/>
              <w:color w:val="000000" w:themeColor="text1"/>
              <w14:textFill>
                <w14:solidFill>
                  <w14:schemeClr w14:val="tx1"/>
                </w14:solidFill>
              </w14:textFill>
            </w:rPr>
          </w:rPrChange>
          <w14:textFill>
            <w14:solidFill>
              <w14:schemeClr w14:val="tx1"/>
            </w14:solidFill>
          </w14:textFill>
        </w:rPr>
        <w:t>local environment</w:t>
      </w:r>
      <w:r>
        <w:rPr>
          <w:rFonts w:cs="Times New Roman"/>
          <w:color w:val="000000" w:themeColor="text1"/>
          <w14:textFill>
            <w14:solidFill>
              <w14:schemeClr w14:val="tx1"/>
            </w14:solidFill>
          </w14:textFill>
        </w:rPr>
        <w:t xml:space="preserve">, encompassing issues such as </w:t>
      </w:r>
      <w:r>
        <w:rPr>
          <w:rFonts w:cs="Times New Roman"/>
          <w:color w:val="000000" w:themeColor="text1"/>
          <w:highlight w:val="green"/>
          <w:rPrChange w:id="284" w:author="野草" w:date="2024-04-24T15:48:08Z">
            <w:rPr>
              <w:rFonts w:cs="Times New Roman"/>
              <w:color w:val="000000" w:themeColor="text1"/>
              <w14:textFill>
                <w14:solidFill>
                  <w14:schemeClr w14:val="tx1"/>
                </w14:solidFill>
              </w14:textFill>
            </w:rPr>
          </w:rPrChange>
          <w14:textFill>
            <w14:solidFill>
              <w14:schemeClr w14:val="tx1"/>
            </w14:solidFill>
          </w14:textFill>
        </w:rPr>
        <w:t>water and air pollution</w:t>
      </w:r>
      <w:r>
        <w:rPr>
          <w:rFonts w:cs="Times New Roman"/>
          <w:color w:val="000000" w:themeColor="text1"/>
          <w14:textFill>
            <w14:solidFill>
              <w14:schemeClr w14:val="tx1"/>
            </w14:solidFill>
          </w14:textFill>
        </w:rPr>
        <w:t xml:space="preserve">, </w:t>
      </w:r>
      <w:r>
        <w:rPr>
          <w:rFonts w:cs="Times New Roman"/>
          <w:color w:val="000000" w:themeColor="text1"/>
          <w:highlight w:val="green"/>
          <w:rPrChange w:id="285" w:author="野草" w:date="2024-04-24T15:48:10Z">
            <w:rPr>
              <w:rFonts w:cs="Times New Roman"/>
              <w:color w:val="000000" w:themeColor="text1"/>
              <w14:textFill>
                <w14:solidFill>
                  <w14:schemeClr w14:val="tx1"/>
                </w14:solidFill>
              </w14:textFill>
            </w:rPr>
          </w:rPrChange>
          <w14:textFill>
            <w14:solidFill>
              <w14:schemeClr w14:val="tx1"/>
            </w14:solidFill>
          </w14:textFill>
        </w:rPr>
        <w:t>ecosystem degradation</w:t>
      </w:r>
      <w:r>
        <w:rPr>
          <w:rFonts w:cs="Times New Roman"/>
          <w:color w:val="000000" w:themeColor="text1"/>
          <w14:textFill>
            <w14:solidFill>
              <w14:schemeClr w14:val="tx1"/>
            </w14:solidFill>
          </w14:textFill>
        </w:rPr>
        <w:t xml:space="preserve">, and </w:t>
      </w:r>
      <w:r>
        <w:rPr>
          <w:rFonts w:cs="Times New Roman"/>
          <w:color w:val="000000" w:themeColor="text1"/>
          <w:highlight w:val="green"/>
          <w:rPrChange w:id="286" w:author="野草" w:date="2024-04-24T15:48:22Z">
            <w:rPr>
              <w:rFonts w:cs="Times New Roman"/>
              <w:color w:val="000000" w:themeColor="text1"/>
              <w14:textFill>
                <w14:solidFill>
                  <w14:schemeClr w14:val="tx1"/>
                </w14:solidFill>
              </w14:textFill>
            </w:rPr>
          </w:rPrChange>
          <w14:textFill>
            <w14:solidFill>
              <w14:schemeClr w14:val="tx1"/>
            </w14:solidFill>
          </w14:textFill>
        </w:rPr>
        <w:t>urban heat island</w:t>
      </w:r>
      <w:r>
        <w:rPr>
          <w:rFonts w:cs="Times New Roman"/>
          <w:color w:val="000000" w:themeColor="text1"/>
          <w14:textFill>
            <w14:solidFill>
              <w14:schemeClr w14:val="tx1"/>
            </w14:solidFill>
          </w14:textFill>
        </w:rPr>
        <w:t xml:space="preserve"> (Wang et al., 2020; Ahmad et al., 2021). </w:t>
      </w:r>
      <w:r>
        <w:rPr>
          <w:rFonts w:cs="Times New Roman"/>
          <w:color w:val="000000" w:themeColor="text1"/>
          <w:highlight w:val="green"/>
          <w:rPrChange w:id="287" w:author="野草" w:date="2024-04-24T15:48:31Z">
            <w:rPr>
              <w:rFonts w:cs="Times New Roman"/>
              <w:color w:val="000000" w:themeColor="text1"/>
              <w14:textFill>
                <w14:solidFill>
                  <w14:schemeClr w14:val="tx1"/>
                </w14:solidFill>
              </w14:textFill>
            </w:rPr>
          </w:rPrChange>
          <w14:textFill>
            <w14:solidFill>
              <w14:schemeClr w14:val="tx1"/>
            </w14:solidFill>
          </w14:textFill>
        </w:rPr>
        <w:t>Urban heat island</w:t>
      </w:r>
      <w:r>
        <w:rPr>
          <w:rFonts w:cs="Times New Roman"/>
          <w:color w:val="000000" w:themeColor="text1"/>
          <w14:textFill>
            <w14:solidFill>
              <w14:schemeClr w14:val="tx1"/>
            </w14:solidFill>
          </w14:textFill>
        </w:rPr>
        <w:t xml:space="preserve"> </w:t>
      </w:r>
      <w:bookmarkStart w:id="8" w:name="OLE_LINK47"/>
      <w:r>
        <w:rPr>
          <w:rFonts w:cs="Times New Roman"/>
          <w:color w:val="000000" w:themeColor="text1"/>
          <w14:textFill>
            <w14:solidFill>
              <w14:schemeClr w14:val="tx1"/>
            </w14:solidFill>
          </w14:textFill>
        </w:rPr>
        <w:t>manifest</w:t>
      </w:r>
      <w:r>
        <w:rPr>
          <w:rFonts w:hint="eastAsia" w:cs="Times New Roman"/>
          <w:color w:val="000000" w:themeColor="text1"/>
          <w14:textFill>
            <w14:solidFill>
              <w14:schemeClr w14:val="tx1"/>
            </w14:solidFill>
          </w14:textFill>
        </w:rPr>
        <w:t>s</w:t>
      </w:r>
      <w:r>
        <w:rPr>
          <w:rFonts w:cs="Times New Roman"/>
          <w:color w:val="000000" w:themeColor="text1"/>
          <w14:textFill>
            <w14:solidFill>
              <w14:schemeClr w14:val="tx1"/>
            </w14:solidFill>
          </w14:textFill>
        </w:rPr>
        <w:t xml:space="preserve"> as</w:t>
      </w:r>
      <w:bookmarkEnd w:id="8"/>
      <w:r>
        <w:rPr>
          <w:rFonts w:cs="Times New Roman"/>
          <w:color w:val="000000" w:themeColor="text1"/>
          <w14:textFill>
            <w14:solidFill>
              <w14:schemeClr w14:val="tx1"/>
            </w14:solidFill>
          </w14:textFill>
        </w:rPr>
        <w:t xml:space="preserve"> </w:t>
      </w:r>
      <w:r>
        <w:rPr>
          <w:rFonts w:cs="Times New Roman"/>
          <w:color w:val="000000" w:themeColor="text1"/>
          <w:highlight w:val="green"/>
          <w:rPrChange w:id="288" w:author="野草" w:date="2024-04-24T15:48:27Z">
            <w:rPr>
              <w:rFonts w:cs="Times New Roman"/>
              <w:color w:val="000000" w:themeColor="text1"/>
              <w14:textFill>
                <w14:solidFill>
                  <w14:schemeClr w14:val="tx1"/>
                </w14:solidFill>
              </w14:textFill>
            </w:rPr>
          </w:rPrChange>
          <w14:textFill>
            <w14:solidFill>
              <w14:schemeClr w14:val="tx1"/>
            </w14:solidFill>
          </w14:textFill>
        </w:rPr>
        <w:t>elevated temperatures</w:t>
      </w:r>
      <w:r>
        <w:rPr>
          <w:rFonts w:cs="Times New Roman"/>
          <w:color w:val="000000" w:themeColor="text1"/>
          <w14:textFill>
            <w14:solidFill>
              <w14:schemeClr w14:val="tx1"/>
            </w14:solidFill>
          </w14:textFill>
        </w:rPr>
        <w:t xml:space="preserve"> within </w:t>
      </w:r>
      <w:r>
        <w:rPr>
          <w:rFonts w:cs="Times New Roman"/>
          <w:color w:val="000000" w:themeColor="text1"/>
          <w:highlight w:val="green"/>
          <w:rPrChange w:id="289" w:author="野草" w:date="2024-04-24T15:48:34Z">
            <w:rPr>
              <w:rFonts w:cs="Times New Roman"/>
              <w:color w:val="000000" w:themeColor="text1"/>
              <w14:textFill>
                <w14:solidFill>
                  <w14:schemeClr w14:val="tx1"/>
                </w14:solidFill>
              </w14:textFill>
            </w:rPr>
          </w:rPrChange>
          <w14:textFill>
            <w14:solidFill>
              <w14:schemeClr w14:val="tx1"/>
            </w14:solidFill>
          </w14:textFill>
        </w:rPr>
        <w:t>urban areas</w:t>
      </w:r>
      <w:r>
        <w:rPr>
          <w:rFonts w:cs="Times New Roman"/>
          <w:color w:val="000000" w:themeColor="text1"/>
          <w14:textFill>
            <w14:solidFill>
              <w14:schemeClr w14:val="tx1"/>
            </w14:solidFill>
          </w14:textFill>
        </w:rPr>
        <w:t xml:space="preserve"> relative to </w:t>
      </w:r>
      <w:del w:id="290" w:author="野草" w:date="2024-04-24T15:48:46Z">
        <w:r>
          <w:rPr>
            <w:rFonts w:hint="default" w:cs="Times New Roman"/>
            <w:color w:val="000000" w:themeColor="text1"/>
            <w:highlight w:val="green"/>
            <w:lang w:val="en-US"/>
            <w:rPrChange w:id="291" w:author="野草" w:date="2024-04-24T15:48:51Z">
              <w:rPr>
                <w:rFonts w:hint="default" w:cs="Times New Roman"/>
                <w:color w:val="000000" w:themeColor="text1"/>
                <w:lang w:val="en-US"/>
                <w14:textFill>
                  <w14:solidFill>
                    <w14:schemeClr w14:val="tx1"/>
                  </w14:solidFill>
                </w14:textFill>
              </w:rPr>
            </w:rPrChange>
            <w14:textFill>
              <w14:solidFill>
                <w14:schemeClr w14:val="tx1"/>
              </w14:solidFill>
            </w14:textFill>
          </w:rPr>
          <w:delText>surrounding</w:delText>
        </w:r>
      </w:del>
      <w:ins w:id="292" w:author="野草" w:date="2024-04-24T15:48:47Z">
        <w:r>
          <w:rPr>
            <w:rFonts w:hint="eastAsia" w:cs="Times New Roman"/>
            <w:color w:val="000000" w:themeColor="text1"/>
            <w:highlight w:val="green"/>
            <w:lang w:val="en-US" w:eastAsia="zh-CN"/>
            <w:rPrChange w:id="293" w:author="野草" w:date="2024-04-24T15:48:51Z">
              <w:rPr>
                <w:rFonts w:hint="eastAsia" w:cs="Times New Roman"/>
                <w:color w:val="000000" w:themeColor="text1"/>
                <w:lang w:val="en-US" w:eastAsia="zh-CN"/>
                <w14:textFill>
                  <w14:solidFill>
                    <w14:schemeClr w14:val="tx1"/>
                  </w14:solidFill>
                </w14:textFill>
              </w:rPr>
            </w:rPrChange>
            <w14:textFill>
              <w14:solidFill>
                <w14:schemeClr w14:val="tx1"/>
              </w14:solidFill>
            </w14:textFill>
          </w:rPr>
          <w:t>their</w:t>
        </w:r>
      </w:ins>
      <w:r>
        <w:rPr>
          <w:rFonts w:cs="Times New Roman"/>
          <w:color w:val="000000" w:themeColor="text1"/>
          <w:highlight w:val="green"/>
          <w:rPrChange w:id="294" w:author="野草" w:date="2024-04-24T15:48:51Z">
            <w:rPr>
              <w:rFonts w:cs="Times New Roman"/>
              <w:color w:val="000000" w:themeColor="text1"/>
              <w14:textFill>
                <w14:solidFill>
                  <w14:schemeClr w14:val="tx1"/>
                </w14:solidFill>
              </w14:textFill>
            </w:rPr>
          </w:rPrChange>
          <w14:textFill>
            <w14:solidFill>
              <w14:schemeClr w14:val="tx1"/>
            </w14:solidFill>
          </w14:textFill>
        </w:rPr>
        <w:t xml:space="preserve"> rural surroundings</w:t>
      </w:r>
      <w:r>
        <w:rPr>
          <w:rFonts w:cs="Times New Roman"/>
          <w:color w:val="000000" w:themeColor="text1"/>
          <w14:textFill>
            <w14:solidFill>
              <w14:schemeClr w14:val="tx1"/>
            </w14:solidFill>
          </w14:textFill>
        </w:rPr>
        <w:t xml:space="preserve">. </w:t>
      </w:r>
      <w:r>
        <w:rPr>
          <w:rFonts w:hint="eastAsia" w:cs="Times New Roman"/>
          <w:color w:val="000000" w:themeColor="text1"/>
          <w:highlight w:val="green"/>
          <w:rPrChange w:id="295" w:author="野草" w:date="2024-04-24T15:48:56Z">
            <w:rPr>
              <w:rFonts w:hint="eastAsia" w:cs="Times New Roman"/>
              <w:color w:val="000000" w:themeColor="text1"/>
              <w14:textFill>
                <w14:solidFill>
                  <w14:schemeClr w14:val="tx1"/>
                </w14:solidFill>
              </w14:textFill>
            </w:rPr>
          </w:rPrChange>
          <w14:textFill>
            <w14:solidFill>
              <w14:schemeClr w14:val="tx1"/>
            </w14:solidFill>
          </w14:textFill>
        </w:rPr>
        <w:t>E</w:t>
      </w:r>
      <w:r>
        <w:rPr>
          <w:rFonts w:cs="Times New Roman"/>
          <w:color w:val="000000" w:themeColor="text1"/>
          <w:highlight w:val="green"/>
          <w:rPrChange w:id="296" w:author="野草" w:date="2024-04-24T15:48:56Z">
            <w:rPr>
              <w:rFonts w:cs="Times New Roman"/>
              <w:color w:val="000000" w:themeColor="text1"/>
              <w14:textFill>
                <w14:solidFill>
                  <w14:schemeClr w14:val="tx1"/>
                </w14:solidFill>
              </w14:textFill>
            </w:rPr>
          </w:rPrChange>
          <w14:textFill>
            <w14:solidFill>
              <w14:schemeClr w14:val="tx1"/>
            </w14:solidFill>
          </w14:textFill>
        </w:rPr>
        <w:t>levated temperature</w:t>
      </w:r>
      <w:r>
        <w:rPr>
          <w:rFonts w:cs="Times New Roman"/>
          <w:color w:val="000000" w:themeColor="text1"/>
          <w14:textFill>
            <w14:solidFill>
              <w14:schemeClr w14:val="tx1"/>
            </w14:solidFill>
          </w14:textFill>
        </w:rPr>
        <w:t xml:space="preserve"> is </w:t>
      </w:r>
      <w:r>
        <w:rPr>
          <w:rFonts w:hint="eastAsia" w:cs="Times New Roman"/>
          <w:color w:val="000000" w:themeColor="text1"/>
          <w14:textFill>
            <w14:solidFill>
              <w14:schemeClr w14:val="tx1"/>
            </w14:solidFill>
          </w14:textFill>
        </w:rPr>
        <w:t xml:space="preserve">the </w:t>
      </w:r>
      <w:r>
        <w:rPr>
          <w:rFonts w:cs="Times New Roman"/>
          <w:color w:val="000000" w:themeColor="text1"/>
          <w14:textFill>
            <w14:solidFill>
              <w14:schemeClr w14:val="tx1"/>
            </w14:solidFill>
          </w14:textFill>
        </w:rPr>
        <w:t xml:space="preserve">contributor to </w:t>
      </w:r>
      <w:r>
        <w:rPr>
          <w:rFonts w:cs="Times New Roman"/>
          <w:color w:val="000000" w:themeColor="text1"/>
          <w:highlight w:val="green"/>
          <w:rPrChange w:id="297" w:author="野草" w:date="2024-04-24T15:49:01Z">
            <w:rPr>
              <w:rFonts w:cs="Times New Roman"/>
              <w:color w:val="000000" w:themeColor="text1"/>
              <w14:textFill>
                <w14:solidFill>
                  <w14:schemeClr w14:val="tx1"/>
                </w14:solidFill>
              </w14:textFill>
            </w:rPr>
          </w:rPrChange>
          <w14:textFill>
            <w14:solidFill>
              <w14:schemeClr w14:val="tx1"/>
            </w14:solidFill>
          </w14:textFill>
        </w:rPr>
        <w:t>heightened intensities</w:t>
      </w:r>
      <w:r>
        <w:rPr>
          <w:rFonts w:cs="Times New Roman"/>
          <w:color w:val="000000" w:themeColor="text1"/>
          <w14:textFill>
            <w14:solidFill>
              <w14:schemeClr w14:val="tx1"/>
            </w14:solidFill>
          </w14:textFill>
        </w:rPr>
        <w:t xml:space="preserve"> and </w:t>
      </w:r>
      <w:r>
        <w:rPr>
          <w:rFonts w:cs="Times New Roman"/>
          <w:color w:val="000000" w:themeColor="text1"/>
          <w:highlight w:val="green"/>
          <w:rPrChange w:id="298" w:author="野草" w:date="2024-04-24T15:49:06Z">
            <w:rPr>
              <w:rFonts w:cs="Times New Roman"/>
              <w:color w:val="000000" w:themeColor="text1"/>
              <w14:textFill>
                <w14:solidFill>
                  <w14:schemeClr w14:val="tx1"/>
                </w14:solidFill>
              </w14:textFill>
            </w:rPr>
          </w:rPrChange>
          <w14:textFill>
            <w14:solidFill>
              <w14:schemeClr w14:val="tx1"/>
            </w14:solidFill>
          </w14:textFill>
        </w:rPr>
        <w:t>prolonged durations</w:t>
      </w:r>
      <w:r>
        <w:rPr>
          <w:rFonts w:cs="Times New Roman"/>
          <w:color w:val="000000" w:themeColor="text1"/>
          <w14:textFill>
            <w14:solidFill>
              <w14:schemeClr w14:val="tx1"/>
            </w14:solidFill>
          </w14:textFill>
        </w:rPr>
        <w:t xml:space="preserve"> of heatwaves, resulting in </w:t>
      </w:r>
      <w:r>
        <w:rPr>
          <w:rFonts w:cs="Times New Roman"/>
          <w:color w:val="000000" w:themeColor="text1"/>
          <w:highlight w:val="green"/>
          <w:rPrChange w:id="299" w:author="野草" w:date="2024-04-24T15:49:14Z">
            <w:rPr>
              <w:rFonts w:cs="Times New Roman"/>
              <w:color w:val="000000" w:themeColor="text1"/>
              <w14:textFill>
                <w14:solidFill>
                  <w14:schemeClr w14:val="tx1"/>
                </w14:solidFill>
              </w14:textFill>
            </w:rPr>
          </w:rPrChange>
          <w14:textFill>
            <w14:solidFill>
              <w14:schemeClr w14:val="tx1"/>
            </w14:solidFill>
          </w14:textFill>
        </w:rPr>
        <w:t>increased energy consumption</w:t>
      </w:r>
      <w:r>
        <w:rPr>
          <w:rFonts w:cs="Times New Roman"/>
          <w:color w:val="000000" w:themeColor="text1"/>
          <w14:textFill>
            <w14:solidFill>
              <w14:schemeClr w14:val="tx1"/>
            </w14:solidFill>
          </w14:textFill>
        </w:rPr>
        <w:t xml:space="preserve"> and </w:t>
      </w:r>
      <w:r>
        <w:rPr>
          <w:rFonts w:cs="Times New Roman"/>
          <w:color w:val="000000" w:themeColor="text1"/>
          <w:highlight w:val="green"/>
          <w:rPrChange w:id="300" w:author="野草" w:date="2024-04-24T15:49:21Z">
            <w:rPr>
              <w:rFonts w:cs="Times New Roman"/>
              <w:color w:val="000000" w:themeColor="text1"/>
              <w14:textFill>
                <w14:solidFill>
                  <w14:schemeClr w14:val="tx1"/>
                </w14:solidFill>
              </w14:textFill>
            </w:rPr>
          </w:rPrChange>
          <w14:textFill>
            <w14:solidFill>
              <w14:schemeClr w14:val="tx1"/>
            </w14:solidFill>
          </w14:textFill>
        </w:rPr>
        <w:t>posing potential threats</w:t>
      </w:r>
      <w:r>
        <w:rPr>
          <w:rFonts w:cs="Times New Roman"/>
          <w:color w:val="000000" w:themeColor="text1"/>
          <w14:textFill>
            <w14:solidFill>
              <w14:schemeClr w14:val="tx1"/>
            </w14:solidFill>
          </w14:textFill>
        </w:rPr>
        <w:t xml:space="preserve"> to </w:t>
      </w:r>
      <w:r>
        <w:rPr>
          <w:rFonts w:cs="Times New Roman"/>
          <w:color w:val="000000" w:themeColor="text1"/>
          <w:highlight w:val="green"/>
          <w:rPrChange w:id="301" w:author="野草" w:date="2024-04-24T15:49:28Z">
            <w:rPr>
              <w:rFonts w:cs="Times New Roman"/>
              <w:color w:val="000000" w:themeColor="text1"/>
              <w14:textFill>
                <w14:solidFill>
                  <w14:schemeClr w14:val="tx1"/>
                </w14:solidFill>
              </w14:textFill>
            </w:rPr>
          </w:rPrChange>
          <w14:textFill>
            <w14:solidFill>
              <w14:schemeClr w14:val="tx1"/>
            </w14:solidFill>
          </w14:textFill>
        </w:rPr>
        <w:t>the public health</w:t>
      </w:r>
      <w:r>
        <w:rPr>
          <w:rFonts w:cs="Times New Roman"/>
          <w:color w:val="000000" w:themeColor="text1"/>
          <w14:textFill>
            <w14:solidFill>
              <w14:schemeClr w14:val="tx1"/>
            </w14:solidFill>
          </w14:textFill>
        </w:rPr>
        <w:t xml:space="preserve"> of</w:t>
      </w:r>
      <w:r>
        <w:rPr>
          <w:rFonts w:cs="Times New Roman"/>
          <w:color w:val="000000" w:themeColor="text1"/>
          <w:highlight w:val="green"/>
          <w:rPrChange w:id="302" w:author="野草" w:date="2024-04-24T15:49:31Z">
            <w:rPr>
              <w:rFonts w:cs="Times New Roman"/>
              <w:color w:val="000000" w:themeColor="text1"/>
              <w14:textFill>
                <w14:solidFill>
                  <w14:schemeClr w14:val="tx1"/>
                </w14:solidFill>
              </w14:textFill>
            </w:rPr>
          </w:rPrChange>
          <w14:textFill>
            <w14:solidFill>
              <w14:schemeClr w14:val="tx1"/>
            </w14:solidFill>
          </w14:textFill>
        </w:rPr>
        <w:t xml:space="preserve"> urban residents</w:t>
      </w:r>
      <w:r>
        <w:rPr>
          <w:rFonts w:cs="Times New Roman"/>
          <w:color w:val="000000" w:themeColor="text1"/>
          <w14:textFill>
            <w14:solidFill>
              <w14:schemeClr w14:val="tx1"/>
            </w14:solidFill>
          </w14:textFill>
        </w:rPr>
        <w:t xml:space="preserve">, particularly during </w:t>
      </w:r>
      <w:r>
        <w:rPr>
          <w:rFonts w:cs="Times New Roman"/>
          <w:color w:val="000000" w:themeColor="text1"/>
          <w:highlight w:val="green"/>
          <w:rPrChange w:id="303" w:author="野草" w:date="2024-04-24T15:49:36Z">
            <w:rPr>
              <w:rFonts w:cs="Times New Roman"/>
              <w:color w:val="000000" w:themeColor="text1"/>
              <w14:textFill>
                <w14:solidFill>
                  <w14:schemeClr w14:val="tx1"/>
                </w14:solidFill>
              </w14:textFill>
            </w:rPr>
          </w:rPrChange>
          <w14:textFill>
            <w14:solidFill>
              <w14:schemeClr w14:val="tx1"/>
            </w14:solidFill>
          </w14:textFill>
        </w:rPr>
        <w:t xml:space="preserve">the summer months </w:t>
      </w:r>
      <w:r>
        <w:rPr>
          <w:rFonts w:cs="Times New Roman"/>
          <w:color w:val="000000" w:themeColor="text1"/>
          <w14:textFill>
            <w14:solidFill>
              <w14:schemeClr w14:val="tx1"/>
            </w14:solidFill>
          </w14:textFill>
        </w:rPr>
        <w:t xml:space="preserve">(Guan et al., 2017; Nieuwenhuijsen et al., 2018). Consequently, </w:t>
      </w:r>
      <w:r>
        <w:rPr>
          <w:rFonts w:cs="Times New Roman"/>
          <w:color w:val="000000" w:themeColor="text1"/>
          <w:highlight w:val="green"/>
          <w:rPrChange w:id="304" w:author="野草" w:date="2024-04-24T15:49:42Z">
            <w:rPr>
              <w:rFonts w:cs="Times New Roman"/>
              <w:color w:val="000000" w:themeColor="text1"/>
              <w14:textFill>
                <w14:solidFill>
                  <w14:schemeClr w14:val="tx1"/>
                </w14:solidFill>
              </w14:textFill>
            </w:rPr>
          </w:rPrChange>
          <w14:textFill>
            <w14:solidFill>
              <w14:schemeClr w14:val="tx1"/>
            </w14:solidFill>
          </w14:textFill>
        </w:rPr>
        <w:t>it is imperative</w:t>
      </w:r>
      <w:r>
        <w:rPr>
          <w:rFonts w:cs="Times New Roman"/>
          <w:color w:val="000000" w:themeColor="text1"/>
          <w14:textFill>
            <w14:solidFill>
              <w14:schemeClr w14:val="tx1"/>
            </w14:solidFill>
          </w14:textFill>
        </w:rPr>
        <w:t xml:space="preserve"> to implement </w:t>
      </w:r>
      <w:r>
        <w:rPr>
          <w:rFonts w:cs="Times New Roman"/>
          <w:color w:val="000000" w:themeColor="text1"/>
          <w:highlight w:val="green"/>
          <w:rPrChange w:id="305" w:author="野草" w:date="2024-04-24T15:49:45Z">
            <w:rPr>
              <w:rFonts w:cs="Times New Roman"/>
              <w:color w:val="000000" w:themeColor="text1"/>
              <w14:textFill>
                <w14:solidFill>
                  <w14:schemeClr w14:val="tx1"/>
                </w14:solidFill>
              </w14:textFill>
            </w:rPr>
          </w:rPrChange>
          <w14:textFill>
            <w14:solidFill>
              <w14:schemeClr w14:val="tx1"/>
            </w14:solidFill>
          </w14:textFill>
        </w:rPr>
        <w:t>strategic measures</w:t>
      </w:r>
      <w:r>
        <w:rPr>
          <w:rFonts w:cs="Times New Roman"/>
          <w:color w:val="000000" w:themeColor="text1"/>
          <w14:textFill>
            <w14:solidFill>
              <w14:schemeClr w14:val="tx1"/>
            </w14:solidFill>
          </w14:textFill>
        </w:rPr>
        <w:t xml:space="preserve"> to mitigate</w:t>
      </w:r>
      <w:r>
        <w:rPr>
          <w:rFonts w:cs="Times New Roman"/>
          <w:color w:val="000000" w:themeColor="text1"/>
          <w:highlight w:val="green"/>
          <w:rPrChange w:id="306" w:author="野草" w:date="2024-04-24T15:49:49Z">
            <w:rPr>
              <w:rFonts w:cs="Times New Roman"/>
              <w:color w:val="000000" w:themeColor="text1"/>
              <w14:textFill>
                <w14:solidFill>
                  <w14:schemeClr w14:val="tx1"/>
                </w14:solidFill>
              </w14:textFill>
            </w:rPr>
          </w:rPrChange>
          <w14:textFill>
            <w14:solidFill>
              <w14:schemeClr w14:val="tx1"/>
            </w14:solidFill>
          </w14:textFill>
        </w:rPr>
        <w:t xml:space="preserve"> the adverse consequences</w:t>
      </w:r>
      <w:r>
        <w:rPr>
          <w:rFonts w:cs="Times New Roman"/>
          <w:color w:val="000000" w:themeColor="text1"/>
          <w14:textFill>
            <w14:solidFill>
              <w14:schemeClr w14:val="tx1"/>
            </w14:solidFill>
          </w14:textFill>
        </w:rPr>
        <w:t xml:space="preserve"> associated with </w:t>
      </w:r>
      <w:r>
        <w:rPr>
          <w:rFonts w:cs="Times New Roman"/>
          <w:color w:val="000000" w:themeColor="text1"/>
          <w:highlight w:val="green"/>
          <w:rPrChange w:id="307" w:author="野草" w:date="2024-04-24T15:49:52Z">
            <w:rPr>
              <w:rFonts w:cs="Times New Roman"/>
              <w:color w:val="000000" w:themeColor="text1"/>
              <w14:textFill>
                <w14:solidFill>
                  <w14:schemeClr w14:val="tx1"/>
                </w14:solidFill>
              </w14:textFill>
            </w:rPr>
          </w:rPrChange>
          <w14:textFill>
            <w14:solidFill>
              <w14:schemeClr w14:val="tx1"/>
            </w14:solidFill>
          </w14:textFill>
        </w:rPr>
        <w:t>urban heat</w:t>
      </w:r>
      <w:r>
        <w:rPr>
          <w:rFonts w:cs="Times New Roman"/>
          <w:color w:val="000000" w:themeColor="text1"/>
          <w14:textFill>
            <w14:solidFill>
              <w14:schemeClr w14:val="tx1"/>
            </w14:solidFill>
          </w14:textFill>
        </w:rPr>
        <w:t xml:space="preserve">. Strategies </w:t>
      </w:r>
      <w:r>
        <w:rPr>
          <w:rFonts w:hint="eastAsia" w:cs="Times New Roman"/>
          <w:color w:val="000000" w:themeColor="text1"/>
          <w14:textFill>
            <w14:solidFill>
              <w14:schemeClr w14:val="tx1"/>
            </w14:solidFill>
          </w14:textFill>
        </w:rPr>
        <w:t>for</w:t>
      </w:r>
      <w:r>
        <w:rPr>
          <w:rFonts w:cs="Times New Roman"/>
          <w:color w:val="000000" w:themeColor="text1"/>
          <w14:textFill>
            <w14:solidFill>
              <w14:schemeClr w14:val="tx1"/>
            </w14:solidFill>
          </w14:textFill>
        </w:rPr>
        <w:t xml:space="preserve"> </w:t>
      </w:r>
      <w:r>
        <w:rPr>
          <w:rFonts w:cs="Times New Roman"/>
          <w:color w:val="000000" w:themeColor="text1"/>
          <w:highlight w:val="green"/>
          <w:rPrChange w:id="308" w:author="野草" w:date="2024-04-24T16:37:37Z">
            <w:rPr>
              <w:rFonts w:cs="Times New Roman"/>
              <w:color w:val="000000" w:themeColor="text1"/>
              <w14:textFill>
                <w14:solidFill>
                  <w14:schemeClr w14:val="tx1"/>
                </w14:solidFill>
              </w14:textFill>
            </w:rPr>
          </w:rPrChange>
          <w14:textFill>
            <w14:solidFill>
              <w14:schemeClr w14:val="tx1"/>
            </w14:solidFill>
          </w14:textFill>
        </w:rPr>
        <w:t>mitigating the heat</w:t>
      </w:r>
      <w:r>
        <w:rPr>
          <w:rFonts w:cs="Times New Roman"/>
          <w:color w:val="000000" w:themeColor="text1"/>
          <w14:textFill>
            <w14:solidFill>
              <w14:schemeClr w14:val="tx1"/>
            </w14:solidFill>
          </w14:textFill>
        </w:rPr>
        <w:t xml:space="preserve"> in </w:t>
      </w:r>
      <w:r>
        <w:rPr>
          <w:rFonts w:cs="Times New Roman"/>
          <w:color w:val="000000" w:themeColor="text1"/>
          <w:highlight w:val="green"/>
          <w:rPrChange w:id="309" w:author="野草" w:date="2024-04-24T15:49:59Z">
            <w:rPr>
              <w:rFonts w:cs="Times New Roman"/>
              <w:color w:val="000000" w:themeColor="text1"/>
              <w14:textFill>
                <w14:solidFill>
                  <w14:schemeClr w14:val="tx1"/>
                </w14:solidFill>
              </w14:textFill>
            </w:rPr>
          </w:rPrChange>
          <w14:textFill>
            <w14:solidFill>
              <w14:schemeClr w14:val="tx1"/>
            </w14:solidFill>
          </w14:textFill>
        </w:rPr>
        <w:t>urban environment</w:t>
      </w:r>
      <w:r>
        <w:rPr>
          <w:rFonts w:cs="Times New Roman"/>
          <w:color w:val="000000" w:themeColor="text1"/>
          <w14:textFill>
            <w14:solidFill>
              <w14:schemeClr w14:val="tx1"/>
            </w14:solidFill>
          </w14:textFill>
        </w:rPr>
        <w:t xml:space="preserve"> encompass </w:t>
      </w:r>
      <w:r>
        <w:rPr>
          <w:rFonts w:cs="Times New Roman"/>
          <w:color w:val="000000" w:themeColor="text1"/>
          <w:highlight w:val="green"/>
          <w:rPrChange w:id="310" w:author="野草" w:date="2024-04-24T15:50:03Z">
            <w:rPr>
              <w:rFonts w:cs="Times New Roman"/>
              <w:color w:val="000000" w:themeColor="text1"/>
              <w14:textFill>
                <w14:solidFill>
                  <w14:schemeClr w14:val="tx1"/>
                </w14:solidFill>
              </w14:textFill>
            </w:rPr>
          </w:rPrChange>
          <w14:textFill>
            <w14:solidFill>
              <w14:schemeClr w14:val="tx1"/>
            </w14:solidFill>
          </w14:textFill>
        </w:rPr>
        <w:t>modification</w:t>
      </w:r>
      <w:del w:id="311" w:author="野草" w:date="2024-04-25T15:19:31Z">
        <w:r>
          <w:rPr>
            <w:rFonts w:cs="Times New Roman"/>
            <w:color w:val="000000" w:themeColor="text1"/>
            <w:highlight w:val="green"/>
            <w:rPrChange w:id="312" w:author="野草" w:date="2024-04-24T15:50:03Z">
              <w:rPr>
                <w:rFonts w:cs="Times New Roman"/>
                <w:color w:val="000000" w:themeColor="text1"/>
                <w14:textFill>
                  <w14:solidFill>
                    <w14:schemeClr w14:val="tx1"/>
                  </w14:solidFill>
                </w14:textFill>
              </w:rPr>
            </w:rPrChange>
            <w14:textFill>
              <w14:solidFill>
                <w14:schemeClr w14:val="tx1"/>
              </w14:solidFill>
            </w14:textFill>
          </w:rPr>
          <w:delText>s</w:delText>
        </w:r>
      </w:del>
      <w:r>
        <w:rPr>
          <w:rFonts w:cs="Times New Roman"/>
          <w:color w:val="000000" w:themeColor="text1"/>
          <w:highlight w:val="green"/>
          <w:rPrChange w:id="313" w:author="野草" w:date="2024-04-24T15:50:03Z">
            <w:rPr>
              <w:rFonts w:cs="Times New Roman"/>
              <w:color w:val="000000" w:themeColor="text1"/>
              <w14:textFill>
                <w14:solidFill>
                  <w14:schemeClr w14:val="tx1"/>
                </w14:solidFill>
              </w14:textFill>
            </w:rPr>
          </w:rPrChange>
          <w14:textFill>
            <w14:solidFill>
              <w14:schemeClr w14:val="tx1"/>
            </w14:solidFill>
          </w14:textFill>
        </w:rPr>
        <w:t xml:space="preserve"> to surface materials</w:t>
      </w:r>
      <w:r>
        <w:rPr>
          <w:rFonts w:cs="Times New Roman"/>
          <w:color w:val="000000" w:themeColor="text1"/>
          <w14:textFill>
            <w14:solidFill>
              <w14:schemeClr w14:val="tx1"/>
            </w14:solidFill>
          </w14:textFill>
        </w:rPr>
        <w:t xml:space="preserve">, optimization of </w:t>
      </w:r>
      <w:r>
        <w:rPr>
          <w:rFonts w:hint="eastAsia" w:cs="Times New Roman"/>
          <w:color w:val="000000" w:themeColor="text1"/>
          <w:highlight w:val="green"/>
          <w:rPrChange w:id="314" w:author="野草" w:date="2024-04-24T15:50:07Z">
            <w:rPr>
              <w:rFonts w:hint="eastAsia" w:cs="Times New Roman"/>
              <w:color w:val="000000" w:themeColor="text1"/>
              <w14:textFill>
                <w14:solidFill>
                  <w14:schemeClr w14:val="tx1"/>
                </w14:solidFill>
              </w14:textFill>
            </w:rPr>
          </w:rPrChange>
          <w14:textFill>
            <w14:solidFill>
              <w14:schemeClr w14:val="tx1"/>
            </w14:solidFill>
          </w14:textFill>
        </w:rPr>
        <w:t>land cover patterns</w:t>
      </w:r>
      <w:r>
        <w:rPr>
          <w:rFonts w:cs="Times New Roman"/>
          <w:color w:val="000000" w:themeColor="text1"/>
          <w14:textFill>
            <w14:solidFill>
              <w14:schemeClr w14:val="tx1"/>
            </w14:solidFill>
          </w14:textFill>
        </w:rPr>
        <w:t xml:space="preserve">, and </w:t>
      </w:r>
      <w:r>
        <w:rPr>
          <w:rFonts w:cs="Times New Roman"/>
          <w:color w:val="000000" w:themeColor="text1"/>
          <w:highlight w:val="green"/>
          <w:rPrChange w:id="315" w:author="野草" w:date="2024-04-24T15:50:11Z">
            <w:rPr>
              <w:rFonts w:cs="Times New Roman"/>
              <w:color w:val="000000" w:themeColor="text1"/>
              <w14:textFill>
                <w14:solidFill>
                  <w14:schemeClr w14:val="tx1"/>
                </w14:solidFill>
              </w14:textFill>
            </w:rPr>
          </w:rPrChange>
          <w14:textFill>
            <w14:solidFill>
              <w14:schemeClr w14:val="tx1"/>
            </w14:solidFill>
          </w14:textFill>
        </w:rPr>
        <w:t>enhancement of ventilation</w:t>
      </w:r>
      <w:r>
        <w:rPr>
          <w:rFonts w:cs="Times New Roman"/>
          <w:color w:val="000000" w:themeColor="text1"/>
          <w14:textFill>
            <w14:solidFill>
              <w14:schemeClr w14:val="tx1"/>
            </w14:solidFill>
          </w14:textFill>
        </w:rPr>
        <w:t xml:space="preserve"> (Azhdari et al., 2018; Taleghani, 2018; He, 2020). Notably, </w:t>
      </w:r>
      <w:r>
        <w:rPr>
          <w:rFonts w:cs="Times New Roman"/>
          <w:color w:val="000000" w:themeColor="text1"/>
          <w:highlight w:val="green"/>
          <w:rPrChange w:id="316" w:author="野草" w:date="2024-04-24T15:50:16Z">
            <w:rPr>
              <w:rFonts w:cs="Times New Roman"/>
              <w:color w:val="000000" w:themeColor="text1"/>
              <w14:textFill>
                <w14:solidFill>
                  <w14:schemeClr w14:val="tx1"/>
                </w14:solidFill>
              </w14:textFill>
            </w:rPr>
          </w:rPrChange>
          <w14:textFill>
            <w14:solidFill>
              <w14:schemeClr w14:val="tx1"/>
            </w14:solidFill>
          </w14:textFill>
        </w:rPr>
        <w:t>blue and green</w:t>
      </w:r>
      <w:r>
        <w:rPr>
          <w:rFonts w:cs="Times New Roman"/>
          <w:color w:val="000000" w:themeColor="text1"/>
          <w14:textFill>
            <w14:solidFill>
              <w14:schemeClr w14:val="tx1"/>
            </w14:solidFill>
          </w14:textFill>
        </w:rPr>
        <w:t xml:space="preserve"> spaces</w:t>
      </w:r>
      <w:r>
        <w:rPr>
          <w:rFonts w:hint="eastAsia" w:cs="Times New Roman"/>
          <w:color w:val="000000" w:themeColor="text1"/>
          <w14:textFill>
            <w14:solidFill>
              <w14:schemeClr w14:val="tx1"/>
            </w14:solidFill>
          </w14:textFill>
        </w:rPr>
        <w:t xml:space="preserve"> </w:t>
      </w:r>
      <w:r>
        <w:rPr>
          <w:rFonts w:cs="Times New Roman"/>
          <w:color w:val="000000" w:themeColor="text1"/>
          <w14:textFill>
            <w14:solidFill>
              <w14:schemeClr w14:val="tx1"/>
            </w14:solidFill>
          </w14:textFill>
        </w:rPr>
        <w:t>ha</w:t>
      </w:r>
      <w:r>
        <w:rPr>
          <w:rFonts w:hint="eastAsia" w:cs="Times New Roman"/>
          <w:color w:val="000000" w:themeColor="text1"/>
          <w14:textFill>
            <w14:solidFill>
              <w14:schemeClr w14:val="tx1"/>
            </w14:solidFill>
          </w14:textFill>
        </w:rPr>
        <w:t>ve</w:t>
      </w:r>
      <w:r>
        <w:rPr>
          <w:rFonts w:cs="Times New Roman"/>
          <w:color w:val="000000" w:themeColor="text1"/>
          <w14:textFill>
            <w14:solidFill>
              <w14:schemeClr w14:val="tx1"/>
            </w14:solidFill>
          </w14:textFill>
        </w:rPr>
        <w:t xml:space="preserve"> garnered </w:t>
      </w:r>
      <w:r>
        <w:rPr>
          <w:rFonts w:cs="Times New Roman"/>
          <w:color w:val="000000" w:themeColor="text1"/>
          <w:highlight w:val="green"/>
          <w:rPrChange w:id="317" w:author="野草" w:date="2024-04-24T15:50:21Z">
            <w:rPr>
              <w:rFonts w:cs="Times New Roman"/>
              <w:color w:val="000000" w:themeColor="text1"/>
              <w14:textFill>
                <w14:solidFill>
                  <w14:schemeClr w14:val="tx1"/>
                </w14:solidFill>
              </w14:textFill>
            </w:rPr>
          </w:rPrChange>
          <w14:textFill>
            <w14:solidFill>
              <w14:schemeClr w14:val="tx1"/>
            </w14:solidFill>
          </w14:textFill>
        </w:rPr>
        <w:t>significant attention</w:t>
      </w:r>
      <w:r>
        <w:rPr>
          <w:rFonts w:cs="Times New Roman"/>
          <w:color w:val="000000" w:themeColor="text1"/>
          <w14:textFill>
            <w14:solidFill>
              <w14:schemeClr w14:val="tx1"/>
            </w14:solidFill>
          </w14:textFill>
        </w:rPr>
        <w:t xml:space="preserve">. </w:t>
      </w:r>
      <w:r>
        <w:rPr>
          <w:rFonts w:cs="Times New Roman"/>
          <w:color w:val="000000" w:themeColor="text1"/>
          <w:highlight w:val="green"/>
          <w:rPrChange w:id="318" w:author="野草" w:date="2024-04-24T15:50:24Z">
            <w:rPr>
              <w:rFonts w:cs="Times New Roman"/>
              <w:color w:val="000000" w:themeColor="text1"/>
              <w14:textFill>
                <w14:solidFill>
                  <w14:schemeClr w14:val="tx1"/>
                </w14:solidFill>
              </w14:textFill>
            </w:rPr>
          </w:rPrChange>
          <w14:textFill>
            <w14:solidFill>
              <w14:schemeClr w14:val="tx1"/>
            </w14:solidFill>
          </w14:textFill>
        </w:rPr>
        <w:t>Blue spaces</w:t>
      </w:r>
      <w:r>
        <w:rPr>
          <w:rFonts w:cs="Times New Roman"/>
          <w:color w:val="000000" w:themeColor="text1"/>
          <w14:textFill>
            <w14:solidFill>
              <w14:schemeClr w14:val="tx1"/>
            </w14:solidFill>
          </w14:textFill>
        </w:rPr>
        <w:t xml:space="preserve"> </w:t>
      </w:r>
      <w:del w:id="319" w:author="野草" w:date="2024-04-24T13:39:41Z">
        <w:r>
          <w:rPr>
            <w:rFonts w:hint="default" w:cs="Times New Roman"/>
            <w:color w:val="000000" w:themeColor="text1"/>
            <w:lang w:val="en-US"/>
            <w14:textFill>
              <w14:solidFill>
                <w14:schemeClr w14:val="tx1"/>
              </w14:solidFill>
            </w14:textFill>
          </w:rPr>
          <w:delText>indicate</w:delText>
        </w:r>
      </w:del>
      <w:ins w:id="320" w:author="野草" w:date="2024-04-24T13:39:41Z">
        <w:r>
          <w:rPr>
            <w:rFonts w:hint="eastAsia" w:cs="Times New Roman"/>
            <w:color w:val="000000" w:themeColor="text1"/>
            <w:lang w:val="en-US" w:eastAsia="zh-CN"/>
            <w14:textFill>
              <w14:solidFill>
                <w14:schemeClr w14:val="tx1"/>
              </w14:solidFill>
            </w14:textFill>
          </w:rPr>
          <w:t>are</w:t>
        </w:r>
      </w:ins>
      <w:r>
        <w:rPr>
          <w:rFonts w:cs="Times New Roman"/>
          <w:color w:val="000000" w:themeColor="text1"/>
          <w14:textFill>
            <w14:solidFill>
              <w14:schemeClr w14:val="tx1"/>
            </w14:solidFill>
          </w14:textFill>
        </w:rPr>
        <w:t xml:space="preserve"> </w:t>
      </w:r>
      <w:r>
        <w:rPr>
          <w:rFonts w:cs="Times New Roman"/>
          <w:color w:val="000000" w:themeColor="text1"/>
          <w:highlight w:val="green"/>
          <w:rPrChange w:id="321" w:author="野草" w:date="2024-04-24T15:50:30Z">
            <w:rPr>
              <w:rFonts w:cs="Times New Roman"/>
              <w:color w:val="000000" w:themeColor="text1"/>
              <w14:textFill>
                <w14:solidFill>
                  <w14:schemeClr w14:val="tx1"/>
                </w14:solidFill>
              </w14:textFill>
            </w:rPr>
          </w:rPrChange>
          <w14:textFill>
            <w14:solidFill>
              <w14:schemeClr w14:val="tx1"/>
            </w14:solidFill>
          </w14:textFill>
        </w:rPr>
        <w:t xml:space="preserve">urban surfaces </w:t>
      </w:r>
      <w:r>
        <w:rPr>
          <w:rFonts w:cs="Times New Roman"/>
          <w:color w:val="000000" w:themeColor="text1"/>
          <w14:textFill>
            <w14:solidFill>
              <w14:schemeClr w14:val="tx1"/>
            </w14:solidFill>
          </w14:textFill>
        </w:rPr>
        <w:t xml:space="preserve">predominantly characterized by </w:t>
      </w:r>
      <w:r>
        <w:rPr>
          <w:rFonts w:cs="Times New Roman"/>
          <w:color w:val="000000" w:themeColor="text1"/>
          <w:highlight w:val="green"/>
          <w:rPrChange w:id="322" w:author="野草" w:date="2024-04-24T15:50:34Z">
            <w:rPr>
              <w:rFonts w:cs="Times New Roman"/>
              <w:color w:val="000000" w:themeColor="text1"/>
              <w14:textFill>
                <w14:solidFill>
                  <w14:schemeClr w14:val="tx1"/>
                </w14:solidFill>
              </w14:textFill>
            </w:rPr>
          </w:rPrChange>
          <w14:textFill>
            <w14:solidFill>
              <w14:schemeClr w14:val="tx1"/>
            </w14:solidFill>
          </w14:textFill>
        </w:rPr>
        <w:t>water features</w:t>
      </w:r>
      <w:r>
        <w:rPr>
          <w:rFonts w:cs="Times New Roman"/>
          <w:color w:val="000000" w:themeColor="text1"/>
          <w14:textFill>
            <w14:solidFill>
              <w14:schemeClr w14:val="tx1"/>
            </w14:solidFill>
          </w14:textFill>
        </w:rPr>
        <w:t xml:space="preserve"> (Ampatzidis et al., 2020). In comparison to </w:t>
      </w:r>
      <w:r>
        <w:rPr>
          <w:rFonts w:cs="Times New Roman"/>
          <w:color w:val="000000" w:themeColor="text1"/>
          <w:highlight w:val="green"/>
          <w:rPrChange w:id="323" w:author="野草" w:date="2024-04-24T15:50:37Z">
            <w:rPr>
              <w:rFonts w:cs="Times New Roman"/>
              <w:color w:val="000000" w:themeColor="text1"/>
              <w14:textFill>
                <w14:solidFill>
                  <w14:schemeClr w14:val="tx1"/>
                </w14:solidFill>
              </w14:textFill>
            </w:rPr>
          </w:rPrChange>
          <w14:textFill>
            <w14:solidFill>
              <w14:schemeClr w14:val="tx1"/>
            </w14:solidFill>
          </w14:textFill>
        </w:rPr>
        <w:t>impervious surfaces</w:t>
      </w:r>
      <w:r>
        <w:rPr>
          <w:rFonts w:cs="Times New Roman"/>
          <w:color w:val="000000" w:themeColor="text1"/>
          <w14:textFill>
            <w14:solidFill>
              <w14:schemeClr w14:val="tx1"/>
            </w14:solidFill>
          </w14:textFill>
        </w:rPr>
        <w:t xml:space="preserve">, augmented </w:t>
      </w:r>
      <w:r>
        <w:rPr>
          <w:rFonts w:cs="Times New Roman"/>
          <w:color w:val="000000" w:themeColor="text1"/>
          <w:highlight w:val="green"/>
          <w:rPrChange w:id="324" w:author="野草" w:date="2024-04-24T15:50:40Z">
            <w:rPr>
              <w:rFonts w:cs="Times New Roman"/>
              <w:color w:val="000000" w:themeColor="text1"/>
              <w14:textFill>
                <w14:solidFill>
                  <w14:schemeClr w14:val="tx1"/>
                </w14:solidFill>
              </w14:textFill>
            </w:rPr>
          </w:rPrChange>
          <w14:textFill>
            <w14:solidFill>
              <w14:schemeClr w14:val="tx1"/>
            </w14:solidFill>
          </w14:textFill>
        </w:rPr>
        <w:t>specific heat capacity</w:t>
      </w:r>
      <w:r>
        <w:rPr>
          <w:rFonts w:cs="Times New Roman"/>
          <w:color w:val="000000" w:themeColor="text1"/>
          <w14:textFill>
            <w14:solidFill>
              <w14:schemeClr w14:val="tx1"/>
            </w14:solidFill>
          </w14:textFill>
        </w:rPr>
        <w:t xml:space="preserve"> of water contribute</w:t>
      </w:r>
      <w:r>
        <w:rPr>
          <w:rFonts w:hint="eastAsia" w:cs="Times New Roman"/>
          <w:color w:val="000000" w:themeColor="text1"/>
          <w14:textFill>
            <w14:solidFill>
              <w14:schemeClr w14:val="tx1"/>
            </w14:solidFill>
          </w14:textFill>
        </w:rPr>
        <w:t>s</w:t>
      </w:r>
      <w:r>
        <w:rPr>
          <w:rFonts w:cs="Times New Roman"/>
          <w:color w:val="000000" w:themeColor="text1"/>
          <w14:textFill>
            <w14:solidFill>
              <w14:schemeClr w14:val="tx1"/>
            </w14:solidFill>
          </w14:textFill>
        </w:rPr>
        <w:t xml:space="preserve"> to </w:t>
      </w:r>
      <w:r>
        <w:rPr>
          <w:rFonts w:hint="eastAsia" w:cs="Times New Roman"/>
          <w:color w:val="000000" w:themeColor="text1"/>
          <w:highlight w:val="green"/>
          <w:rPrChange w:id="325" w:author="野草" w:date="2024-04-24T15:50:44Z">
            <w:rPr>
              <w:rFonts w:hint="eastAsia" w:cs="Times New Roman"/>
              <w:color w:val="000000" w:themeColor="text1"/>
              <w14:textFill>
                <w14:solidFill>
                  <w14:schemeClr w14:val="tx1"/>
                </w14:solidFill>
              </w14:textFill>
            </w:rPr>
          </w:rPrChange>
          <w14:textFill>
            <w14:solidFill>
              <w14:schemeClr w14:val="tx1"/>
            </w14:solidFill>
          </w14:textFill>
        </w:rPr>
        <w:t>decreased temperatures</w:t>
      </w:r>
      <w:r>
        <w:rPr>
          <w:rFonts w:cs="Times New Roman"/>
          <w:color w:val="000000" w:themeColor="text1"/>
          <w14:textFill>
            <w14:solidFill>
              <w14:schemeClr w14:val="tx1"/>
            </w14:solidFill>
          </w14:textFill>
        </w:rPr>
        <w:t xml:space="preserve"> during </w:t>
      </w:r>
      <w:r>
        <w:rPr>
          <w:rFonts w:cs="Times New Roman"/>
          <w:color w:val="000000" w:themeColor="text1"/>
          <w:highlight w:val="green"/>
          <w:rPrChange w:id="326" w:author="野草" w:date="2024-04-24T15:50:48Z">
            <w:rPr>
              <w:rFonts w:cs="Times New Roman"/>
              <w:color w:val="000000" w:themeColor="text1"/>
              <w14:textFill>
                <w14:solidFill>
                  <w14:schemeClr w14:val="tx1"/>
                </w14:solidFill>
              </w14:textFill>
            </w:rPr>
          </w:rPrChange>
          <w14:textFill>
            <w14:solidFill>
              <w14:schemeClr w14:val="tx1"/>
            </w14:solidFill>
          </w14:textFill>
        </w:rPr>
        <w:t>daylight hours</w:t>
      </w:r>
      <w:r>
        <w:rPr>
          <w:rFonts w:cs="Times New Roman"/>
          <w:color w:val="000000" w:themeColor="text1"/>
          <w14:textFill>
            <w14:solidFill>
              <w14:schemeClr w14:val="tx1"/>
            </w14:solidFill>
          </w14:textFill>
        </w:rPr>
        <w:t xml:space="preserve">. Furthermore, </w:t>
      </w:r>
      <w:r>
        <w:rPr>
          <w:rFonts w:cs="Times New Roman"/>
          <w:color w:val="000000" w:themeColor="text1"/>
          <w:highlight w:val="green"/>
          <w:rPrChange w:id="327" w:author="野草" w:date="2024-04-24T15:50:57Z">
            <w:rPr>
              <w:rFonts w:cs="Times New Roman"/>
              <w:color w:val="000000" w:themeColor="text1"/>
              <w14:textFill>
                <w14:solidFill>
                  <w14:schemeClr w14:val="tx1"/>
                </w14:solidFill>
              </w14:textFill>
            </w:rPr>
          </w:rPrChange>
          <w14:textFill>
            <w14:solidFill>
              <w14:schemeClr w14:val="tx1"/>
            </w14:solidFill>
          </w14:textFill>
        </w:rPr>
        <w:t>water surfaces</w:t>
      </w:r>
      <w:r>
        <w:rPr>
          <w:rFonts w:cs="Times New Roman"/>
          <w:color w:val="000000" w:themeColor="text1"/>
          <w14:textFill>
            <w14:solidFill>
              <w14:schemeClr w14:val="tx1"/>
            </w14:solidFill>
          </w14:textFill>
        </w:rPr>
        <w:t xml:space="preserve"> facilitate evaporation, thereby </w:t>
      </w:r>
      <w:r>
        <w:rPr>
          <w:rFonts w:cs="Times New Roman"/>
          <w:color w:val="000000" w:themeColor="text1"/>
          <w:highlight w:val="green"/>
          <w:rPrChange w:id="328" w:author="野草" w:date="2024-04-24T15:51:10Z">
            <w:rPr>
              <w:rFonts w:cs="Times New Roman"/>
              <w:color w:val="000000" w:themeColor="text1"/>
              <w14:textFill>
                <w14:solidFill>
                  <w14:schemeClr w14:val="tx1"/>
                </w14:solidFill>
              </w14:textFill>
            </w:rPr>
          </w:rPrChange>
          <w14:textFill>
            <w14:solidFill>
              <w14:schemeClr w14:val="tx1"/>
            </w14:solidFill>
          </w14:textFill>
        </w:rPr>
        <w:t>curbing the release</w:t>
      </w:r>
      <w:r>
        <w:rPr>
          <w:rFonts w:cs="Times New Roman"/>
          <w:color w:val="000000" w:themeColor="text1"/>
          <w14:textFill>
            <w14:solidFill>
              <w14:schemeClr w14:val="tx1"/>
            </w14:solidFill>
          </w14:textFill>
        </w:rPr>
        <w:t xml:space="preserve"> of </w:t>
      </w:r>
      <w:r>
        <w:rPr>
          <w:rFonts w:cs="Times New Roman"/>
          <w:color w:val="000000" w:themeColor="text1"/>
          <w:highlight w:val="green"/>
          <w:rPrChange w:id="329" w:author="野草" w:date="2024-04-24T15:51:06Z">
            <w:rPr>
              <w:rFonts w:cs="Times New Roman"/>
              <w:color w:val="000000" w:themeColor="text1"/>
              <w14:textFill>
                <w14:solidFill>
                  <w14:schemeClr w14:val="tx1"/>
                </w14:solidFill>
              </w14:textFill>
            </w:rPr>
          </w:rPrChange>
          <w14:textFill>
            <w14:solidFill>
              <w14:schemeClr w14:val="tx1"/>
            </w14:solidFill>
          </w14:textFill>
        </w:rPr>
        <w:t>sensible heat</w:t>
      </w:r>
      <w:r>
        <w:rPr>
          <w:rFonts w:hint="eastAsia" w:cs="Times New Roman"/>
          <w:color w:val="000000" w:themeColor="text1"/>
          <w14:textFill>
            <w14:solidFill>
              <w14:schemeClr w14:val="tx1"/>
            </w14:solidFill>
          </w14:textFill>
        </w:rPr>
        <w:t xml:space="preserve"> to the </w:t>
      </w:r>
      <w:r>
        <w:rPr>
          <w:rFonts w:hint="eastAsia" w:cs="Times New Roman"/>
          <w:color w:val="000000" w:themeColor="text1"/>
          <w:highlight w:val="green"/>
          <w:rPrChange w:id="330" w:author="野草" w:date="2024-04-24T15:51:15Z">
            <w:rPr>
              <w:rFonts w:hint="eastAsia" w:cs="Times New Roman"/>
              <w:color w:val="000000" w:themeColor="text1"/>
              <w14:textFill>
                <w14:solidFill>
                  <w14:schemeClr w14:val="tx1"/>
                </w14:solidFill>
              </w14:textFill>
            </w:rPr>
          </w:rPrChange>
          <w14:textFill>
            <w14:solidFill>
              <w14:schemeClr w14:val="tx1"/>
            </w14:solidFill>
          </w14:textFill>
        </w:rPr>
        <w:t>overlying air</w:t>
      </w:r>
      <w:r>
        <w:rPr>
          <w:rFonts w:cs="Times New Roman"/>
          <w:color w:val="000000" w:themeColor="text1"/>
          <w14:textFill>
            <w14:solidFill>
              <w14:schemeClr w14:val="tx1"/>
            </w14:solidFill>
          </w14:textFill>
        </w:rPr>
        <w:t xml:space="preserve">. A study </w:t>
      </w:r>
      <w:r>
        <w:rPr>
          <w:rFonts w:cs="Times New Roman"/>
          <w:color w:val="000000" w:themeColor="text1"/>
          <w:highlight w:val="green"/>
          <w:rPrChange w:id="331" w:author="野草" w:date="2024-04-24T15:51:21Z">
            <w:rPr>
              <w:rFonts w:cs="Times New Roman"/>
              <w:color w:val="000000" w:themeColor="text1"/>
              <w14:textFill>
                <w14:solidFill>
                  <w14:schemeClr w14:val="tx1"/>
                </w14:solidFill>
              </w14:textFill>
            </w:rPr>
          </w:rPrChange>
          <w14:textFill>
            <w14:solidFill>
              <w14:schemeClr w14:val="tx1"/>
            </w14:solidFill>
          </w14:textFill>
        </w:rPr>
        <w:t>conducted in Chengdu</w:t>
      </w:r>
      <w:r>
        <w:rPr>
          <w:rFonts w:cs="Times New Roman"/>
          <w:color w:val="000000" w:themeColor="text1"/>
          <w14:textFill>
            <w14:solidFill>
              <w14:schemeClr w14:val="tx1"/>
            </w14:solidFill>
          </w14:textFill>
        </w:rPr>
        <w:t xml:space="preserve"> revealed a </w:t>
      </w:r>
      <w:r>
        <w:rPr>
          <w:rFonts w:cs="Times New Roman"/>
          <w:color w:val="000000" w:themeColor="text1"/>
          <w:highlight w:val="green"/>
          <w:rPrChange w:id="332" w:author="野草" w:date="2024-04-24T15:51:24Z">
            <w:rPr>
              <w:rFonts w:cs="Times New Roman"/>
              <w:color w:val="000000" w:themeColor="text1"/>
              <w14:textFill>
                <w14:solidFill>
                  <w14:schemeClr w14:val="tx1"/>
                </w14:solidFill>
              </w14:textFill>
            </w:rPr>
          </w:rPrChange>
          <w14:textFill>
            <w14:solidFill>
              <w14:schemeClr w14:val="tx1"/>
            </w14:solidFill>
          </w14:textFill>
        </w:rPr>
        <w:t>temperature contrast</w:t>
      </w:r>
      <w:r>
        <w:rPr>
          <w:rFonts w:cs="Times New Roman"/>
          <w:color w:val="000000" w:themeColor="text1"/>
          <w14:textFill>
            <w14:solidFill>
              <w14:schemeClr w14:val="tx1"/>
            </w14:solidFill>
          </w14:textFill>
        </w:rPr>
        <w:t xml:space="preserve"> exceeding 8 °C between </w:t>
      </w:r>
      <w:r>
        <w:rPr>
          <w:rFonts w:cs="Times New Roman"/>
          <w:color w:val="000000" w:themeColor="text1"/>
          <w:highlight w:val="green"/>
          <w:rPrChange w:id="333" w:author="野草" w:date="2024-04-24T15:51:27Z">
            <w:rPr>
              <w:rFonts w:cs="Times New Roman"/>
              <w:color w:val="000000" w:themeColor="text1"/>
              <w14:textFill>
                <w14:solidFill>
                  <w14:schemeClr w14:val="tx1"/>
                </w14:solidFill>
              </w14:textFill>
            </w:rPr>
          </w:rPrChange>
          <w14:textFill>
            <w14:solidFill>
              <w14:schemeClr w14:val="tx1"/>
            </w14:solidFill>
          </w14:textFill>
        </w:rPr>
        <w:t>lakeside and inland areas</w:t>
      </w:r>
      <w:r>
        <w:rPr>
          <w:rFonts w:cs="Times New Roman"/>
          <w:color w:val="000000" w:themeColor="text1"/>
          <w14:textFill>
            <w14:solidFill>
              <w14:schemeClr w14:val="tx1"/>
            </w14:solidFill>
          </w14:textFill>
        </w:rPr>
        <w:t xml:space="preserve"> (Wu et al., 20</w:t>
      </w:r>
      <w:r>
        <w:rPr>
          <w:rFonts w:hint="eastAsia" w:cs="Times New Roman"/>
          <w:color w:val="000000" w:themeColor="text1"/>
          <w14:textFill>
            <w14:solidFill>
              <w14:schemeClr w14:val="tx1"/>
            </w14:solidFill>
          </w14:textFill>
        </w:rPr>
        <w:t>21</w:t>
      </w:r>
      <w:r>
        <w:rPr>
          <w:rFonts w:cs="Times New Roman"/>
          <w:color w:val="000000" w:themeColor="text1"/>
          <w14:textFill>
            <w14:solidFill>
              <w14:schemeClr w14:val="tx1"/>
            </w14:solidFill>
          </w14:textFill>
        </w:rPr>
        <w:t xml:space="preserve">). </w:t>
      </w:r>
      <w:r>
        <w:rPr>
          <w:rFonts w:hint="eastAsia" w:cs="Times New Roman"/>
          <w:color w:val="000000" w:themeColor="text1"/>
          <w14:textFill>
            <w14:solidFill>
              <w14:schemeClr w14:val="tx1"/>
            </w14:solidFill>
          </w14:textFill>
        </w:rPr>
        <w:t>Observations</w:t>
      </w:r>
      <w:r>
        <w:rPr>
          <w:rFonts w:cs="Times New Roman"/>
          <w:color w:val="000000" w:themeColor="text1"/>
          <w14:textFill>
            <w14:solidFill>
              <w14:schemeClr w14:val="tx1"/>
            </w14:solidFill>
          </w14:textFill>
        </w:rPr>
        <w:t xml:space="preserve"> </w:t>
      </w:r>
      <w:r>
        <w:rPr>
          <w:rFonts w:hint="eastAsia" w:cs="Times New Roman"/>
          <w:color w:val="000000" w:themeColor="text1"/>
          <w:highlight w:val="green"/>
          <w:rPrChange w:id="334" w:author="野草" w:date="2024-04-24T15:51:33Z">
            <w:rPr>
              <w:rFonts w:hint="eastAsia" w:cs="Times New Roman"/>
              <w:color w:val="000000" w:themeColor="text1"/>
              <w14:textFill>
                <w14:solidFill>
                  <w14:schemeClr w14:val="tx1"/>
                </w14:solidFill>
              </w14:textFill>
            </w:rPr>
          </w:rPrChange>
          <w14:textFill>
            <w14:solidFill>
              <w14:schemeClr w14:val="tx1"/>
            </w14:solidFill>
          </w14:textFill>
        </w:rPr>
        <w:t>have also</w:t>
      </w:r>
      <w:r>
        <w:rPr>
          <w:rFonts w:hint="eastAsia" w:cs="Times New Roman"/>
          <w:color w:val="000000" w:themeColor="text1"/>
          <w14:textFill>
            <w14:solidFill>
              <w14:schemeClr w14:val="tx1"/>
            </w14:solidFill>
          </w14:textFill>
        </w:rPr>
        <w:t xml:space="preserve"> </w:t>
      </w:r>
      <w:r>
        <w:rPr>
          <w:rFonts w:cs="Times New Roman"/>
          <w:color w:val="000000" w:themeColor="text1"/>
          <w14:textFill>
            <w14:solidFill>
              <w14:schemeClr w14:val="tx1"/>
            </w14:solidFill>
          </w14:textFill>
        </w:rPr>
        <w:t>sugges</w:t>
      </w:r>
      <w:r>
        <w:rPr>
          <w:rFonts w:hint="eastAsia" w:cs="Times New Roman"/>
          <w:color w:val="000000" w:themeColor="text1"/>
          <w14:textFill>
            <w14:solidFill>
              <w14:schemeClr w14:val="tx1"/>
            </w14:solidFill>
          </w14:textFill>
        </w:rPr>
        <w:t>ted</w:t>
      </w:r>
      <w:r>
        <w:rPr>
          <w:rFonts w:cs="Times New Roman"/>
          <w:color w:val="000000" w:themeColor="text1"/>
          <w14:textFill>
            <w14:solidFill>
              <w14:schemeClr w14:val="tx1"/>
            </w14:solidFill>
          </w14:textFill>
        </w:rPr>
        <w:t xml:space="preserve"> that </w:t>
      </w:r>
      <w:r>
        <w:rPr>
          <w:rFonts w:cs="Times New Roman"/>
          <w:color w:val="000000" w:themeColor="text1"/>
          <w:highlight w:val="green"/>
          <w:rPrChange w:id="335" w:author="野草" w:date="2024-04-24T15:51:37Z">
            <w:rPr>
              <w:rFonts w:cs="Times New Roman"/>
              <w:color w:val="000000" w:themeColor="text1"/>
              <w14:textFill>
                <w14:solidFill>
                  <w14:schemeClr w14:val="tx1"/>
                </w14:solidFill>
              </w14:textFill>
            </w:rPr>
          </w:rPrChange>
          <w14:textFill>
            <w14:solidFill>
              <w14:schemeClr w14:val="tx1"/>
            </w14:solidFill>
          </w14:textFill>
        </w:rPr>
        <w:t>water bodies</w:t>
      </w:r>
      <w:r>
        <w:rPr>
          <w:rFonts w:cs="Times New Roman"/>
          <w:color w:val="000000" w:themeColor="text1"/>
          <w14:textFill>
            <w14:solidFill>
              <w14:schemeClr w14:val="tx1"/>
            </w14:solidFill>
          </w14:textFill>
        </w:rPr>
        <w:t xml:space="preserve"> </w:t>
      </w:r>
      <w:r>
        <w:rPr>
          <w:rFonts w:hint="eastAsia" w:cs="Times New Roman"/>
          <w:color w:val="000000" w:themeColor="text1"/>
          <w14:textFill>
            <w14:solidFill>
              <w14:schemeClr w14:val="tx1"/>
            </w14:solidFill>
          </w14:textFill>
        </w:rPr>
        <w:t xml:space="preserve">can </w:t>
      </w:r>
      <w:r>
        <w:rPr>
          <w:rFonts w:cs="Times New Roman"/>
          <w:color w:val="000000" w:themeColor="text1"/>
          <w14:textFill>
            <w14:solidFill>
              <w14:schemeClr w14:val="tx1"/>
            </w14:solidFill>
          </w14:textFill>
        </w:rPr>
        <w:t xml:space="preserve">exhibit </w:t>
      </w:r>
      <w:r>
        <w:rPr>
          <w:rFonts w:cs="Times New Roman"/>
          <w:color w:val="000000" w:themeColor="text1"/>
          <w:highlight w:val="green"/>
          <w:rPrChange w:id="336" w:author="野草" w:date="2024-04-24T15:51:40Z">
            <w:rPr>
              <w:rFonts w:cs="Times New Roman"/>
              <w:color w:val="000000" w:themeColor="text1"/>
              <w14:textFill>
                <w14:solidFill>
                  <w14:schemeClr w14:val="tx1"/>
                </w14:solidFill>
              </w14:textFill>
            </w:rPr>
          </w:rPrChange>
          <w14:textFill>
            <w14:solidFill>
              <w14:schemeClr w14:val="tx1"/>
            </w14:solidFill>
          </w14:textFill>
        </w:rPr>
        <w:t>stronger cooling capabilit</w:t>
      </w:r>
      <w:r>
        <w:rPr>
          <w:rFonts w:hint="eastAsia" w:cs="Times New Roman"/>
          <w:color w:val="000000" w:themeColor="text1"/>
          <w:highlight w:val="green"/>
          <w:rPrChange w:id="337" w:author="野草" w:date="2024-04-24T15:51:40Z">
            <w:rPr>
              <w:rFonts w:hint="eastAsia" w:cs="Times New Roman"/>
              <w:color w:val="000000" w:themeColor="text1"/>
              <w14:textFill>
                <w14:solidFill>
                  <w14:schemeClr w14:val="tx1"/>
                </w14:solidFill>
              </w14:textFill>
            </w:rPr>
          </w:rPrChange>
          <w14:textFill>
            <w14:solidFill>
              <w14:schemeClr w14:val="tx1"/>
            </w14:solidFill>
          </w14:textFill>
        </w:rPr>
        <w:t>y</w:t>
      </w:r>
      <w:r>
        <w:rPr>
          <w:rFonts w:cs="Times New Roman"/>
          <w:color w:val="000000" w:themeColor="text1"/>
          <w14:textFill>
            <w14:solidFill>
              <w14:schemeClr w14:val="tx1"/>
            </w14:solidFill>
          </w14:textFill>
        </w:rPr>
        <w:t xml:space="preserve"> than </w:t>
      </w:r>
      <w:r>
        <w:rPr>
          <w:rFonts w:cs="Times New Roman"/>
          <w:color w:val="000000" w:themeColor="text1"/>
          <w:highlight w:val="green"/>
          <w:rPrChange w:id="338" w:author="野草" w:date="2024-04-24T15:51:43Z">
            <w:rPr>
              <w:rFonts w:cs="Times New Roman"/>
              <w:color w:val="000000" w:themeColor="text1"/>
              <w14:textFill>
                <w14:solidFill>
                  <w14:schemeClr w14:val="tx1"/>
                </w14:solidFill>
              </w14:textFill>
            </w:rPr>
          </w:rPrChange>
          <w14:textFill>
            <w14:solidFill>
              <w14:schemeClr w14:val="tx1"/>
            </w14:solidFill>
          </w14:textFill>
        </w:rPr>
        <w:t>green spaces</w:t>
      </w:r>
      <w:r>
        <w:rPr>
          <w:rFonts w:cs="Times New Roman"/>
          <w:color w:val="000000" w:themeColor="text1"/>
          <w14:textFill>
            <w14:solidFill>
              <w14:schemeClr w14:val="tx1"/>
            </w14:solidFill>
          </w14:textFill>
        </w:rPr>
        <w:t xml:space="preserve">. For instance, during the </w:t>
      </w:r>
      <w:r>
        <w:rPr>
          <w:rFonts w:cs="Times New Roman"/>
          <w:color w:val="000000" w:themeColor="text1"/>
          <w:highlight w:val="green"/>
          <w:rPrChange w:id="339" w:author="野草" w:date="2024-04-24T15:51:46Z">
            <w:rPr>
              <w:rFonts w:cs="Times New Roman"/>
              <w:color w:val="000000" w:themeColor="text1"/>
              <w14:textFill>
                <w14:solidFill>
                  <w14:schemeClr w14:val="tx1"/>
                </w14:solidFill>
              </w14:textFill>
            </w:rPr>
          </w:rPrChange>
          <w14:textFill>
            <w14:solidFill>
              <w14:schemeClr w14:val="tx1"/>
            </w14:solidFill>
          </w14:textFill>
        </w:rPr>
        <w:t>summer daytime</w:t>
      </w:r>
      <w:r>
        <w:rPr>
          <w:rFonts w:cs="Times New Roman"/>
          <w:color w:val="000000" w:themeColor="text1"/>
          <w14:textFill>
            <w14:solidFill>
              <w14:schemeClr w14:val="tx1"/>
            </w14:solidFill>
          </w14:textFill>
        </w:rPr>
        <w:t xml:space="preserve"> in Berlin, </w:t>
      </w:r>
      <w:r>
        <w:rPr>
          <w:rFonts w:hint="eastAsia" w:cs="Times New Roman"/>
          <w:color w:val="000000" w:themeColor="text1"/>
          <w:highlight w:val="green"/>
          <w:rPrChange w:id="340" w:author="野草" w:date="2024-04-24T15:51:50Z">
            <w:rPr>
              <w:rFonts w:hint="eastAsia" w:cs="Times New Roman"/>
              <w:color w:val="000000" w:themeColor="text1"/>
              <w14:textFill>
                <w14:solidFill>
                  <w14:schemeClr w14:val="tx1"/>
                </w14:solidFill>
              </w14:textFill>
            </w:rPr>
          </w:rPrChange>
          <w14:textFill>
            <w14:solidFill>
              <w14:schemeClr w14:val="tx1"/>
            </w14:solidFill>
          </w14:textFill>
        </w:rPr>
        <w:t>w</w:t>
      </w:r>
      <w:r>
        <w:rPr>
          <w:rFonts w:cs="Times New Roman"/>
          <w:color w:val="000000" w:themeColor="text1"/>
          <w:highlight w:val="green"/>
          <w:rPrChange w:id="341" w:author="野草" w:date="2024-04-24T15:51:50Z">
            <w:rPr>
              <w:rFonts w:cs="Times New Roman"/>
              <w:color w:val="000000" w:themeColor="text1"/>
              <w14:textFill>
                <w14:solidFill>
                  <w14:schemeClr w14:val="tx1"/>
                </w14:solidFill>
              </w14:textFill>
            </w:rPr>
          </w:rPrChange>
          <w14:textFill>
            <w14:solidFill>
              <w14:schemeClr w14:val="tx1"/>
            </w14:solidFill>
          </w14:textFill>
        </w:rPr>
        <w:t>ater surfaces</w:t>
      </w:r>
      <w:r>
        <w:rPr>
          <w:rFonts w:cs="Times New Roman"/>
          <w:color w:val="000000" w:themeColor="text1"/>
          <w14:textFill>
            <w14:solidFill>
              <w14:schemeClr w14:val="tx1"/>
            </w14:solidFill>
          </w14:textFill>
        </w:rPr>
        <w:t xml:space="preserve"> exhibit</w:t>
      </w:r>
      <w:r>
        <w:rPr>
          <w:rFonts w:hint="eastAsia" w:cs="Times New Roman"/>
          <w:color w:val="000000" w:themeColor="text1"/>
          <w14:textFill>
            <w14:solidFill>
              <w14:schemeClr w14:val="tx1"/>
            </w14:solidFill>
          </w14:textFill>
        </w:rPr>
        <w:t>ed</w:t>
      </w:r>
      <w:r>
        <w:rPr>
          <w:rFonts w:cs="Times New Roman"/>
          <w:color w:val="000000" w:themeColor="text1"/>
          <w14:textFill>
            <w14:solidFill>
              <w14:schemeClr w14:val="tx1"/>
            </w14:solidFill>
          </w14:textFill>
        </w:rPr>
        <w:t xml:space="preserve"> an </w:t>
      </w:r>
      <w:r>
        <w:rPr>
          <w:rFonts w:cs="Times New Roman"/>
          <w:color w:val="000000" w:themeColor="text1"/>
          <w:highlight w:val="green"/>
          <w:rPrChange w:id="342" w:author="野草" w:date="2024-04-24T15:51:52Z">
            <w:rPr>
              <w:rFonts w:cs="Times New Roman"/>
              <w:color w:val="000000" w:themeColor="text1"/>
              <w14:textFill>
                <w14:solidFill>
                  <w14:schemeClr w14:val="tx1"/>
                </w14:solidFill>
              </w14:textFill>
            </w:rPr>
          </w:rPrChange>
          <w14:textFill>
            <w14:solidFill>
              <w14:schemeClr w14:val="tx1"/>
            </w14:solidFill>
          </w14:textFill>
        </w:rPr>
        <w:t>average temperature</w:t>
      </w:r>
      <w:r>
        <w:rPr>
          <w:rFonts w:cs="Times New Roman"/>
          <w:color w:val="000000" w:themeColor="text1"/>
          <w14:textFill>
            <w14:solidFill>
              <w14:schemeClr w14:val="tx1"/>
            </w14:solidFill>
          </w14:textFill>
        </w:rPr>
        <w:t xml:space="preserve"> </w:t>
      </w:r>
      <w:r>
        <w:rPr>
          <w:rFonts w:hint="eastAsia" w:cs="Times New Roman"/>
          <w:color w:val="000000" w:themeColor="text1"/>
          <w14:textFill>
            <w14:solidFill>
              <w14:schemeClr w14:val="tx1"/>
            </w14:solidFill>
          </w14:textFill>
        </w:rPr>
        <w:t xml:space="preserve">being </w:t>
      </w:r>
      <w:r>
        <w:rPr>
          <w:rFonts w:cs="Times New Roman"/>
          <w:color w:val="000000" w:themeColor="text1"/>
          <w14:textFill>
            <w14:solidFill>
              <w14:schemeClr w14:val="tx1"/>
            </w14:solidFill>
          </w14:textFill>
        </w:rPr>
        <w:t xml:space="preserve">approximately </w:t>
      </w:r>
      <w:r>
        <w:rPr>
          <w:rFonts w:cs="Times New Roman"/>
          <w:color w:val="000000" w:themeColor="text1"/>
          <w:highlight w:val="green"/>
          <w:rPrChange w:id="343" w:author="野草" w:date="2024-04-24T15:51:55Z">
            <w:rPr>
              <w:rFonts w:cs="Times New Roman"/>
              <w:color w:val="000000" w:themeColor="text1"/>
              <w14:textFill>
                <w14:solidFill>
                  <w14:schemeClr w14:val="tx1"/>
                </w14:solidFill>
              </w14:textFill>
            </w:rPr>
          </w:rPrChange>
          <w14:textFill>
            <w14:solidFill>
              <w14:schemeClr w14:val="tx1"/>
            </w14:solidFill>
          </w14:textFill>
        </w:rPr>
        <w:t xml:space="preserve">2 °C cooler </w:t>
      </w:r>
      <w:r>
        <w:rPr>
          <w:rFonts w:cs="Times New Roman"/>
          <w:color w:val="000000" w:themeColor="text1"/>
          <w14:textFill>
            <w14:solidFill>
              <w14:schemeClr w14:val="tx1"/>
            </w14:solidFill>
          </w14:textFill>
        </w:rPr>
        <w:t xml:space="preserve">than </w:t>
      </w:r>
      <w:r>
        <w:rPr>
          <w:rFonts w:cs="Times New Roman"/>
          <w:color w:val="000000" w:themeColor="text1"/>
          <w:highlight w:val="green"/>
          <w:rPrChange w:id="344" w:author="野草" w:date="2024-04-24T15:51:58Z">
            <w:rPr>
              <w:rFonts w:cs="Times New Roman"/>
              <w:color w:val="000000" w:themeColor="text1"/>
              <w14:textFill>
                <w14:solidFill>
                  <w14:schemeClr w14:val="tx1"/>
                </w14:solidFill>
              </w14:textFill>
            </w:rPr>
          </w:rPrChange>
          <w14:textFill>
            <w14:solidFill>
              <w14:schemeClr w14:val="tx1"/>
            </w14:solidFill>
          </w14:textFill>
        </w:rPr>
        <w:t>green spaces</w:t>
      </w:r>
      <w:r>
        <w:rPr>
          <w:rFonts w:hint="eastAsia" w:cs="Times New Roman"/>
          <w:color w:val="000000" w:themeColor="text1"/>
          <w14:textFill>
            <w14:solidFill>
              <w14:schemeClr w14:val="tx1"/>
            </w14:solidFill>
          </w14:textFill>
        </w:rPr>
        <w:t xml:space="preserve"> </w:t>
      </w:r>
      <w:r>
        <w:rPr>
          <w:rFonts w:cs="Times New Roman"/>
          <w:color w:val="000000" w:themeColor="text1"/>
          <w14:textFill>
            <w14:solidFill>
              <w14:schemeClr w14:val="tx1"/>
            </w14:solidFill>
          </w14:textFill>
        </w:rPr>
        <w:t>(Dug</w:t>
      </w:r>
      <w:r>
        <w:rPr>
          <w:rFonts w:hint="eastAsia" w:cs="Times New Roman"/>
          <w:color w:val="000000" w:themeColor="text1"/>
          <w14:textFill>
            <w14:solidFill>
              <w14:schemeClr w14:val="tx1"/>
            </w14:solidFill>
          </w14:textFill>
        </w:rPr>
        <w:t>o</w:t>
      </w:r>
      <w:r>
        <w:rPr>
          <w:rFonts w:cs="Times New Roman"/>
          <w:color w:val="000000" w:themeColor="text1"/>
          <w14:textFill>
            <w14:solidFill>
              <w14:schemeClr w14:val="tx1"/>
            </w14:solidFill>
          </w14:textFill>
        </w:rPr>
        <w:t>rd et al., 2014).</w:t>
      </w:r>
    </w:p>
    <w:bookmarkEnd w:id="3"/>
    <w:bookmarkEnd w:id="7"/>
    <w:p>
      <w:pPr>
        <w:jc w:val="left"/>
        <w:rPr>
          <w:rFonts w:cs="Times New Roman"/>
          <w:color w:val="000000" w:themeColor="text1"/>
          <w14:textFill>
            <w14:solidFill>
              <w14:schemeClr w14:val="tx1"/>
            </w14:solidFill>
          </w14:textFill>
        </w:rPr>
      </w:pPr>
    </w:p>
    <w:p>
      <w:pPr>
        <w:jc w:val="left"/>
        <w:rPr>
          <w:ins w:id="345" w:author="野草" w:date="2024-04-24T16:41:14Z"/>
          <w:rFonts w:hint="eastAsia" w:cs="Times New Roman" w:eastAsiaTheme="minorEastAsia"/>
          <w:color w:val="000000" w:themeColor="text1"/>
          <w:lang w:val="en-US" w:eastAsia="zh-CN"/>
          <w14:textFill>
            <w14:solidFill>
              <w14:schemeClr w14:val="tx1"/>
            </w14:solidFill>
          </w14:textFill>
        </w:rPr>
      </w:pPr>
      <w:ins w:id="346" w:author="野草" w:date="2024-04-24T16:41:16Z">
        <w:bookmarkStart w:id="9" w:name="OLE_LINK46"/>
        <w:bookmarkStart w:id="10" w:name="OLE_LINK42"/>
        <w:r>
          <w:rPr>
            <w:rFonts w:hint="eastAsia" w:cs="Times New Roman"/>
            <w:color w:val="000000" w:themeColor="text1"/>
            <w:lang w:val="en-US" w:eastAsia="zh-CN"/>
            <w14:textFill>
              <w14:solidFill>
                <w14:schemeClr w14:val="tx1"/>
              </w14:solidFill>
            </w14:textFill>
          </w:rPr>
          <w:t>【</w:t>
        </w:r>
      </w:ins>
      <w:ins w:id="347" w:author="野草" w:date="2024-04-24T16:50:14Z">
        <w:bookmarkStart w:id="11" w:name="OLE_LINK49"/>
        <w:r>
          <w:rPr>
            <w:rFonts w:hint="eastAsia" w:cs="Times New Roman"/>
            <w:color w:val="000000" w:themeColor="text1"/>
            <w:lang w:val="en-US" w:eastAsia="zh-CN"/>
            <w14:textFill>
              <w14:solidFill>
                <w14:schemeClr w14:val="tx1"/>
              </w14:solidFill>
            </w14:textFill>
          </w:rPr>
          <w:t>up2024 042</w:t>
        </w:r>
      </w:ins>
      <w:ins w:id="348" w:author="野草" w:date="2024-04-25T15:50:47Z">
        <w:r>
          <w:rPr>
            <w:rFonts w:hint="eastAsia" w:cs="Times New Roman"/>
            <w:color w:val="000000" w:themeColor="text1"/>
            <w:lang w:val="en-US" w:eastAsia="zh-CN"/>
            <w14:textFill>
              <w14:solidFill>
                <w14:schemeClr w14:val="tx1"/>
              </w14:solidFill>
            </w14:textFill>
          </w:rPr>
          <w:t>5</w:t>
        </w:r>
      </w:ins>
      <w:ins w:id="349" w:author="野草" w:date="2024-04-24T16:50:14Z">
        <w:r>
          <w:rPr>
            <w:rFonts w:hint="eastAsia" w:cs="Times New Roman"/>
            <w:color w:val="000000" w:themeColor="text1"/>
            <w:lang w:val="en-US" w:eastAsia="zh-CN"/>
            <w14:textFill>
              <w14:solidFill>
                <w14:schemeClr w14:val="tx1"/>
              </w14:solidFill>
            </w14:textFill>
          </w:rPr>
          <w:t xml:space="preserve"> 1</w:t>
        </w:r>
      </w:ins>
      <w:ins w:id="350" w:author="野草" w:date="2024-04-25T15:50:49Z">
        <w:r>
          <w:rPr>
            <w:rFonts w:hint="eastAsia" w:cs="Times New Roman"/>
            <w:color w:val="000000" w:themeColor="text1"/>
            <w:lang w:val="en-US" w:eastAsia="zh-CN"/>
            <w14:textFill>
              <w14:solidFill>
                <w14:schemeClr w14:val="tx1"/>
              </w14:solidFill>
            </w14:textFill>
          </w:rPr>
          <w:t>5</w:t>
        </w:r>
      </w:ins>
      <w:ins w:id="351" w:author="野草" w:date="2024-04-24T16:50:14Z">
        <w:r>
          <w:rPr>
            <w:rFonts w:hint="eastAsia" w:cs="Times New Roman"/>
            <w:color w:val="000000" w:themeColor="text1"/>
            <w:lang w:val="en-US" w:eastAsia="zh-CN"/>
            <w14:textFill>
              <w14:solidFill>
                <w14:schemeClr w14:val="tx1"/>
              </w14:solidFill>
            </w14:textFill>
          </w:rPr>
          <w:t>:</w:t>
        </w:r>
      </w:ins>
      <w:ins w:id="352" w:author="野草" w:date="2024-04-24T16:50:16Z">
        <w:r>
          <w:rPr>
            <w:rFonts w:hint="eastAsia" w:cs="Times New Roman"/>
            <w:color w:val="000000" w:themeColor="text1"/>
            <w:lang w:val="en-US" w:eastAsia="zh-CN"/>
            <w14:textFill>
              <w14:solidFill>
                <w14:schemeClr w14:val="tx1"/>
              </w14:solidFill>
            </w14:textFill>
          </w:rPr>
          <w:t>5</w:t>
        </w:r>
        <w:bookmarkEnd w:id="11"/>
      </w:ins>
      <w:ins w:id="353" w:author="野草" w:date="2024-04-25T16:01:21Z">
        <w:r>
          <w:rPr>
            <w:rFonts w:hint="eastAsia" w:cs="Times New Roman"/>
            <w:color w:val="000000" w:themeColor="text1"/>
            <w:lang w:val="en-US" w:eastAsia="zh-CN"/>
            <w14:textFill>
              <w14:solidFill>
                <w14:schemeClr w14:val="tx1"/>
              </w14:solidFill>
            </w14:textFill>
          </w:rPr>
          <w:t>9</w:t>
        </w:r>
      </w:ins>
      <w:ins w:id="354" w:author="野草" w:date="2024-04-24T16:41:16Z">
        <w:r>
          <w:rPr>
            <w:rFonts w:hint="eastAsia" w:cs="Times New Roman"/>
            <w:color w:val="000000" w:themeColor="text1"/>
            <w:lang w:val="en-US" w:eastAsia="zh-CN"/>
            <w14:textFill>
              <w14:solidFill>
                <w14:schemeClr w14:val="tx1"/>
              </w14:solidFill>
            </w14:textFill>
          </w:rPr>
          <w:t>】</w:t>
        </w:r>
      </w:ins>
    </w:p>
    <w:p>
      <w:pPr>
        <w:jc w:val="left"/>
        <w:rPr>
          <w:ins w:id="355" w:author="野草" w:date="2024-04-24T17:02:22Z"/>
          <w:rFonts w:hint="eastAsia" w:cs="Times New Roman"/>
          <w:color w:val="000000" w:themeColor="text1"/>
          <w14:textFill>
            <w14:solidFill>
              <w14:schemeClr w14:val="tx1"/>
            </w14:solidFill>
          </w14:textFill>
        </w:rPr>
      </w:pPr>
      <w:ins w:id="356" w:author="野草" w:date="2024-04-24T14:08:33Z">
        <w:bookmarkStart w:id="12" w:name="OLE_LINK70"/>
        <w:r>
          <w:rPr>
            <w:rFonts w:hint="eastAsia" w:cs="Times New Roman"/>
            <w:color w:val="000000" w:themeColor="text1"/>
            <w14:textFill>
              <w14:solidFill>
                <w14:schemeClr w14:val="tx1"/>
              </w14:solidFill>
            </w14:textFill>
          </w:rPr>
          <w:t xml:space="preserve">The </w:t>
        </w:r>
      </w:ins>
      <w:ins w:id="357" w:author="野草" w:date="2024-04-24T14:08:33Z">
        <w:r>
          <w:rPr>
            <w:rFonts w:hint="eastAsia" w:cs="Times New Roman"/>
            <w:color w:val="000000" w:themeColor="text1"/>
            <w:highlight w:val="green"/>
            <w:rPrChange w:id="358" w:author="野草" w:date="2024-04-24T15:56:35Z">
              <w:rPr>
                <w:rFonts w:hint="eastAsia" w:cs="Times New Roman"/>
                <w:color w:val="000000" w:themeColor="text1"/>
                <w14:textFill>
                  <w14:solidFill>
                    <w14:schemeClr w14:val="tx1"/>
                  </w14:solidFill>
                </w14:textFill>
              </w:rPr>
            </w:rPrChange>
            <w14:textFill>
              <w14:solidFill>
                <w14:schemeClr w14:val="tx1"/>
              </w14:solidFill>
            </w14:textFill>
          </w:rPr>
          <w:t>cooling effects</w:t>
        </w:r>
      </w:ins>
      <w:ins w:id="359" w:author="野草" w:date="2024-04-24T14:08:33Z">
        <w:r>
          <w:rPr>
            <w:rFonts w:hint="eastAsia" w:cs="Times New Roman"/>
            <w:color w:val="000000" w:themeColor="text1"/>
            <w14:textFill>
              <w14:solidFill>
                <w14:schemeClr w14:val="tx1"/>
              </w14:solidFill>
            </w14:textFill>
          </w:rPr>
          <w:t xml:space="preserve"> of </w:t>
        </w:r>
      </w:ins>
      <w:ins w:id="360" w:author="野草" w:date="2024-04-24T14:08:33Z">
        <w:r>
          <w:rPr>
            <w:rFonts w:hint="eastAsia" w:cs="Times New Roman"/>
            <w:color w:val="000000" w:themeColor="text1"/>
            <w:highlight w:val="green"/>
            <w:rPrChange w:id="361" w:author="野草" w:date="2024-04-24T15:56:38Z">
              <w:rPr>
                <w:rFonts w:hint="eastAsia" w:cs="Times New Roman"/>
                <w:color w:val="000000" w:themeColor="text1"/>
                <w14:textFill>
                  <w14:solidFill>
                    <w14:schemeClr w14:val="tx1"/>
                  </w14:solidFill>
                </w14:textFill>
              </w:rPr>
            </w:rPrChange>
            <w14:textFill>
              <w14:solidFill>
                <w14:schemeClr w14:val="tx1"/>
              </w14:solidFill>
            </w14:textFill>
          </w:rPr>
          <w:t>blue spaces</w:t>
        </w:r>
      </w:ins>
      <w:ins w:id="362" w:author="野草" w:date="2024-04-24T14:08:33Z">
        <w:r>
          <w:rPr>
            <w:rFonts w:hint="eastAsia" w:cs="Times New Roman"/>
            <w:color w:val="000000" w:themeColor="text1"/>
            <w14:textFill>
              <w14:solidFill>
                <w14:schemeClr w14:val="tx1"/>
              </w14:solidFill>
            </w14:textFill>
          </w:rPr>
          <w:t xml:space="preserve"> exhibit</w:t>
        </w:r>
      </w:ins>
      <w:ins w:id="363" w:author="野草" w:date="2024-04-24T14:08:33Z">
        <w:r>
          <w:rPr>
            <w:rFonts w:hint="eastAsia" w:cs="Times New Roman"/>
            <w:color w:val="000000" w:themeColor="text1"/>
            <w:highlight w:val="green"/>
            <w:rPrChange w:id="364" w:author="野草" w:date="2024-04-25T15:51:24Z">
              <w:rPr>
                <w:rFonts w:hint="eastAsia" w:cs="Times New Roman"/>
                <w:color w:val="000000" w:themeColor="text1"/>
                <w14:textFill>
                  <w14:solidFill>
                    <w14:schemeClr w14:val="tx1"/>
                  </w14:solidFill>
                </w14:textFill>
              </w:rPr>
            </w:rPrChange>
            <w14:textFill>
              <w14:solidFill>
                <w14:schemeClr w14:val="tx1"/>
              </w14:solidFill>
            </w14:textFill>
          </w:rPr>
          <w:t xml:space="preserve"> significant </w:t>
        </w:r>
      </w:ins>
      <w:ins w:id="365" w:author="野草" w:date="2024-04-24T15:56:49Z">
        <w:r>
          <w:rPr>
            <w:rFonts w:hint="eastAsia" w:cs="Times New Roman"/>
            <w:color w:val="000000" w:themeColor="text1"/>
            <w:highlight w:val="green"/>
            <w:rPrChange w:id="366" w:author="野草" w:date="2024-04-24T15:56:52Z">
              <w:rPr>
                <w:rFonts w:hint="eastAsia" w:cs="Times New Roman"/>
                <w:color w:val="000000" w:themeColor="text1"/>
                <w14:textFill>
                  <w14:solidFill>
                    <w14:schemeClr w14:val="tx1"/>
                  </w14:solidFill>
                </w14:textFill>
              </w:rPr>
            </w:rPrChange>
            <w14:textFill>
              <w14:solidFill>
                <w14:schemeClr w14:val="tx1"/>
              </w14:solidFill>
            </w14:textFill>
          </w:rPr>
          <w:t>spatiotemporal</w:t>
        </w:r>
      </w:ins>
      <w:ins w:id="367" w:author="野草" w:date="2024-04-24T14:08:33Z">
        <w:r>
          <w:rPr>
            <w:rFonts w:hint="eastAsia" w:cs="Times New Roman"/>
            <w:color w:val="000000" w:themeColor="text1"/>
            <w:highlight w:val="green"/>
            <w:rPrChange w:id="368" w:author="野草" w:date="2024-04-24T15:56:52Z">
              <w:rPr>
                <w:rFonts w:hint="eastAsia" w:cs="Times New Roman"/>
                <w:color w:val="000000" w:themeColor="text1"/>
                <w14:textFill>
                  <w14:solidFill>
                    <w14:schemeClr w14:val="tx1"/>
                  </w14:solidFill>
                </w14:textFill>
              </w:rPr>
            </w:rPrChange>
            <w14:textFill>
              <w14:solidFill>
                <w14:schemeClr w14:val="tx1"/>
              </w14:solidFill>
            </w14:textFill>
          </w:rPr>
          <w:t xml:space="preserve"> variations</w:t>
        </w:r>
      </w:ins>
      <w:ins w:id="369" w:author="野草" w:date="2024-04-24T14:08:33Z">
        <w:r>
          <w:rPr>
            <w:rFonts w:hint="eastAsia" w:cs="Times New Roman"/>
            <w:color w:val="000000" w:themeColor="text1"/>
            <w14:textFill>
              <w14:solidFill>
                <w14:schemeClr w14:val="tx1"/>
              </w14:solidFill>
            </w14:textFill>
          </w:rPr>
          <w:t>. The</w:t>
        </w:r>
      </w:ins>
      <w:ins w:id="370" w:author="野草" w:date="2024-04-24T14:08:33Z">
        <w:r>
          <w:rPr>
            <w:rFonts w:hint="eastAsia" w:cs="Times New Roman"/>
            <w:color w:val="000000" w:themeColor="text1"/>
            <w:highlight w:val="green"/>
            <w:rPrChange w:id="371" w:author="野草" w:date="2024-04-24T15:57:03Z">
              <w:rPr>
                <w:rFonts w:hint="eastAsia" w:cs="Times New Roman"/>
                <w:color w:val="000000" w:themeColor="text1"/>
                <w14:textFill>
                  <w14:solidFill>
                    <w14:schemeClr w14:val="tx1"/>
                  </w14:solidFill>
                </w14:textFill>
              </w:rPr>
            </w:rPrChange>
            <w14:textFill>
              <w14:solidFill>
                <w14:schemeClr w14:val="tx1"/>
              </w14:solidFill>
            </w14:textFill>
          </w:rPr>
          <w:t xml:space="preserve"> cooling intensity</w:t>
        </w:r>
      </w:ins>
      <w:ins w:id="372" w:author="野草" w:date="2024-04-24T14:08:33Z">
        <w:r>
          <w:rPr>
            <w:rFonts w:hint="eastAsia" w:cs="Times New Roman"/>
            <w:color w:val="000000" w:themeColor="text1"/>
            <w14:textFill>
              <w14:solidFill>
                <w14:schemeClr w14:val="tx1"/>
              </w14:solidFill>
            </w14:textFill>
          </w:rPr>
          <w:t xml:space="preserve"> is higher </w:t>
        </w:r>
      </w:ins>
      <w:ins w:id="373" w:author="野草" w:date="2024-04-24T14:08:33Z">
        <w:r>
          <w:rPr>
            <w:rFonts w:hint="eastAsia" w:cs="Times New Roman"/>
            <w:color w:val="000000" w:themeColor="text1"/>
            <w:highlight w:val="green"/>
            <w:rPrChange w:id="374" w:author="野草" w:date="2024-04-25T15:52:26Z">
              <w:rPr>
                <w:rFonts w:hint="eastAsia" w:cs="Times New Roman"/>
                <w:color w:val="000000" w:themeColor="text1"/>
                <w14:textFill>
                  <w14:solidFill>
                    <w14:schemeClr w14:val="tx1"/>
                  </w14:solidFill>
                </w14:textFill>
              </w:rPr>
            </w:rPrChange>
            <w14:textFill>
              <w14:solidFill>
                <w14:schemeClr w14:val="tx1"/>
              </w14:solidFill>
            </w14:textFill>
          </w:rPr>
          <w:t xml:space="preserve">in </w:t>
        </w:r>
      </w:ins>
      <w:ins w:id="375" w:author="野草" w:date="2024-04-24T14:08:33Z">
        <w:r>
          <w:rPr>
            <w:rFonts w:hint="eastAsia" w:cs="Times New Roman"/>
            <w:color w:val="000000" w:themeColor="text1"/>
            <w:highlight w:val="green"/>
            <w:rPrChange w:id="376" w:author="野草" w:date="2024-04-24T15:57:00Z">
              <w:rPr>
                <w:rFonts w:hint="eastAsia" w:cs="Times New Roman"/>
                <w:color w:val="000000" w:themeColor="text1"/>
                <w14:textFill>
                  <w14:solidFill>
                    <w14:schemeClr w14:val="tx1"/>
                  </w14:solidFill>
                </w14:textFill>
              </w:rPr>
            </w:rPrChange>
            <w14:textFill>
              <w14:solidFill>
                <w14:schemeClr w14:val="tx1"/>
              </w14:solidFill>
            </w14:textFill>
          </w:rPr>
          <w:t>the summer</w:t>
        </w:r>
      </w:ins>
      <w:ins w:id="377" w:author="野草" w:date="2024-04-24T14:08:33Z">
        <w:r>
          <w:rPr>
            <w:rFonts w:hint="eastAsia" w:cs="Times New Roman"/>
            <w:color w:val="000000" w:themeColor="text1"/>
            <w14:textFill>
              <w14:solidFill>
                <w14:schemeClr w14:val="tx1"/>
              </w14:solidFill>
            </w14:textFill>
          </w:rPr>
          <w:t xml:space="preserve"> compared to </w:t>
        </w:r>
      </w:ins>
      <w:ins w:id="378" w:author="野草" w:date="2024-04-24T14:08:33Z">
        <w:r>
          <w:rPr>
            <w:rFonts w:hint="eastAsia" w:cs="Times New Roman"/>
            <w:color w:val="000000" w:themeColor="text1"/>
            <w:highlight w:val="green"/>
            <w:rPrChange w:id="379" w:author="野草" w:date="2024-04-24T15:56:57Z">
              <w:rPr>
                <w:rFonts w:hint="eastAsia" w:cs="Times New Roman"/>
                <w:color w:val="000000" w:themeColor="text1"/>
                <w14:textFill>
                  <w14:solidFill>
                    <w14:schemeClr w14:val="tx1"/>
                  </w14:solidFill>
                </w14:textFill>
              </w:rPr>
            </w:rPrChange>
            <w14:textFill>
              <w14:solidFill>
                <w14:schemeClr w14:val="tx1"/>
              </w14:solidFill>
            </w14:textFill>
          </w:rPr>
          <w:t>the winter</w:t>
        </w:r>
      </w:ins>
      <w:ins w:id="380" w:author="野草" w:date="2024-04-24T14:08:33Z">
        <w:r>
          <w:rPr>
            <w:rFonts w:hint="eastAsia" w:cs="Times New Roman"/>
            <w:color w:val="000000" w:themeColor="text1"/>
            <w14:textFill>
              <w14:solidFill>
                <w14:schemeClr w14:val="tx1"/>
              </w14:solidFill>
            </w14:textFill>
          </w:rPr>
          <w:t xml:space="preserve"> (Wu et al., 2020). Throughout a day, the </w:t>
        </w:r>
      </w:ins>
      <w:ins w:id="381" w:author="野草" w:date="2024-04-24T14:08:33Z">
        <w:r>
          <w:rPr>
            <w:rFonts w:hint="eastAsia" w:cs="Times New Roman"/>
            <w:color w:val="000000" w:themeColor="text1"/>
            <w:highlight w:val="green"/>
            <w:rPrChange w:id="382" w:author="野草" w:date="2024-04-24T15:57:10Z">
              <w:rPr>
                <w:rFonts w:hint="eastAsia" w:cs="Times New Roman"/>
                <w:color w:val="000000" w:themeColor="text1"/>
                <w14:textFill>
                  <w14:solidFill>
                    <w14:schemeClr w14:val="tx1"/>
                  </w14:solidFill>
                </w14:textFill>
              </w:rPr>
            </w:rPrChange>
            <w14:textFill>
              <w14:solidFill>
                <w14:schemeClr w14:val="tx1"/>
              </w14:solidFill>
            </w14:textFill>
          </w:rPr>
          <w:t>daytime water cooling intensity</w:t>
        </w:r>
      </w:ins>
      <w:ins w:id="383" w:author="野草" w:date="2024-04-24T14:08:33Z">
        <w:r>
          <w:rPr>
            <w:rFonts w:hint="eastAsia" w:cs="Times New Roman"/>
            <w:color w:val="000000" w:themeColor="text1"/>
            <w14:textFill>
              <w14:solidFill>
                <w14:schemeClr w14:val="tx1"/>
              </w14:solidFill>
            </w14:textFill>
          </w:rPr>
          <w:t xml:space="preserve"> typically exceeds </w:t>
        </w:r>
      </w:ins>
      <w:ins w:id="384" w:author="野草" w:date="2024-04-24T14:08:33Z">
        <w:r>
          <w:rPr>
            <w:rFonts w:hint="eastAsia" w:cs="Times New Roman"/>
            <w:color w:val="000000" w:themeColor="text1"/>
            <w:highlight w:val="green"/>
            <w:rPrChange w:id="385" w:author="野草" w:date="2024-04-24T15:57:15Z">
              <w:rPr>
                <w:rFonts w:hint="eastAsia" w:cs="Times New Roman"/>
                <w:color w:val="000000" w:themeColor="text1"/>
                <w14:textFill>
                  <w14:solidFill>
                    <w14:schemeClr w14:val="tx1"/>
                  </w14:solidFill>
                </w14:textFill>
              </w:rPr>
            </w:rPrChange>
            <w14:textFill>
              <w14:solidFill>
                <w14:schemeClr w14:val="tx1"/>
              </w14:solidFill>
            </w14:textFill>
          </w:rPr>
          <w:t>that of nighttime</w:t>
        </w:r>
      </w:ins>
      <w:ins w:id="386" w:author="野草" w:date="2024-04-24T14:08:33Z">
        <w:r>
          <w:rPr>
            <w:rFonts w:hint="eastAsia" w:cs="Times New Roman"/>
            <w:color w:val="000000" w:themeColor="text1"/>
            <w14:textFill>
              <w14:solidFill>
                <w14:schemeClr w14:val="tx1"/>
              </w14:solidFill>
            </w14:textFill>
          </w:rPr>
          <w:t xml:space="preserve"> (Hathway et al., 2012). Some studies </w:t>
        </w:r>
      </w:ins>
      <w:ins w:id="387" w:author="野草" w:date="2024-04-24T14:08:33Z">
        <w:r>
          <w:rPr>
            <w:rFonts w:hint="eastAsia" w:cs="Times New Roman"/>
            <w:color w:val="000000" w:themeColor="text1"/>
            <w:highlight w:val="green"/>
            <w:rPrChange w:id="388" w:author="野草" w:date="2024-04-24T15:57:19Z">
              <w:rPr>
                <w:rFonts w:hint="eastAsia" w:cs="Times New Roman"/>
                <w:color w:val="000000" w:themeColor="text1"/>
                <w14:textFill>
                  <w14:solidFill>
                    <w14:schemeClr w14:val="tx1"/>
                  </w14:solidFill>
                </w14:textFill>
              </w:rPr>
            </w:rPrChange>
            <w14:textFill>
              <w14:solidFill>
                <w14:schemeClr w14:val="tx1"/>
              </w14:solidFill>
            </w14:textFill>
          </w:rPr>
          <w:t>have also</w:t>
        </w:r>
      </w:ins>
      <w:ins w:id="389" w:author="野草" w:date="2024-04-24T14:08:33Z">
        <w:r>
          <w:rPr>
            <w:rFonts w:hint="eastAsia" w:cs="Times New Roman"/>
            <w:color w:val="000000" w:themeColor="text1"/>
            <w14:textFill>
              <w14:solidFill>
                <w14:schemeClr w14:val="tx1"/>
              </w14:solidFill>
            </w14:textFill>
          </w:rPr>
          <w:t xml:space="preserve"> suggested that </w:t>
        </w:r>
      </w:ins>
      <w:ins w:id="390" w:author="野草" w:date="2024-04-24T14:08:33Z">
        <w:r>
          <w:rPr>
            <w:rFonts w:hint="eastAsia" w:cs="Times New Roman"/>
            <w:color w:val="000000" w:themeColor="text1"/>
            <w:highlight w:val="green"/>
            <w:rPrChange w:id="391" w:author="野草" w:date="2024-04-24T15:57:22Z">
              <w:rPr>
                <w:rFonts w:hint="eastAsia" w:cs="Times New Roman"/>
                <w:color w:val="000000" w:themeColor="text1"/>
                <w14:textFill>
                  <w14:solidFill>
                    <w14:schemeClr w14:val="tx1"/>
                  </w14:solidFill>
                </w14:textFill>
              </w:rPr>
            </w:rPrChange>
            <w14:textFill>
              <w14:solidFill>
                <w14:schemeClr w14:val="tx1"/>
              </w14:solidFill>
            </w14:textFill>
          </w:rPr>
          <w:t xml:space="preserve">waterfront areas </w:t>
        </w:r>
      </w:ins>
      <w:ins w:id="392" w:author="野草" w:date="2024-04-24T14:08:33Z">
        <w:r>
          <w:rPr>
            <w:rFonts w:hint="eastAsia" w:cs="Times New Roman"/>
            <w:color w:val="000000" w:themeColor="text1"/>
            <w14:textFill>
              <w14:solidFill>
                <w14:schemeClr w14:val="tx1"/>
              </w14:solidFill>
            </w14:textFill>
          </w:rPr>
          <w:t xml:space="preserve">might be warmer than </w:t>
        </w:r>
      </w:ins>
      <w:ins w:id="393" w:author="野草" w:date="2024-04-24T14:08:33Z">
        <w:r>
          <w:rPr>
            <w:rFonts w:hint="eastAsia" w:cs="Times New Roman"/>
            <w:color w:val="000000" w:themeColor="text1"/>
            <w:highlight w:val="green"/>
            <w:rPrChange w:id="394" w:author="野草" w:date="2024-04-24T15:57:27Z">
              <w:rPr>
                <w:rFonts w:hint="eastAsia" w:cs="Times New Roman"/>
                <w:color w:val="000000" w:themeColor="text1"/>
                <w14:textFill>
                  <w14:solidFill>
                    <w14:schemeClr w14:val="tx1"/>
                  </w14:solidFill>
                </w14:textFill>
              </w:rPr>
            </w:rPrChange>
            <w14:textFill>
              <w14:solidFill>
                <w14:schemeClr w14:val="tx1"/>
              </w14:solidFill>
            </w14:textFill>
          </w:rPr>
          <w:t>the surrounding inland areas</w:t>
        </w:r>
      </w:ins>
      <w:ins w:id="395" w:author="野草" w:date="2024-04-24T14:08:33Z">
        <w:r>
          <w:rPr>
            <w:rFonts w:hint="eastAsia" w:cs="Times New Roman"/>
            <w:color w:val="000000" w:themeColor="text1"/>
            <w14:textFill>
              <w14:solidFill>
                <w14:schemeClr w14:val="tx1"/>
              </w14:solidFill>
            </w14:textFill>
          </w:rPr>
          <w:t xml:space="preserve"> during the night</w:t>
        </w:r>
      </w:ins>
      <w:ins w:id="396" w:author="野草" w:date="2024-04-24T14:19:25Z">
        <w:r>
          <w:rPr>
            <w:rFonts w:hint="eastAsia" w:cs="Times New Roman"/>
            <w:color w:val="000000" w:themeColor="text1"/>
            <w:lang w:val="en-US" w:eastAsia="zh-CN"/>
            <w14:textFill>
              <w14:solidFill>
                <w14:schemeClr w14:val="tx1"/>
              </w14:solidFill>
            </w14:textFill>
          </w:rPr>
          <w:t xml:space="preserve">. </w:t>
        </w:r>
      </w:ins>
      <w:ins w:id="397" w:author="野草" w:date="2024-04-24T17:04:01Z">
        <w:r>
          <w:rPr>
            <w:rFonts w:hint="eastAsia" w:cs="Times New Roman"/>
            <w:color w:val="000000" w:themeColor="text1"/>
            <w:lang w:val="en-US" w:eastAsia="zh-CN"/>
            <w14:textFill>
              <w14:solidFill>
                <w14:schemeClr w14:val="tx1"/>
              </w14:solidFill>
            </w14:textFill>
          </w:rPr>
          <w:t>F</w:t>
        </w:r>
      </w:ins>
      <w:ins w:id="398" w:author="野草" w:date="2024-04-24T17:04:03Z">
        <w:r>
          <w:rPr>
            <w:rFonts w:hint="eastAsia" w:cs="Times New Roman"/>
            <w:color w:val="000000" w:themeColor="text1"/>
            <w:lang w:val="en-US" w:eastAsia="zh-CN"/>
            <w14:textFill>
              <w14:solidFill>
                <w14:schemeClr w14:val="tx1"/>
              </w14:solidFill>
            </w14:textFill>
          </w:rPr>
          <w:t>or</w:t>
        </w:r>
      </w:ins>
      <w:ins w:id="399" w:author="野草" w:date="2024-04-24T17:04:04Z">
        <w:r>
          <w:rPr>
            <w:rFonts w:hint="eastAsia" w:cs="Times New Roman"/>
            <w:color w:val="000000" w:themeColor="text1"/>
            <w:lang w:val="en-US" w:eastAsia="zh-CN"/>
            <w14:textFill>
              <w14:solidFill>
                <w14:schemeClr w14:val="tx1"/>
              </w14:solidFill>
            </w14:textFill>
          </w:rPr>
          <w:t xml:space="preserve"> in</w:t>
        </w:r>
      </w:ins>
      <w:ins w:id="400" w:author="野草" w:date="2024-04-24T17:04:05Z">
        <w:r>
          <w:rPr>
            <w:rFonts w:hint="eastAsia" w:cs="Times New Roman"/>
            <w:color w:val="000000" w:themeColor="text1"/>
            <w:lang w:val="en-US" w:eastAsia="zh-CN"/>
            <w14:textFill>
              <w14:solidFill>
                <w14:schemeClr w14:val="tx1"/>
              </w14:solidFill>
            </w14:textFill>
          </w:rPr>
          <w:t>stance</w:t>
        </w:r>
      </w:ins>
      <w:ins w:id="401" w:author="野草" w:date="2024-04-24T17:04:06Z">
        <w:r>
          <w:rPr>
            <w:rFonts w:hint="eastAsia" w:cs="Times New Roman"/>
            <w:color w:val="000000" w:themeColor="text1"/>
            <w:lang w:val="en-US" w:eastAsia="zh-CN"/>
            <w14:textFill>
              <w14:solidFill>
                <w14:schemeClr w14:val="tx1"/>
              </w14:solidFill>
            </w14:textFill>
          </w:rPr>
          <w:t xml:space="preserve">, </w:t>
        </w:r>
      </w:ins>
      <w:ins w:id="402" w:author="野草" w:date="2024-04-24T17:04:07Z">
        <w:r>
          <w:rPr>
            <w:rFonts w:hint="eastAsia" w:cs="Times New Roman"/>
            <w:color w:val="000000" w:themeColor="text1"/>
            <w:lang w:val="en-US" w:eastAsia="zh-CN"/>
            <w14:textFill>
              <w14:solidFill>
                <w14:schemeClr w14:val="tx1"/>
              </w14:solidFill>
            </w14:textFill>
          </w:rPr>
          <w:t>a</w:t>
        </w:r>
      </w:ins>
      <w:ins w:id="403" w:author="野草" w:date="2024-04-24T14:19:25Z">
        <w:r>
          <w:rPr>
            <w:rFonts w:cs="Times New Roman"/>
            <w:color w:val="000000" w:themeColor="text1"/>
            <w14:textFill>
              <w14:solidFill>
                <w14:schemeClr w14:val="tx1"/>
              </w14:solidFill>
            </w14:textFill>
          </w:rPr>
          <w:t xml:space="preserve"> measurement conducted in </w:t>
        </w:r>
      </w:ins>
      <w:ins w:id="404" w:author="野草" w:date="2024-04-24T14:19:25Z">
        <w:r>
          <w:rPr>
            <w:rFonts w:cs="Times New Roman"/>
            <w:color w:val="000000" w:themeColor="text1"/>
            <w:highlight w:val="green"/>
            <w:rPrChange w:id="405" w:author="野草" w:date="2024-04-24T15:57:33Z">
              <w:rPr>
                <w:rFonts w:cs="Times New Roman"/>
                <w:color w:val="000000" w:themeColor="text1"/>
                <w14:textFill>
                  <w14:solidFill>
                    <w14:schemeClr w14:val="tx1"/>
                  </w14:solidFill>
                </w14:textFill>
              </w:rPr>
            </w:rPrChange>
            <w14:textFill>
              <w14:solidFill>
                <w14:schemeClr w14:val="tx1"/>
              </w14:solidFill>
            </w14:textFill>
          </w:rPr>
          <w:t>central Pennsylvania</w:t>
        </w:r>
      </w:ins>
      <w:ins w:id="406" w:author="野草" w:date="2024-04-24T14:19:25Z">
        <w:r>
          <w:rPr>
            <w:rFonts w:cs="Times New Roman"/>
            <w:color w:val="000000" w:themeColor="text1"/>
            <w14:textFill>
              <w14:solidFill>
                <w14:schemeClr w14:val="tx1"/>
              </w14:solidFill>
            </w14:textFill>
          </w:rPr>
          <w:t xml:space="preserve"> </w:t>
        </w:r>
      </w:ins>
      <w:ins w:id="407" w:author="野草" w:date="2024-04-24T14:19:25Z">
        <w:r>
          <w:rPr>
            <w:rFonts w:hint="eastAsia" w:cs="Times New Roman"/>
            <w:color w:val="000000" w:themeColor="text1"/>
            <w14:textFill>
              <w14:solidFill>
                <w14:schemeClr w14:val="tx1"/>
              </w14:solidFill>
            </w14:textFill>
          </w:rPr>
          <w:t>revealed</w:t>
        </w:r>
      </w:ins>
      <w:ins w:id="408" w:author="野草" w:date="2024-04-24T14:19:25Z">
        <w:r>
          <w:rPr>
            <w:rFonts w:cs="Times New Roman"/>
            <w:color w:val="000000" w:themeColor="text1"/>
            <w14:textFill>
              <w14:solidFill>
                <w14:schemeClr w14:val="tx1"/>
              </w14:solidFill>
            </w14:textFill>
          </w:rPr>
          <w:t xml:space="preserve"> that </w:t>
        </w:r>
      </w:ins>
      <w:ins w:id="409" w:author="野草" w:date="2024-04-24T14:19:25Z">
        <w:r>
          <w:rPr>
            <w:rFonts w:hint="eastAsia" w:cs="Times New Roman"/>
            <w:color w:val="000000" w:themeColor="text1"/>
            <w:highlight w:val="green"/>
            <w:rPrChange w:id="410" w:author="野草" w:date="2024-04-24T15:57:41Z">
              <w:rPr>
                <w:rFonts w:hint="eastAsia" w:cs="Times New Roman"/>
                <w:color w:val="000000" w:themeColor="text1"/>
                <w14:textFill>
                  <w14:solidFill>
                    <w14:schemeClr w14:val="tx1"/>
                  </w14:solidFill>
                </w14:textFill>
              </w:rPr>
            </w:rPrChange>
            <w14:textFill>
              <w14:solidFill>
                <w14:schemeClr w14:val="tx1"/>
              </w14:solidFill>
            </w14:textFill>
          </w:rPr>
          <w:t xml:space="preserve">the </w:t>
        </w:r>
      </w:ins>
      <w:ins w:id="411" w:author="野草" w:date="2024-04-24T14:19:25Z">
        <w:r>
          <w:rPr>
            <w:rFonts w:cs="Times New Roman"/>
            <w:color w:val="000000" w:themeColor="text1"/>
            <w:highlight w:val="green"/>
            <w:rPrChange w:id="412" w:author="野草" w:date="2024-04-24T15:57:41Z">
              <w:rPr>
                <w:rFonts w:cs="Times New Roman"/>
                <w:color w:val="000000" w:themeColor="text1"/>
                <w14:textFill>
                  <w14:solidFill>
                    <w14:schemeClr w14:val="tx1"/>
                  </w14:solidFill>
                </w14:textFill>
              </w:rPr>
            </w:rPrChange>
            <w14:textFill>
              <w14:solidFill>
                <w14:schemeClr w14:val="tx1"/>
              </w14:solidFill>
            </w14:textFill>
          </w:rPr>
          <w:t xml:space="preserve">average temperature </w:t>
        </w:r>
      </w:ins>
      <w:ins w:id="413" w:author="野草" w:date="2024-04-24T14:19:25Z">
        <w:r>
          <w:rPr>
            <w:rFonts w:cs="Times New Roman"/>
            <w:color w:val="000000" w:themeColor="text1"/>
            <w14:textFill>
              <w14:solidFill>
                <w14:schemeClr w14:val="tx1"/>
              </w14:solidFill>
            </w14:textFill>
          </w:rPr>
          <w:t>decrease</w:t>
        </w:r>
      </w:ins>
      <w:ins w:id="414" w:author="野草" w:date="2024-04-24T14:19:25Z">
        <w:r>
          <w:rPr>
            <w:rFonts w:hint="eastAsia" w:cs="Times New Roman"/>
            <w:color w:val="000000" w:themeColor="text1"/>
            <w14:textFill>
              <w14:solidFill>
                <w14:schemeClr w14:val="tx1"/>
              </w14:solidFill>
            </w14:textFill>
          </w:rPr>
          <w:t>d</w:t>
        </w:r>
      </w:ins>
      <w:ins w:id="415" w:author="野草" w:date="2024-04-24T14:19:25Z">
        <w:r>
          <w:rPr>
            <w:rFonts w:cs="Times New Roman"/>
            <w:color w:val="000000" w:themeColor="text1"/>
            <w14:textFill>
              <w14:solidFill>
                <w14:schemeClr w14:val="tx1"/>
              </w14:solidFill>
            </w14:textFill>
          </w:rPr>
          <w:t xml:space="preserve"> with the </w:t>
        </w:r>
      </w:ins>
      <w:ins w:id="416" w:author="野草" w:date="2024-04-24T14:19:25Z">
        <w:r>
          <w:rPr>
            <w:rFonts w:cs="Times New Roman"/>
            <w:color w:val="000000" w:themeColor="text1"/>
            <w:highlight w:val="green"/>
            <w:rPrChange w:id="417" w:author="野草" w:date="2024-04-24T15:57:45Z">
              <w:rPr>
                <w:rFonts w:cs="Times New Roman"/>
                <w:color w:val="000000" w:themeColor="text1"/>
                <w14:textFill>
                  <w14:solidFill>
                    <w14:schemeClr w14:val="tx1"/>
                  </w14:solidFill>
                </w14:textFill>
              </w:rPr>
            </w:rPrChange>
            <w14:textFill>
              <w14:solidFill>
                <w14:schemeClr w14:val="tx1"/>
              </w14:solidFill>
            </w14:textFill>
          </w:rPr>
          <w:t>distance from the riverbank</w:t>
        </w:r>
      </w:ins>
      <w:ins w:id="418" w:author="野草" w:date="2024-04-24T14:19:25Z">
        <w:r>
          <w:rPr>
            <w:rFonts w:cs="Times New Roman"/>
            <w:color w:val="000000" w:themeColor="text1"/>
            <w14:textFill>
              <w14:solidFill>
                <w14:schemeClr w14:val="tx1"/>
              </w14:solidFill>
            </w14:textFill>
          </w:rPr>
          <w:t xml:space="preserve"> </w:t>
        </w:r>
      </w:ins>
      <w:ins w:id="419" w:author="野草" w:date="2024-04-24T14:19:25Z">
        <w:r>
          <w:rPr>
            <w:rFonts w:hint="eastAsia" w:cs="Times New Roman"/>
            <w:color w:val="000000" w:themeColor="text1"/>
            <w14:textFill>
              <w14:solidFill>
                <w14:schemeClr w14:val="tx1"/>
              </w14:solidFill>
            </w14:textFill>
          </w:rPr>
          <w:t xml:space="preserve">during </w:t>
        </w:r>
      </w:ins>
      <w:ins w:id="420" w:author="野草" w:date="2024-04-24T14:19:25Z">
        <w:r>
          <w:rPr>
            <w:rFonts w:cs="Times New Roman"/>
            <w:color w:val="000000" w:themeColor="text1"/>
            <w14:textFill>
              <w14:solidFill>
                <w14:schemeClr w14:val="tx1"/>
              </w14:solidFill>
            </w14:textFill>
          </w:rPr>
          <w:t>22:00</w:t>
        </w:r>
      </w:ins>
      <w:ins w:id="421" w:author="野草" w:date="2024-04-24T14:19:25Z">
        <w:r>
          <w:rPr>
            <w:rFonts w:hint="eastAsia" w:cs="Times New Roman"/>
            <w:color w:val="000000" w:themeColor="text1"/>
            <w14:textFill>
              <w14:solidFill>
                <w14:schemeClr w14:val="tx1"/>
              </w14:solidFill>
            </w14:textFill>
          </w:rPr>
          <w:t xml:space="preserve"> </w:t>
        </w:r>
      </w:ins>
      <w:ins w:id="422" w:author="野草" w:date="2024-04-24T14:19:25Z">
        <w:r>
          <w:rPr>
            <w:rFonts w:cs="Times New Roman"/>
            <w:color w:val="000000" w:themeColor="text1"/>
            <w14:textFill>
              <w14:solidFill>
                <w14:schemeClr w14:val="tx1"/>
              </w14:solidFill>
            </w14:textFill>
          </w:rPr>
          <w:t>–</w:t>
        </w:r>
      </w:ins>
      <w:ins w:id="423" w:author="野草" w:date="2024-04-24T14:19:25Z">
        <w:r>
          <w:rPr>
            <w:rFonts w:hint="eastAsia" w:cs="Times New Roman"/>
            <w:color w:val="000000" w:themeColor="text1"/>
            <w14:textFill>
              <w14:solidFill>
                <w14:schemeClr w14:val="tx1"/>
              </w14:solidFill>
            </w14:textFill>
          </w:rPr>
          <w:t xml:space="preserve"> </w:t>
        </w:r>
      </w:ins>
      <w:ins w:id="424" w:author="野草" w:date="2024-04-24T14:19:25Z">
        <w:r>
          <w:rPr>
            <w:rFonts w:cs="Times New Roman"/>
            <w:color w:val="000000" w:themeColor="text1"/>
            <w14:textFill>
              <w14:solidFill>
                <w14:schemeClr w14:val="tx1"/>
              </w14:solidFill>
            </w14:textFill>
          </w:rPr>
          <w:t>05:00</w:t>
        </w:r>
      </w:ins>
      <w:ins w:id="425" w:author="野草" w:date="2024-04-24T14:08:33Z">
        <w:r>
          <w:rPr>
            <w:rFonts w:hint="eastAsia" w:cs="Times New Roman"/>
            <w:color w:val="000000" w:themeColor="text1"/>
            <w14:textFill>
              <w14:solidFill>
                <w14:schemeClr w14:val="tx1"/>
              </w14:solidFill>
            </w14:textFill>
          </w:rPr>
          <w:t xml:space="preserve"> (Moyer et al., 2017). In addition, observations have found </w:t>
        </w:r>
      </w:ins>
      <w:ins w:id="426" w:author="野草" w:date="2024-04-24T14:08:33Z">
        <w:r>
          <w:rPr>
            <w:rFonts w:hint="eastAsia" w:cs="Times New Roman"/>
            <w:color w:val="000000" w:themeColor="text1"/>
            <w:highlight w:val="green"/>
            <w:rPrChange w:id="427" w:author="野草" w:date="2024-04-24T15:57:50Z">
              <w:rPr>
                <w:rFonts w:hint="eastAsia" w:cs="Times New Roman"/>
                <w:color w:val="000000" w:themeColor="text1"/>
                <w14:textFill>
                  <w14:solidFill>
                    <w14:schemeClr w14:val="tx1"/>
                  </w14:solidFill>
                </w14:textFill>
              </w:rPr>
            </w:rPrChange>
            <w14:textFill>
              <w14:solidFill>
                <w14:schemeClr w14:val="tx1"/>
              </w14:solidFill>
            </w14:textFill>
          </w:rPr>
          <w:t xml:space="preserve">noteworthy spatial </w:t>
        </w:r>
      </w:ins>
      <w:ins w:id="428" w:author="野草" w:date="2024-04-24T15:57:59Z">
        <w:r>
          <w:rPr>
            <w:rFonts w:hint="eastAsia" w:cs="Times New Roman"/>
            <w:color w:val="000000" w:themeColor="text1"/>
            <w:highlight w:val="green"/>
            <w14:textFill>
              <w14:solidFill>
                <w14:schemeClr w14:val="tx1"/>
              </w14:solidFill>
            </w14:textFill>
          </w:rPr>
          <w:t>heterogeneities</w:t>
        </w:r>
      </w:ins>
      <w:ins w:id="429" w:author="野草" w:date="2024-04-24T15:57:59Z">
        <w:r>
          <w:rPr>
            <w:rFonts w:hint="eastAsia" w:cs="Times New Roman"/>
            <w:color w:val="000000" w:themeColor="text1"/>
            <w:highlight w:val="green"/>
            <w:lang w:val="en-US" w:eastAsia="zh-CN"/>
            <w14:textFill>
              <w14:solidFill>
                <w14:schemeClr w14:val="tx1"/>
              </w14:solidFill>
            </w14:textFill>
          </w:rPr>
          <w:t xml:space="preserve"> </w:t>
        </w:r>
      </w:ins>
      <w:ins w:id="430" w:author="野草" w:date="2024-04-24T14:08:33Z">
        <w:r>
          <w:rPr>
            <w:rFonts w:hint="eastAsia" w:cs="Times New Roman"/>
            <w:color w:val="000000" w:themeColor="text1"/>
            <w14:textFill>
              <w14:solidFill>
                <w14:schemeClr w14:val="tx1"/>
              </w14:solidFill>
            </w14:textFill>
          </w:rPr>
          <w:t xml:space="preserve">in </w:t>
        </w:r>
      </w:ins>
      <w:ins w:id="431" w:author="野草" w:date="2024-04-24T14:08:33Z">
        <w:r>
          <w:rPr>
            <w:rFonts w:hint="eastAsia" w:cs="Times New Roman"/>
            <w:color w:val="000000" w:themeColor="text1"/>
            <w:highlight w:val="green"/>
            <w:rPrChange w:id="432" w:author="野草" w:date="2024-04-24T15:58:07Z">
              <w:rPr>
                <w:rFonts w:hint="eastAsia" w:cs="Times New Roman"/>
                <w:color w:val="000000" w:themeColor="text1"/>
                <w14:textFill>
                  <w14:solidFill>
                    <w14:schemeClr w14:val="tx1"/>
                  </w14:solidFill>
                </w14:textFill>
              </w:rPr>
            </w:rPrChange>
            <w14:textFill>
              <w14:solidFill>
                <w14:schemeClr w14:val="tx1"/>
              </w14:solidFill>
            </w14:textFill>
          </w:rPr>
          <w:t>water cooling effects</w:t>
        </w:r>
      </w:ins>
      <w:ins w:id="433" w:author="野草" w:date="2024-04-24T14:08:33Z">
        <w:r>
          <w:rPr>
            <w:rFonts w:hint="eastAsia" w:cs="Times New Roman"/>
            <w:color w:val="000000" w:themeColor="text1"/>
            <w:highlight w:val="none"/>
            <w:rPrChange w:id="434" w:author="野草" w:date="2024-04-24T15:58:12Z">
              <w:rPr>
                <w:rFonts w:hint="eastAsia" w:cs="Times New Roman"/>
                <w:color w:val="000000" w:themeColor="text1"/>
                <w14:textFill>
                  <w14:solidFill>
                    <w14:schemeClr w14:val="tx1"/>
                  </w14:solidFill>
                </w14:textFill>
              </w:rPr>
            </w:rPrChange>
            <w14:textFill>
              <w14:solidFill>
                <w14:schemeClr w14:val="tx1"/>
              </w14:solidFill>
            </w14:textFill>
          </w:rPr>
          <w:t xml:space="preserve"> </w:t>
        </w:r>
      </w:ins>
      <w:ins w:id="435" w:author="野草" w:date="2024-04-24T14:08:33Z">
        <w:r>
          <w:rPr>
            <w:rFonts w:hint="eastAsia" w:cs="Times New Roman"/>
            <w:color w:val="000000" w:themeColor="text1"/>
            <w:highlight w:val="none"/>
            <w:rPrChange w:id="436" w:author="野草" w:date="2024-04-24T15:58:12Z">
              <w:rPr>
                <w:rFonts w:hint="eastAsia" w:cs="Times New Roman"/>
                <w:color w:val="000000" w:themeColor="text1"/>
                <w14:textFill>
                  <w14:solidFill>
                    <w14:schemeClr w14:val="tx1"/>
                  </w14:solidFill>
                </w14:textFill>
              </w:rPr>
            </w:rPrChange>
            <w14:textFill>
              <w14:solidFill>
                <w14:schemeClr w14:val="tx1"/>
              </w14:solidFill>
            </w14:textFill>
          </w:rPr>
          <w:t>within same cities</w:t>
        </w:r>
      </w:ins>
      <w:ins w:id="437" w:author="野草" w:date="2024-04-24T14:08:33Z">
        <w:r>
          <w:rPr>
            <w:rFonts w:hint="eastAsia" w:cs="Times New Roman"/>
            <w:color w:val="000000" w:themeColor="text1"/>
            <w:highlight w:val="none"/>
            <w:rPrChange w:id="438" w:author="野草" w:date="2024-04-24T15:58:12Z">
              <w:rPr>
                <w:rFonts w:hint="eastAsia" w:cs="Times New Roman"/>
                <w:color w:val="000000" w:themeColor="text1"/>
                <w14:textFill>
                  <w14:solidFill>
                    <w14:schemeClr w14:val="tx1"/>
                  </w14:solidFill>
                </w14:textFill>
              </w:rPr>
            </w:rPrChange>
            <w14:textFill>
              <w14:solidFill>
                <w14:schemeClr w14:val="tx1"/>
              </w14:solidFill>
            </w14:textFill>
          </w:rPr>
          <w:t xml:space="preserve"> (</w:t>
        </w:r>
      </w:ins>
      <w:ins w:id="439" w:author="野草" w:date="2024-04-24T14:08:33Z">
        <w:r>
          <w:rPr>
            <w:rFonts w:hint="eastAsia" w:cs="Times New Roman"/>
            <w:color w:val="000000" w:themeColor="text1"/>
            <w14:textFill>
              <w14:solidFill>
                <w14:schemeClr w14:val="tx1"/>
              </w14:solidFill>
            </w14:textFill>
          </w:rPr>
          <w:t xml:space="preserve">Lin et al., 2020). Accordingly, </w:t>
        </w:r>
      </w:ins>
      <w:ins w:id="440" w:author="野草" w:date="2024-04-24T14:08:33Z">
        <w:r>
          <w:rPr>
            <w:rFonts w:hint="eastAsia" w:cs="Times New Roman"/>
            <w:color w:val="000000" w:themeColor="text1"/>
            <w:highlight w:val="green"/>
            <w:rPrChange w:id="441" w:author="野草" w:date="2024-04-24T15:58:17Z">
              <w:rPr>
                <w:rFonts w:hint="eastAsia" w:cs="Times New Roman"/>
                <w:color w:val="000000" w:themeColor="text1"/>
                <w14:textFill>
                  <w14:solidFill>
                    <w14:schemeClr w14:val="tx1"/>
                  </w14:solidFill>
                </w14:textFill>
              </w:rPr>
            </w:rPrChange>
            <w14:textFill>
              <w14:solidFill>
                <w14:schemeClr w14:val="tx1"/>
              </w14:solidFill>
            </w14:textFill>
          </w:rPr>
          <w:t>the interaction</w:t>
        </w:r>
      </w:ins>
      <w:ins w:id="442" w:author="野草" w:date="2024-04-24T14:08:33Z">
        <w:r>
          <w:rPr>
            <w:rFonts w:hint="eastAsia" w:cs="Times New Roman"/>
            <w:color w:val="000000" w:themeColor="text1"/>
            <w14:textFill>
              <w14:solidFill>
                <w14:schemeClr w14:val="tx1"/>
              </w14:solidFill>
            </w14:textFill>
          </w:rPr>
          <w:t xml:space="preserve"> between </w:t>
        </w:r>
      </w:ins>
      <w:ins w:id="443" w:author="野草" w:date="2024-04-24T14:08:33Z">
        <w:r>
          <w:rPr>
            <w:rFonts w:hint="eastAsia" w:cs="Times New Roman"/>
            <w:color w:val="000000" w:themeColor="text1"/>
            <w:highlight w:val="green"/>
            <w:rPrChange w:id="444" w:author="野草" w:date="2024-04-24T15:58:20Z">
              <w:rPr>
                <w:rFonts w:hint="eastAsia" w:cs="Times New Roman"/>
                <w:color w:val="000000" w:themeColor="text1"/>
                <w14:textFill>
                  <w14:solidFill>
                    <w14:schemeClr w14:val="tx1"/>
                  </w14:solidFill>
                </w14:textFill>
              </w:rPr>
            </w:rPrChange>
            <w14:textFill>
              <w14:solidFill>
                <w14:schemeClr w14:val="tx1"/>
              </w14:solidFill>
            </w14:textFill>
          </w:rPr>
          <w:t xml:space="preserve">water bodies </w:t>
        </w:r>
      </w:ins>
      <w:ins w:id="445" w:author="野草" w:date="2024-04-24T14:08:33Z">
        <w:r>
          <w:rPr>
            <w:rFonts w:hint="eastAsia" w:cs="Times New Roman"/>
            <w:color w:val="000000" w:themeColor="text1"/>
            <w14:textFill>
              <w14:solidFill>
                <w14:schemeClr w14:val="tx1"/>
              </w14:solidFill>
            </w14:textFill>
          </w:rPr>
          <w:t xml:space="preserve">and </w:t>
        </w:r>
      </w:ins>
      <w:ins w:id="446" w:author="野草" w:date="2024-04-24T14:08:33Z">
        <w:r>
          <w:rPr>
            <w:rFonts w:hint="eastAsia" w:cs="Times New Roman"/>
            <w:color w:val="000000" w:themeColor="text1"/>
            <w:highlight w:val="green"/>
            <w:rPrChange w:id="447" w:author="野草" w:date="2024-04-24T15:58:24Z">
              <w:rPr>
                <w:rFonts w:hint="eastAsia" w:cs="Times New Roman"/>
                <w:color w:val="000000" w:themeColor="text1"/>
                <w14:textFill>
                  <w14:solidFill>
                    <w14:schemeClr w14:val="tx1"/>
                  </w14:solidFill>
                </w14:textFill>
              </w:rPr>
            </w:rPrChange>
            <w14:textFill>
              <w14:solidFill>
                <w14:schemeClr w14:val="tx1"/>
              </w14:solidFill>
            </w14:textFill>
          </w:rPr>
          <w:t>environmental variables</w:t>
        </w:r>
      </w:ins>
      <w:ins w:id="448" w:author="野草" w:date="2024-04-24T14:08:33Z">
        <w:r>
          <w:rPr>
            <w:rFonts w:hint="eastAsia" w:cs="Times New Roman"/>
            <w:color w:val="000000" w:themeColor="text1"/>
            <w14:textFill>
              <w14:solidFill>
                <w14:schemeClr w14:val="tx1"/>
              </w14:solidFill>
            </w14:textFill>
          </w:rPr>
          <w:t xml:space="preserve"> ha</w:t>
        </w:r>
      </w:ins>
      <w:ins w:id="449" w:author="野草" w:date="2024-04-24T16:56:46Z">
        <w:r>
          <w:rPr>
            <w:rFonts w:hint="eastAsia" w:cs="Times New Roman"/>
            <w:color w:val="000000" w:themeColor="text1"/>
            <w:lang w:val="en-US" w:eastAsia="zh-CN"/>
            <w14:textFill>
              <w14:solidFill>
                <w14:schemeClr w14:val="tx1"/>
              </w14:solidFill>
            </w14:textFill>
          </w:rPr>
          <w:t>s</w:t>
        </w:r>
      </w:ins>
      <w:ins w:id="450" w:author="野草" w:date="2024-04-24T14:08:33Z">
        <w:r>
          <w:rPr>
            <w:rFonts w:hint="eastAsia" w:cs="Times New Roman"/>
            <w:color w:val="000000" w:themeColor="text1"/>
            <w14:textFill>
              <w14:solidFill>
                <w14:schemeClr w14:val="tx1"/>
              </w14:solidFill>
            </w14:textFill>
          </w:rPr>
          <w:t xml:space="preserve"> become </w:t>
        </w:r>
      </w:ins>
      <w:ins w:id="451" w:author="野草" w:date="2024-04-24T14:08:33Z">
        <w:r>
          <w:rPr>
            <w:rFonts w:hint="eastAsia" w:cs="Times New Roman"/>
            <w:color w:val="000000" w:themeColor="text1"/>
            <w:highlight w:val="green"/>
            <w:rPrChange w:id="452" w:author="野草" w:date="2024-04-24T15:58:27Z">
              <w:rPr>
                <w:rFonts w:hint="eastAsia" w:cs="Times New Roman"/>
                <w:color w:val="000000" w:themeColor="text1"/>
                <w14:textFill>
                  <w14:solidFill>
                    <w14:schemeClr w14:val="tx1"/>
                  </w14:solidFill>
                </w14:textFill>
              </w:rPr>
            </w:rPrChange>
            <w14:textFill>
              <w14:solidFill>
                <w14:schemeClr w14:val="tx1"/>
              </w14:solidFill>
            </w14:textFill>
          </w:rPr>
          <w:t>a crucial aspect</w:t>
        </w:r>
      </w:ins>
      <w:ins w:id="453" w:author="野草" w:date="2024-04-24T14:08:33Z">
        <w:r>
          <w:rPr>
            <w:rFonts w:hint="eastAsia" w:cs="Times New Roman"/>
            <w:color w:val="000000" w:themeColor="text1"/>
            <w14:textFill>
              <w14:solidFill>
                <w14:schemeClr w14:val="tx1"/>
              </w14:solidFill>
            </w14:textFill>
          </w:rPr>
          <w:t xml:space="preserve"> in the understanding of </w:t>
        </w:r>
      </w:ins>
      <w:ins w:id="454" w:author="野草" w:date="2024-04-24T14:08:33Z">
        <w:r>
          <w:rPr>
            <w:rFonts w:hint="eastAsia" w:cs="Times New Roman"/>
            <w:color w:val="000000" w:themeColor="text1"/>
            <w:highlight w:val="green"/>
            <w:rPrChange w:id="455" w:author="野草" w:date="2024-04-24T15:58:32Z">
              <w:rPr>
                <w:rFonts w:hint="eastAsia" w:cs="Times New Roman"/>
                <w:color w:val="000000" w:themeColor="text1"/>
                <w14:textFill>
                  <w14:solidFill>
                    <w14:schemeClr w14:val="tx1"/>
                  </w14:solidFill>
                </w14:textFill>
              </w:rPr>
            </w:rPrChange>
            <w14:textFill>
              <w14:solidFill>
                <w14:schemeClr w14:val="tx1"/>
              </w14:solidFill>
            </w14:textFill>
          </w:rPr>
          <w:t>urban heat mitigation</w:t>
        </w:r>
      </w:ins>
      <w:ins w:id="456" w:author="野草" w:date="2024-04-24T14:08:33Z">
        <w:r>
          <w:rPr>
            <w:rFonts w:hint="eastAsia" w:cs="Times New Roman"/>
            <w:color w:val="000000" w:themeColor="text1"/>
            <w14:textFill>
              <w14:solidFill>
                <w14:schemeClr w14:val="tx1"/>
              </w14:solidFill>
            </w14:textFill>
          </w:rPr>
          <w:t xml:space="preserve"> (Hu et al., 2023). The </w:t>
        </w:r>
      </w:ins>
      <w:ins w:id="457" w:author="野草" w:date="2024-04-24T14:08:33Z">
        <w:r>
          <w:rPr>
            <w:rFonts w:hint="eastAsia" w:cs="Times New Roman"/>
            <w:color w:val="000000" w:themeColor="text1"/>
            <w:highlight w:val="green"/>
            <w:rPrChange w:id="458" w:author="野草" w:date="2024-04-24T15:58:36Z">
              <w:rPr>
                <w:rFonts w:hint="eastAsia" w:cs="Times New Roman"/>
                <w:color w:val="000000" w:themeColor="text1"/>
                <w14:textFill>
                  <w14:solidFill>
                    <w14:schemeClr w14:val="tx1"/>
                  </w14:solidFill>
                </w14:textFill>
              </w:rPr>
            </w:rPrChange>
            <w14:textFill>
              <w14:solidFill>
                <w14:schemeClr w14:val="tx1"/>
              </w14:solidFill>
            </w14:textFill>
          </w:rPr>
          <w:t>morphological characteristics</w:t>
        </w:r>
      </w:ins>
      <w:ins w:id="459" w:author="野草" w:date="2024-04-24T14:08:33Z">
        <w:r>
          <w:rPr>
            <w:rFonts w:hint="eastAsia" w:cs="Times New Roman"/>
            <w:color w:val="000000" w:themeColor="text1"/>
            <w14:textFill>
              <w14:solidFill>
                <w14:schemeClr w14:val="tx1"/>
              </w14:solidFill>
            </w14:textFill>
          </w:rPr>
          <w:t xml:space="preserve"> of </w:t>
        </w:r>
      </w:ins>
      <w:ins w:id="460" w:author="野草" w:date="2024-04-24T14:08:33Z">
        <w:r>
          <w:rPr>
            <w:rFonts w:hint="eastAsia" w:cs="Times New Roman"/>
            <w:color w:val="000000" w:themeColor="text1"/>
            <w:highlight w:val="green"/>
            <w:rPrChange w:id="461" w:author="野草" w:date="2024-04-24T15:58:39Z">
              <w:rPr>
                <w:rFonts w:hint="eastAsia" w:cs="Times New Roman"/>
                <w:color w:val="000000" w:themeColor="text1"/>
                <w14:textFill>
                  <w14:solidFill>
                    <w14:schemeClr w14:val="tx1"/>
                  </w14:solidFill>
                </w14:textFill>
              </w:rPr>
            </w:rPrChange>
            <w14:textFill>
              <w14:solidFill>
                <w14:schemeClr w14:val="tx1"/>
              </w14:solidFill>
            </w14:textFill>
          </w:rPr>
          <w:t>water bodies</w:t>
        </w:r>
      </w:ins>
      <w:ins w:id="462" w:author="野草" w:date="2024-04-24T14:08:33Z">
        <w:r>
          <w:rPr>
            <w:rFonts w:hint="eastAsia" w:cs="Times New Roman"/>
            <w:color w:val="000000" w:themeColor="text1"/>
            <w14:textFill>
              <w14:solidFill>
                <w14:schemeClr w14:val="tx1"/>
              </w14:solidFill>
            </w14:textFill>
          </w:rPr>
          <w:t xml:space="preserve"> are important factors affecting </w:t>
        </w:r>
      </w:ins>
      <w:ins w:id="463" w:author="野草" w:date="2024-04-24T14:08:33Z">
        <w:r>
          <w:rPr>
            <w:rFonts w:hint="eastAsia" w:cs="Times New Roman"/>
            <w:color w:val="000000" w:themeColor="text1"/>
            <w:highlight w:val="green"/>
            <w:rPrChange w:id="464" w:author="野草" w:date="2024-04-24T15:58:42Z">
              <w:rPr>
                <w:rFonts w:hint="eastAsia" w:cs="Times New Roman"/>
                <w:color w:val="000000" w:themeColor="text1"/>
                <w14:textFill>
                  <w14:solidFill>
                    <w14:schemeClr w14:val="tx1"/>
                  </w14:solidFill>
                </w14:textFill>
              </w:rPr>
            </w:rPrChange>
            <w14:textFill>
              <w14:solidFill>
                <w14:schemeClr w14:val="tx1"/>
              </w14:solidFill>
            </w14:textFill>
          </w:rPr>
          <w:t>their cooling effects</w:t>
        </w:r>
      </w:ins>
      <w:ins w:id="465" w:author="野草" w:date="2024-04-24T14:08:33Z">
        <w:r>
          <w:rPr>
            <w:rFonts w:hint="eastAsia" w:cs="Times New Roman"/>
            <w:color w:val="000000" w:themeColor="text1"/>
            <w14:textFill>
              <w14:solidFill>
                <w14:schemeClr w14:val="tx1"/>
              </w14:solidFill>
            </w14:textFill>
          </w:rPr>
          <w:t xml:space="preserve">, with </w:t>
        </w:r>
      </w:ins>
      <w:ins w:id="466" w:author="野草" w:date="2024-04-24T14:08:33Z">
        <w:r>
          <w:rPr>
            <w:rFonts w:hint="eastAsia" w:cs="Times New Roman"/>
            <w:color w:val="000000" w:themeColor="text1"/>
            <w:highlight w:val="green"/>
            <w:rPrChange w:id="467" w:author="野草" w:date="2024-04-24T15:58:46Z">
              <w:rPr>
                <w:rFonts w:hint="eastAsia" w:cs="Times New Roman"/>
                <w:color w:val="000000" w:themeColor="text1"/>
                <w14:textFill>
                  <w14:solidFill>
                    <w14:schemeClr w14:val="tx1"/>
                  </w14:solidFill>
                </w14:textFill>
              </w:rPr>
            </w:rPrChange>
            <w14:textFill>
              <w14:solidFill>
                <w14:schemeClr w14:val="tx1"/>
              </w14:solidFill>
            </w14:textFill>
          </w:rPr>
          <w:t>stronger cooling</w:t>
        </w:r>
      </w:ins>
      <w:ins w:id="468" w:author="野草" w:date="2024-04-24T14:08:33Z">
        <w:r>
          <w:rPr>
            <w:rFonts w:hint="eastAsia" w:cs="Times New Roman"/>
            <w:color w:val="000000" w:themeColor="text1"/>
            <w14:textFill>
              <w14:solidFill>
                <w14:schemeClr w14:val="tx1"/>
              </w14:solidFill>
            </w14:textFill>
          </w:rPr>
          <w:t xml:space="preserve"> frequently observed near </w:t>
        </w:r>
      </w:ins>
      <w:ins w:id="469" w:author="野草" w:date="2024-04-24T14:08:33Z">
        <w:r>
          <w:rPr>
            <w:rFonts w:hint="eastAsia" w:cs="Times New Roman"/>
            <w:color w:val="000000" w:themeColor="text1"/>
            <w:highlight w:val="green"/>
            <w:rPrChange w:id="470" w:author="野草" w:date="2024-04-24T15:58:51Z">
              <w:rPr>
                <w:rFonts w:hint="eastAsia" w:cs="Times New Roman"/>
                <w:color w:val="000000" w:themeColor="text1"/>
                <w14:textFill>
                  <w14:solidFill>
                    <w14:schemeClr w14:val="tx1"/>
                  </w14:solidFill>
                </w14:textFill>
              </w:rPr>
            </w:rPrChange>
            <w14:textFill>
              <w14:solidFill>
                <w14:schemeClr w14:val="tx1"/>
              </w14:solidFill>
            </w14:textFill>
          </w:rPr>
          <w:t>larger water bodies</w:t>
        </w:r>
      </w:ins>
      <w:ins w:id="471" w:author="野草" w:date="2024-04-24T14:08:33Z">
        <w:r>
          <w:rPr>
            <w:rFonts w:hint="eastAsia" w:cs="Times New Roman"/>
            <w:color w:val="000000" w:themeColor="text1"/>
            <w14:textFill>
              <w14:solidFill>
                <w14:schemeClr w14:val="tx1"/>
              </w14:solidFill>
            </w14:textFill>
          </w:rPr>
          <w:t xml:space="preserve"> (Theeuwes et al., 2013). However, conclusions </w:t>
        </w:r>
      </w:ins>
      <w:ins w:id="472" w:author="野草" w:date="2024-04-24T14:08:33Z">
        <w:r>
          <w:rPr>
            <w:rFonts w:hint="eastAsia" w:cs="Times New Roman"/>
            <w:color w:val="000000" w:themeColor="text1"/>
            <w:highlight w:val="green"/>
            <w:rPrChange w:id="473" w:author="野草" w:date="2024-04-24T15:58:56Z">
              <w:rPr>
                <w:rFonts w:hint="eastAsia" w:cs="Times New Roman"/>
                <w:color w:val="000000" w:themeColor="text1"/>
                <w14:textFill>
                  <w14:solidFill>
                    <w14:schemeClr w14:val="tx1"/>
                  </w14:solidFill>
                </w14:textFill>
              </w:rPr>
            </w:rPrChange>
            <w14:textFill>
              <w14:solidFill>
                <w14:schemeClr w14:val="tx1"/>
              </w14:solidFill>
            </w14:textFill>
          </w:rPr>
          <w:t>on the relationship</w:t>
        </w:r>
      </w:ins>
      <w:ins w:id="474" w:author="野草" w:date="2024-04-24T14:08:33Z">
        <w:r>
          <w:rPr>
            <w:rFonts w:hint="eastAsia" w:cs="Times New Roman"/>
            <w:color w:val="000000" w:themeColor="text1"/>
            <w14:textFill>
              <w14:solidFill>
                <w14:schemeClr w14:val="tx1"/>
              </w14:solidFill>
            </w14:textFill>
          </w:rPr>
          <w:t xml:space="preserve"> between </w:t>
        </w:r>
      </w:ins>
      <w:ins w:id="475" w:author="野草" w:date="2024-04-24T14:08:33Z">
        <w:r>
          <w:rPr>
            <w:rFonts w:hint="eastAsia" w:cs="Times New Roman"/>
            <w:color w:val="000000" w:themeColor="text1"/>
            <w:highlight w:val="green"/>
            <w:rPrChange w:id="476" w:author="野草" w:date="2024-04-24T15:58:59Z">
              <w:rPr>
                <w:rFonts w:hint="eastAsia" w:cs="Times New Roman"/>
                <w:color w:val="000000" w:themeColor="text1"/>
                <w14:textFill>
                  <w14:solidFill>
                    <w14:schemeClr w14:val="tx1"/>
                  </w14:solidFill>
                </w14:textFill>
              </w:rPr>
            </w:rPrChange>
            <w14:textFill>
              <w14:solidFill>
                <w14:schemeClr w14:val="tx1"/>
              </w14:solidFill>
            </w14:textFill>
          </w:rPr>
          <w:t xml:space="preserve">shape regularity </w:t>
        </w:r>
      </w:ins>
      <w:ins w:id="477" w:author="野草" w:date="2024-04-24T14:08:33Z">
        <w:r>
          <w:rPr>
            <w:rFonts w:hint="eastAsia" w:cs="Times New Roman"/>
            <w:color w:val="000000" w:themeColor="text1"/>
            <w14:textFill>
              <w14:solidFill>
                <w14:schemeClr w14:val="tx1"/>
              </w14:solidFill>
            </w14:textFill>
          </w:rPr>
          <w:t xml:space="preserve">and </w:t>
        </w:r>
      </w:ins>
      <w:ins w:id="478" w:author="野草" w:date="2024-04-24T14:08:33Z">
        <w:r>
          <w:rPr>
            <w:rFonts w:hint="eastAsia" w:cs="Times New Roman"/>
            <w:color w:val="000000" w:themeColor="text1"/>
            <w:highlight w:val="green"/>
            <w:rPrChange w:id="479" w:author="野草" w:date="2024-04-24T15:59:02Z">
              <w:rPr>
                <w:rFonts w:hint="eastAsia" w:cs="Times New Roman"/>
                <w:color w:val="000000" w:themeColor="text1"/>
                <w14:textFill>
                  <w14:solidFill>
                    <w14:schemeClr w14:val="tx1"/>
                  </w14:solidFill>
                </w14:textFill>
              </w:rPr>
            </w:rPrChange>
            <w14:textFill>
              <w14:solidFill>
                <w14:schemeClr w14:val="tx1"/>
              </w14:solidFill>
            </w14:textFill>
          </w:rPr>
          <w:t>cooling effects</w:t>
        </w:r>
      </w:ins>
      <w:ins w:id="480" w:author="野草" w:date="2024-04-24T14:08:33Z">
        <w:r>
          <w:rPr>
            <w:rFonts w:hint="eastAsia" w:cs="Times New Roman"/>
            <w:color w:val="000000" w:themeColor="text1"/>
            <w14:textFill>
              <w14:solidFill>
                <w14:schemeClr w14:val="tx1"/>
              </w14:solidFill>
            </w14:textFill>
          </w:rPr>
          <w:t xml:space="preserve"> are often contradictory. Studies in </w:t>
        </w:r>
      </w:ins>
      <w:ins w:id="481" w:author="野草" w:date="2024-04-24T14:08:33Z">
        <w:r>
          <w:rPr>
            <w:rFonts w:hint="eastAsia" w:cs="Times New Roman"/>
            <w:color w:val="000000" w:themeColor="text1"/>
            <w:highlight w:val="green"/>
            <w:rPrChange w:id="482" w:author="野草" w:date="2024-04-24T15:59:08Z">
              <w:rPr>
                <w:rFonts w:hint="eastAsia" w:cs="Times New Roman"/>
                <w:color w:val="000000" w:themeColor="text1"/>
                <w14:textFill>
                  <w14:solidFill>
                    <w14:schemeClr w14:val="tx1"/>
                  </w14:solidFill>
                </w14:textFill>
              </w:rPr>
            </w:rPrChange>
            <w14:textFill>
              <w14:solidFill>
                <w14:schemeClr w14:val="tx1"/>
              </w14:solidFill>
            </w14:textFill>
          </w:rPr>
          <w:t>Shanghai and Beijing</w:t>
        </w:r>
      </w:ins>
      <w:ins w:id="483" w:author="野草" w:date="2024-04-24T14:08:33Z">
        <w:r>
          <w:rPr>
            <w:rFonts w:hint="eastAsia" w:cs="Times New Roman"/>
            <w:color w:val="000000" w:themeColor="text1"/>
            <w14:textFill>
              <w14:solidFill>
                <w14:schemeClr w14:val="tx1"/>
              </w14:solidFill>
            </w14:textFill>
          </w:rPr>
          <w:t xml:space="preserve"> suggested that </w:t>
        </w:r>
      </w:ins>
      <w:ins w:id="484" w:author="野草" w:date="2024-04-24T14:08:33Z">
        <w:r>
          <w:rPr>
            <w:rFonts w:hint="eastAsia" w:cs="Times New Roman"/>
            <w:color w:val="000000" w:themeColor="text1"/>
            <w:highlight w:val="green"/>
            <w:rPrChange w:id="485" w:author="野草" w:date="2024-04-24T15:59:12Z">
              <w:rPr>
                <w:rFonts w:hint="eastAsia" w:cs="Times New Roman"/>
                <w:color w:val="000000" w:themeColor="text1"/>
                <w14:textFill>
                  <w14:solidFill>
                    <w14:schemeClr w14:val="tx1"/>
                  </w14:solidFill>
                </w14:textFill>
              </w:rPr>
            </w:rPrChange>
            <w14:textFill>
              <w14:solidFill>
                <w14:schemeClr w14:val="tx1"/>
              </w14:solidFill>
            </w14:textFill>
          </w:rPr>
          <w:t>water cooling effects</w:t>
        </w:r>
      </w:ins>
      <w:ins w:id="486" w:author="野草" w:date="2024-04-24T14:08:33Z">
        <w:r>
          <w:rPr>
            <w:rFonts w:hint="eastAsia" w:cs="Times New Roman"/>
            <w:color w:val="000000" w:themeColor="text1"/>
            <w14:textFill>
              <w14:solidFill>
                <w14:schemeClr w14:val="tx1"/>
              </w14:solidFill>
            </w14:textFill>
          </w:rPr>
          <w:t xml:space="preserve"> were strengthened with </w:t>
        </w:r>
      </w:ins>
      <w:ins w:id="487" w:author="野草" w:date="2024-04-24T14:08:33Z">
        <w:r>
          <w:rPr>
            <w:rFonts w:hint="eastAsia" w:cs="Times New Roman"/>
            <w:color w:val="000000" w:themeColor="text1"/>
            <w:highlight w:val="green"/>
            <w:rPrChange w:id="488" w:author="野草" w:date="2024-04-24T15:59:16Z">
              <w:rPr>
                <w:rFonts w:hint="eastAsia" w:cs="Times New Roman"/>
                <w:color w:val="000000" w:themeColor="text1"/>
                <w14:textFill>
                  <w14:solidFill>
                    <w14:schemeClr w14:val="tx1"/>
                  </w14:solidFill>
                </w14:textFill>
              </w:rPr>
            </w:rPrChange>
            <w14:textFill>
              <w14:solidFill>
                <w14:schemeClr w14:val="tx1"/>
              </w14:solidFill>
            </w14:textFill>
          </w:rPr>
          <w:t>improved shape regularity</w:t>
        </w:r>
      </w:ins>
      <w:ins w:id="489" w:author="野草" w:date="2024-04-24T14:08:33Z">
        <w:r>
          <w:rPr>
            <w:rFonts w:hint="eastAsia" w:cs="Times New Roman"/>
            <w:color w:val="000000" w:themeColor="text1"/>
            <w14:textFill>
              <w14:solidFill>
                <w14:schemeClr w14:val="tx1"/>
              </w14:solidFill>
            </w14:textFill>
          </w:rPr>
          <w:t xml:space="preserve">, while an investigation in </w:t>
        </w:r>
      </w:ins>
      <w:ins w:id="490" w:author="野草" w:date="2024-04-24T14:08:33Z">
        <w:r>
          <w:rPr>
            <w:rFonts w:hint="eastAsia" w:cs="Times New Roman"/>
            <w:color w:val="000000" w:themeColor="text1"/>
            <w:highlight w:val="green"/>
            <w:rPrChange w:id="491" w:author="野草" w:date="2024-04-24T15:59:20Z">
              <w:rPr>
                <w:rFonts w:hint="eastAsia" w:cs="Times New Roman"/>
                <w:color w:val="000000" w:themeColor="text1"/>
                <w14:textFill>
                  <w14:solidFill>
                    <w14:schemeClr w14:val="tx1"/>
                  </w14:solidFill>
                </w14:textFill>
              </w:rPr>
            </w:rPrChange>
            <w14:textFill>
              <w14:solidFill>
                <w14:schemeClr w14:val="tx1"/>
              </w14:solidFill>
            </w14:textFill>
          </w:rPr>
          <w:t>the northeastern China</w:t>
        </w:r>
      </w:ins>
      <w:ins w:id="492" w:author="野草" w:date="2024-04-24T14:08:33Z">
        <w:r>
          <w:rPr>
            <w:rFonts w:hint="eastAsia" w:cs="Times New Roman"/>
            <w:color w:val="000000" w:themeColor="text1"/>
            <w14:textFill>
              <w14:solidFill>
                <w14:schemeClr w14:val="tx1"/>
              </w14:solidFill>
            </w14:textFill>
          </w:rPr>
          <w:t xml:space="preserve"> indicated that </w:t>
        </w:r>
      </w:ins>
      <w:ins w:id="493" w:author="野草" w:date="2024-04-24T14:08:33Z">
        <w:r>
          <w:rPr>
            <w:rFonts w:hint="eastAsia" w:cs="Times New Roman"/>
            <w:color w:val="000000" w:themeColor="text1"/>
            <w:highlight w:val="green"/>
            <w:rPrChange w:id="494" w:author="野草" w:date="2024-04-24T15:59:26Z">
              <w:rPr>
                <w:rFonts w:hint="eastAsia" w:cs="Times New Roman"/>
                <w:color w:val="000000" w:themeColor="text1"/>
                <w14:textFill>
                  <w14:solidFill>
                    <w14:schemeClr w14:val="tx1"/>
                  </w14:solidFill>
                </w14:textFill>
              </w:rPr>
            </w:rPrChange>
            <w14:textFill>
              <w14:solidFill>
                <w14:schemeClr w14:val="tx1"/>
              </w14:solidFill>
            </w14:textFill>
          </w:rPr>
          <w:t xml:space="preserve">wetlands </w:t>
        </w:r>
      </w:ins>
      <w:ins w:id="495" w:author="野草" w:date="2024-04-24T14:08:33Z">
        <w:r>
          <w:rPr>
            <w:rFonts w:hint="eastAsia" w:cs="Times New Roman"/>
            <w:color w:val="000000" w:themeColor="text1"/>
            <w14:textFill>
              <w14:solidFill>
                <w14:schemeClr w14:val="tx1"/>
              </w14:solidFill>
            </w14:textFill>
          </w:rPr>
          <w:t xml:space="preserve">with </w:t>
        </w:r>
      </w:ins>
      <w:ins w:id="496" w:author="野草" w:date="2024-04-24T14:08:33Z">
        <w:r>
          <w:rPr>
            <w:rFonts w:hint="eastAsia" w:cs="Times New Roman"/>
            <w:color w:val="000000" w:themeColor="text1"/>
            <w:highlight w:val="green"/>
            <w:rPrChange w:id="497" w:author="野草" w:date="2024-04-24T15:59:31Z">
              <w:rPr>
                <w:rFonts w:hint="eastAsia" w:cs="Times New Roman"/>
                <w:color w:val="000000" w:themeColor="text1"/>
                <w14:textFill>
                  <w14:solidFill>
                    <w14:schemeClr w14:val="tx1"/>
                  </w14:solidFill>
                </w14:textFill>
              </w:rPr>
            </w:rPrChange>
            <w14:textFill>
              <w14:solidFill>
                <w14:schemeClr w14:val="tx1"/>
              </w14:solidFill>
            </w14:textFill>
          </w:rPr>
          <w:t>more complex shapes</w:t>
        </w:r>
      </w:ins>
      <w:ins w:id="498" w:author="野草" w:date="2024-04-24T14:08:33Z">
        <w:r>
          <w:rPr>
            <w:rFonts w:hint="eastAsia" w:cs="Times New Roman"/>
            <w:color w:val="000000" w:themeColor="text1"/>
            <w14:textFill>
              <w14:solidFill>
                <w14:schemeClr w14:val="tx1"/>
              </w14:solidFill>
            </w14:textFill>
          </w:rPr>
          <w:t xml:space="preserve"> had better </w:t>
        </w:r>
      </w:ins>
      <w:ins w:id="499" w:author="野草" w:date="2024-04-24T14:08:33Z">
        <w:r>
          <w:rPr>
            <w:rFonts w:hint="eastAsia" w:cs="Times New Roman"/>
            <w:color w:val="000000" w:themeColor="text1"/>
            <w:highlight w:val="green"/>
            <w:rPrChange w:id="500" w:author="野草" w:date="2024-04-24T15:59:33Z">
              <w:rPr>
                <w:rFonts w:hint="eastAsia" w:cs="Times New Roman"/>
                <w:color w:val="000000" w:themeColor="text1"/>
                <w14:textFill>
                  <w14:solidFill>
                    <w14:schemeClr w14:val="tx1"/>
                  </w14:solidFill>
                </w14:textFill>
              </w:rPr>
            </w:rPrChange>
            <w14:textFill>
              <w14:solidFill>
                <w14:schemeClr w14:val="tx1"/>
              </w14:solidFill>
            </w14:textFill>
          </w:rPr>
          <w:t>cooling effects</w:t>
        </w:r>
      </w:ins>
      <w:ins w:id="501" w:author="野草" w:date="2024-04-24T14:08:33Z">
        <w:r>
          <w:rPr>
            <w:rFonts w:hint="eastAsia" w:cs="Times New Roman"/>
            <w:color w:val="000000" w:themeColor="text1"/>
            <w14:textFill>
              <w14:solidFill>
                <w14:schemeClr w14:val="tx1"/>
              </w14:solidFill>
            </w14:textFill>
          </w:rPr>
          <w:t xml:space="preserve"> (Du et al., 2016; Sun et al., 2012; Xue et al., 2019). The roles of </w:t>
        </w:r>
      </w:ins>
      <w:ins w:id="502" w:author="野草" w:date="2024-04-24T14:08:33Z">
        <w:r>
          <w:rPr>
            <w:rFonts w:hint="eastAsia" w:cs="Times New Roman"/>
            <w:color w:val="000000" w:themeColor="text1"/>
            <w:highlight w:val="green"/>
            <w:rPrChange w:id="503" w:author="野草" w:date="2024-04-24T15:59:37Z">
              <w:rPr>
                <w:rFonts w:hint="eastAsia" w:cs="Times New Roman"/>
                <w:color w:val="000000" w:themeColor="text1"/>
                <w14:textFill>
                  <w14:solidFill>
                    <w14:schemeClr w14:val="tx1"/>
                  </w14:solidFill>
                </w14:textFill>
              </w:rPr>
            </w:rPrChange>
            <w14:textFill>
              <w14:solidFill>
                <w14:schemeClr w14:val="tx1"/>
              </w14:solidFill>
            </w14:textFill>
          </w:rPr>
          <w:t>land cover patterns</w:t>
        </w:r>
      </w:ins>
      <w:ins w:id="504" w:author="野草" w:date="2024-04-24T14:08:33Z">
        <w:r>
          <w:rPr>
            <w:rFonts w:hint="eastAsia" w:cs="Times New Roman"/>
            <w:color w:val="000000" w:themeColor="text1"/>
            <w14:textFill>
              <w14:solidFill>
                <w14:schemeClr w14:val="tx1"/>
              </w14:solidFill>
            </w14:textFill>
          </w:rPr>
          <w:t xml:space="preserve"> and </w:t>
        </w:r>
      </w:ins>
      <w:ins w:id="505" w:author="野草" w:date="2024-04-25T15:33:26Z">
        <w:r>
          <w:rPr>
            <w:rFonts w:hint="eastAsia" w:cs="Times New Roman"/>
            <w:color w:val="000000" w:themeColor="text1"/>
            <w:highlight w:val="green"/>
            <w:lang w:eastAsia="zh-CN"/>
            <w14:textFill>
              <w14:solidFill>
                <w14:schemeClr w14:val="tx1"/>
              </w14:solidFill>
            </w14:textFill>
          </w:rPr>
          <w:t>3</w:t>
        </w:r>
      </w:ins>
      <w:ins w:id="506" w:author="野草" w:date="2024-04-25T15:33:26Z">
        <w:r>
          <w:rPr>
            <w:rFonts w:hint="eastAsia" w:cs="Times New Roman"/>
            <w:color w:val="000000" w:themeColor="text1"/>
            <w:highlight w:val="green"/>
            <w:lang w:val="en-US" w:eastAsia="zh-CN"/>
            <w14:textFill>
              <w14:solidFill>
                <w14:schemeClr w14:val="tx1"/>
              </w14:solidFill>
            </w14:textFill>
          </w:rPr>
          <w:t>D</w:t>
        </w:r>
      </w:ins>
      <w:ins w:id="507" w:author="野草" w:date="2024-04-24T14:08:33Z">
        <w:r>
          <w:rPr>
            <w:rFonts w:hint="eastAsia" w:cs="Times New Roman"/>
            <w:color w:val="000000" w:themeColor="text1"/>
            <w:highlight w:val="green"/>
            <w:rPrChange w:id="508" w:author="野草" w:date="2024-04-24T15:59:41Z">
              <w:rPr>
                <w:rFonts w:hint="eastAsia" w:cs="Times New Roman"/>
                <w:color w:val="000000" w:themeColor="text1"/>
                <w14:textFill>
                  <w14:solidFill>
                    <w14:schemeClr w14:val="tx1"/>
                  </w14:solidFill>
                </w14:textFill>
              </w:rPr>
            </w:rPrChange>
            <w14:textFill>
              <w14:solidFill>
                <w14:schemeClr w14:val="tx1"/>
              </w14:solidFill>
            </w14:textFill>
          </w:rPr>
          <w:t xml:space="preserve"> </w:t>
        </w:r>
      </w:ins>
      <w:ins w:id="509" w:author="野草" w:date="2024-04-24T15:59:53Z">
        <w:r>
          <w:rPr>
            <w:rFonts w:hint="eastAsia" w:cs="Times New Roman"/>
            <w:color w:val="000000" w:themeColor="text1"/>
            <w:highlight w:val="green"/>
            <w:lang w:eastAsia="zh-CN"/>
            <w14:textFill>
              <w14:solidFill>
                <w14:schemeClr w14:val="tx1"/>
              </w14:solidFill>
            </w14:textFill>
          </w:rPr>
          <w:t>b</w:t>
        </w:r>
      </w:ins>
      <w:ins w:id="510" w:author="野草" w:date="2024-04-24T15:59:53Z">
        <w:r>
          <w:rPr>
            <w:rFonts w:hint="eastAsia" w:cs="Times New Roman"/>
            <w:color w:val="000000" w:themeColor="text1"/>
            <w:highlight w:val="green"/>
            <w:lang w:val="en-US" w:eastAsia="zh-CN"/>
            <w14:textFill>
              <w14:solidFill>
                <w14:schemeClr w14:val="tx1"/>
              </w14:solidFill>
            </w14:textFill>
          </w:rPr>
          <w:t>uildi</w:t>
        </w:r>
      </w:ins>
      <w:ins w:id="511" w:author="野草" w:date="2024-04-24T15:59:54Z">
        <w:r>
          <w:rPr>
            <w:rFonts w:hint="eastAsia" w:cs="Times New Roman"/>
            <w:color w:val="000000" w:themeColor="text1"/>
            <w:highlight w:val="green"/>
            <w:lang w:val="en-US" w:eastAsia="zh-CN"/>
            <w14:textFill>
              <w14:solidFill>
                <w14:schemeClr w14:val="tx1"/>
              </w14:solidFill>
            </w14:textFill>
          </w:rPr>
          <w:t>ng</w:t>
        </w:r>
      </w:ins>
      <w:ins w:id="512" w:author="野草" w:date="2024-04-24T14:08:33Z">
        <w:r>
          <w:rPr>
            <w:rFonts w:hint="eastAsia" w:cs="Times New Roman"/>
            <w:color w:val="000000" w:themeColor="text1"/>
            <w:highlight w:val="green"/>
            <w:rPrChange w:id="513" w:author="野草" w:date="2024-04-24T15:59:41Z">
              <w:rPr>
                <w:rFonts w:hint="eastAsia" w:cs="Times New Roman"/>
                <w:color w:val="000000" w:themeColor="text1"/>
                <w14:textFill>
                  <w14:solidFill>
                    <w14:schemeClr w14:val="tx1"/>
                  </w14:solidFill>
                </w14:textFill>
              </w:rPr>
            </w:rPrChange>
            <w14:textFill>
              <w14:solidFill>
                <w14:schemeClr w14:val="tx1"/>
              </w14:solidFill>
            </w14:textFill>
          </w:rPr>
          <w:t xml:space="preserve"> characteristics</w:t>
        </w:r>
      </w:ins>
      <w:ins w:id="514" w:author="野草" w:date="2024-04-24T14:08:33Z">
        <w:r>
          <w:rPr>
            <w:rFonts w:hint="eastAsia" w:cs="Times New Roman"/>
            <w:color w:val="000000" w:themeColor="text1"/>
            <w14:textFill>
              <w14:solidFill>
                <w14:schemeClr w14:val="tx1"/>
              </w14:solidFill>
            </w14:textFill>
          </w:rPr>
          <w:t xml:space="preserve"> </w:t>
        </w:r>
      </w:ins>
      <w:ins w:id="515" w:author="野草" w:date="2024-04-24T16:49:10Z">
        <w:r>
          <w:rPr>
            <w:rFonts w:hint="eastAsia" w:cs="Times New Roman"/>
            <w:color w:val="000000" w:themeColor="text1"/>
            <w:lang w:val="en-US" w:eastAsia="zh-CN"/>
            <w14:textFill>
              <w14:solidFill>
                <w14:schemeClr w14:val="tx1"/>
              </w14:solidFill>
            </w14:textFill>
          </w:rPr>
          <w:t>in</w:t>
        </w:r>
      </w:ins>
      <w:ins w:id="516" w:author="野草" w:date="2024-04-24T14:08:33Z">
        <w:r>
          <w:rPr>
            <w:rFonts w:hint="eastAsia" w:cs="Times New Roman"/>
            <w:color w:val="000000" w:themeColor="text1"/>
            <w14:textFill>
              <w14:solidFill>
                <w14:schemeClr w14:val="tx1"/>
              </w14:solidFill>
            </w14:textFill>
          </w:rPr>
          <w:t xml:space="preserve"> </w:t>
        </w:r>
      </w:ins>
      <w:ins w:id="517" w:author="野草" w:date="2024-04-24T14:08:33Z">
        <w:r>
          <w:rPr>
            <w:rFonts w:hint="eastAsia" w:cs="Times New Roman"/>
            <w:color w:val="000000" w:themeColor="text1"/>
            <w:highlight w:val="green"/>
            <w:rPrChange w:id="518" w:author="野草" w:date="2024-04-24T15:59:44Z">
              <w:rPr>
                <w:rFonts w:hint="eastAsia" w:cs="Times New Roman"/>
                <w:color w:val="000000" w:themeColor="text1"/>
                <w14:textFill>
                  <w14:solidFill>
                    <w14:schemeClr w14:val="tx1"/>
                  </w14:solidFill>
                </w14:textFill>
              </w:rPr>
            </w:rPrChange>
            <w14:textFill>
              <w14:solidFill>
                <w14:schemeClr w14:val="tx1"/>
              </w14:solidFill>
            </w14:textFill>
          </w:rPr>
          <w:t>waterfront areas</w:t>
        </w:r>
      </w:ins>
      <w:ins w:id="519" w:author="野草" w:date="2024-04-24T14:08:33Z">
        <w:r>
          <w:rPr>
            <w:rFonts w:hint="eastAsia" w:cs="Times New Roman"/>
            <w:color w:val="000000" w:themeColor="text1"/>
            <w14:textFill>
              <w14:solidFill>
                <w14:schemeClr w14:val="tx1"/>
              </w14:solidFill>
            </w14:textFill>
          </w:rPr>
          <w:t xml:space="preserve"> have also been explored, showing </w:t>
        </w:r>
      </w:ins>
      <w:ins w:id="520" w:author="野草" w:date="2024-04-24T14:08:33Z">
        <w:r>
          <w:rPr>
            <w:rFonts w:hint="eastAsia" w:cs="Times New Roman"/>
            <w:color w:val="000000" w:themeColor="text1"/>
            <w:highlight w:val="green"/>
            <w:rPrChange w:id="521" w:author="野草" w:date="2024-04-24T15:59:59Z">
              <w:rPr>
                <w:rFonts w:hint="eastAsia" w:cs="Times New Roman"/>
                <w:color w:val="000000" w:themeColor="text1"/>
                <w14:textFill>
                  <w14:solidFill>
                    <w14:schemeClr w14:val="tx1"/>
                  </w14:solidFill>
                </w14:textFill>
              </w:rPr>
            </w:rPrChange>
            <w14:textFill>
              <w14:solidFill>
                <w14:schemeClr w14:val="tx1"/>
              </w14:solidFill>
            </w14:textFill>
          </w:rPr>
          <w:t>varied impacts</w:t>
        </w:r>
      </w:ins>
      <w:ins w:id="522" w:author="野草" w:date="2024-04-24T14:08:33Z">
        <w:r>
          <w:rPr>
            <w:rFonts w:hint="eastAsia" w:cs="Times New Roman"/>
            <w:color w:val="000000" w:themeColor="text1"/>
            <w14:textFill>
              <w14:solidFill>
                <w14:schemeClr w14:val="tx1"/>
              </w14:solidFill>
            </w14:textFill>
          </w:rPr>
          <w:t xml:space="preserve">. Several studies showed that </w:t>
        </w:r>
      </w:ins>
      <w:ins w:id="523" w:author="野草" w:date="2024-04-24T14:08:33Z">
        <w:r>
          <w:rPr>
            <w:rFonts w:hint="eastAsia" w:cs="Times New Roman"/>
            <w:color w:val="000000" w:themeColor="text1"/>
            <w:highlight w:val="green"/>
            <w:rPrChange w:id="524" w:author="野草" w:date="2024-04-24T16:00:04Z">
              <w:rPr>
                <w:rFonts w:hint="eastAsia" w:cs="Times New Roman"/>
                <w:color w:val="000000" w:themeColor="text1"/>
                <w14:textFill>
                  <w14:solidFill>
                    <w14:schemeClr w14:val="tx1"/>
                  </w14:solidFill>
                </w14:textFill>
              </w:rPr>
            </w:rPrChange>
            <w14:textFill>
              <w14:solidFill>
                <w14:schemeClr w14:val="tx1"/>
              </w14:solidFill>
            </w14:textFill>
          </w:rPr>
          <w:t xml:space="preserve">higher and denser buildings </w:t>
        </w:r>
      </w:ins>
      <w:ins w:id="525" w:author="野草" w:date="2024-04-24T14:08:33Z">
        <w:r>
          <w:rPr>
            <w:rFonts w:hint="eastAsia" w:cs="Times New Roman"/>
            <w:color w:val="000000" w:themeColor="text1"/>
            <w14:textFill>
              <w14:solidFill>
                <w14:schemeClr w14:val="tx1"/>
              </w14:solidFill>
            </w14:textFill>
          </w:rPr>
          <w:t xml:space="preserve">may reduce </w:t>
        </w:r>
      </w:ins>
      <w:ins w:id="526" w:author="野草" w:date="2024-04-24T14:08:33Z">
        <w:r>
          <w:rPr>
            <w:rFonts w:hint="eastAsia" w:cs="Times New Roman"/>
            <w:color w:val="000000" w:themeColor="text1"/>
            <w:highlight w:val="green"/>
            <w:rPrChange w:id="527" w:author="野草" w:date="2024-04-24T16:00:07Z">
              <w:rPr>
                <w:rFonts w:hint="eastAsia" w:cs="Times New Roman"/>
                <w:color w:val="000000" w:themeColor="text1"/>
                <w14:textFill>
                  <w14:solidFill>
                    <w14:schemeClr w14:val="tx1"/>
                  </w14:solidFill>
                </w14:textFill>
              </w:rPr>
            </w:rPrChange>
            <w14:textFill>
              <w14:solidFill>
                <w14:schemeClr w14:val="tx1"/>
              </w14:solidFill>
            </w14:textFill>
          </w:rPr>
          <w:t>water cooling</w:t>
        </w:r>
      </w:ins>
      <w:ins w:id="528" w:author="野草" w:date="2024-04-24T14:08:33Z">
        <w:r>
          <w:rPr>
            <w:rFonts w:hint="eastAsia" w:cs="Times New Roman"/>
            <w:color w:val="000000" w:themeColor="text1"/>
            <w14:textFill>
              <w14:solidFill>
                <w14:schemeClr w14:val="tx1"/>
              </w14:solidFill>
            </w14:textFill>
          </w:rPr>
          <w:t xml:space="preserve">, while a study in </w:t>
        </w:r>
      </w:ins>
      <w:ins w:id="529" w:author="野草" w:date="2024-04-24T14:08:33Z">
        <w:r>
          <w:rPr>
            <w:rFonts w:hint="eastAsia" w:cs="Times New Roman"/>
            <w:color w:val="000000" w:themeColor="text1"/>
            <w:highlight w:val="green"/>
            <w:rPrChange w:id="530" w:author="野草" w:date="2024-04-24T16:00:12Z">
              <w:rPr>
                <w:rFonts w:hint="eastAsia" w:cs="Times New Roman"/>
                <w:color w:val="000000" w:themeColor="text1"/>
                <w14:textFill>
                  <w14:solidFill>
                    <w14:schemeClr w14:val="tx1"/>
                  </w14:solidFill>
                </w14:textFill>
              </w:rPr>
            </w:rPrChange>
            <w14:textFill>
              <w14:solidFill>
                <w14:schemeClr w14:val="tx1"/>
              </w14:solidFill>
            </w14:textFill>
          </w:rPr>
          <w:t>the Pearl River Delta</w:t>
        </w:r>
      </w:ins>
      <w:ins w:id="531" w:author="野草" w:date="2024-04-24T14:08:33Z">
        <w:r>
          <w:rPr>
            <w:rFonts w:hint="eastAsia" w:cs="Times New Roman"/>
            <w:color w:val="000000" w:themeColor="text1"/>
            <w14:textFill>
              <w14:solidFill>
                <w14:schemeClr w14:val="tx1"/>
              </w14:solidFill>
            </w14:textFill>
          </w:rPr>
          <w:t xml:space="preserve"> suggested that </w:t>
        </w:r>
      </w:ins>
      <w:ins w:id="532" w:author="野草" w:date="2024-04-24T14:08:33Z">
        <w:r>
          <w:rPr>
            <w:rFonts w:hint="eastAsia" w:cs="Times New Roman"/>
            <w:color w:val="000000" w:themeColor="text1"/>
            <w:highlight w:val="green"/>
            <w:rPrChange w:id="533" w:author="野草" w:date="2024-04-24T16:00:16Z">
              <w:rPr>
                <w:rFonts w:hint="eastAsia" w:cs="Times New Roman"/>
                <w:color w:val="000000" w:themeColor="text1"/>
                <w14:textFill>
                  <w14:solidFill>
                    <w14:schemeClr w14:val="tx1"/>
                  </w14:solidFill>
                </w14:textFill>
              </w:rPr>
            </w:rPrChange>
            <w14:textFill>
              <w14:solidFill>
                <w14:schemeClr w14:val="tx1"/>
              </w14:solidFill>
            </w14:textFill>
          </w:rPr>
          <w:t>better cooling effects</w:t>
        </w:r>
      </w:ins>
      <w:ins w:id="534" w:author="野草" w:date="2024-04-24T14:08:33Z">
        <w:r>
          <w:rPr>
            <w:rFonts w:hint="eastAsia" w:cs="Times New Roman"/>
            <w:color w:val="000000" w:themeColor="text1"/>
            <w14:textFill>
              <w14:solidFill>
                <w14:schemeClr w14:val="tx1"/>
              </w14:solidFill>
            </w14:textFill>
          </w:rPr>
          <w:t xml:space="preserve"> tended to appear </w:t>
        </w:r>
      </w:ins>
      <w:ins w:id="535" w:author="野草" w:date="2024-04-24T14:08:33Z">
        <w:r>
          <w:rPr>
            <w:rFonts w:hint="eastAsia" w:cs="Times New Roman"/>
            <w:color w:val="000000" w:themeColor="text1"/>
            <w:highlight w:val="green"/>
            <w:rPrChange w:id="536" w:author="野草" w:date="2024-04-24T16:00:26Z">
              <w:rPr>
                <w:rFonts w:hint="eastAsia" w:cs="Times New Roman"/>
                <w:color w:val="000000" w:themeColor="text1"/>
                <w14:textFill>
                  <w14:solidFill>
                    <w14:schemeClr w14:val="tx1"/>
                  </w14:solidFill>
                </w14:textFill>
              </w:rPr>
            </w:rPrChange>
            <w14:textFill>
              <w14:solidFill>
                <w14:schemeClr w14:val="tx1"/>
              </w14:solidFill>
            </w14:textFill>
          </w:rPr>
          <w:t>at wetlands</w:t>
        </w:r>
      </w:ins>
      <w:ins w:id="537" w:author="野草" w:date="2024-04-24T14:08:33Z">
        <w:r>
          <w:rPr>
            <w:rFonts w:hint="eastAsia" w:cs="Times New Roman"/>
            <w:color w:val="000000" w:themeColor="text1"/>
            <w14:textFill>
              <w14:solidFill>
                <w14:schemeClr w14:val="tx1"/>
              </w14:solidFill>
            </w14:textFill>
          </w:rPr>
          <w:t xml:space="preserve"> near</w:t>
        </w:r>
      </w:ins>
      <w:ins w:id="538" w:author="野草" w:date="2024-04-24T14:08:33Z">
        <w:r>
          <w:rPr>
            <w:rFonts w:hint="eastAsia" w:cs="Times New Roman"/>
            <w:color w:val="000000" w:themeColor="text1"/>
            <w:highlight w:val="green"/>
            <w:rPrChange w:id="539" w:author="野草" w:date="2024-04-24T16:00:21Z">
              <w:rPr>
                <w:rFonts w:hint="eastAsia" w:cs="Times New Roman"/>
                <w:color w:val="000000" w:themeColor="text1"/>
                <w14:textFill>
                  <w14:solidFill>
                    <w14:schemeClr w14:val="tx1"/>
                  </w14:solidFill>
                </w14:textFill>
              </w:rPr>
            </w:rPrChange>
            <w14:textFill>
              <w14:solidFill>
                <w14:schemeClr w14:val="tx1"/>
              </w14:solidFill>
            </w14:textFill>
          </w:rPr>
          <w:t xml:space="preserve"> densely built areas</w:t>
        </w:r>
      </w:ins>
      <w:ins w:id="540" w:author="野草" w:date="2024-04-24T14:08:33Z">
        <w:r>
          <w:rPr>
            <w:rFonts w:hint="eastAsia" w:cs="Times New Roman"/>
            <w:color w:val="000000" w:themeColor="text1"/>
            <w14:textFill>
              <w14:solidFill>
                <w14:schemeClr w14:val="tx1"/>
              </w14:solidFill>
            </w14:textFill>
          </w:rPr>
          <w:t xml:space="preserve"> (Peng et al., 2020; Guo et al., 2023). Furthermore, factors such as </w:t>
        </w:r>
      </w:ins>
      <w:ins w:id="541" w:author="野草" w:date="2024-04-24T14:08:33Z">
        <w:r>
          <w:rPr>
            <w:rFonts w:hint="eastAsia" w:cs="Times New Roman"/>
            <w:color w:val="000000" w:themeColor="text1"/>
            <w:highlight w:val="green"/>
            <w:rPrChange w:id="542" w:author="野草" w:date="2024-04-24T16:00:31Z">
              <w:rPr>
                <w:rFonts w:hint="eastAsia" w:cs="Times New Roman"/>
                <w:color w:val="000000" w:themeColor="text1"/>
                <w14:textFill>
                  <w14:solidFill>
                    <w14:schemeClr w14:val="tx1"/>
                  </w14:solidFill>
                </w14:textFill>
              </w:rPr>
            </w:rPrChange>
            <w14:textFill>
              <w14:solidFill>
                <w14:schemeClr w14:val="tx1"/>
              </w14:solidFill>
            </w14:textFill>
          </w:rPr>
          <w:t>proportion of vegetation cover</w:t>
        </w:r>
      </w:ins>
      <w:ins w:id="543" w:author="野草" w:date="2024-04-24T14:08:33Z">
        <w:r>
          <w:rPr>
            <w:rFonts w:hint="eastAsia" w:cs="Times New Roman"/>
            <w:color w:val="000000" w:themeColor="text1"/>
            <w14:textFill>
              <w14:solidFill>
                <w14:schemeClr w14:val="tx1"/>
              </w14:solidFill>
            </w14:textFill>
          </w:rPr>
          <w:t xml:space="preserve">, </w:t>
        </w:r>
      </w:ins>
      <w:ins w:id="544" w:author="野草" w:date="2024-04-25T16:01:15Z">
        <w:r>
          <w:rPr>
            <w:rFonts w:hint="eastAsia" w:cs="Times New Roman"/>
            <w:color w:val="000000" w:themeColor="text1"/>
            <w:highlight w:val="green"/>
            <w:lang w:eastAsia="zh-CN"/>
            <w14:textFill>
              <w14:solidFill>
                <w14:schemeClr w14:val="tx1"/>
              </w14:solidFill>
            </w14:textFill>
          </w:rPr>
          <w:t>m</w:t>
        </w:r>
      </w:ins>
      <w:ins w:id="545" w:author="野草" w:date="2024-04-25T16:01:15Z">
        <w:r>
          <w:rPr>
            <w:rFonts w:hint="eastAsia" w:cs="Times New Roman"/>
            <w:color w:val="000000" w:themeColor="text1"/>
            <w:highlight w:val="green"/>
            <w:lang w:val="en-US" w:eastAsia="zh-CN"/>
            <w14:textFill>
              <w14:solidFill>
                <w14:schemeClr w14:val="tx1"/>
              </w14:solidFill>
            </w14:textFill>
          </w:rPr>
          <w:t>e</w:t>
        </w:r>
      </w:ins>
      <w:ins w:id="546" w:author="野草" w:date="2024-04-25T16:01:16Z">
        <w:r>
          <w:rPr>
            <w:rFonts w:hint="eastAsia" w:cs="Times New Roman"/>
            <w:color w:val="000000" w:themeColor="text1"/>
            <w:highlight w:val="green"/>
            <w:lang w:val="en-US" w:eastAsia="zh-CN"/>
            <w14:textFill>
              <w14:solidFill>
                <w14:schemeClr w14:val="tx1"/>
              </w14:solidFill>
            </w14:textFill>
          </w:rPr>
          <w:t>an</w:t>
        </w:r>
      </w:ins>
      <w:ins w:id="547" w:author="野草" w:date="2024-04-24T14:08:33Z">
        <w:r>
          <w:rPr>
            <w:rFonts w:hint="eastAsia" w:cs="Times New Roman"/>
            <w:color w:val="000000" w:themeColor="text1"/>
            <w:highlight w:val="green"/>
            <w:rPrChange w:id="548" w:author="野草" w:date="2024-04-24T16:00:35Z">
              <w:rPr>
                <w:rFonts w:hint="eastAsia" w:cs="Times New Roman"/>
                <w:color w:val="000000" w:themeColor="text1"/>
                <w14:textFill>
                  <w14:solidFill>
                    <w14:schemeClr w14:val="tx1"/>
                  </w14:solidFill>
                </w14:textFill>
              </w:rPr>
            </w:rPrChange>
            <w14:textFill>
              <w14:solidFill>
                <w14:schemeClr w14:val="tx1"/>
              </w14:solidFill>
            </w14:textFill>
          </w:rPr>
          <w:t xml:space="preserve"> building height</w:t>
        </w:r>
      </w:ins>
      <w:ins w:id="549" w:author="野草" w:date="2024-04-24T14:08:33Z">
        <w:r>
          <w:rPr>
            <w:rFonts w:hint="eastAsia" w:cs="Times New Roman"/>
            <w:color w:val="000000" w:themeColor="text1"/>
            <w14:textFill>
              <w14:solidFill>
                <w14:schemeClr w14:val="tx1"/>
              </w14:solidFill>
            </w14:textFill>
          </w:rPr>
          <w:t xml:space="preserve">, and </w:t>
        </w:r>
      </w:ins>
      <w:ins w:id="550" w:author="野草" w:date="2024-04-24T14:08:33Z">
        <w:r>
          <w:rPr>
            <w:rFonts w:hint="eastAsia" w:cs="Times New Roman"/>
            <w:color w:val="000000" w:themeColor="text1"/>
            <w:highlight w:val="green"/>
            <w:rPrChange w:id="551" w:author="野草" w:date="2024-04-24T16:00:38Z">
              <w:rPr>
                <w:rFonts w:hint="eastAsia" w:cs="Times New Roman"/>
                <w:color w:val="000000" w:themeColor="text1"/>
                <w14:textFill>
                  <w14:solidFill>
                    <w14:schemeClr w14:val="tx1"/>
                  </w14:solidFill>
                </w14:textFill>
              </w:rPr>
            </w:rPrChange>
            <w14:textFill>
              <w14:solidFill>
                <w14:schemeClr w14:val="tx1"/>
              </w14:solidFill>
            </w14:textFill>
          </w:rPr>
          <w:t xml:space="preserve">building </w:t>
        </w:r>
      </w:ins>
      <w:ins w:id="552" w:author="野草" w:date="2024-04-25T15:49:42Z">
        <w:r>
          <w:rPr>
            <w:rFonts w:hint="eastAsia" w:eastAsia="宋体" w:cs="Times New Roman"/>
            <w:color w:val="2E2E2E"/>
            <w:highlight w:val="green"/>
            <w:rPrChange w:id="553" w:author="野草" w:date="2024-04-25T15:49:48Z">
              <w:rPr>
                <w:rFonts w:hint="eastAsia" w:eastAsia="宋体" w:cs="Times New Roman"/>
                <w:color w:val="2E2E2E"/>
              </w:rPr>
            </w:rPrChange>
          </w:rPr>
          <w:t>coverage</w:t>
        </w:r>
      </w:ins>
      <w:ins w:id="554" w:author="野草" w:date="2024-04-24T14:08:33Z">
        <w:r>
          <w:rPr>
            <w:rFonts w:hint="eastAsia" w:cs="Times New Roman"/>
            <w:color w:val="000000" w:themeColor="text1"/>
            <w:highlight w:val="green"/>
            <w:rPrChange w:id="555" w:author="野草" w:date="2024-04-24T16:00:38Z">
              <w:rPr>
                <w:rFonts w:hint="eastAsia" w:cs="Times New Roman"/>
                <w:color w:val="000000" w:themeColor="text1"/>
                <w14:textFill>
                  <w14:solidFill>
                    <w14:schemeClr w14:val="tx1"/>
                  </w14:solidFill>
                </w14:textFill>
              </w:rPr>
            </w:rPrChange>
            <w14:textFill>
              <w14:solidFill>
                <w14:schemeClr w14:val="tx1"/>
              </w14:solidFill>
            </w14:textFill>
          </w:rPr>
          <w:t xml:space="preserve"> ratio</w:t>
        </w:r>
      </w:ins>
      <w:ins w:id="556" w:author="野草" w:date="2024-04-25T15:50:14Z">
        <w:r>
          <w:rPr>
            <w:rFonts w:hint="eastAsia" w:cs="Times New Roman"/>
            <w:color w:val="000000" w:themeColor="text1"/>
            <w:highlight w:val="green"/>
            <w:lang w:val="en-US" w:eastAsia="zh-CN"/>
            <w14:textFill>
              <w14:solidFill>
                <w14:schemeClr w14:val="tx1"/>
              </w14:solidFill>
            </w14:textFill>
          </w:rPr>
          <w:t>,</w:t>
        </w:r>
      </w:ins>
      <w:ins w:id="557" w:author="野草" w:date="2024-04-24T14:08:33Z">
        <w:r>
          <w:rPr>
            <w:rFonts w:hint="eastAsia" w:cs="Times New Roman"/>
            <w:color w:val="000000" w:themeColor="text1"/>
            <w14:textFill>
              <w14:solidFill>
                <w14:schemeClr w14:val="tx1"/>
              </w14:solidFill>
            </w14:textFill>
          </w:rPr>
          <w:t xml:space="preserve"> also potentially </w:t>
        </w:r>
      </w:ins>
      <w:ins w:id="558" w:author="野草" w:date="2024-04-24T14:08:33Z">
        <w:r>
          <w:rPr>
            <w:rFonts w:hint="eastAsia" w:cs="Times New Roman"/>
            <w:color w:val="000000" w:themeColor="text1"/>
            <w:highlight w:val="green"/>
            <w:rPrChange w:id="559" w:author="野草" w:date="2024-04-24T16:00:41Z">
              <w:rPr>
                <w:rFonts w:hint="eastAsia" w:cs="Times New Roman"/>
                <w:color w:val="000000" w:themeColor="text1"/>
                <w14:textFill>
                  <w14:solidFill>
                    <w14:schemeClr w14:val="tx1"/>
                  </w14:solidFill>
                </w14:textFill>
              </w:rPr>
            </w:rPrChange>
            <w14:textFill>
              <w14:solidFill>
                <w14:schemeClr w14:val="tx1"/>
              </w14:solidFill>
            </w14:textFill>
          </w:rPr>
          <w:t>take effects</w:t>
        </w:r>
      </w:ins>
      <w:ins w:id="560" w:author="野草" w:date="2024-04-24T14:08:33Z">
        <w:r>
          <w:rPr>
            <w:rFonts w:hint="eastAsia" w:cs="Times New Roman"/>
            <w:color w:val="000000" w:themeColor="text1"/>
            <w14:textFill>
              <w14:solidFill>
                <w14:schemeClr w14:val="tx1"/>
              </w14:solidFill>
            </w14:textFill>
          </w:rPr>
          <w:t xml:space="preserve"> (Syafii et al., 2017; Zhou et al., 2022). </w:t>
        </w:r>
        <w:bookmarkEnd w:id="9"/>
      </w:ins>
    </w:p>
    <w:bookmarkEnd w:id="12"/>
    <w:p>
      <w:pPr>
        <w:jc w:val="left"/>
        <w:rPr>
          <w:ins w:id="561" w:author="野草" w:date="2024-04-24T17:06:10Z"/>
          <w:rFonts w:hint="eastAsia" w:cs="Times New Roman"/>
          <w:color w:val="000000" w:themeColor="text1"/>
          <w:lang w:eastAsia="zh-CN"/>
          <w14:textFill>
            <w14:solidFill>
              <w14:schemeClr w14:val="tx1"/>
            </w14:solidFill>
          </w14:textFill>
        </w:rPr>
      </w:pPr>
    </w:p>
    <w:p>
      <w:pPr>
        <w:jc w:val="left"/>
        <w:rPr>
          <w:del w:id="562" w:author="野草" w:date="2024-04-24T14:08:33Z"/>
          <w:rFonts w:hint="eastAsia" w:cs="Times New Roman" w:eastAsiaTheme="minorEastAsia"/>
          <w:color w:val="000000" w:themeColor="text1"/>
          <w:lang w:val="en-US" w:eastAsia="zh-CN"/>
          <w14:textFill>
            <w14:solidFill>
              <w14:schemeClr w14:val="tx1"/>
            </w14:solidFill>
          </w14:textFill>
        </w:rPr>
      </w:pPr>
      <w:ins w:id="563" w:author="野草" w:date="2024-04-24T17:02:23Z">
        <w:r>
          <w:rPr>
            <w:rFonts w:hint="eastAsia" w:cs="Times New Roman"/>
            <w:color w:val="000000" w:themeColor="text1"/>
            <w:lang w:eastAsia="zh-CN"/>
            <w14:textFill>
              <w14:solidFill>
                <w14:schemeClr w14:val="tx1"/>
              </w14:solidFill>
            </w14:textFill>
          </w:rPr>
          <w:t>【</w:t>
        </w:r>
      </w:ins>
      <w:ins w:id="564" w:author="野草" w:date="2024-04-24T17:14:34Z">
        <w:bookmarkStart w:id="13" w:name="OLE_LINK50"/>
        <w:r>
          <w:rPr>
            <w:rFonts w:hint="eastAsia" w:cs="Times New Roman"/>
            <w:color w:val="000000" w:themeColor="text1"/>
            <w:lang w:val="en-US" w:eastAsia="zh-CN"/>
            <w14:textFill>
              <w14:solidFill>
                <w14:schemeClr w14:val="tx1"/>
              </w14:solidFill>
            </w14:textFill>
          </w:rPr>
          <w:t>up2024 042</w:t>
        </w:r>
      </w:ins>
      <w:ins w:id="565" w:author="野草" w:date="2024-04-25T16:20:56Z">
        <w:r>
          <w:rPr>
            <w:rFonts w:hint="eastAsia" w:cs="Times New Roman"/>
            <w:color w:val="000000" w:themeColor="text1"/>
            <w:lang w:val="en-US" w:eastAsia="zh-CN"/>
            <w14:textFill>
              <w14:solidFill>
                <w14:schemeClr w14:val="tx1"/>
              </w14:solidFill>
            </w14:textFill>
          </w:rPr>
          <w:t>5</w:t>
        </w:r>
      </w:ins>
      <w:ins w:id="566" w:author="野草" w:date="2024-04-24T17:14:34Z">
        <w:r>
          <w:rPr>
            <w:rFonts w:hint="eastAsia" w:cs="Times New Roman"/>
            <w:color w:val="000000" w:themeColor="text1"/>
            <w:lang w:val="en-US" w:eastAsia="zh-CN"/>
            <w14:textFill>
              <w14:solidFill>
                <w14:schemeClr w14:val="tx1"/>
              </w14:solidFill>
            </w14:textFill>
          </w:rPr>
          <w:t xml:space="preserve"> 1</w:t>
        </w:r>
      </w:ins>
      <w:ins w:id="567" w:author="野草" w:date="2024-04-25T16:20:58Z">
        <w:r>
          <w:rPr>
            <w:rFonts w:hint="eastAsia" w:cs="Times New Roman"/>
            <w:color w:val="000000" w:themeColor="text1"/>
            <w:lang w:val="en-US" w:eastAsia="zh-CN"/>
            <w14:textFill>
              <w14:solidFill>
                <w14:schemeClr w14:val="tx1"/>
              </w14:solidFill>
            </w14:textFill>
          </w:rPr>
          <w:t>6</w:t>
        </w:r>
      </w:ins>
      <w:ins w:id="568" w:author="野草" w:date="2024-04-24T17:14:34Z">
        <w:r>
          <w:rPr>
            <w:rFonts w:hint="eastAsia" w:cs="Times New Roman"/>
            <w:color w:val="000000" w:themeColor="text1"/>
            <w:lang w:val="en-US" w:eastAsia="zh-CN"/>
            <w14:textFill>
              <w14:solidFill>
                <w14:schemeClr w14:val="tx1"/>
              </w14:solidFill>
            </w14:textFill>
          </w:rPr>
          <w:t>:</w:t>
        </w:r>
        <w:bookmarkEnd w:id="13"/>
      </w:ins>
      <w:ins w:id="569" w:author="野草" w:date="2024-04-25T16:31:10Z">
        <w:r>
          <w:rPr>
            <w:rFonts w:hint="eastAsia" w:cs="Times New Roman"/>
            <w:color w:val="000000" w:themeColor="text1"/>
            <w:lang w:val="en-US" w:eastAsia="zh-CN"/>
            <w14:textFill>
              <w14:solidFill>
                <w14:schemeClr w14:val="tx1"/>
              </w14:solidFill>
            </w14:textFill>
          </w:rPr>
          <w:t>31</w:t>
        </w:r>
      </w:ins>
      <w:ins w:id="570" w:author="野草" w:date="2024-04-24T17:02:23Z">
        <w:r>
          <w:rPr>
            <w:rFonts w:hint="eastAsia" w:cs="Times New Roman"/>
            <w:color w:val="000000" w:themeColor="text1"/>
            <w:lang w:eastAsia="zh-CN"/>
            <w14:textFill>
              <w14:solidFill>
                <w14:schemeClr w14:val="tx1"/>
              </w14:solidFill>
            </w14:textFill>
          </w:rPr>
          <w:t>】</w:t>
        </w:r>
      </w:ins>
      <w:del w:id="571" w:author="野草" w:date="2024-04-24T14:08:33Z">
        <w:r>
          <w:rPr>
            <w:rFonts w:cs="Times New Roman"/>
            <w:color w:val="000000" w:themeColor="text1"/>
            <w14:textFill>
              <w14:solidFill>
                <w14:schemeClr w14:val="tx1"/>
              </w14:solidFill>
            </w14:textFill>
          </w:rPr>
          <w:delText xml:space="preserve">Even though, the cooling effects of blue spaces exhibit </w:delText>
        </w:r>
      </w:del>
      <w:del w:id="572" w:author="野草" w:date="2024-04-24T14:08:33Z">
        <w:r>
          <w:rPr>
            <w:rFonts w:hint="eastAsia" w:cs="Times New Roman"/>
            <w:color w:val="000000" w:themeColor="text1"/>
            <w14:textFill>
              <w14:solidFill>
                <w14:schemeClr w14:val="tx1"/>
              </w14:solidFill>
            </w14:textFill>
          </w:rPr>
          <w:delText xml:space="preserve">significant </w:delText>
        </w:r>
      </w:del>
      <w:del w:id="573" w:author="野草" w:date="2024-04-24T14:08:33Z">
        <w:r>
          <w:rPr>
            <w:rFonts w:cs="Times New Roman"/>
            <w:color w:val="000000" w:themeColor="text1"/>
            <w14:textFill>
              <w14:solidFill>
                <w14:schemeClr w14:val="tx1"/>
              </w14:solidFill>
            </w14:textFill>
          </w:rPr>
          <w:delText>spatiotemporal variations. The cooling intensity is higher in summer compared to winter</w:delText>
        </w:r>
      </w:del>
      <w:del w:id="574" w:author="野草" w:date="2024-04-24T14:08:33Z">
        <w:r>
          <w:rPr>
            <w:rFonts w:hint="eastAsia" w:cs="Times New Roman"/>
            <w:color w:val="000000" w:themeColor="text1"/>
            <w14:textFill>
              <w14:solidFill>
                <w14:schemeClr w14:val="tx1"/>
              </w14:solidFill>
            </w14:textFill>
          </w:rPr>
          <w:delText xml:space="preserve"> (Wu et al., 2020)</w:delText>
        </w:r>
      </w:del>
      <w:del w:id="575" w:author="野草" w:date="2024-04-24T14:08:33Z">
        <w:r>
          <w:rPr>
            <w:rFonts w:cs="Times New Roman"/>
            <w:color w:val="000000" w:themeColor="text1"/>
            <w14:textFill>
              <w14:solidFill>
                <w14:schemeClr w14:val="tx1"/>
              </w14:solidFill>
            </w14:textFill>
          </w:rPr>
          <w:delText>. Throughout a day, the daytime water cooling intensity typically exceeds that of nighttime (Hathway et al., 2012). Some studies also suggest</w:delText>
        </w:r>
      </w:del>
      <w:del w:id="576" w:author="野草" w:date="2024-04-24T14:08:33Z">
        <w:r>
          <w:rPr>
            <w:rFonts w:hint="eastAsia" w:cs="Times New Roman"/>
            <w:color w:val="000000" w:themeColor="text1"/>
            <w14:textFill>
              <w14:solidFill>
                <w14:schemeClr w14:val="tx1"/>
              </w14:solidFill>
            </w14:textFill>
          </w:rPr>
          <w:delText>ed</w:delText>
        </w:r>
      </w:del>
      <w:del w:id="577" w:author="野草" w:date="2024-04-24T14:08:33Z">
        <w:r>
          <w:rPr>
            <w:rFonts w:cs="Times New Roman"/>
            <w:color w:val="000000" w:themeColor="text1"/>
            <w14:textFill>
              <w14:solidFill>
                <w14:schemeClr w14:val="tx1"/>
              </w14:solidFill>
            </w14:textFill>
          </w:rPr>
          <w:delText xml:space="preserve"> that waterfront areas might be warmer than the surrounding inland areas during the night.</w:delText>
        </w:r>
      </w:del>
      <w:del w:id="578" w:author="野草" w:date="2024-04-24T14:08:33Z">
        <w:r>
          <w:rPr>
            <w:rFonts w:hint="eastAsia" w:cs="Times New Roman"/>
            <w:color w:val="000000" w:themeColor="text1"/>
            <w14:textFill>
              <w14:solidFill>
                <w14:schemeClr w14:val="tx1"/>
              </w14:solidFill>
            </w14:textFill>
          </w:rPr>
          <w:delText xml:space="preserve"> </w:delText>
        </w:r>
      </w:del>
      <w:del w:id="579" w:author="野草" w:date="2024-04-24T14:08:33Z">
        <w:r>
          <w:rPr>
            <w:rFonts w:cs="Times New Roman"/>
            <w:color w:val="000000" w:themeColor="text1"/>
            <w14:textFill>
              <w14:solidFill>
                <w14:schemeClr w14:val="tx1"/>
              </w14:solidFill>
            </w14:textFill>
          </w:rPr>
          <w:delText xml:space="preserve">A measurement conducted in central Pennsylvania </w:delText>
        </w:r>
      </w:del>
      <w:del w:id="580" w:author="野草" w:date="2024-04-24T14:08:33Z">
        <w:r>
          <w:rPr>
            <w:rFonts w:hint="eastAsia" w:cs="Times New Roman"/>
            <w:color w:val="000000" w:themeColor="text1"/>
            <w14:textFill>
              <w14:solidFill>
                <w14:schemeClr w14:val="tx1"/>
              </w14:solidFill>
            </w14:textFill>
          </w:rPr>
          <w:delText>revealed</w:delText>
        </w:r>
      </w:del>
      <w:del w:id="581" w:author="野草" w:date="2024-04-24T14:08:33Z">
        <w:r>
          <w:rPr>
            <w:rFonts w:cs="Times New Roman"/>
            <w:color w:val="000000" w:themeColor="text1"/>
            <w14:textFill>
              <w14:solidFill>
                <w14:schemeClr w14:val="tx1"/>
              </w14:solidFill>
            </w14:textFill>
          </w:rPr>
          <w:delText xml:space="preserve"> that </w:delText>
        </w:r>
      </w:del>
      <w:del w:id="582" w:author="野草" w:date="2024-04-24T14:08:33Z">
        <w:r>
          <w:rPr>
            <w:rFonts w:hint="eastAsia" w:cs="Times New Roman"/>
            <w:color w:val="000000" w:themeColor="text1"/>
            <w14:textFill>
              <w14:solidFill>
                <w14:schemeClr w14:val="tx1"/>
              </w14:solidFill>
            </w14:textFill>
          </w:rPr>
          <w:delText xml:space="preserve">the </w:delText>
        </w:r>
      </w:del>
      <w:del w:id="583" w:author="野草" w:date="2024-04-24T14:08:33Z">
        <w:r>
          <w:rPr>
            <w:rFonts w:cs="Times New Roman"/>
            <w:color w:val="000000" w:themeColor="text1"/>
            <w14:textFill>
              <w14:solidFill>
                <w14:schemeClr w14:val="tx1"/>
              </w14:solidFill>
            </w14:textFill>
          </w:rPr>
          <w:delText>average temperature decrease</w:delText>
        </w:r>
      </w:del>
      <w:del w:id="584" w:author="野草" w:date="2024-04-24T14:08:33Z">
        <w:r>
          <w:rPr>
            <w:rFonts w:hint="eastAsia" w:cs="Times New Roman"/>
            <w:color w:val="000000" w:themeColor="text1"/>
            <w14:textFill>
              <w14:solidFill>
                <w14:schemeClr w14:val="tx1"/>
              </w14:solidFill>
            </w14:textFill>
          </w:rPr>
          <w:delText>d</w:delText>
        </w:r>
      </w:del>
      <w:del w:id="585" w:author="野草" w:date="2024-04-24T14:08:33Z">
        <w:r>
          <w:rPr>
            <w:rFonts w:cs="Times New Roman"/>
            <w:color w:val="000000" w:themeColor="text1"/>
            <w14:textFill>
              <w14:solidFill>
                <w14:schemeClr w14:val="tx1"/>
              </w14:solidFill>
            </w14:textFill>
          </w:rPr>
          <w:delText xml:space="preserve"> with the distance from the riverbank </w:delText>
        </w:r>
      </w:del>
      <w:del w:id="586" w:author="野草" w:date="2024-04-24T14:08:33Z">
        <w:r>
          <w:rPr>
            <w:rFonts w:hint="eastAsia" w:cs="Times New Roman"/>
            <w:color w:val="000000" w:themeColor="text1"/>
            <w14:textFill>
              <w14:solidFill>
                <w14:schemeClr w14:val="tx1"/>
              </w14:solidFill>
            </w14:textFill>
          </w:rPr>
          <w:delText xml:space="preserve">during </w:delText>
        </w:r>
      </w:del>
      <w:del w:id="587" w:author="野草" w:date="2024-04-24T14:08:33Z">
        <w:r>
          <w:rPr>
            <w:rFonts w:cs="Times New Roman"/>
            <w:color w:val="000000" w:themeColor="text1"/>
            <w14:textFill>
              <w14:solidFill>
                <w14:schemeClr w14:val="tx1"/>
              </w14:solidFill>
            </w14:textFill>
          </w:rPr>
          <w:delText>22:00</w:delText>
        </w:r>
      </w:del>
      <w:del w:id="588" w:author="野草" w:date="2024-04-24T14:08:33Z">
        <w:r>
          <w:rPr>
            <w:rFonts w:hint="eastAsia" w:cs="Times New Roman"/>
            <w:color w:val="000000" w:themeColor="text1"/>
            <w14:textFill>
              <w14:solidFill>
                <w14:schemeClr w14:val="tx1"/>
              </w14:solidFill>
            </w14:textFill>
          </w:rPr>
          <w:delText xml:space="preserve"> </w:delText>
        </w:r>
      </w:del>
      <w:del w:id="589" w:author="野草" w:date="2024-04-24T14:08:33Z">
        <w:r>
          <w:rPr>
            <w:rFonts w:cs="Times New Roman"/>
            <w:color w:val="000000" w:themeColor="text1"/>
            <w14:textFill>
              <w14:solidFill>
                <w14:schemeClr w14:val="tx1"/>
              </w14:solidFill>
            </w14:textFill>
          </w:rPr>
          <w:delText>–</w:delText>
        </w:r>
      </w:del>
      <w:del w:id="590" w:author="野草" w:date="2024-04-24T14:08:33Z">
        <w:r>
          <w:rPr>
            <w:rFonts w:hint="eastAsia" w:cs="Times New Roman"/>
            <w:color w:val="000000" w:themeColor="text1"/>
            <w14:textFill>
              <w14:solidFill>
                <w14:schemeClr w14:val="tx1"/>
              </w14:solidFill>
            </w14:textFill>
          </w:rPr>
          <w:delText xml:space="preserve"> </w:delText>
        </w:r>
      </w:del>
      <w:del w:id="591" w:author="野草" w:date="2024-04-24T14:08:33Z">
        <w:r>
          <w:rPr>
            <w:rFonts w:cs="Times New Roman"/>
            <w:color w:val="000000" w:themeColor="text1"/>
            <w14:textFill>
              <w14:solidFill>
                <w14:schemeClr w14:val="tx1"/>
              </w14:solidFill>
            </w14:textFill>
          </w:rPr>
          <w:delText>05:00</w:delText>
        </w:r>
      </w:del>
      <w:del w:id="592" w:author="野草" w:date="2024-04-24T14:08:33Z">
        <w:r>
          <w:rPr>
            <w:rFonts w:hint="eastAsia" w:cs="Times New Roman"/>
            <w:color w:val="000000" w:themeColor="text1"/>
            <w14:textFill>
              <w14:solidFill>
                <w14:schemeClr w14:val="tx1"/>
              </w14:solidFill>
            </w14:textFill>
          </w:rPr>
          <w:delText xml:space="preserve"> </w:delText>
        </w:r>
      </w:del>
      <w:del w:id="593" w:author="野草" w:date="2024-04-24T14:08:33Z">
        <w:r>
          <w:rPr>
            <w:rFonts w:cs="Times New Roman"/>
            <w:color w:val="000000" w:themeColor="text1"/>
            <w14:textFill>
              <w14:solidFill>
                <w14:schemeClr w14:val="tx1"/>
              </w14:solidFill>
            </w14:textFill>
          </w:rPr>
          <w:delText xml:space="preserve">(Moyer et al., 2017). </w:delText>
        </w:r>
      </w:del>
      <w:del w:id="594" w:author="野草" w:date="2024-04-24T14:08:33Z">
        <w:r>
          <w:rPr>
            <w:rFonts w:hint="eastAsia" w:cs="Times New Roman"/>
            <w:color w:val="000000" w:themeColor="text1"/>
            <w14:textFill>
              <w14:solidFill>
                <w14:schemeClr w14:val="tx1"/>
              </w14:solidFill>
            </w14:textFill>
          </w:rPr>
          <w:delText>In a</w:delText>
        </w:r>
      </w:del>
      <w:del w:id="595" w:author="野草" w:date="2024-04-24T14:08:33Z">
        <w:r>
          <w:rPr>
            <w:rFonts w:cs="Times New Roman"/>
            <w:color w:val="000000" w:themeColor="text1"/>
            <w14:textFill>
              <w14:solidFill>
                <w14:schemeClr w14:val="tx1"/>
              </w14:solidFill>
            </w14:textFill>
          </w:rPr>
          <w:delText xml:space="preserve">ddition, </w:delText>
        </w:r>
      </w:del>
      <w:del w:id="596" w:author="野草" w:date="2024-04-24T14:08:33Z">
        <w:r>
          <w:rPr>
            <w:rFonts w:hint="eastAsia" w:cs="Times New Roman"/>
            <w:color w:val="000000" w:themeColor="text1"/>
            <w14:textFill>
              <w14:solidFill>
                <w14:schemeClr w14:val="tx1"/>
              </w14:solidFill>
            </w14:textFill>
          </w:rPr>
          <w:delText>observations</w:delText>
        </w:r>
      </w:del>
      <w:del w:id="597" w:author="野草" w:date="2024-04-24T14:08:33Z">
        <w:r>
          <w:rPr>
            <w:rFonts w:cs="Times New Roman"/>
            <w:color w:val="000000" w:themeColor="text1"/>
            <w14:textFill>
              <w14:solidFill>
                <w14:schemeClr w14:val="tx1"/>
              </w14:solidFill>
            </w14:textFill>
          </w:rPr>
          <w:delText xml:space="preserve"> have found noteworthy spatial heterogeneities in water cooling effects within same cit</w:delText>
        </w:r>
      </w:del>
      <w:del w:id="598" w:author="野草" w:date="2024-04-24T14:08:33Z">
        <w:r>
          <w:rPr>
            <w:rFonts w:hint="eastAsia" w:cs="Times New Roman"/>
            <w:color w:val="000000" w:themeColor="text1"/>
            <w14:textFill>
              <w14:solidFill>
                <w14:schemeClr w14:val="tx1"/>
              </w14:solidFill>
            </w14:textFill>
          </w:rPr>
          <w:delText>ies</w:delText>
        </w:r>
      </w:del>
      <w:del w:id="599" w:author="野草" w:date="2024-04-24T14:08:33Z">
        <w:r>
          <w:rPr>
            <w:rFonts w:cs="Times New Roman"/>
            <w:color w:val="000000" w:themeColor="text1"/>
            <w14:textFill>
              <w14:solidFill>
                <w14:schemeClr w14:val="tx1"/>
              </w14:solidFill>
            </w14:textFill>
          </w:rPr>
          <w:delText xml:space="preserve"> (</w:delText>
        </w:r>
      </w:del>
      <w:del w:id="600" w:author="野草" w:date="2024-04-24T14:08:33Z">
        <w:r>
          <w:rPr>
            <w:rFonts w:hint="eastAsia" w:cs="Times New Roman"/>
            <w:color w:val="000000" w:themeColor="text1"/>
            <w14:textFill>
              <w14:solidFill>
                <w14:schemeClr w14:val="tx1"/>
              </w14:solidFill>
            </w14:textFill>
          </w:rPr>
          <w:delText>Lin et al., 2020</w:delText>
        </w:r>
      </w:del>
      <w:del w:id="601" w:author="野草" w:date="2024-04-24T14:08:33Z">
        <w:r>
          <w:rPr>
            <w:rFonts w:cs="Times New Roman"/>
            <w:color w:val="000000" w:themeColor="text1"/>
            <w14:textFill>
              <w14:solidFill>
                <w14:schemeClr w14:val="tx1"/>
              </w14:solidFill>
            </w14:textFill>
          </w:rPr>
          <w:delText>).</w:delText>
        </w:r>
      </w:del>
      <w:del w:id="602" w:author="野草" w:date="2024-04-24T14:08:33Z">
        <w:r>
          <w:rPr>
            <w:rFonts w:hint="eastAsia" w:cs="Times New Roman"/>
            <w:color w:val="000000" w:themeColor="text1"/>
            <w14:textFill>
              <w14:solidFill>
                <w14:schemeClr w14:val="tx1"/>
              </w14:solidFill>
            </w14:textFill>
          </w:rPr>
          <w:delText xml:space="preserve"> </w:delText>
        </w:r>
      </w:del>
      <w:del w:id="603" w:author="野草" w:date="2024-04-24T14:08:33Z">
        <w:r>
          <w:rPr>
            <w:rFonts w:cs="Times New Roman"/>
            <w:color w:val="000000" w:themeColor="text1"/>
            <w14:textFill>
              <w14:solidFill>
                <w14:schemeClr w14:val="tx1"/>
              </w14:solidFill>
            </w14:textFill>
          </w:rPr>
          <w:delText>Accordingly, the interaction</w:delText>
        </w:r>
      </w:del>
      <w:del w:id="604" w:author="野草" w:date="2024-04-24T14:08:33Z">
        <w:r>
          <w:rPr>
            <w:rFonts w:hint="eastAsia" w:cs="Times New Roman"/>
            <w:color w:val="000000" w:themeColor="text1"/>
            <w14:textFill>
              <w14:solidFill>
                <w14:schemeClr w14:val="tx1"/>
              </w14:solidFill>
            </w14:textFill>
          </w:rPr>
          <w:delText>s</w:delText>
        </w:r>
      </w:del>
      <w:del w:id="605" w:author="野草" w:date="2024-04-24T14:08:33Z">
        <w:r>
          <w:rPr>
            <w:rFonts w:cs="Times New Roman"/>
            <w:color w:val="000000" w:themeColor="text1"/>
            <w14:textFill>
              <w14:solidFill>
                <w14:schemeClr w14:val="tx1"/>
              </w14:solidFill>
            </w14:textFill>
          </w:rPr>
          <w:delText xml:space="preserve"> between water bodies and environmental variables ha</w:delText>
        </w:r>
      </w:del>
      <w:del w:id="606" w:author="野草" w:date="2024-04-24T14:08:33Z">
        <w:r>
          <w:rPr>
            <w:rFonts w:hint="eastAsia" w:cs="Times New Roman"/>
            <w:color w:val="000000" w:themeColor="text1"/>
            <w14:textFill>
              <w14:solidFill>
                <w14:schemeClr w14:val="tx1"/>
              </w14:solidFill>
            </w14:textFill>
          </w:rPr>
          <w:delText>ve</w:delText>
        </w:r>
      </w:del>
      <w:del w:id="607" w:author="野草" w:date="2024-04-24T14:08:33Z">
        <w:r>
          <w:rPr>
            <w:rFonts w:cs="Times New Roman"/>
            <w:color w:val="000000" w:themeColor="text1"/>
            <w14:textFill>
              <w14:solidFill>
                <w14:schemeClr w14:val="tx1"/>
              </w14:solidFill>
            </w14:textFill>
          </w:rPr>
          <w:delText xml:space="preserve"> become a crucial aspect </w:delText>
        </w:r>
      </w:del>
      <w:del w:id="608" w:author="野草" w:date="2024-04-24T14:08:33Z">
        <w:r>
          <w:rPr>
            <w:rFonts w:hint="eastAsia" w:cs="Times New Roman"/>
            <w:color w:val="000000" w:themeColor="text1"/>
            <w14:textFill>
              <w14:solidFill>
                <w14:schemeClr w14:val="tx1"/>
              </w14:solidFill>
            </w14:textFill>
          </w:rPr>
          <w:delText>in the</w:delText>
        </w:r>
      </w:del>
      <w:del w:id="609" w:author="野草" w:date="2024-04-24T14:08:33Z">
        <w:r>
          <w:rPr>
            <w:rFonts w:cs="Times New Roman"/>
            <w:color w:val="000000" w:themeColor="text1"/>
            <w14:textFill>
              <w14:solidFill>
                <w14:schemeClr w14:val="tx1"/>
              </w14:solidFill>
            </w14:textFill>
          </w:rPr>
          <w:delText xml:space="preserve"> understanding</w:delText>
        </w:r>
      </w:del>
      <w:del w:id="610" w:author="野草" w:date="2024-04-24T14:08:33Z">
        <w:r>
          <w:rPr>
            <w:rFonts w:hint="eastAsia" w:cs="Times New Roman"/>
            <w:color w:val="000000" w:themeColor="text1"/>
            <w14:textFill>
              <w14:solidFill>
                <w14:schemeClr w14:val="tx1"/>
              </w14:solidFill>
            </w14:textFill>
          </w:rPr>
          <w:delText xml:space="preserve"> of</w:delText>
        </w:r>
      </w:del>
      <w:del w:id="611" w:author="野草" w:date="2024-04-24T14:08:33Z">
        <w:r>
          <w:rPr>
            <w:rFonts w:cs="Times New Roman"/>
            <w:color w:val="000000" w:themeColor="text1"/>
            <w14:textFill>
              <w14:solidFill>
                <w14:schemeClr w14:val="tx1"/>
              </w14:solidFill>
            </w14:textFill>
          </w:rPr>
          <w:delText xml:space="preserve"> urban heat mitigation</w:delText>
        </w:r>
      </w:del>
      <w:del w:id="612" w:author="野草" w:date="2024-04-24T14:08:33Z">
        <w:r>
          <w:rPr>
            <w:rFonts w:hint="eastAsia" w:cs="Times New Roman"/>
            <w:color w:val="000000" w:themeColor="text1"/>
            <w14:textFill>
              <w14:solidFill>
                <w14:schemeClr w14:val="tx1"/>
              </w14:solidFill>
            </w14:textFill>
          </w:rPr>
          <w:delText xml:space="preserve"> (Hu et al., 2023)</w:delText>
        </w:r>
      </w:del>
      <w:del w:id="613" w:author="野草" w:date="2024-04-24T14:08:33Z">
        <w:r>
          <w:rPr>
            <w:rFonts w:cs="Times New Roman"/>
            <w:color w:val="000000" w:themeColor="text1"/>
            <w14:textFill>
              <w14:solidFill>
                <w14:schemeClr w14:val="tx1"/>
              </w14:solidFill>
            </w14:textFill>
          </w:rPr>
          <w:delText>.</w:delText>
        </w:r>
      </w:del>
      <w:del w:id="614" w:author="野草" w:date="2024-04-24T14:08:33Z">
        <w:r>
          <w:rPr>
            <w:rFonts w:hint="eastAsia" w:cs="Times New Roman"/>
            <w:color w:val="000000" w:themeColor="text1"/>
            <w14:textFill>
              <w14:solidFill>
                <w14:schemeClr w14:val="tx1"/>
              </w14:solidFill>
            </w14:textFill>
          </w:rPr>
          <w:delText xml:space="preserve"> </w:delText>
        </w:r>
      </w:del>
      <w:del w:id="615" w:author="野草" w:date="2024-04-24T14:08:33Z">
        <w:r>
          <w:rPr>
            <w:rFonts w:cs="Times New Roman"/>
            <w:color w:val="000000" w:themeColor="text1"/>
            <w14:textFill>
              <w14:solidFill>
                <w14:schemeClr w14:val="tx1"/>
              </w14:solidFill>
            </w14:textFill>
          </w:rPr>
          <w:delText>The morphological characteristics of water bodies are important factors affecting their cooling effects, with stronger cooling effects frequently observed near larger water bodies (Theeuwes et al., 2013).</w:delText>
        </w:r>
      </w:del>
      <w:del w:id="616" w:author="野草" w:date="2024-04-24T14:08:33Z">
        <w:r>
          <w:rPr>
            <w:rFonts w:hint="eastAsia" w:cs="Times New Roman"/>
            <w:color w:val="000000" w:themeColor="text1"/>
            <w14:textFill>
              <w14:solidFill>
                <w14:schemeClr w14:val="tx1"/>
              </w14:solidFill>
            </w14:textFill>
          </w:rPr>
          <w:delText xml:space="preserve"> </w:delText>
        </w:r>
      </w:del>
      <w:del w:id="617" w:author="野草" w:date="2024-04-24T14:08:33Z">
        <w:r>
          <w:rPr>
            <w:rFonts w:cs="Times New Roman"/>
            <w:color w:val="000000" w:themeColor="text1"/>
            <w14:textFill>
              <w14:solidFill>
                <w14:schemeClr w14:val="tx1"/>
              </w14:solidFill>
            </w14:textFill>
          </w:rPr>
          <w:delText>However, conclusions on the relationship between shape regularity and cooling effects are often contradictory. Studies in Shanghai and Beijing suggest</w:delText>
        </w:r>
      </w:del>
      <w:del w:id="618" w:author="野草" w:date="2024-04-24T14:08:33Z">
        <w:r>
          <w:rPr>
            <w:rFonts w:hint="eastAsia" w:cs="Times New Roman"/>
            <w:color w:val="000000" w:themeColor="text1"/>
            <w14:textFill>
              <w14:solidFill>
                <w14:schemeClr w14:val="tx1"/>
              </w14:solidFill>
            </w14:textFill>
          </w:rPr>
          <w:delText>ed</w:delText>
        </w:r>
      </w:del>
      <w:del w:id="619" w:author="野草" w:date="2024-04-24T14:08:33Z">
        <w:r>
          <w:rPr>
            <w:rFonts w:cs="Times New Roman"/>
            <w:color w:val="000000" w:themeColor="text1"/>
            <w14:textFill>
              <w14:solidFill>
                <w14:schemeClr w14:val="tx1"/>
              </w14:solidFill>
            </w14:textFill>
          </w:rPr>
          <w:delText xml:space="preserve"> that water cooling effects </w:delText>
        </w:r>
      </w:del>
      <w:del w:id="620" w:author="野草" w:date="2024-04-24T14:08:33Z">
        <w:r>
          <w:rPr>
            <w:rFonts w:hint="eastAsia" w:cs="Times New Roman"/>
            <w:color w:val="000000" w:themeColor="text1"/>
            <w14:textFill>
              <w14:solidFill>
                <w14:schemeClr w14:val="tx1"/>
              </w14:solidFill>
            </w14:textFill>
          </w:rPr>
          <w:delText xml:space="preserve">were </w:delText>
        </w:r>
      </w:del>
      <w:del w:id="621" w:author="野草" w:date="2024-04-24T14:08:33Z">
        <w:r>
          <w:rPr>
            <w:rFonts w:cs="Times New Roman"/>
            <w:color w:val="000000" w:themeColor="text1"/>
            <w14:textFill>
              <w14:solidFill>
                <w14:schemeClr w14:val="tx1"/>
              </w14:solidFill>
            </w14:textFill>
          </w:rPr>
          <w:delText>strengthen</w:delText>
        </w:r>
      </w:del>
      <w:del w:id="622" w:author="野草" w:date="2024-04-24T14:08:33Z">
        <w:r>
          <w:rPr>
            <w:rFonts w:hint="eastAsia" w:cs="Times New Roman"/>
            <w:color w:val="000000" w:themeColor="text1"/>
            <w14:textFill>
              <w14:solidFill>
                <w14:schemeClr w14:val="tx1"/>
              </w14:solidFill>
            </w14:textFill>
          </w:rPr>
          <w:delText>ed</w:delText>
        </w:r>
      </w:del>
      <w:del w:id="623" w:author="野草" w:date="2024-04-24T14:08:33Z">
        <w:r>
          <w:rPr>
            <w:rFonts w:cs="Times New Roman"/>
            <w:color w:val="000000" w:themeColor="text1"/>
            <w14:textFill>
              <w14:solidFill>
                <w14:schemeClr w14:val="tx1"/>
              </w14:solidFill>
            </w14:textFill>
          </w:rPr>
          <w:delText xml:space="preserve"> with improved shape regularity, while </w:delText>
        </w:r>
      </w:del>
      <w:del w:id="624" w:author="野草" w:date="2024-04-24T14:08:33Z">
        <w:r>
          <w:rPr>
            <w:rFonts w:hint="eastAsia" w:cs="Times New Roman"/>
            <w:color w:val="000000" w:themeColor="text1"/>
            <w14:textFill>
              <w14:solidFill>
                <w14:schemeClr w14:val="tx1"/>
              </w14:solidFill>
            </w14:textFill>
          </w:rPr>
          <w:delText xml:space="preserve">an investigation </w:delText>
        </w:r>
      </w:del>
      <w:del w:id="625" w:author="野草" w:date="2024-04-24T14:08:33Z">
        <w:r>
          <w:rPr>
            <w:rFonts w:cs="Times New Roman"/>
            <w:color w:val="000000" w:themeColor="text1"/>
            <w14:textFill>
              <w14:solidFill>
                <w14:schemeClr w14:val="tx1"/>
              </w14:solidFill>
            </w14:textFill>
          </w:rPr>
          <w:delText xml:space="preserve">in the northeastern </w:delText>
        </w:r>
      </w:del>
      <w:del w:id="626" w:author="野草" w:date="2024-04-24T14:08:33Z">
        <w:r>
          <w:rPr>
            <w:rFonts w:hint="eastAsia" w:cs="Times New Roman"/>
            <w:color w:val="000000" w:themeColor="text1"/>
            <w14:textFill>
              <w14:solidFill>
                <w14:schemeClr w14:val="tx1"/>
              </w14:solidFill>
            </w14:textFill>
          </w:rPr>
          <w:delText>China</w:delText>
        </w:r>
      </w:del>
      <w:del w:id="627" w:author="野草" w:date="2024-04-24T14:08:33Z">
        <w:r>
          <w:rPr>
            <w:rFonts w:cs="Times New Roman"/>
            <w:color w:val="000000" w:themeColor="text1"/>
            <w14:textFill>
              <w14:solidFill>
                <w14:schemeClr w14:val="tx1"/>
              </w14:solidFill>
            </w14:textFill>
          </w:rPr>
          <w:delText xml:space="preserve"> indicate</w:delText>
        </w:r>
      </w:del>
      <w:del w:id="628" w:author="野草" w:date="2024-04-24T14:08:33Z">
        <w:r>
          <w:rPr>
            <w:rFonts w:hint="eastAsia" w:cs="Times New Roman"/>
            <w:color w:val="000000" w:themeColor="text1"/>
            <w14:textFill>
              <w14:solidFill>
                <w14:schemeClr w14:val="tx1"/>
              </w14:solidFill>
            </w14:textFill>
          </w:rPr>
          <w:delText>d</w:delText>
        </w:r>
      </w:del>
      <w:del w:id="629" w:author="野草" w:date="2024-04-24T14:08:33Z">
        <w:r>
          <w:rPr>
            <w:rFonts w:cs="Times New Roman"/>
            <w:color w:val="000000" w:themeColor="text1"/>
            <w14:textFill>
              <w14:solidFill>
                <w14:schemeClr w14:val="tx1"/>
              </w14:solidFill>
            </w14:textFill>
          </w:rPr>
          <w:delText xml:space="preserve"> that wetlands with more complex shapes ha</w:delText>
        </w:r>
      </w:del>
      <w:del w:id="630" w:author="野草" w:date="2024-04-24T14:08:33Z">
        <w:r>
          <w:rPr>
            <w:rFonts w:hint="eastAsia" w:cs="Times New Roman"/>
            <w:color w:val="000000" w:themeColor="text1"/>
            <w14:textFill>
              <w14:solidFill>
                <w14:schemeClr w14:val="tx1"/>
              </w14:solidFill>
            </w14:textFill>
          </w:rPr>
          <w:delText>d</w:delText>
        </w:r>
      </w:del>
      <w:del w:id="631" w:author="野草" w:date="2024-04-24T14:08:33Z">
        <w:r>
          <w:rPr>
            <w:rFonts w:cs="Times New Roman"/>
            <w:color w:val="000000" w:themeColor="text1"/>
            <w14:textFill>
              <w14:solidFill>
                <w14:schemeClr w14:val="tx1"/>
              </w14:solidFill>
            </w14:textFill>
          </w:rPr>
          <w:delText xml:space="preserve"> better cooling effects (Du et al., 2016; Sun et al., 2012; </w:delText>
        </w:r>
      </w:del>
      <w:del w:id="632" w:author="野草" w:date="2024-04-24T14:08:33Z">
        <w:r>
          <w:rPr>
            <w:rFonts w:hint="eastAsia" w:cs="Times New Roman"/>
            <w:color w:val="000000" w:themeColor="text1"/>
            <w14:textFill>
              <w14:solidFill>
                <w14:schemeClr w14:val="tx1"/>
              </w14:solidFill>
            </w14:textFill>
          </w:rPr>
          <w:delText>Xue et al., 2019</w:delText>
        </w:r>
      </w:del>
      <w:del w:id="633" w:author="野草" w:date="2024-04-24T14:08:33Z">
        <w:r>
          <w:rPr>
            <w:rFonts w:cs="Times New Roman"/>
            <w:color w:val="000000" w:themeColor="text1"/>
            <w14:textFill>
              <w14:solidFill>
                <w14:schemeClr w14:val="tx1"/>
              </w14:solidFill>
            </w14:textFill>
          </w:rPr>
          <w:delText>).</w:delText>
        </w:r>
      </w:del>
      <w:del w:id="634" w:author="野草" w:date="2024-04-24T14:08:33Z">
        <w:r>
          <w:rPr>
            <w:rFonts w:hint="eastAsia" w:cs="Times New Roman"/>
            <w:color w:val="000000" w:themeColor="text1"/>
            <w14:textFill>
              <w14:solidFill>
                <w14:schemeClr w14:val="tx1"/>
              </w14:solidFill>
            </w14:textFill>
          </w:rPr>
          <w:delText xml:space="preserve"> </w:delText>
        </w:r>
      </w:del>
      <w:del w:id="635" w:author="野草" w:date="2024-04-24T14:08:33Z">
        <w:r>
          <w:rPr>
            <w:rFonts w:cs="Times New Roman"/>
            <w:color w:val="000000" w:themeColor="text1"/>
            <w14:textFill>
              <w14:solidFill>
                <w14:schemeClr w14:val="tx1"/>
              </w14:solidFill>
            </w14:textFill>
          </w:rPr>
          <w:delText xml:space="preserve">The roles of land </w:delText>
        </w:r>
      </w:del>
      <w:del w:id="636" w:author="野草" w:date="2024-04-24T14:08:33Z">
        <w:r>
          <w:rPr>
            <w:rFonts w:hint="eastAsia" w:cs="Times New Roman"/>
            <w:color w:val="000000" w:themeColor="text1"/>
            <w14:textFill>
              <w14:solidFill>
                <w14:schemeClr w14:val="tx1"/>
              </w14:solidFill>
            </w14:textFill>
          </w:rPr>
          <w:delText>cover</w:delText>
        </w:r>
      </w:del>
      <w:del w:id="637" w:author="野草" w:date="2024-04-24T14:08:33Z">
        <w:r>
          <w:rPr>
            <w:rFonts w:cs="Times New Roman"/>
            <w:color w:val="000000" w:themeColor="text1"/>
            <w14:textFill>
              <w14:solidFill>
                <w14:schemeClr w14:val="tx1"/>
              </w14:solidFill>
            </w14:textFill>
          </w:rPr>
          <w:delText xml:space="preserve"> patterns and the three-dimensional architectural characteristics of waterfront areas have also been explored. Several studies </w:delText>
        </w:r>
      </w:del>
      <w:del w:id="638" w:author="野草" w:date="2024-04-24T14:08:33Z">
        <w:r>
          <w:rPr>
            <w:rFonts w:hint="eastAsia" w:cs="Times New Roman"/>
            <w:color w:val="000000" w:themeColor="text1"/>
            <w14:textFill>
              <w14:solidFill>
                <w14:schemeClr w14:val="tx1"/>
              </w14:solidFill>
            </w14:textFill>
          </w:rPr>
          <w:delText>showed</w:delText>
        </w:r>
      </w:del>
      <w:del w:id="639" w:author="野草" w:date="2024-04-24T14:08:33Z">
        <w:r>
          <w:rPr>
            <w:rFonts w:cs="Times New Roman"/>
            <w:color w:val="000000" w:themeColor="text1"/>
            <w14:textFill>
              <w14:solidFill>
                <w14:schemeClr w14:val="tx1"/>
              </w14:solidFill>
            </w14:textFill>
          </w:rPr>
          <w:delText xml:space="preserve"> that higher and denser buildings may reduce water cooling, </w:delText>
        </w:r>
      </w:del>
      <w:del w:id="640" w:author="野草" w:date="2024-04-24T14:08:33Z">
        <w:r>
          <w:rPr>
            <w:rFonts w:hint="eastAsia" w:cs="Times New Roman"/>
            <w:color w:val="000000" w:themeColor="text1"/>
            <w14:textFill>
              <w14:solidFill>
                <w14:schemeClr w14:val="tx1"/>
              </w14:solidFill>
            </w14:textFill>
          </w:rPr>
          <w:delText>while</w:delText>
        </w:r>
      </w:del>
      <w:del w:id="641" w:author="野草" w:date="2024-04-24T14:08:33Z">
        <w:r>
          <w:rPr>
            <w:rFonts w:cs="Times New Roman"/>
            <w:color w:val="000000" w:themeColor="text1"/>
            <w14:textFill>
              <w14:solidFill>
                <w14:schemeClr w14:val="tx1"/>
              </w14:solidFill>
            </w14:textFill>
          </w:rPr>
          <w:delText xml:space="preserve"> a study in the Pearl River Delta suggest</w:delText>
        </w:r>
      </w:del>
      <w:del w:id="642" w:author="野草" w:date="2024-04-24T14:08:33Z">
        <w:r>
          <w:rPr>
            <w:rFonts w:hint="eastAsia" w:cs="Times New Roman"/>
            <w:color w:val="000000" w:themeColor="text1"/>
            <w14:textFill>
              <w14:solidFill>
                <w14:schemeClr w14:val="tx1"/>
              </w14:solidFill>
            </w14:textFill>
          </w:rPr>
          <w:delText>ed</w:delText>
        </w:r>
      </w:del>
      <w:del w:id="643" w:author="野草" w:date="2024-04-24T14:08:33Z">
        <w:r>
          <w:rPr>
            <w:rFonts w:cs="Times New Roman"/>
            <w:color w:val="000000" w:themeColor="text1"/>
            <w14:textFill>
              <w14:solidFill>
                <w14:schemeClr w14:val="tx1"/>
              </w14:solidFill>
            </w14:textFill>
          </w:rPr>
          <w:delText xml:space="preserve"> that better cooling effects</w:delText>
        </w:r>
      </w:del>
      <w:del w:id="644" w:author="野草" w:date="2024-04-24T14:08:33Z">
        <w:r>
          <w:rPr>
            <w:rFonts w:hint="eastAsia" w:cs="Times New Roman"/>
            <w:color w:val="000000" w:themeColor="text1"/>
            <w14:textFill>
              <w14:solidFill>
                <w14:schemeClr w14:val="tx1"/>
              </w14:solidFill>
            </w14:textFill>
          </w:rPr>
          <w:delText xml:space="preserve"> tended to appear at </w:delText>
        </w:r>
      </w:del>
      <w:del w:id="645" w:author="野草" w:date="2024-04-24T14:08:33Z">
        <w:r>
          <w:rPr>
            <w:rFonts w:cs="Times New Roman"/>
            <w:color w:val="000000" w:themeColor="text1"/>
            <w14:textFill>
              <w14:solidFill>
                <w14:schemeClr w14:val="tx1"/>
              </w14:solidFill>
            </w14:textFill>
          </w:rPr>
          <w:delText xml:space="preserve">wetlands </w:delText>
        </w:r>
      </w:del>
      <w:del w:id="646" w:author="野草" w:date="2024-04-24T14:08:33Z">
        <w:r>
          <w:rPr>
            <w:rFonts w:hint="eastAsia" w:cs="Times New Roman"/>
            <w:color w:val="000000" w:themeColor="text1"/>
            <w14:textFill>
              <w14:solidFill>
                <w14:schemeClr w14:val="tx1"/>
              </w14:solidFill>
            </w14:textFill>
          </w:rPr>
          <w:delText>near</w:delText>
        </w:r>
      </w:del>
      <w:del w:id="647" w:author="野草" w:date="2024-04-24T14:08:33Z">
        <w:r>
          <w:rPr>
            <w:rFonts w:cs="Times New Roman"/>
            <w:color w:val="000000" w:themeColor="text1"/>
            <w14:textFill>
              <w14:solidFill>
                <w14:schemeClr w14:val="tx1"/>
              </w14:solidFill>
            </w14:textFill>
          </w:rPr>
          <w:delText xml:space="preserve"> densely built areas</w:delText>
        </w:r>
      </w:del>
      <w:del w:id="648" w:author="野草" w:date="2024-04-24T14:08:33Z">
        <w:r>
          <w:rPr>
            <w:rFonts w:hint="eastAsia" w:cs="Times New Roman"/>
            <w:color w:val="000000" w:themeColor="text1"/>
            <w14:textFill>
              <w14:solidFill>
                <w14:schemeClr w14:val="tx1"/>
              </w14:solidFill>
            </w14:textFill>
          </w:rPr>
          <w:delText xml:space="preserve"> (Peng et al., 2020a; Guo et al., 2023)</w:delText>
        </w:r>
      </w:del>
      <w:del w:id="649" w:author="野草" w:date="2024-04-24T14:08:33Z">
        <w:r>
          <w:rPr>
            <w:rFonts w:cs="Times New Roman"/>
            <w:color w:val="000000" w:themeColor="text1"/>
            <w14:textFill>
              <w14:solidFill>
                <w14:schemeClr w14:val="tx1"/>
              </w14:solidFill>
            </w14:textFill>
          </w:rPr>
          <w:delText>.</w:delText>
        </w:r>
      </w:del>
      <w:del w:id="650" w:author="野草" w:date="2024-04-24T14:08:33Z">
        <w:r>
          <w:rPr>
            <w:rFonts w:hint="eastAsia" w:cs="Times New Roman"/>
            <w:color w:val="000000" w:themeColor="text1"/>
            <w14:textFill>
              <w14:solidFill>
                <w14:schemeClr w14:val="tx1"/>
              </w14:solidFill>
            </w14:textFill>
          </w:rPr>
          <w:delText xml:space="preserve"> </w:delText>
        </w:r>
      </w:del>
      <w:del w:id="651" w:author="野草" w:date="2024-04-24T14:08:33Z">
        <w:r>
          <w:rPr>
            <w:rFonts w:cs="Times New Roman"/>
            <w:color w:val="000000" w:themeColor="text1"/>
            <w14:textFill>
              <w14:solidFill>
                <w14:schemeClr w14:val="tx1"/>
              </w14:solidFill>
            </w14:textFill>
          </w:rPr>
          <w:delText>Furthermore, factors such as proportion</w:delText>
        </w:r>
      </w:del>
      <w:del w:id="652" w:author="野草" w:date="2024-04-24T14:08:33Z">
        <w:r>
          <w:rPr>
            <w:rFonts w:hint="eastAsia" w:cs="Times New Roman"/>
            <w:color w:val="000000" w:themeColor="text1"/>
            <w14:textFill>
              <w14:solidFill>
                <w14:schemeClr w14:val="tx1"/>
              </w14:solidFill>
            </w14:textFill>
          </w:rPr>
          <w:delText xml:space="preserve"> of </w:delText>
        </w:r>
      </w:del>
      <w:del w:id="653" w:author="野草" w:date="2024-04-24T14:08:33Z">
        <w:r>
          <w:rPr>
            <w:rFonts w:cs="Times New Roman"/>
            <w:color w:val="000000" w:themeColor="text1"/>
            <w14:textFill>
              <w14:solidFill>
                <w14:schemeClr w14:val="tx1"/>
              </w14:solidFill>
            </w14:textFill>
          </w:rPr>
          <w:delText xml:space="preserve">vegetation cover, street width, average building height, floor area ratio, and building area ratio </w:delText>
        </w:r>
      </w:del>
      <w:del w:id="654" w:author="野草" w:date="2024-04-24T14:08:33Z">
        <w:r>
          <w:rPr>
            <w:rFonts w:hint="eastAsia" w:cs="Times New Roman"/>
            <w:color w:val="000000" w:themeColor="text1"/>
            <w14:textFill>
              <w14:solidFill>
                <w14:schemeClr w14:val="tx1"/>
              </w14:solidFill>
            </w14:textFill>
          </w:rPr>
          <w:delText>also potentially</w:delText>
        </w:r>
      </w:del>
      <w:del w:id="655" w:author="野草" w:date="2024-04-24T14:08:33Z">
        <w:r>
          <w:rPr>
            <w:rFonts w:cs="Times New Roman"/>
            <w:color w:val="000000" w:themeColor="text1"/>
            <w14:textFill>
              <w14:solidFill>
                <w14:schemeClr w14:val="tx1"/>
              </w14:solidFill>
            </w14:textFill>
          </w:rPr>
          <w:delText xml:space="preserve"> </w:delText>
        </w:r>
      </w:del>
      <w:del w:id="656" w:author="野草" w:date="2024-04-24T14:08:33Z">
        <w:r>
          <w:rPr>
            <w:rFonts w:hint="eastAsia" w:cs="Times New Roman"/>
            <w:color w:val="000000" w:themeColor="text1"/>
            <w14:textFill>
              <w14:solidFill>
                <w14:schemeClr w14:val="tx1"/>
              </w14:solidFill>
            </w14:textFill>
          </w:rPr>
          <w:delText>take effects (</w:delText>
        </w:r>
      </w:del>
      <w:del w:id="657" w:author="野草" w:date="2024-04-24T14:08:33Z">
        <w:r>
          <w:rPr>
            <w:rFonts w:cs="Times New Roman"/>
            <w:color w:val="000000" w:themeColor="text1"/>
            <w14:textFill>
              <w14:solidFill>
                <w14:schemeClr w14:val="tx1"/>
              </w14:solidFill>
            </w14:textFill>
          </w:rPr>
          <w:delText>Hathway</w:delText>
        </w:r>
      </w:del>
      <w:del w:id="658" w:author="野草" w:date="2024-04-24T14:08:33Z">
        <w:r>
          <w:rPr>
            <w:rFonts w:hint="eastAsia" w:cs="Times New Roman"/>
            <w:color w:val="000000" w:themeColor="text1"/>
            <w14:textFill>
              <w14:solidFill>
                <w14:schemeClr w14:val="tx1"/>
              </w14:solidFill>
            </w14:textFill>
          </w:rPr>
          <w:delText xml:space="preserve"> et al., 2012; </w:delText>
        </w:r>
      </w:del>
      <w:del w:id="659" w:author="野草" w:date="2024-04-24T14:08:33Z">
        <w:r>
          <w:rPr>
            <w:rFonts w:cs="Times New Roman"/>
            <w:color w:val="000000" w:themeColor="text1"/>
            <w14:textFill>
              <w14:solidFill>
                <w14:schemeClr w14:val="tx1"/>
              </w14:solidFill>
            </w14:textFill>
          </w:rPr>
          <w:delText>Syafii</w:delText>
        </w:r>
      </w:del>
      <w:del w:id="660" w:author="野草" w:date="2024-04-24T14:08:33Z">
        <w:r>
          <w:rPr>
            <w:rFonts w:hint="eastAsia" w:cs="Times New Roman"/>
            <w:color w:val="000000" w:themeColor="text1"/>
            <w14:textFill>
              <w14:solidFill>
                <w14:schemeClr w14:val="tx1"/>
              </w14:solidFill>
            </w14:textFill>
          </w:rPr>
          <w:delText xml:space="preserve"> et al., 2017; Zhou et al., 2022)</w:delText>
        </w:r>
      </w:del>
      <w:del w:id="661" w:author="野草" w:date="2024-04-24T14:08:33Z">
        <w:r>
          <w:rPr>
            <w:rFonts w:cs="Times New Roman"/>
            <w:color w:val="000000" w:themeColor="text1"/>
            <w14:textFill>
              <w14:solidFill>
                <w14:schemeClr w14:val="tx1"/>
              </w14:solidFill>
            </w14:textFill>
          </w:rPr>
          <w:delText>.</w:delText>
        </w:r>
      </w:del>
    </w:p>
    <w:p>
      <w:pPr>
        <w:jc w:val="left"/>
        <w:rPr>
          <w:del w:id="662" w:author="野草" w:date="2024-04-24T14:01:53Z"/>
          <w:rFonts w:cs="Times New Roman"/>
          <w:color w:val="000000" w:themeColor="text1"/>
          <w14:textFill>
            <w14:solidFill>
              <w14:schemeClr w14:val="tx1"/>
            </w14:solidFill>
          </w14:textFill>
        </w:rPr>
      </w:pPr>
    </w:p>
    <w:p>
      <w:pPr>
        <w:jc w:val="left"/>
        <w:rPr>
          <w:ins w:id="663" w:author="野草" w:date="2024-04-24T11:36:36Z"/>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pPr>
    </w:p>
    <w:bookmarkEnd w:id="10"/>
    <w:p>
      <w:pPr>
        <w:jc w:val="left"/>
        <w:rPr>
          <w:del w:id="664" w:author="野草" w:date="2024-04-23T22:56:19Z"/>
          <w:rFonts w:cs="Times New Roman"/>
          <w:color w:val="000000" w:themeColor="text1"/>
          <w14:textFill>
            <w14:solidFill>
              <w14:schemeClr w14:val="tx1"/>
            </w14:solidFill>
          </w14:textFill>
        </w:rPr>
      </w:pPr>
      <w:del w:id="665" w:author="野草" w:date="2024-04-23T22:56:19Z">
        <w:commentRangeStart w:id="1"/>
        <w:r>
          <w:rPr>
            <w:rFonts w:cs="Times New Roman"/>
            <w:color w:val="000000" w:themeColor="text1"/>
            <w14:textFill>
              <w14:solidFill>
                <w14:schemeClr w14:val="tx1"/>
              </w14:solidFill>
            </w14:textFill>
          </w:rPr>
          <w:delText xml:space="preserve">Principally influenced by mechanical forces, urban wind patterns, including </w:delText>
        </w:r>
      </w:del>
      <w:del w:id="666" w:author="野草" w:date="2024-04-23T22:56:19Z">
        <w:r>
          <w:rPr>
            <w:rFonts w:hint="eastAsia" w:cs="Times New Roman"/>
            <w:color w:val="000000" w:themeColor="text1"/>
            <w14:textFill>
              <w14:solidFill>
                <w14:schemeClr w14:val="tx1"/>
              </w14:solidFill>
            </w14:textFill>
          </w:rPr>
          <w:delText xml:space="preserve">both </w:delText>
        </w:r>
      </w:del>
      <w:del w:id="667" w:author="野草" w:date="2024-04-23T22:56:19Z">
        <w:r>
          <w:rPr>
            <w:rFonts w:cs="Times New Roman"/>
            <w:color w:val="000000" w:themeColor="text1"/>
            <w14:textFill>
              <w14:solidFill>
                <w14:schemeClr w14:val="tx1"/>
              </w14:solidFill>
            </w14:textFill>
          </w:rPr>
          <w:delText>directions and intensities, are impacted by local topographic variations</w:delText>
        </w:r>
      </w:del>
      <w:del w:id="668" w:author="野草" w:date="2024-04-23T22:56:19Z">
        <w:r>
          <w:rPr>
            <w:rFonts w:hint="eastAsia" w:cs="Times New Roman"/>
            <w:color w:val="000000" w:themeColor="text1"/>
            <w14:textFill>
              <w14:solidFill>
                <w14:schemeClr w14:val="tx1"/>
              </w14:solidFill>
            </w14:textFill>
          </w:rPr>
          <w:delText xml:space="preserve">, such as </w:delText>
        </w:r>
      </w:del>
      <w:del w:id="669" w:author="野草" w:date="2024-04-23T22:56:19Z">
        <w:r>
          <w:rPr>
            <w:rFonts w:cs="Times New Roman"/>
            <w:color w:val="000000" w:themeColor="text1"/>
            <w14:textFill>
              <w14:solidFill>
                <w14:schemeClr w14:val="tx1"/>
              </w14:solidFill>
            </w14:textFill>
          </w:rPr>
          <w:delText>hills, ridges, and cliffs (</w:delText>
        </w:r>
      </w:del>
      <w:del w:id="670" w:author="野草" w:date="2024-04-23T22:56:19Z">
        <w:r>
          <w:rPr>
            <w:rFonts w:hint="eastAsia" w:cs="Times New Roman"/>
            <w:color w:val="000000" w:themeColor="text1"/>
            <w14:textFill>
              <w14:solidFill>
                <w14:schemeClr w14:val="tx1"/>
              </w14:solidFill>
            </w14:textFill>
          </w:rPr>
          <w:delText xml:space="preserve">Chen et al., 2021; </w:delText>
        </w:r>
      </w:del>
      <w:del w:id="671" w:author="野草" w:date="2024-04-23T22:56:19Z">
        <w:r>
          <w:rPr>
            <w:rFonts w:cs="Times New Roman"/>
            <w:color w:val="000000" w:themeColor="text1"/>
            <w14:textFill>
              <w14:solidFill>
                <w14:schemeClr w14:val="tx1"/>
              </w14:solidFill>
            </w14:textFill>
          </w:rPr>
          <w:delText xml:space="preserve">Zhou et al., 2020). </w:delText>
        </w:r>
      </w:del>
      <w:del w:id="672" w:author="野草" w:date="2024-04-23T22:56:19Z">
        <w:r>
          <w:rPr>
            <w:rFonts w:hint="eastAsia" w:cs="Times New Roman"/>
            <w:color w:val="000000" w:themeColor="text1"/>
            <w14:textFill>
              <w14:solidFill>
                <w14:schemeClr w14:val="tx1"/>
              </w14:solidFill>
            </w14:textFill>
          </w:rPr>
          <w:delText>As w</w:delText>
        </w:r>
      </w:del>
      <w:del w:id="673" w:author="野草" w:date="2024-04-23T22:56:19Z">
        <w:r>
          <w:rPr>
            <w:rFonts w:cs="Times New Roman"/>
            <w:color w:val="000000" w:themeColor="text1"/>
            <w14:textFill>
              <w14:solidFill>
                <w14:schemeClr w14:val="tx1"/>
              </w14:solidFill>
            </w14:textFill>
          </w:rPr>
          <w:delText xml:space="preserve">ind </w:delText>
        </w:r>
      </w:del>
      <w:del w:id="674" w:author="野草" w:date="2024-04-23T22:56:19Z">
        <w:r>
          <w:rPr>
            <w:rFonts w:hint="eastAsia" w:cs="Times New Roman"/>
            <w:color w:val="000000" w:themeColor="text1"/>
            <w14:textFill>
              <w14:solidFill>
                <w14:schemeClr w14:val="tx1"/>
              </w14:solidFill>
            </w14:textFill>
          </w:rPr>
          <w:delText xml:space="preserve">can </w:delText>
        </w:r>
      </w:del>
      <w:del w:id="675" w:author="野草" w:date="2024-04-23T22:56:19Z">
        <w:r>
          <w:rPr>
            <w:rFonts w:cs="Times New Roman"/>
            <w:color w:val="000000" w:themeColor="text1"/>
            <w14:textFill>
              <w14:solidFill>
                <w14:schemeClr w14:val="tx1"/>
              </w14:solidFill>
            </w14:textFill>
          </w:rPr>
          <w:delText xml:space="preserve">play a role in </w:delText>
        </w:r>
      </w:del>
      <w:del w:id="676" w:author="野草" w:date="2024-04-23T22:56:19Z">
        <w:r>
          <w:rPr>
            <w:rFonts w:hint="eastAsia" w:cs="Times New Roman"/>
            <w:color w:val="000000" w:themeColor="text1"/>
            <w14:textFill>
              <w14:solidFill>
                <w14:schemeClr w14:val="tx1"/>
              </w14:solidFill>
            </w14:textFill>
          </w:rPr>
          <w:delText>bringing in cool air</w:delText>
        </w:r>
      </w:del>
      <w:del w:id="677" w:author="野草" w:date="2024-04-23T22:56:19Z">
        <w:r>
          <w:rPr>
            <w:rFonts w:cs="Times New Roman"/>
            <w:color w:val="000000" w:themeColor="text1"/>
            <w14:textFill>
              <w14:solidFill>
                <w14:schemeClr w14:val="tx1"/>
              </w14:solidFill>
            </w14:textFill>
          </w:rPr>
          <w:delText xml:space="preserve"> and expelling excess heat </w:delText>
        </w:r>
      </w:del>
      <w:del w:id="678" w:author="野草" w:date="2024-04-23T22:56:19Z">
        <w:r>
          <w:rPr>
            <w:rFonts w:hint="eastAsia" w:cs="Times New Roman"/>
            <w:color w:val="000000" w:themeColor="text1"/>
            <w14:textFill>
              <w14:solidFill>
                <w14:schemeClr w14:val="tx1"/>
              </w14:solidFill>
            </w14:textFill>
          </w:rPr>
          <w:delText>of specific areas</w:delText>
        </w:r>
      </w:del>
      <w:del w:id="679" w:author="野草" w:date="2024-04-23T22:56:19Z">
        <w:r>
          <w:rPr>
            <w:rFonts w:cs="Times New Roman"/>
            <w:color w:val="000000" w:themeColor="text1"/>
            <w14:textFill>
              <w14:solidFill>
                <w14:schemeClr w14:val="tx1"/>
              </w14:solidFill>
            </w14:textFill>
          </w:rPr>
          <w:delText>, there is</w:delText>
        </w:r>
      </w:del>
      <w:del w:id="680" w:author="野草" w:date="2024-04-23T22:56:19Z">
        <w:r>
          <w:rPr>
            <w:rFonts w:hint="eastAsia" w:cs="Times New Roman"/>
            <w:color w:val="000000" w:themeColor="text1"/>
            <w14:textFill>
              <w14:solidFill>
                <w14:schemeClr w14:val="tx1"/>
              </w14:solidFill>
            </w14:textFill>
          </w:rPr>
          <w:delText xml:space="preserve"> a</w:delText>
        </w:r>
      </w:del>
      <w:del w:id="681" w:author="野草" w:date="2024-04-23T22:56:19Z">
        <w:r>
          <w:rPr>
            <w:rFonts w:cs="Times New Roman"/>
            <w:color w:val="000000" w:themeColor="text1"/>
            <w14:textFill>
              <w14:solidFill>
                <w14:schemeClr w14:val="tx1"/>
              </w14:solidFill>
            </w14:textFill>
          </w:rPr>
          <w:delText xml:space="preserve"> speculation that</w:delText>
        </w:r>
      </w:del>
      <w:del w:id="682" w:author="野草" w:date="2024-04-23T22:56:19Z">
        <w:r>
          <w:rPr>
            <w:rFonts w:hint="eastAsia" w:cs="Times New Roman"/>
            <w:color w:val="000000" w:themeColor="text1"/>
            <w14:textFill>
              <w14:solidFill>
                <w14:schemeClr w14:val="tx1"/>
              </w14:solidFill>
            </w14:textFill>
          </w:rPr>
          <w:delText xml:space="preserve"> the spatial patterns of water cooling are more complex in cities with uneven surfaces and </w:delText>
        </w:r>
      </w:del>
      <w:del w:id="683" w:author="野草" w:date="2024-04-23T22:56:19Z">
        <w:r>
          <w:rPr>
            <w:rFonts w:cs="Times New Roman"/>
            <w:color w:val="000000" w:themeColor="text1"/>
            <w14:textFill>
              <w14:solidFill>
                <w14:schemeClr w14:val="tx1"/>
              </w14:solidFill>
            </w14:textFill>
          </w:rPr>
          <w:delText>topographical variables m</w:delText>
        </w:r>
      </w:del>
      <w:del w:id="684" w:author="野草" w:date="2024-04-23T22:56:19Z">
        <w:r>
          <w:rPr>
            <w:rFonts w:hint="eastAsia" w:cs="Times New Roman"/>
            <w:color w:val="000000" w:themeColor="text1"/>
            <w14:textFill>
              <w14:solidFill>
                <w14:schemeClr w14:val="tx1"/>
              </w14:solidFill>
            </w14:textFill>
          </w:rPr>
          <w:delText>ay</w:delText>
        </w:r>
      </w:del>
      <w:del w:id="685" w:author="野草" w:date="2024-04-23T22:56:19Z">
        <w:r>
          <w:rPr>
            <w:rFonts w:cs="Times New Roman"/>
            <w:color w:val="000000" w:themeColor="text1"/>
            <w14:textFill>
              <w14:solidFill>
                <w14:schemeClr w14:val="tx1"/>
              </w14:solidFill>
            </w14:textFill>
          </w:rPr>
          <w:delText xml:space="preserve"> serve as potential influencing factors. However, the majority of prior investigations on water cooling effects were conducted in </w:delText>
        </w:r>
      </w:del>
      <w:del w:id="686" w:author="野草" w:date="2024-04-23T22:56:19Z">
        <w:r>
          <w:rPr>
            <w:rFonts w:hint="eastAsia" w:cs="Times New Roman"/>
            <w:color w:val="000000" w:themeColor="text1"/>
            <w14:textFill>
              <w14:solidFill>
                <w14:schemeClr w14:val="tx1"/>
              </w14:solidFill>
            </w14:textFill>
          </w:rPr>
          <w:delText>plain cities</w:delText>
        </w:r>
      </w:del>
      <w:del w:id="687" w:author="野草" w:date="2024-04-23T22:56:19Z">
        <w:r>
          <w:rPr>
            <w:rFonts w:cs="Times New Roman"/>
            <w:color w:val="000000" w:themeColor="text1"/>
            <w14:textFill>
              <w14:solidFill>
                <w14:schemeClr w14:val="tx1"/>
              </w14:solidFill>
            </w14:textFill>
          </w:rPr>
          <w:delText xml:space="preserve">, leaving the relationships between various topographic indicators and </w:delText>
        </w:r>
      </w:del>
      <w:del w:id="688" w:author="野草" w:date="2024-04-23T22:56:19Z">
        <w:r>
          <w:rPr>
            <w:rFonts w:hint="eastAsia" w:cs="Times New Roman"/>
            <w:color w:val="000000" w:themeColor="text1"/>
            <w14:textFill>
              <w14:solidFill>
                <w14:schemeClr w14:val="tx1"/>
              </w14:solidFill>
            </w14:textFill>
          </w:rPr>
          <w:delText xml:space="preserve">water </w:delText>
        </w:r>
      </w:del>
      <w:del w:id="689" w:author="野草" w:date="2024-04-23T22:56:19Z">
        <w:r>
          <w:rPr>
            <w:rFonts w:cs="Times New Roman"/>
            <w:color w:val="000000" w:themeColor="text1"/>
            <w14:textFill>
              <w14:solidFill>
                <w14:schemeClr w14:val="tx1"/>
              </w14:solidFill>
            </w14:textFill>
          </w:rPr>
          <w:delText xml:space="preserve">cooling </w:delText>
        </w:r>
      </w:del>
      <w:del w:id="690" w:author="野草" w:date="2024-04-23T22:56:19Z">
        <w:r>
          <w:rPr>
            <w:rFonts w:hint="eastAsia" w:cs="Times New Roman"/>
            <w:color w:val="000000" w:themeColor="text1"/>
            <w14:textFill>
              <w14:solidFill>
                <w14:schemeClr w14:val="tx1"/>
              </w14:solidFill>
            </w14:textFill>
          </w:rPr>
          <w:delText xml:space="preserve">effects </w:delText>
        </w:r>
      </w:del>
      <w:del w:id="691" w:author="野草" w:date="2024-04-23T22:56:19Z">
        <w:r>
          <w:rPr>
            <w:rFonts w:cs="Times New Roman"/>
            <w:color w:val="000000" w:themeColor="text1"/>
            <w14:textFill>
              <w14:solidFill>
                <w14:schemeClr w14:val="tx1"/>
              </w14:solidFill>
            </w14:textFill>
          </w:rPr>
          <w:delText xml:space="preserve">poorly understood in </w:delText>
        </w:r>
      </w:del>
      <w:del w:id="692" w:author="野草" w:date="2024-04-23T22:56:19Z">
        <w:r>
          <w:rPr>
            <w:rFonts w:hint="eastAsia" w:cs="Times New Roman"/>
            <w:color w:val="000000" w:themeColor="text1"/>
            <w14:textFill>
              <w14:solidFill>
                <w14:schemeClr w14:val="tx1"/>
              </w14:solidFill>
            </w14:textFill>
          </w:rPr>
          <w:delText>urban areas</w:delText>
        </w:r>
      </w:del>
      <w:del w:id="693" w:author="野草" w:date="2024-04-23T22:56:19Z">
        <w:r>
          <w:rPr>
            <w:rFonts w:cs="Times New Roman"/>
            <w:color w:val="000000" w:themeColor="text1"/>
            <w14:textFill>
              <w14:solidFill>
                <w14:schemeClr w14:val="tx1"/>
              </w14:solidFill>
            </w14:textFill>
          </w:rPr>
          <w:delText xml:space="preserve"> characterized by relatively complex terrain</w:delText>
        </w:r>
      </w:del>
      <w:del w:id="694" w:author="野草" w:date="2024-04-23T22:56:19Z">
        <w:r>
          <w:rPr>
            <w:rFonts w:hint="eastAsia" w:cs="Times New Roman"/>
            <w:color w:val="000000" w:themeColor="text1"/>
            <w14:textFill>
              <w14:solidFill>
                <w14:schemeClr w14:val="tx1"/>
              </w14:solidFill>
            </w14:textFill>
          </w:rPr>
          <w:delText>s</w:delText>
        </w:r>
      </w:del>
      <w:del w:id="695" w:author="野草" w:date="2024-04-23T22:56:19Z">
        <w:r>
          <w:rPr>
            <w:rFonts w:cs="Times New Roman"/>
            <w:color w:val="000000" w:themeColor="text1"/>
            <w14:textFill>
              <w14:solidFill>
                <w14:schemeClr w14:val="tx1"/>
              </w14:solidFill>
            </w14:textFill>
          </w:rPr>
          <w:delText>.</w:delText>
        </w:r>
        <w:commentRangeEnd w:id="1"/>
      </w:del>
      <w:del w:id="696" w:author="野草" w:date="2024-04-23T22:56:19Z">
        <w:r>
          <w:rPr>
            <w:rStyle w:val="13"/>
          </w:rPr>
          <w:commentReference w:id="1"/>
        </w:r>
      </w:del>
    </w:p>
    <w:p>
      <w:pPr>
        <w:rPr>
          <w:del w:id="697" w:author="野草" w:date="2024-04-24T17:06:09Z"/>
          <w:rFonts w:cs="Times New Roman"/>
        </w:rPr>
      </w:pPr>
    </w:p>
    <w:p>
      <w:pPr>
        <w:jc w:val="left"/>
        <w:rPr>
          <w:ins w:id="698" w:author="野草" w:date="2024-04-24T14:18:08Z"/>
          <w:rFonts w:cs="Times New Roman"/>
        </w:rPr>
      </w:pPr>
      <w:ins w:id="699" w:author="野草" w:date="2024-04-24T14:18:08Z">
        <w:bookmarkStart w:id="14" w:name="OLE_LINK43"/>
        <w:bookmarkStart w:id="15" w:name="OLE_LINK72"/>
        <w:bookmarkStart w:id="16" w:name="OLE_LINK40"/>
        <w:bookmarkStart w:id="17" w:name="OLE_LINK71"/>
        <w:r>
          <w:rPr>
            <w:rFonts w:hint="eastAsia" w:cs="Times New Roman"/>
          </w:rPr>
          <w:t xml:space="preserve">Despite </w:t>
        </w:r>
      </w:ins>
      <w:ins w:id="700" w:author="野草" w:date="2024-04-24T14:18:08Z">
        <w:r>
          <w:rPr>
            <w:rFonts w:hint="eastAsia" w:cs="Times New Roman"/>
            <w:highlight w:val="green"/>
            <w:rPrChange w:id="701" w:author="野草" w:date="2024-04-24T16:00:48Z">
              <w:rPr>
                <w:rFonts w:hint="eastAsia" w:cs="Times New Roman"/>
              </w:rPr>
            </w:rPrChange>
          </w:rPr>
          <w:t>numerous studies</w:t>
        </w:r>
      </w:ins>
      <w:ins w:id="702" w:author="野草" w:date="2024-04-24T14:18:08Z">
        <w:r>
          <w:rPr>
            <w:rFonts w:hint="eastAsia" w:cs="Times New Roman"/>
          </w:rPr>
          <w:t xml:space="preserve">, the understanding of </w:t>
        </w:r>
      </w:ins>
      <w:ins w:id="703" w:author="野草" w:date="2024-04-24T14:18:08Z">
        <w:r>
          <w:rPr>
            <w:rFonts w:hint="eastAsia" w:cs="Times New Roman"/>
            <w:highlight w:val="green"/>
            <w:rPrChange w:id="704" w:author="野草" w:date="2024-04-24T16:00:55Z">
              <w:rPr>
                <w:rFonts w:hint="eastAsia" w:cs="Times New Roman"/>
              </w:rPr>
            </w:rPrChange>
          </w:rPr>
          <w:t>water cooling effects</w:t>
        </w:r>
      </w:ins>
      <w:ins w:id="705" w:author="野草" w:date="2024-04-24T14:18:08Z">
        <w:r>
          <w:rPr>
            <w:rFonts w:hint="eastAsia" w:cs="Times New Roman"/>
          </w:rPr>
          <w:t xml:space="preserve"> still faces </w:t>
        </w:r>
      </w:ins>
      <w:ins w:id="706" w:author="野草" w:date="2024-04-24T14:18:08Z">
        <w:r>
          <w:rPr>
            <w:rFonts w:hint="eastAsia" w:cs="Times New Roman"/>
            <w:highlight w:val="green"/>
            <w:rPrChange w:id="707" w:author="野草" w:date="2024-04-24T16:00:59Z">
              <w:rPr>
                <w:rFonts w:hint="eastAsia" w:cs="Times New Roman"/>
              </w:rPr>
            </w:rPrChange>
          </w:rPr>
          <w:t>certain limitations</w:t>
        </w:r>
      </w:ins>
      <w:ins w:id="708" w:author="野草" w:date="2024-04-24T14:18:08Z">
        <w:r>
          <w:rPr>
            <w:rFonts w:hint="eastAsia" w:cs="Times New Roman"/>
          </w:rPr>
          <w:t>. Firstly,</w:t>
        </w:r>
      </w:ins>
      <w:ins w:id="709" w:author="野草" w:date="2024-04-24T14:18:08Z">
        <w:r>
          <w:rPr>
            <w:rFonts w:cs="Times New Roman"/>
          </w:rPr>
          <w:t xml:space="preserve"> </w:t>
        </w:r>
      </w:ins>
      <w:ins w:id="710" w:author="野草" w:date="2024-04-24T16:13:41Z">
        <w:r>
          <w:rPr>
            <w:rFonts w:hint="eastAsia" w:cs="Times New Roman"/>
            <w:i w:val="0"/>
            <w:iCs w:val="0"/>
            <w:caps w:val="0"/>
            <w:color w:val="000000" w:themeColor="text1"/>
            <w:spacing w:val="0"/>
            <w:sz w:val="21"/>
            <w:szCs w:val="24"/>
            <w:highlight w:val="green"/>
            <w:shd w:val="clear" w:fill="auto"/>
            <w:lang w:val="en-US" w:eastAsia="zh-CN"/>
            <w:rPrChange w:id="711" w:author="野草" w:date="2024-04-24T16:13:45Z">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rPrChange>
            <w14:textFill>
              <w14:solidFill>
                <w14:schemeClr w14:val="tx1"/>
              </w14:solidFill>
            </w14:textFill>
          </w:rPr>
          <w:t>w</w:t>
        </w:r>
      </w:ins>
      <w:ins w:id="712"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13" w:author="野草" w:date="2024-04-24T16:13:45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ind</w:t>
        </w:r>
      </w:ins>
      <w:ins w:id="714"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plays </w:t>
        </w:r>
      </w:ins>
      <w:ins w:id="715"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16" w:author="野草" w:date="2024-04-24T16:13:50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a crucial role</w:t>
        </w:r>
      </w:ins>
      <w:ins w:id="717"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in </w:t>
        </w:r>
      </w:ins>
      <w:ins w:id="718"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19" w:author="野草" w:date="2024-04-24T16:13:53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transporting cool air</w:t>
        </w:r>
      </w:ins>
      <w:ins w:id="720"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and </w:t>
        </w:r>
      </w:ins>
      <w:ins w:id="721"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22" w:author="野草" w:date="2024-04-24T16:13:57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expelling excess heat</w:t>
        </w:r>
      </w:ins>
      <w:ins w:id="723"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from </w:t>
        </w:r>
      </w:ins>
      <w:ins w:id="724"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25" w:author="野草" w:date="2024-04-24T16:14:00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specific areas</w:t>
        </w:r>
      </w:ins>
      <w:ins w:id="726"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t>
        </w:r>
      </w:ins>
      <w:ins w:id="727" w:author="野草" w:date="2024-04-24T14:18:08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As </w:t>
        </w:r>
      </w:ins>
      <w:ins w:id="728"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29" w:author="野草" w:date="2024-04-24T16:14:02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mechanical forces</w:t>
        </w:r>
      </w:ins>
      <w:ins w:id="730"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resulting from </w:t>
        </w:r>
      </w:ins>
      <w:ins w:id="731"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32" w:author="野草" w:date="2024-04-24T16:14:06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local topographic variations</w:t>
        </w:r>
      </w:ins>
      <w:ins w:id="733"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such as</w:t>
        </w:r>
      </w:ins>
      <w:ins w:id="734"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35" w:author="野草" w:date="2024-04-24T16:14:09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 xml:space="preserve"> hills and mountains</w:t>
        </w:r>
      </w:ins>
      <w:ins w:id="736" w:author="野草" w:date="2024-04-24T14:18:08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can alter </w:t>
        </w:r>
      </w:ins>
      <w:ins w:id="737" w:author="野草" w:date="2024-04-24T14:18:08Z">
        <w:r>
          <w:rPr>
            <w:rFonts w:hint="eastAsia" w:cs="Times New Roman"/>
            <w:i w:val="0"/>
            <w:iCs w:val="0"/>
            <w:caps w:val="0"/>
            <w:color w:val="000000" w:themeColor="text1"/>
            <w:spacing w:val="0"/>
            <w:sz w:val="21"/>
            <w:szCs w:val="24"/>
            <w:highlight w:val="green"/>
            <w:shd w:val="clear" w:fill="auto"/>
            <w:lang w:val="en-US" w:eastAsia="zh-CN"/>
            <w:rPrChange w:id="738" w:author="野草" w:date="2024-04-24T16:14:13Z">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rPrChange>
            <w14:textFill>
              <w14:solidFill>
                <w14:schemeClr w14:val="tx1"/>
              </w14:solidFill>
            </w14:textFill>
          </w:rPr>
          <w:t>u</w:t>
        </w:r>
      </w:ins>
      <w:ins w:id="739"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40" w:author="野草" w:date="2024-04-24T16:14:13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rban wind pattern</w:t>
        </w:r>
      </w:ins>
      <w:ins w:id="741" w:author="野草" w:date="2024-04-24T14:18:08Z">
        <w:r>
          <w:rPr>
            <w:rFonts w:hint="eastAsia" w:cs="Times New Roman"/>
            <w:i w:val="0"/>
            <w:iCs w:val="0"/>
            <w:caps w:val="0"/>
            <w:color w:val="000000" w:themeColor="text1"/>
            <w:spacing w:val="0"/>
            <w:sz w:val="21"/>
            <w:szCs w:val="24"/>
            <w:highlight w:val="green"/>
            <w:shd w:val="clear" w:fill="auto"/>
            <w:lang w:val="en-US" w:eastAsia="zh-CN"/>
            <w:rPrChange w:id="742" w:author="野草" w:date="2024-04-24T16:14:13Z">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rPrChange>
            <w14:textFill>
              <w14:solidFill>
                <w14:schemeClr w14:val="tx1"/>
              </w14:solidFill>
            </w14:textFill>
          </w:rPr>
          <w:t>s</w:t>
        </w:r>
      </w:ins>
      <w:ins w:id="743"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it can be </w:t>
        </w:r>
      </w:ins>
      <w:ins w:id="744" w:author="野草" w:date="2024-04-24T14:31:35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specu</w:t>
        </w:r>
      </w:ins>
      <w:ins w:id="745" w:author="野草" w:date="2024-04-24T14:31:36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lated</w:t>
        </w:r>
      </w:ins>
      <w:ins w:id="746"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that </w:t>
        </w:r>
      </w:ins>
      <w:ins w:id="747"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48" w:author="野草" w:date="2024-04-24T16:14:19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topographical features</w:t>
        </w:r>
      </w:ins>
      <w:ins w:id="749"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could significantly </w:t>
        </w:r>
        <w:bookmarkStart w:id="18" w:name="OLE_LINK7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impact</w:t>
        </w:r>
        <w:bookmarkEnd w:id="18"/>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t>
        </w:r>
      </w:ins>
      <w:ins w:id="750"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51" w:author="野草" w:date="2024-04-24T16:14:22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water cooling</w:t>
        </w:r>
      </w:ins>
      <w:ins w:id="752"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(Chen et al., 2021; Zhou et al., 2020). </w:t>
        </w:r>
      </w:ins>
      <w:ins w:id="753"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54" w:author="野草" w:date="2024-04-24T16:14:26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Previous researches</w:t>
        </w:r>
      </w:ins>
      <w:ins w:id="755"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on </w:t>
        </w:r>
      </w:ins>
      <w:ins w:id="756"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57" w:author="野草" w:date="2024-04-24T16:14:31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water cooling effects</w:t>
        </w:r>
      </w:ins>
      <w:ins w:id="758"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t>
        </w:r>
      </w:ins>
      <w:ins w:id="759" w:author="野草" w:date="2024-04-24T14:18:08Z">
        <w:r>
          <w:rPr>
            <w:rFonts w:hint="eastAsia" w:ascii="Times New Roman" w:hAnsi="Times New Roman" w:cs="Times New Roman" w:eastAsiaTheme="minorEastAsia"/>
            <w:i w:val="0"/>
            <w:iCs w:val="0"/>
            <w:caps w:val="0"/>
            <w:color w:val="000000" w:themeColor="text1"/>
            <w:spacing w:val="0"/>
            <w:sz w:val="21"/>
            <w:szCs w:val="24"/>
            <w:highlight w:val="cyan"/>
            <w:shd w:val="clear" w:fill="auto"/>
            <w:rPrChange w:id="760" w:author="野草" w:date="2024-04-25T16:05:40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were</w:t>
        </w:r>
      </w:ins>
      <w:ins w:id="761"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primarily </w:t>
        </w:r>
      </w:ins>
      <w:ins w:id="762"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63" w:author="野草" w:date="2024-04-24T16:14:35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conducted in cities</w:t>
        </w:r>
      </w:ins>
      <w:ins w:id="764"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with </w:t>
        </w:r>
      </w:ins>
      <w:ins w:id="765"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66" w:author="野草" w:date="2024-04-24T16:14:38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flat terrains</w:t>
        </w:r>
      </w:ins>
      <w:ins w:id="767"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resulting in a gap in understanding how </w:t>
        </w:r>
      </w:ins>
      <w:ins w:id="768"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69" w:author="野草" w:date="2024-04-24T16:14:43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various topographic indicators</w:t>
        </w:r>
      </w:ins>
      <w:ins w:id="770"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influence </w:t>
        </w:r>
      </w:ins>
      <w:ins w:id="771"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72" w:author="野草" w:date="2024-04-24T16:14:46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water cooling</w:t>
        </w:r>
      </w:ins>
      <w:ins w:id="773"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t>
        </w:r>
      </w:ins>
      <w:ins w:id="774" w:author="野草" w:date="2024-04-24T16:14:50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of</w:t>
        </w:r>
      </w:ins>
      <w:ins w:id="775"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t>
        </w:r>
      </w:ins>
      <w:ins w:id="776"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77" w:author="野草" w:date="2024-04-24T16:14:54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urban areas</w:t>
        </w:r>
      </w:ins>
      <w:ins w:id="778"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with </w:t>
        </w:r>
      </w:ins>
      <w:ins w:id="779" w:author="野草" w:date="2024-04-24T14:18:08Z">
        <w:r>
          <w:rPr>
            <w:rFonts w:hint="eastAsia" w:ascii="Times New Roman" w:hAnsi="Times New Roman" w:cs="Times New Roman" w:eastAsiaTheme="minorEastAsia"/>
            <w:i w:val="0"/>
            <w:iCs w:val="0"/>
            <w:caps w:val="0"/>
            <w:color w:val="000000" w:themeColor="text1"/>
            <w:spacing w:val="0"/>
            <w:sz w:val="21"/>
            <w:szCs w:val="24"/>
            <w:highlight w:val="green"/>
            <w:shd w:val="clear" w:fill="auto"/>
            <w:rPrChange w:id="780" w:author="野草" w:date="2024-04-24T16:14:59Z">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rPrChange>
            <w14:textFill>
              <w14:solidFill>
                <w14:schemeClr w14:val="tx1"/>
              </w14:solidFill>
            </w14:textFill>
          </w:rPr>
          <w:t>more complex terrains</w:t>
        </w:r>
      </w:ins>
      <w:ins w:id="781" w:author="野草" w:date="2024-04-24T15:44:00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w:t>
        </w:r>
      </w:ins>
      <w:ins w:id="782" w:author="野草" w:date="2024-04-24T15:44:00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(Ampatzidis et al., 2020)</w:t>
        </w:r>
      </w:ins>
      <w:ins w:id="783" w:author="野草" w:date="2024-04-24T14:18:08Z">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t>
        </w:r>
      </w:ins>
      <w:ins w:id="784" w:author="野草" w:date="2024-04-24T14:18:08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w:t>
        </w:r>
      </w:ins>
      <w:ins w:id="785" w:author="野草" w:date="2024-04-24T14:48:03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w:t>
        </w:r>
      </w:ins>
      <w:ins w:id="786" w:author="野草" w:date="2024-04-24T14:48:04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econd</w:t>
        </w:r>
      </w:ins>
      <w:ins w:id="787" w:author="野草" w:date="2024-04-24T14:48:05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ly</w:t>
        </w:r>
      </w:ins>
      <w:ins w:id="788" w:author="野草" w:date="2024-04-24T14:18:08Z">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w:t>
        </w:r>
      </w:ins>
      <w:ins w:id="789" w:author="野草" w:date="2024-04-24T14:18:08Z">
        <w:r>
          <w:rPr>
            <w:rFonts w:hint="eastAsia" w:cs="Times New Roman"/>
          </w:rPr>
          <w:t xml:space="preserve">there are differences of </w:t>
        </w:r>
      </w:ins>
      <w:ins w:id="790" w:author="野草" w:date="2024-04-24T14:18:08Z">
        <w:r>
          <w:rPr>
            <w:rFonts w:hint="eastAsia" w:cs="Times New Roman"/>
            <w:highlight w:val="green"/>
            <w:rPrChange w:id="791" w:author="野草" w:date="2024-04-24T16:15:06Z">
              <w:rPr>
                <w:rFonts w:hint="eastAsia" w:cs="Times New Roman"/>
              </w:rPr>
            </w:rPrChange>
          </w:rPr>
          <w:t>m</w:t>
        </w:r>
      </w:ins>
      <w:ins w:id="792" w:author="野草" w:date="2024-04-24T14:18:08Z">
        <w:r>
          <w:rPr>
            <w:rFonts w:cs="Times New Roman"/>
            <w:highlight w:val="green"/>
            <w:rPrChange w:id="793" w:author="野草" w:date="2024-04-24T16:15:06Z">
              <w:rPr>
                <w:rFonts w:cs="Times New Roman"/>
              </w:rPr>
            </w:rPrChange>
          </w:rPr>
          <w:t>orphological characteristics</w:t>
        </w:r>
      </w:ins>
      <w:ins w:id="794" w:author="野草" w:date="2024-04-24T14:18:08Z">
        <w:r>
          <w:rPr>
            <w:rFonts w:cs="Times New Roman"/>
          </w:rPr>
          <w:t xml:space="preserve"> between </w:t>
        </w:r>
      </w:ins>
      <w:ins w:id="795" w:author="野草" w:date="2024-04-24T14:18:08Z">
        <w:r>
          <w:rPr>
            <w:rFonts w:cs="Times New Roman"/>
            <w:highlight w:val="green"/>
            <w:rPrChange w:id="796" w:author="野草" w:date="2024-04-24T16:15:09Z">
              <w:rPr>
                <w:rFonts w:cs="Times New Roman"/>
              </w:rPr>
            </w:rPrChange>
          </w:rPr>
          <w:t>rivers and lakes</w:t>
        </w:r>
      </w:ins>
      <w:ins w:id="797" w:author="野草" w:date="2024-04-24T14:18:08Z">
        <w:r>
          <w:rPr>
            <w:rFonts w:cs="Times New Roman"/>
          </w:rPr>
          <w:t xml:space="preserve">. </w:t>
        </w:r>
      </w:ins>
      <w:ins w:id="798" w:author="野草" w:date="2024-04-24T14:18:08Z">
        <w:r>
          <w:rPr>
            <w:rFonts w:hint="eastAsia" w:cs="Times New Roman"/>
          </w:rPr>
          <w:t xml:space="preserve">Lakes commonly assume </w:t>
        </w:r>
      </w:ins>
      <w:ins w:id="799" w:author="野草" w:date="2024-04-24T14:18:08Z">
        <w:r>
          <w:rPr>
            <w:rFonts w:hint="eastAsia" w:cs="Times New Roman"/>
            <w:highlight w:val="green"/>
            <w:rPrChange w:id="800" w:author="野草" w:date="2024-04-24T16:15:14Z">
              <w:rPr>
                <w:rFonts w:hint="eastAsia" w:cs="Times New Roman"/>
              </w:rPr>
            </w:rPrChange>
          </w:rPr>
          <w:t>polygonal or circular</w:t>
        </w:r>
      </w:ins>
      <w:ins w:id="801" w:author="野草" w:date="2024-04-24T14:18:08Z">
        <w:r>
          <w:rPr>
            <w:rFonts w:hint="eastAsia" w:cs="Times New Roman"/>
          </w:rPr>
          <w:t xml:space="preserve"> </w:t>
        </w:r>
      </w:ins>
      <w:ins w:id="802" w:author="野草" w:date="2024-04-24T14:18:08Z">
        <w:r>
          <w:rPr>
            <w:rFonts w:hint="eastAsia" w:cs="Times New Roman"/>
            <w:highlight w:val="green"/>
            <w:rPrChange w:id="803" w:author="野草" w:date="2024-04-24T16:15:17Z">
              <w:rPr>
                <w:rFonts w:hint="eastAsia" w:cs="Times New Roman"/>
              </w:rPr>
            </w:rPrChange>
          </w:rPr>
          <w:t>shapes</w:t>
        </w:r>
      </w:ins>
      <w:ins w:id="804" w:author="野草" w:date="2024-04-24T14:18:08Z">
        <w:r>
          <w:rPr>
            <w:rFonts w:hint="eastAsia" w:cs="Times New Roman"/>
          </w:rPr>
          <w:t xml:space="preserve"> and are dispersed </w:t>
        </w:r>
      </w:ins>
      <w:ins w:id="805" w:author="野草" w:date="2024-04-24T14:18:08Z">
        <w:r>
          <w:rPr>
            <w:rFonts w:hint="eastAsia" w:cs="Times New Roman"/>
            <w:highlight w:val="green"/>
            <w:rPrChange w:id="806" w:author="野草" w:date="2024-04-24T16:15:21Z">
              <w:rPr>
                <w:rFonts w:hint="eastAsia" w:cs="Times New Roman"/>
              </w:rPr>
            </w:rPrChange>
          </w:rPr>
          <w:t>throughout a city</w:t>
        </w:r>
      </w:ins>
      <w:ins w:id="807" w:author="野草" w:date="2024-04-24T14:18:08Z">
        <w:r>
          <w:rPr>
            <w:rFonts w:cs="Times New Roman"/>
          </w:rPr>
          <w:t xml:space="preserve">, while </w:t>
        </w:r>
      </w:ins>
      <w:ins w:id="808" w:author="野草" w:date="2024-04-24T14:18:08Z">
        <w:r>
          <w:rPr>
            <w:rFonts w:cs="Times New Roman"/>
            <w:highlight w:val="green"/>
            <w:rPrChange w:id="809" w:author="野草" w:date="2024-04-24T16:15:25Z">
              <w:rPr>
                <w:rFonts w:cs="Times New Roman"/>
              </w:rPr>
            </w:rPrChange>
          </w:rPr>
          <w:t>rivers</w:t>
        </w:r>
      </w:ins>
      <w:ins w:id="810" w:author="野草" w:date="2024-04-24T14:18:08Z">
        <w:r>
          <w:rPr>
            <w:rFonts w:cs="Times New Roman"/>
          </w:rPr>
          <w:t xml:space="preserve"> follow </w:t>
        </w:r>
      </w:ins>
      <w:ins w:id="811" w:author="野草" w:date="2024-04-24T14:18:08Z">
        <w:r>
          <w:rPr>
            <w:rFonts w:cs="Times New Roman"/>
            <w:highlight w:val="green"/>
            <w:rPrChange w:id="812" w:author="野草" w:date="2024-04-24T16:15:29Z">
              <w:rPr>
                <w:rFonts w:cs="Times New Roman"/>
              </w:rPr>
            </w:rPrChange>
          </w:rPr>
          <w:t>a narrow and linear layout</w:t>
        </w:r>
      </w:ins>
      <w:ins w:id="813" w:author="野草" w:date="2024-04-24T14:18:08Z">
        <w:r>
          <w:rPr>
            <w:rFonts w:cs="Times New Roman"/>
          </w:rPr>
          <w:t xml:space="preserve">, predominantly traversing or flowing </w:t>
        </w:r>
      </w:ins>
      <w:ins w:id="814" w:author="野草" w:date="2024-04-24T14:18:08Z">
        <w:r>
          <w:rPr>
            <w:rFonts w:cs="Times New Roman"/>
            <w:highlight w:val="green"/>
            <w:rPrChange w:id="815" w:author="野草" w:date="2024-04-24T16:15:34Z">
              <w:rPr>
                <w:rFonts w:cs="Times New Roman"/>
              </w:rPr>
            </w:rPrChange>
          </w:rPr>
          <w:t>around urban areas</w:t>
        </w:r>
      </w:ins>
      <w:ins w:id="816" w:author="野草" w:date="2024-04-24T14:18:08Z">
        <w:r>
          <w:rPr>
            <w:rFonts w:cs="Times New Roman"/>
          </w:rPr>
          <w:t xml:space="preserve">. Consequently, the </w:t>
        </w:r>
      </w:ins>
      <w:ins w:id="817" w:author="野草" w:date="2024-04-24T14:18:08Z">
        <w:r>
          <w:rPr>
            <w:rFonts w:cs="Times New Roman"/>
            <w:highlight w:val="green"/>
            <w:rPrChange w:id="818" w:author="野草" w:date="2024-04-24T16:15:38Z">
              <w:rPr>
                <w:rFonts w:cs="Times New Roman"/>
              </w:rPr>
            </w:rPrChange>
          </w:rPr>
          <w:t xml:space="preserve">cooling </w:t>
        </w:r>
      </w:ins>
      <w:ins w:id="819" w:author="野草" w:date="2024-04-24T14:18:08Z">
        <w:r>
          <w:rPr>
            <w:rFonts w:hint="eastAsia" w:cs="Times New Roman"/>
            <w:highlight w:val="green"/>
            <w:rPrChange w:id="820" w:author="野草" w:date="2024-04-24T16:15:38Z">
              <w:rPr>
                <w:rFonts w:hint="eastAsia" w:cs="Times New Roman"/>
              </w:rPr>
            </w:rPrChange>
          </w:rPr>
          <w:t>effect</w:t>
        </w:r>
      </w:ins>
      <w:ins w:id="821" w:author="野草" w:date="2024-04-24T14:18:08Z">
        <w:r>
          <w:rPr>
            <w:rFonts w:cs="Times New Roman"/>
            <w:highlight w:val="green"/>
            <w:rPrChange w:id="822" w:author="野草" w:date="2024-04-24T16:15:38Z">
              <w:rPr>
                <w:rFonts w:cs="Times New Roman"/>
              </w:rPr>
            </w:rPrChange>
          </w:rPr>
          <w:t>s</w:t>
        </w:r>
      </w:ins>
      <w:ins w:id="823" w:author="野草" w:date="2024-04-24T14:18:08Z">
        <w:r>
          <w:rPr>
            <w:rFonts w:cs="Times New Roman"/>
          </w:rPr>
          <w:t xml:space="preserve"> of rivers on</w:t>
        </w:r>
      </w:ins>
      <w:ins w:id="824" w:author="野草" w:date="2024-04-24T14:18:08Z">
        <w:r>
          <w:rPr>
            <w:rFonts w:cs="Times New Roman"/>
            <w:highlight w:val="green"/>
            <w:rPrChange w:id="825" w:author="野草" w:date="2024-04-24T16:15:43Z">
              <w:rPr>
                <w:rFonts w:cs="Times New Roman"/>
              </w:rPr>
            </w:rPrChange>
          </w:rPr>
          <w:t xml:space="preserve"> their surroundings</w:t>
        </w:r>
      </w:ins>
      <w:ins w:id="826" w:author="野草" w:date="2024-04-24T14:18:08Z">
        <w:r>
          <w:rPr>
            <w:rFonts w:cs="Times New Roman"/>
          </w:rPr>
          <w:t xml:space="preserve"> differ from those of</w:t>
        </w:r>
      </w:ins>
      <w:ins w:id="827" w:author="野草" w:date="2024-04-24T14:18:08Z">
        <w:r>
          <w:rPr>
            <w:rFonts w:cs="Times New Roman"/>
            <w:highlight w:val="green"/>
            <w:rPrChange w:id="828" w:author="野草" w:date="2024-04-24T16:15:52Z">
              <w:rPr>
                <w:rFonts w:cs="Times New Roman"/>
              </w:rPr>
            </w:rPrChange>
          </w:rPr>
          <w:t xml:space="preserve"> lakes or ponds</w:t>
        </w:r>
      </w:ins>
      <w:ins w:id="829" w:author="野草" w:date="2024-04-24T14:18:08Z">
        <w:r>
          <w:rPr>
            <w:rFonts w:cs="Times New Roman"/>
          </w:rPr>
          <w:t xml:space="preserve">. </w:t>
        </w:r>
      </w:ins>
      <w:ins w:id="830" w:author="野草" w:date="2024-04-24T17:07:56Z">
        <w:r>
          <w:rPr>
            <w:rFonts w:hint="eastAsia" w:cs="Times New Roman"/>
            <w:lang w:val="en-US" w:eastAsia="zh-CN"/>
          </w:rPr>
          <w:t>A</w:t>
        </w:r>
      </w:ins>
      <w:ins w:id="831" w:author="野草" w:date="2024-04-24T17:07:57Z">
        <w:r>
          <w:rPr>
            <w:rFonts w:hint="eastAsia" w:cs="Times New Roman"/>
            <w:lang w:val="en-US" w:eastAsia="zh-CN"/>
          </w:rPr>
          <w:t>ccor</w:t>
        </w:r>
      </w:ins>
      <w:ins w:id="832" w:author="野草" w:date="2024-04-24T17:07:58Z">
        <w:r>
          <w:rPr>
            <w:rFonts w:hint="eastAsia" w:cs="Times New Roman"/>
            <w:lang w:val="en-US" w:eastAsia="zh-CN"/>
          </w:rPr>
          <w:t xml:space="preserve">ding </w:t>
        </w:r>
      </w:ins>
      <w:ins w:id="833" w:author="野草" w:date="2024-04-24T17:07:59Z">
        <w:r>
          <w:rPr>
            <w:rFonts w:hint="eastAsia" w:cs="Times New Roman"/>
            <w:lang w:val="en-US" w:eastAsia="zh-CN"/>
          </w:rPr>
          <w:t xml:space="preserve">to </w:t>
        </w:r>
      </w:ins>
      <w:ins w:id="834" w:author="野草" w:date="2024-04-24T17:08:00Z">
        <w:r>
          <w:rPr>
            <w:rFonts w:hint="eastAsia" w:cs="Times New Roman"/>
            <w:lang w:val="en-US" w:eastAsia="zh-CN"/>
          </w:rPr>
          <w:t xml:space="preserve">a </w:t>
        </w:r>
      </w:ins>
      <w:ins w:id="835" w:author="野草" w:date="2024-04-24T17:08:01Z">
        <w:r>
          <w:rPr>
            <w:rFonts w:hint="eastAsia" w:cs="Times New Roman"/>
            <w:lang w:val="en-US" w:eastAsia="zh-CN"/>
          </w:rPr>
          <w:t>study</w:t>
        </w:r>
      </w:ins>
      <w:ins w:id="836" w:author="野草" w:date="2024-04-24T17:08:02Z">
        <w:r>
          <w:rPr>
            <w:rFonts w:hint="eastAsia" w:cs="Times New Roman"/>
            <w:lang w:val="en-US" w:eastAsia="zh-CN"/>
          </w:rPr>
          <w:t xml:space="preserve"> </w:t>
        </w:r>
      </w:ins>
      <w:ins w:id="837" w:author="野草" w:date="2024-04-24T17:08:03Z">
        <w:r>
          <w:rPr>
            <w:rFonts w:hint="eastAsia" w:cs="Times New Roman"/>
            <w:lang w:val="en-US" w:eastAsia="zh-CN"/>
          </w:rPr>
          <w:t>i</w:t>
        </w:r>
      </w:ins>
      <w:ins w:id="838" w:author="野草" w:date="2024-04-24T14:18:08Z">
        <w:r>
          <w:rPr>
            <w:rFonts w:cs="Times New Roman"/>
          </w:rPr>
          <w:t>n the</w:t>
        </w:r>
      </w:ins>
      <w:ins w:id="839" w:author="野草" w:date="2024-04-24T14:18:08Z">
        <w:r>
          <w:rPr>
            <w:rFonts w:cs="Times New Roman"/>
            <w:highlight w:val="green"/>
            <w:rPrChange w:id="840" w:author="野草" w:date="2024-04-24T16:15:56Z">
              <w:rPr>
                <w:rFonts w:cs="Times New Roman"/>
              </w:rPr>
            </w:rPrChange>
          </w:rPr>
          <w:t xml:space="preserve"> northeastern Chinese cities</w:t>
        </w:r>
      </w:ins>
      <w:ins w:id="841" w:author="野草" w:date="2024-04-24T14:18:08Z">
        <w:r>
          <w:rPr>
            <w:rFonts w:cs="Times New Roman"/>
          </w:rPr>
          <w:t xml:space="preserve"> of Changchun and Jilin City, </w:t>
        </w:r>
      </w:ins>
      <w:ins w:id="842" w:author="野草" w:date="2024-04-24T14:18:08Z">
        <w:r>
          <w:rPr>
            <w:rFonts w:cs="Times New Roman"/>
            <w:highlight w:val="green"/>
            <w:rPrChange w:id="843" w:author="野草" w:date="2024-04-24T16:16:00Z">
              <w:rPr>
                <w:rFonts w:cs="Times New Roman"/>
              </w:rPr>
            </w:rPrChange>
          </w:rPr>
          <w:t>river cooling effects</w:t>
        </w:r>
      </w:ins>
      <w:ins w:id="844" w:author="野草" w:date="2024-04-24T14:18:08Z">
        <w:r>
          <w:rPr>
            <w:rFonts w:cs="Times New Roman"/>
          </w:rPr>
          <w:t xml:space="preserve"> </w:t>
        </w:r>
      </w:ins>
      <w:ins w:id="845" w:author="野草" w:date="2024-04-25T16:11:50Z">
        <w:r>
          <w:rPr>
            <w:rFonts w:hint="eastAsia" w:cs="Times New Roman"/>
            <w:highlight w:val="cyan"/>
            <w:lang w:val="en-US" w:eastAsia="zh-CN"/>
            <w:rPrChange w:id="846" w:author="野草" w:date="2024-04-25T16:11:56Z">
              <w:rPr>
                <w:rFonts w:hint="eastAsia" w:cs="Times New Roman"/>
                <w:lang w:val="en-US" w:eastAsia="zh-CN"/>
              </w:rPr>
            </w:rPrChange>
          </w:rPr>
          <w:t>w</w:t>
        </w:r>
      </w:ins>
      <w:ins w:id="847" w:author="野草" w:date="2024-04-25T16:11:51Z">
        <w:r>
          <w:rPr>
            <w:rFonts w:hint="eastAsia" w:cs="Times New Roman"/>
            <w:highlight w:val="cyan"/>
            <w:lang w:val="en-US" w:eastAsia="zh-CN"/>
            <w:rPrChange w:id="848" w:author="野草" w:date="2024-04-25T16:11:56Z">
              <w:rPr>
                <w:rFonts w:hint="eastAsia" w:cs="Times New Roman"/>
                <w:lang w:val="en-US" w:eastAsia="zh-CN"/>
              </w:rPr>
            </w:rPrChange>
          </w:rPr>
          <w:t>ere</w:t>
        </w:r>
      </w:ins>
      <w:ins w:id="849" w:author="野草" w:date="2024-04-24T14:18:08Z">
        <w:r>
          <w:rPr>
            <w:rFonts w:cs="Times New Roman"/>
          </w:rPr>
          <w:t xml:space="preserve"> found to surpass those of </w:t>
        </w:r>
      </w:ins>
      <w:ins w:id="850" w:author="野草" w:date="2024-04-24T14:18:08Z">
        <w:r>
          <w:rPr>
            <w:rFonts w:cs="Times New Roman"/>
            <w:highlight w:val="green"/>
            <w:rPrChange w:id="851" w:author="野草" w:date="2024-04-24T16:16:06Z">
              <w:rPr>
                <w:rFonts w:cs="Times New Roman"/>
              </w:rPr>
            </w:rPrChange>
          </w:rPr>
          <w:t xml:space="preserve">lakes and green spaces </w:t>
        </w:r>
      </w:ins>
      <w:ins w:id="852" w:author="野草" w:date="2024-04-24T14:18:08Z">
        <w:r>
          <w:rPr>
            <w:rFonts w:cs="Times New Roman"/>
          </w:rPr>
          <w:t>(Xue et al., 2019).</w:t>
        </w:r>
      </w:ins>
      <w:ins w:id="853" w:author="野草" w:date="2024-04-24T14:18:08Z">
        <w:r>
          <w:rPr>
            <w:rFonts w:hint="eastAsia" w:cs="Times New Roman"/>
          </w:rPr>
          <w:t xml:space="preserve"> However, </w:t>
        </w:r>
      </w:ins>
      <w:ins w:id="854" w:author="野草" w:date="2024-04-24T14:18:08Z">
        <w:r>
          <w:rPr>
            <w:rFonts w:hint="eastAsia" w:cs="Times New Roman"/>
            <w:highlight w:val="green"/>
            <w:rPrChange w:id="855" w:author="野草" w:date="2024-04-24T16:16:09Z">
              <w:rPr>
                <w:rFonts w:hint="eastAsia" w:cs="Times New Roman"/>
              </w:rPr>
            </w:rPrChange>
          </w:rPr>
          <w:t xml:space="preserve">prior </w:t>
        </w:r>
      </w:ins>
      <w:ins w:id="856" w:author="野草" w:date="2024-04-24T14:18:08Z">
        <w:r>
          <w:rPr>
            <w:rFonts w:cs="Times New Roman"/>
            <w:highlight w:val="green"/>
            <w:rPrChange w:id="857" w:author="野草" w:date="2024-04-24T16:16:09Z">
              <w:rPr>
                <w:rFonts w:cs="Times New Roman"/>
              </w:rPr>
            </w:rPrChange>
          </w:rPr>
          <w:t>studies</w:t>
        </w:r>
      </w:ins>
      <w:ins w:id="858" w:author="野草" w:date="2024-04-24T14:18:08Z">
        <w:r>
          <w:rPr>
            <w:rFonts w:hint="eastAsia" w:cs="Times New Roman"/>
          </w:rPr>
          <w:t xml:space="preserve"> on</w:t>
        </w:r>
      </w:ins>
      <w:ins w:id="859" w:author="野草" w:date="2024-04-24T14:18:08Z">
        <w:r>
          <w:rPr>
            <w:rFonts w:hint="eastAsia" w:cs="Times New Roman"/>
            <w:highlight w:val="green"/>
            <w:rPrChange w:id="860" w:author="野草" w:date="2024-04-24T16:16:19Z">
              <w:rPr>
                <w:rFonts w:hint="eastAsia" w:cs="Times New Roman"/>
              </w:rPr>
            </w:rPrChange>
          </w:rPr>
          <w:t xml:space="preserve"> water cooling</w:t>
        </w:r>
      </w:ins>
      <w:ins w:id="861" w:author="野草" w:date="2024-04-24T14:18:08Z">
        <w:r>
          <w:rPr>
            <w:rFonts w:hint="eastAsia" w:cs="Times New Roman"/>
          </w:rPr>
          <w:t xml:space="preserve"> primarily </w:t>
        </w:r>
      </w:ins>
      <w:ins w:id="862" w:author="野草" w:date="2024-04-24T14:18:08Z">
        <w:r>
          <w:rPr>
            <w:rFonts w:hint="eastAsia" w:cs="Times New Roman"/>
            <w:highlight w:val="cyan"/>
            <w:rPrChange w:id="863" w:author="野草" w:date="2024-04-25T16:06:04Z">
              <w:rPr>
                <w:rFonts w:hint="eastAsia" w:cs="Times New Roman"/>
              </w:rPr>
            </w:rPrChange>
          </w:rPr>
          <w:t xml:space="preserve">centered </w:t>
        </w:r>
      </w:ins>
      <w:ins w:id="864" w:author="野草" w:date="2024-04-24T14:18:08Z">
        <w:r>
          <w:rPr>
            <w:rFonts w:hint="eastAsia" w:cs="Times New Roman"/>
          </w:rPr>
          <w:t xml:space="preserve">around </w:t>
        </w:r>
      </w:ins>
      <w:ins w:id="865" w:author="野草" w:date="2024-04-24T14:18:08Z">
        <w:r>
          <w:rPr>
            <w:rFonts w:hint="eastAsia" w:cs="Times New Roman"/>
            <w:highlight w:val="green"/>
            <w:rPrChange w:id="866" w:author="野草" w:date="2024-04-24T16:16:22Z">
              <w:rPr>
                <w:rFonts w:hint="eastAsia" w:cs="Times New Roman"/>
              </w:rPr>
            </w:rPrChange>
          </w:rPr>
          <w:t>ponds, lakes, and wetlands</w:t>
        </w:r>
      </w:ins>
      <w:ins w:id="867" w:author="野草" w:date="2024-04-24T14:18:08Z">
        <w:r>
          <w:rPr>
            <w:rFonts w:hint="eastAsia" w:cs="Times New Roman"/>
          </w:rPr>
          <w:t xml:space="preserve"> (Cheval et al., 2020; Yao et al., 2023). Rivers, as crucial </w:t>
        </w:r>
      </w:ins>
      <w:ins w:id="868" w:author="野草" w:date="2024-04-24T14:18:08Z">
        <w:r>
          <w:rPr>
            <w:rFonts w:hint="eastAsia" w:cs="Times New Roman"/>
            <w:highlight w:val="green"/>
            <w:rPrChange w:id="869" w:author="野草" w:date="2024-04-24T16:16:26Z">
              <w:rPr>
                <w:rFonts w:hint="eastAsia" w:cs="Times New Roman"/>
              </w:rPr>
            </w:rPrChange>
          </w:rPr>
          <w:t>water bodies</w:t>
        </w:r>
      </w:ins>
      <w:ins w:id="870" w:author="野草" w:date="2024-04-24T14:18:08Z">
        <w:r>
          <w:rPr>
            <w:rFonts w:hint="eastAsia" w:cs="Times New Roman"/>
          </w:rPr>
          <w:t xml:space="preserve"> in cities, have received </w:t>
        </w:r>
      </w:ins>
      <w:ins w:id="871" w:author="野草" w:date="2024-04-24T14:18:08Z">
        <w:r>
          <w:rPr>
            <w:rFonts w:hint="eastAsia" w:cs="Times New Roman"/>
            <w:highlight w:val="green"/>
            <w:rPrChange w:id="872" w:author="野草" w:date="2024-04-24T16:16:30Z">
              <w:rPr>
                <w:rFonts w:hint="eastAsia" w:cs="Times New Roman"/>
              </w:rPr>
            </w:rPrChange>
          </w:rPr>
          <w:t>comparatively less attention</w:t>
        </w:r>
      </w:ins>
      <w:ins w:id="873" w:author="野草" w:date="2024-04-24T14:18:08Z">
        <w:r>
          <w:rPr>
            <w:rFonts w:hint="eastAsia" w:cs="Times New Roman"/>
          </w:rPr>
          <w:t xml:space="preserve">. </w:t>
        </w:r>
      </w:ins>
      <w:ins w:id="874" w:author="野草" w:date="2024-04-24T14:48:24Z">
        <w:r>
          <w:rPr>
            <w:rFonts w:hint="eastAsia" w:cs="Times New Roman"/>
            <w:lang w:val="en-US" w:eastAsia="zh-CN"/>
          </w:rPr>
          <w:t>F</w:t>
        </w:r>
      </w:ins>
      <w:ins w:id="875" w:author="野草" w:date="2024-04-24T14:48:25Z">
        <w:r>
          <w:rPr>
            <w:rFonts w:hint="eastAsia" w:cs="Times New Roman"/>
            <w:lang w:val="en-US" w:eastAsia="zh-CN"/>
          </w:rPr>
          <w:t>inal</w:t>
        </w:r>
      </w:ins>
      <w:ins w:id="876" w:author="野草" w:date="2024-04-24T14:48:26Z">
        <w:r>
          <w:rPr>
            <w:rFonts w:hint="eastAsia" w:cs="Times New Roman"/>
            <w:lang w:val="en-US" w:eastAsia="zh-CN"/>
          </w:rPr>
          <w:t>ly</w:t>
        </w:r>
      </w:ins>
      <w:ins w:id="877" w:author="野草" w:date="2024-04-24T14:31:52Z">
        <w:r>
          <w:rPr>
            <w:rFonts w:hint="eastAsia" w:cs="Times New Roman"/>
            <w:lang w:val="en-US" w:eastAsia="zh-CN"/>
          </w:rPr>
          <w:t>,</w:t>
        </w:r>
      </w:ins>
      <w:ins w:id="878" w:author="野草" w:date="2024-04-24T14:46:43Z">
        <w:r>
          <w:rPr>
            <w:rFonts w:hint="eastAsia" w:cs="Times New Roman"/>
            <w:lang w:val="en-US" w:eastAsia="zh-CN"/>
          </w:rPr>
          <w:t xml:space="preserve"> </w:t>
        </w:r>
      </w:ins>
      <w:ins w:id="879" w:author="野草" w:date="2024-04-24T14:18:08Z">
        <w:r>
          <w:rPr>
            <w:rFonts w:hint="eastAsia" w:cs="Times New Roman"/>
            <w:highlight w:val="green"/>
            <w:rPrChange w:id="880" w:author="野草" w:date="2024-04-24T16:16:33Z">
              <w:rPr>
                <w:rFonts w:hint="eastAsia" w:cs="Times New Roman"/>
              </w:rPr>
            </w:rPrChange>
          </w:rPr>
          <w:t xml:space="preserve">existing </w:t>
        </w:r>
      </w:ins>
      <w:ins w:id="881" w:author="野草" w:date="2024-04-24T17:15:50Z">
        <w:r>
          <w:rPr>
            <w:rFonts w:hint="eastAsia" w:cs="Times New Roman"/>
            <w:highlight w:val="green"/>
            <w:lang w:val="en-US" w:eastAsia="zh-CN"/>
          </w:rPr>
          <w:t>relev</w:t>
        </w:r>
      </w:ins>
      <w:ins w:id="882" w:author="野草" w:date="2024-04-24T17:15:51Z">
        <w:r>
          <w:rPr>
            <w:rFonts w:hint="eastAsia" w:cs="Times New Roman"/>
            <w:highlight w:val="green"/>
            <w:lang w:val="en-US" w:eastAsia="zh-CN"/>
          </w:rPr>
          <w:t xml:space="preserve">ant </w:t>
        </w:r>
      </w:ins>
      <w:ins w:id="883" w:author="野草" w:date="2024-04-24T14:18:08Z">
        <w:r>
          <w:rPr>
            <w:rFonts w:hint="eastAsia" w:cs="Times New Roman"/>
            <w:highlight w:val="green"/>
            <w:rPrChange w:id="884" w:author="野草" w:date="2024-04-24T16:16:33Z">
              <w:rPr>
                <w:rFonts w:hint="eastAsia" w:cs="Times New Roman"/>
              </w:rPr>
            </w:rPrChange>
          </w:rPr>
          <w:t>studies</w:t>
        </w:r>
      </w:ins>
      <w:ins w:id="885" w:author="野草" w:date="2024-04-24T14:18:08Z">
        <w:r>
          <w:rPr>
            <w:rFonts w:hint="eastAsia" w:cs="Times New Roman"/>
          </w:rPr>
          <w:t xml:space="preserve"> </w:t>
        </w:r>
      </w:ins>
      <w:ins w:id="886" w:author="野草" w:date="2024-04-24T17:22:38Z">
        <w:r>
          <w:rPr>
            <w:rFonts w:hint="eastAsia" w:cs="Times New Roman"/>
            <w:lang w:val="en-US" w:eastAsia="zh-CN"/>
          </w:rPr>
          <w:t>m</w:t>
        </w:r>
      </w:ins>
      <w:ins w:id="887" w:author="野草" w:date="2024-04-24T17:22:39Z">
        <w:r>
          <w:rPr>
            <w:rFonts w:hint="eastAsia" w:cs="Times New Roman"/>
            <w:lang w:val="en-US" w:eastAsia="zh-CN"/>
          </w:rPr>
          <w:t>ostl</w:t>
        </w:r>
      </w:ins>
      <w:ins w:id="888" w:author="野草" w:date="2024-04-24T17:22:40Z">
        <w:r>
          <w:rPr>
            <w:rFonts w:hint="eastAsia" w:cs="Times New Roman"/>
            <w:lang w:val="en-US" w:eastAsia="zh-CN"/>
          </w:rPr>
          <w:t>y</w:t>
        </w:r>
      </w:ins>
      <w:ins w:id="889" w:author="野草" w:date="2024-04-24T14:18:08Z">
        <w:r>
          <w:rPr>
            <w:rFonts w:hint="eastAsia" w:cs="Times New Roman"/>
          </w:rPr>
          <w:t xml:space="preserve"> </w:t>
        </w:r>
      </w:ins>
      <w:ins w:id="890" w:author="野草" w:date="2024-04-24T14:18:08Z">
        <w:r>
          <w:rPr>
            <w:rFonts w:hint="eastAsia" w:cs="Times New Roman"/>
            <w:highlight w:val="cyan"/>
            <w:rPrChange w:id="891" w:author="野草" w:date="2024-04-25T16:06:15Z">
              <w:rPr>
                <w:rFonts w:hint="eastAsia" w:cs="Times New Roman"/>
              </w:rPr>
            </w:rPrChange>
          </w:rPr>
          <w:t>focu</w:t>
        </w:r>
      </w:ins>
      <w:ins w:id="892" w:author="野草" w:date="2024-04-24T17:15:34Z">
        <w:r>
          <w:rPr>
            <w:rFonts w:hint="eastAsia" w:cs="Times New Roman"/>
            <w:highlight w:val="cyan"/>
            <w:lang w:val="en-US" w:eastAsia="zh-CN"/>
            <w:rPrChange w:id="893" w:author="野草" w:date="2024-04-25T16:06:15Z">
              <w:rPr>
                <w:rFonts w:hint="eastAsia" w:cs="Times New Roman"/>
                <w:lang w:val="en-US" w:eastAsia="zh-CN"/>
              </w:rPr>
            </w:rPrChange>
          </w:rPr>
          <w:t>s</w:t>
        </w:r>
      </w:ins>
      <w:ins w:id="894" w:author="野草" w:date="2024-04-24T17:15:32Z">
        <w:r>
          <w:rPr>
            <w:rFonts w:hint="eastAsia" w:cs="Times New Roman"/>
            <w:highlight w:val="cyan"/>
            <w:lang w:val="en-US" w:eastAsia="zh-CN"/>
            <w:rPrChange w:id="895" w:author="野草" w:date="2024-04-25T16:06:15Z">
              <w:rPr>
                <w:rFonts w:hint="eastAsia" w:cs="Times New Roman"/>
                <w:lang w:val="en-US" w:eastAsia="zh-CN"/>
              </w:rPr>
            </w:rPrChange>
          </w:rPr>
          <w:t>ed</w:t>
        </w:r>
      </w:ins>
      <w:ins w:id="896" w:author="野草" w:date="2024-04-24T14:18:08Z">
        <w:r>
          <w:rPr>
            <w:rFonts w:hint="eastAsia" w:cs="Times New Roman"/>
            <w:highlight w:val="cyan"/>
            <w:rPrChange w:id="897" w:author="野草" w:date="2024-04-25T16:06:15Z">
              <w:rPr>
                <w:rFonts w:hint="eastAsia" w:cs="Times New Roman"/>
              </w:rPr>
            </w:rPrChange>
          </w:rPr>
          <w:t xml:space="preserve"> on</w:t>
        </w:r>
      </w:ins>
      <w:ins w:id="898" w:author="野草" w:date="2024-04-24T14:18:08Z">
        <w:r>
          <w:rPr>
            <w:rFonts w:hint="eastAsia" w:cs="Times New Roman"/>
          </w:rPr>
          <w:t xml:space="preserve"> </w:t>
        </w:r>
      </w:ins>
      <w:ins w:id="899" w:author="野草" w:date="2024-04-24T14:18:08Z">
        <w:r>
          <w:rPr>
            <w:rFonts w:hint="eastAsia" w:cs="Times New Roman"/>
            <w:highlight w:val="green"/>
            <w:rPrChange w:id="900" w:author="野草" w:date="2024-04-24T16:16:36Z">
              <w:rPr>
                <w:rFonts w:hint="eastAsia" w:cs="Times New Roman"/>
              </w:rPr>
            </w:rPrChange>
          </w:rPr>
          <w:t>normal summer days</w:t>
        </w:r>
      </w:ins>
      <w:ins w:id="901" w:author="野草" w:date="2024-04-24T14:18:08Z">
        <w:r>
          <w:rPr>
            <w:rFonts w:hint="eastAsia" w:cs="Times New Roman"/>
          </w:rPr>
          <w:t xml:space="preserve">, typically characterized by days with </w:t>
        </w:r>
      </w:ins>
      <w:ins w:id="902" w:author="野草" w:date="2024-04-24T14:18:08Z">
        <w:r>
          <w:rPr>
            <w:rFonts w:hint="eastAsia" w:cs="Times New Roman"/>
            <w:highlight w:val="green"/>
            <w:rPrChange w:id="903" w:author="野草" w:date="2024-04-24T16:16:41Z">
              <w:rPr>
                <w:rFonts w:hint="eastAsia" w:cs="Times New Roman"/>
              </w:rPr>
            </w:rPrChange>
          </w:rPr>
          <w:t xml:space="preserve">maximum </w:t>
        </w:r>
      </w:ins>
      <w:ins w:id="904" w:author="野草" w:date="2024-04-24T17:22:57Z">
        <w:r>
          <w:rPr>
            <w:rFonts w:hint="eastAsia" w:cs="Times New Roman"/>
            <w:highlight w:val="green"/>
            <w:lang w:val="en-US" w:eastAsia="zh-CN"/>
          </w:rPr>
          <w:t>air</w:t>
        </w:r>
      </w:ins>
      <w:ins w:id="905" w:author="野草" w:date="2024-04-24T17:22:58Z">
        <w:r>
          <w:rPr>
            <w:rFonts w:hint="eastAsia" w:cs="Times New Roman"/>
            <w:highlight w:val="green"/>
            <w:lang w:val="en-US" w:eastAsia="zh-CN"/>
          </w:rPr>
          <w:t xml:space="preserve"> </w:t>
        </w:r>
      </w:ins>
      <w:ins w:id="906" w:author="野草" w:date="2024-04-24T14:18:08Z">
        <w:r>
          <w:rPr>
            <w:rFonts w:hint="eastAsia" w:cs="Times New Roman"/>
            <w:highlight w:val="green"/>
            <w:rPrChange w:id="907" w:author="野草" w:date="2024-04-24T16:16:41Z">
              <w:rPr>
                <w:rFonts w:hint="eastAsia" w:cs="Times New Roman"/>
              </w:rPr>
            </w:rPrChange>
          </w:rPr>
          <w:t>temperatures</w:t>
        </w:r>
      </w:ins>
      <w:ins w:id="908" w:author="野草" w:date="2024-04-24T14:18:08Z">
        <w:r>
          <w:rPr>
            <w:rFonts w:hint="eastAsia" w:cs="Times New Roman"/>
          </w:rPr>
          <w:t xml:space="preserve"> below 35 °C. The understanding of </w:t>
        </w:r>
      </w:ins>
      <w:ins w:id="909" w:author="野草" w:date="2024-04-24T14:18:08Z">
        <w:r>
          <w:rPr>
            <w:rFonts w:hint="eastAsia" w:cs="Times New Roman"/>
            <w:highlight w:val="green"/>
            <w:rPrChange w:id="910" w:author="野草" w:date="2024-04-24T16:16:48Z">
              <w:rPr>
                <w:rFonts w:hint="eastAsia" w:cs="Times New Roman"/>
              </w:rPr>
            </w:rPrChange>
          </w:rPr>
          <w:t>water cooling</w:t>
        </w:r>
      </w:ins>
      <w:ins w:id="911" w:author="野草" w:date="2024-04-24T14:18:08Z">
        <w:r>
          <w:rPr>
            <w:rFonts w:hint="eastAsia" w:cs="Times New Roman"/>
          </w:rPr>
          <w:t xml:space="preserve"> </w:t>
        </w:r>
      </w:ins>
      <w:ins w:id="912" w:author="野草" w:date="2024-04-24T17:23:19Z">
        <w:r>
          <w:rPr>
            <w:rFonts w:hint="eastAsia" w:cs="Times New Roman"/>
            <w:lang w:val="en-US" w:eastAsia="zh-CN"/>
          </w:rPr>
          <w:t>o</w:t>
        </w:r>
      </w:ins>
      <w:ins w:id="913" w:author="野草" w:date="2024-04-24T14:18:08Z">
        <w:r>
          <w:rPr>
            <w:rFonts w:hint="eastAsia" w:cs="Times New Roman"/>
          </w:rPr>
          <w:t xml:space="preserve">n </w:t>
        </w:r>
      </w:ins>
      <w:ins w:id="914" w:author="野草" w:date="2024-04-24T14:18:08Z">
        <w:r>
          <w:rPr>
            <w:rFonts w:hint="eastAsia" w:cs="Times New Roman"/>
            <w:highlight w:val="green"/>
            <w:rPrChange w:id="915" w:author="野草" w:date="2024-04-24T16:16:53Z">
              <w:rPr>
                <w:rFonts w:hint="eastAsia" w:cs="Times New Roman"/>
              </w:rPr>
            </w:rPrChange>
          </w:rPr>
          <w:t>extremely hot days</w:t>
        </w:r>
      </w:ins>
      <w:ins w:id="916" w:author="野草" w:date="2024-04-24T14:18:08Z">
        <w:r>
          <w:rPr>
            <w:rFonts w:hint="eastAsia" w:cs="Times New Roman"/>
          </w:rPr>
          <w:t xml:space="preserve"> is insufficient. </w:t>
        </w:r>
      </w:ins>
      <w:ins w:id="917" w:author="野草" w:date="2024-04-24T14:46:48Z">
        <w:r>
          <w:rPr>
            <w:rFonts w:hint="eastAsia" w:cs="Times New Roman"/>
            <w:lang w:val="en-US" w:eastAsia="zh-CN"/>
          </w:rPr>
          <w:t>H</w:t>
        </w:r>
      </w:ins>
      <w:ins w:id="918" w:author="野草" w:date="2024-04-24T14:46:50Z">
        <w:r>
          <w:rPr>
            <w:rFonts w:hint="eastAsia" w:cs="Times New Roman"/>
            <w:lang w:val="en-US" w:eastAsia="zh-CN"/>
          </w:rPr>
          <w:t>ow</w:t>
        </w:r>
      </w:ins>
      <w:ins w:id="919" w:author="野草" w:date="2024-04-24T14:46:51Z">
        <w:r>
          <w:rPr>
            <w:rFonts w:hint="eastAsia" w:cs="Times New Roman"/>
            <w:lang w:val="en-US" w:eastAsia="zh-CN"/>
          </w:rPr>
          <w:t>e</w:t>
        </w:r>
      </w:ins>
      <w:ins w:id="920" w:author="野草" w:date="2024-04-24T14:46:52Z">
        <w:r>
          <w:rPr>
            <w:rFonts w:hint="eastAsia" w:cs="Times New Roman"/>
            <w:lang w:val="en-US" w:eastAsia="zh-CN"/>
          </w:rPr>
          <w:t>ver,</w:t>
        </w:r>
      </w:ins>
      <w:ins w:id="921" w:author="野草" w:date="2024-04-24T14:46:53Z">
        <w:r>
          <w:rPr>
            <w:rFonts w:hint="eastAsia" w:cs="Times New Roman"/>
            <w:lang w:val="en-US" w:eastAsia="zh-CN"/>
          </w:rPr>
          <w:t xml:space="preserve"> t</w:t>
        </w:r>
      </w:ins>
      <w:ins w:id="922" w:author="野草" w:date="2024-04-24T14:46:53Z">
        <w:r>
          <w:rPr>
            <w:rFonts w:hint="eastAsia" w:cs="Times New Roman"/>
          </w:rPr>
          <w:t xml:space="preserve">he </w:t>
        </w:r>
      </w:ins>
      <w:ins w:id="923" w:author="野草" w:date="2024-04-24T14:46:53Z">
        <w:r>
          <w:rPr>
            <w:rFonts w:hint="eastAsia" w:cs="Times New Roman"/>
            <w:highlight w:val="green"/>
            <w:rPrChange w:id="924" w:author="野草" w:date="2024-04-24T16:16:57Z">
              <w:rPr>
                <w:rFonts w:hint="eastAsia" w:cs="Times New Roman"/>
              </w:rPr>
            </w:rPrChange>
          </w:rPr>
          <w:t>practical significance</w:t>
        </w:r>
      </w:ins>
      <w:ins w:id="925" w:author="野草" w:date="2024-04-24T14:46:53Z">
        <w:r>
          <w:rPr>
            <w:rFonts w:hint="eastAsia" w:cs="Times New Roman"/>
          </w:rPr>
          <w:t xml:space="preserve"> of studying </w:t>
        </w:r>
      </w:ins>
      <w:ins w:id="926" w:author="野草" w:date="2024-04-24T14:46:53Z">
        <w:r>
          <w:rPr>
            <w:rFonts w:hint="eastAsia" w:cs="Times New Roman"/>
            <w:highlight w:val="green"/>
            <w:rPrChange w:id="927" w:author="野草" w:date="2024-04-24T16:17:01Z">
              <w:rPr>
                <w:rFonts w:hint="eastAsia" w:cs="Times New Roman"/>
              </w:rPr>
            </w:rPrChange>
          </w:rPr>
          <w:t xml:space="preserve">water cooling </w:t>
        </w:r>
      </w:ins>
      <w:ins w:id="928" w:author="野草" w:date="2024-04-24T14:46:53Z">
        <w:r>
          <w:rPr>
            <w:rFonts w:hint="eastAsia" w:cs="Times New Roman"/>
          </w:rPr>
          <w:t xml:space="preserve">lies in enabling </w:t>
        </w:r>
      </w:ins>
      <w:ins w:id="929" w:author="野草" w:date="2024-04-24T14:46:53Z">
        <w:r>
          <w:rPr>
            <w:rFonts w:hint="eastAsia" w:cs="Times New Roman"/>
            <w:highlight w:val="green"/>
            <w:rPrChange w:id="930" w:author="野草" w:date="2024-04-24T16:17:05Z">
              <w:rPr>
                <w:rFonts w:hint="eastAsia" w:cs="Times New Roman"/>
              </w:rPr>
            </w:rPrChange>
          </w:rPr>
          <w:t>targeted measures</w:t>
        </w:r>
      </w:ins>
      <w:ins w:id="931" w:author="野草" w:date="2024-04-24T14:46:53Z">
        <w:r>
          <w:rPr>
            <w:rFonts w:hint="eastAsia" w:cs="Times New Roman"/>
          </w:rPr>
          <w:t xml:space="preserve"> to alleviate </w:t>
        </w:r>
      </w:ins>
      <w:ins w:id="932" w:author="野草" w:date="2024-04-24T14:46:53Z">
        <w:r>
          <w:rPr>
            <w:rFonts w:hint="eastAsia" w:cs="Times New Roman"/>
            <w:highlight w:val="green"/>
            <w:rPrChange w:id="933" w:author="野草" w:date="2024-04-24T16:17:09Z">
              <w:rPr>
                <w:rFonts w:hint="eastAsia" w:cs="Times New Roman"/>
              </w:rPr>
            </w:rPrChange>
          </w:rPr>
          <w:t>the negative impacts</w:t>
        </w:r>
      </w:ins>
      <w:ins w:id="934" w:author="野草" w:date="2024-04-24T14:46:53Z">
        <w:r>
          <w:rPr>
            <w:rFonts w:hint="eastAsia" w:cs="Times New Roman"/>
          </w:rPr>
          <w:t xml:space="preserve"> of extreme heat. </w:t>
        </w:r>
      </w:ins>
      <w:ins w:id="935" w:author="野草" w:date="2024-04-24T14:18:08Z">
        <w:r>
          <w:rPr>
            <w:rFonts w:hint="eastAsia" w:cs="Times New Roman"/>
          </w:rPr>
          <w:t xml:space="preserve">As differences in </w:t>
        </w:r>
      </w:ins>
      <w:ins w:id="936" w:author="野草" w:date="2024-04-24T14:18:08Z">
        <w:r>
          <w:rPr>
            <w:rFonts w:hint="eastAsia" w:cs="Times New Roman"/>
            <w:highlight w:val="green"/>
            <w:rPrChange w:id="937" w:author="野草" w:date="2024-04-24T16:17:15Z">
              <w:rPr>
                <w:rFonts w:hint="eastAsia" w:cs="Times New Roman"/>
              </w:rPr>
            </w:rPrChange>
          </w:rPr>
          <w:t>urban climate characteristics</w:t>
        </w:r>
      </w:ins>
      <w:ins w:id="938" w:author="野草" w:date="2024-04-24T14:18:08Z">
        <w:r>
          <w:rPr>
            <w:rFonts w:hint="eastAsia" w:cs="Times New Roman"/>
          </w:rPr>
          <w:t xml:space="preserve"> have been found between </w:t>
        </w:r>
      </w:ins>
      <w:ins w:id="939" w:author="野草" w:date="2024-04-24T14:18:08Z">
        <w:r>
          <w:rPr>
            <w:rFonts w:hint="eastAsia" w:cs="Times New Roman"/>
            <w:highlight w:val="green"/>
            <w:rPrChange w:id="940" w:author="野草" w:date="2024-04-24T16:17:17Z">
              <w:rPr>
                <w:rFonts w:hint="eastAsia" w:cs="Times New Roman"/>
              </w:rPr>
            </w:rPrChange>
          </w:rPr>
          <w:t>normal summer days</w:t>
        </w:r>
      </w:ins>
      <w:ins w:id="941" w:author="野草" w:date="2024-04-24T14:18:08Z">
        <w:r>
          <w:rPr>
            <w:rFonts w:hint="eastAsia" w:cs="Times New Roman"/>
          </w:rPr>
          <w:t xml:space="preserve"> and </w:t>
        </w:r>
      </w:ins>
      <w:ins w:id="942" w:author="野草" w:date="2024-04-24T14:18:08Z">
        <w:r>
          <w:rPr>
            <w:rFonts w:hint="eastAsia" w:cs="Times New Roman"/>
            <w:highlight w:val="green"/>
            <w:rPrChange w:id="943" w:author="野草" w:date="2024-04-24T16:17:20Z">
              <w:rPr>
                <w:rFonts w:hint="eastAsia" w:cs="Times New Roman"/>
              </w:rPr>
            </w:rPrChange>
          </w:rPr>
          <w:t>extremely hot days</w:t>
        </w:r>
      </w:ins>
      <w:ins w:id="944" w:author="野草" w:date="2024-04-24T14:18:08Z">
        <w:r>
          <w:rPr>
            <w:rFonts w:hint="eastAsia" w:cs="Times New Roman"/>
          </w:rPr>
          <w:t xml:space="preserve">, it is essential to </w:t>
        </w:r>
      </w:ins>
      <w:ins w:id="945" w:author="野草" w:date="2024-04-24T14:18:08Z">
        <w:r>
          <w:rPr>
            <w:rFonts w:hint="eastAsia" w:cs="Times New Roman"/>
            <w:highlight w:val="green"/>
            <w:rPrChange w:id="946" w:author="野草" w:date="2024-04-24T16:17:24Z">
              <w:rPr>
                <w:rFonts w:hint="eastAsia" w:cs="Times New Roman"/>
              </w:rPr>
            </w:rPrChange>
          </w:rPr>
          <w:t>pay more attention</w:t>
        </w:r>
      </w:ins>
      <w:ins w:id="947" w:author="野草" w:date="2024-04-24T14:18:08Z">
        <w:r>
          <w:rPr>
            <w:rFonts w:hint="eastAsia" w:cs="Times New Roman"/>
          </w:rPr>
          <w:t xml:space="preserve"> to </w:t>
        </w:r>
      </w:ins>
      <w:ins w:id="948" w:author="野草" w:date="2024-04-24T14:18:08Z">
        <w:r>
          <w:rPr>
            <w:rFonts w:hint="eastAsia" w:cs="Times New Roman"/>
            <w:highlight w:val="green"/>
            <w:rPrChange w:id="949" w:author="野草" w:date="2024-04-24T16:17:28Z">
              <w:rPr>
                <w:rFonts w:hint="eastAsia" w:cs="Times New Roman"/>
              </w:rPr>
            </w:rPrChange>
          </w:rPr>
          <w:t>water cooling</w:t>
        </w:r>
      </w:ins>
      <w:ins w:id="950" w:author="野草" w:date="2024-04-24T14:18:08Z">
        <w:r>
          <w:rPr>
            <w:rFonts w:hint="eastAsia" w:cs="Times New Roman"/>
          </w:rPr>
          <w:t xml:space="preserve"> </w:t>
        </w:r>
      </w:ins>
      <w:ins w:id="951" w:author="野草" w:date="2024-04-24T17:24:29Z">
        <w:r>
          <w:rPr>
            <w:rFonts w:hint="eastAsia" w:cs="Times New Roman"/>
            <w:lang w:val="en-US" w:eastAsia="zh-CN"/>
          </w:rPr>
          <w:t>o</w:t>
        </w:r>
      </w:ins>
      <w:ins w:id="952" w:author="野草" w:date="2024-04-24T14:18:08Z">
        <w:r>
          <w:rPr>
            <w:rFonts w:hint="eastAsia" w:cs="Times New Roman"/>
          </w:rPr>
          <w:t xml:space="preserve">n </w:t>
        </w:r>
      </w:ins>
      <w:ins w:id="953" w:author="野草" w:date="2024-04-24T14:18:08Z">
        <w:r>
          <w:rPr>
            <w:rFonts w:hint="eastAsia" w:cs="Times New Roman"/>
            <w:highlight w:val="green"/>
            <w:rPrChange w:id="954" w:author="野草" w:date="2024-04-24T16:17:31Z">
              <w:rPr>
                <w:rFonts w:hint="eastAsia" w:cs="Times New Roman"/>
              </w:rPr>
            </w:rPrChange>
          </w:rPr>
          <w:t>extremely hot days</w:t>
        </w:r>
      </w:ins>
      <w:ins w:id="955" w:author="野草" w:date="2024-04-24T14:18:08Z">
        <w:r>
          <w:rPr>
            <w:rFonts w:hint="eastAsia" w:cs="Times New Roman"/>
          </w:rPr>
          <w:t xml:space="preserve"> (Li et al., 2015; Ramamurthy et al., 2017; Gao et al., 2019; An et al., 2020).</w:t>
        </w:r>
      </w:ins>
      <w:ins w:id="956" w:author="野草" w:date="2024-04-24T14:18:08Z">
        <w:r>
          <w:rPr>
            <w:rFonts w:cs="Times New Roman"/>
          </w:rPr>
          <w:t xml:space="preserve"> </w:t>
        </w:r>
      </w:ins>
    </w:p>
    <w:p>
      <w:pPr>
        <w:rPr>
          <w:ins w:id="957" w:author="野草" w:date="2024-04-24T13:27:34Z"/>
          <w:rFonts w:cs="Times New Roman"/>
        </w:rPr>
      </w:pPr>
      <w:del w:id="958" w:author="野草" w:date="2024-04-24T14:18:08Z">
        <w:r>
          <w:rPr>
            <w:rFonts w:hint="eastAsia" w:cs="Times New Roman"/>
          </w:rPr>
          <w:delText>Despite numerous studies, the understanding of water cooling effects still faces certain limitations. Firstly,</w:delText>
        </w:r>
      </w:del>
      <w:del w:id="959" w:author="野草" w:date="2024-04-24T14:18:08Z">
        <w:r>
          <w:rPr>
            <w:rFonts w:cs="Times New Roman"/>
          </w:rPr>
          <w:delText xml:space="preserve"> </w:delText>
        </w:r>
      </w:del>
      <w:del w:id="960" w:author="野草" w:date="2024-04-24T14:18:08Z">
        <w:r>
          <w:rPr>
            <w:rFonts w:hint="eastAsia" w:cs="Times New Roman"/>
          </w:rPr>
          <w:delText>there are differences of m</w:delText>
        </w:r>
      </w:del>
      <w:del w:id="961" w:author="野草" w:date="2024-04-24T14:18:08Z">
        <w:r>
          <w:rPr>
            <w:rFonts w:cs="Times New Roman"/>
          </w:rPr>
          <w:delText xml:space="preserve">orphological characteristics between rivers and lakes. </w:delText>
        </w:r>
      </w:del>
      <w:del w:id="962" w:author="野草" w:date="2024-04-24T14:18:08Z">
        <w:r>
          <w:rPr>
            <w:rFonts w:hint="eastAsia" w:cs="Times New Roman"/>
          </w:rPr>
          <w:delText>Lakes commonly assume polygonal or circular shapes and are dispersed throughout a city</w:delText>
        </w:r>
      </w:del>
      <w:del w:id="963" w:author="野草" w:date="2024-04-24T14:18:08Z">
        <w:r>
          <w:rPr>
            <w:rFonts w:cs="Times New Roman"/>
          </w:rPr>
          <w:delText xml:space="preserve">, while rivers follow a narrow and linear layout, predominantly traversing or flowing around urban areas. Consequently, the cooling </w:delText>
        </w:r>
      </w:del>
      <w:del w:id="964" w:author="野草" w:date="2024-04-24T14:18:08Z">
        <w:r>
          <w:rPr>
            <w:rFonts w:hint="eastAsia" w:cs="Times New Roman"/>
          </w:rPr>
          <w:delText>effect</w:delText>
        </w:r>
      </w:del>
      <w:del w:id="965" w:author="野草" w:date="2024-04-24T14:18:08Z">
        <w:r>
          <w:rPr>
            <w:rFonts w:cs="Times New Roman"/>
          </w:rPr>
          <w:delText>s of rivers on their surroundings differ from those of lakes or ponds. In the northeastern Chinese cities of Changchun and Jilin City, river cooling effects have been found to surpass those of lakes and green spaces (Xue et al., 2019).</w:delText>
        </w:r>
      </w:del>
      <w:del w:id="966" w:author="野草" w:date="2024-04-24T14:18:08Z">
        <w:r>
          <w:rPr>
            <w:rFonts w:hint="eastAsia" w:cs="Times New Roman"/>
          </w:rPr>
          <w:delText xml:space="preserve"> However, prior </w:delText>
        </w:r>
      </w:del>
      <w:del w:id="967" w:author="野草" w:date="2024-04-24T14:18:08Z">
        <w:r>
          <w:rPr>
            <w:rFonts w:cs="Times New Roman"/>
          </w:rPr>
          <w:delText>studies</w:delText>
        </w:r>
      </w:del>
      <w:del w:id="968" w:author="野草" w:date="2024-04-24T14:18:08Z">
        <w:r>
          <w:rPr>
            <w:rFonts w:hint="eastAsia" w:cs="Times New Roman"/>
          </w:rPr>
          <w:delText xml:space="preserve"> on water cooling primarily centered around ponds, lakes, and wetlands (Cheval et al., 2020; Yao et al., 2023). Rivers, as crucial water bodies in cities, have received comparatively less attention. Hence, there is a need for more in-depth explorations of cooling effects caused by rivers.</w:delText>
        </w:r>
      </w:del>
      <w:del w:id="969" w:author="野草" w:date="2024-04-24T14:18:08Z">
        <w:r>
          <w:rPr>
            <w:rFonts w:cs="Times New Roman"/>
          </w:rPr>
          <w:delText xml:space="preserve"> T</w:delText>
        </w:r>
      </w:del>
      <w:del w:id="970" w:author="野草" w:date="2024-04-24T14:18:08Z">
        <w:r>
          <w:rPr>
            <w:rFonts w:hint="eastAsia" w:cs="Times New Roman"/>
          </w:rPr>
          <w:delText>he practical significance of studying water cooling lies in enabling targeted measures to alleviate the negative impacts of extreme heat. However, existing studies primarily focus on normal summer days, typically characterized by days with maximum temperatures below 35 °C. The understanding of water cooling in extremely hot days is insufficient. As differences in urban climate characteristics have been found between normal summer days and extremely hot days, it is essential to pay more attention to water cooling in extremely hot days, which has crucial practical implications for heat mitigation in urban areas (Li et al., 2015; Ramamurthy et al., 2017; Gao et al., 2019; An et al., 2020).</w:delText>
        </w:r>
      </w:del>
      <w:del w:id="971" w:author="野草" w:date="2024-04-24T14:18:08Z">
        <w:r>
          <w:rPr>
            <w:rFonts w:cs="Times New Roman"/>
          </w:rPr>
          <w:delText xml:space="preserve"> </w:delText>
        </w:r>
        <w:bookmarkEnd w:id="14"/>
      </w:del>
    </w:p>
    <w:p>
      <w:pPr>
        <w:rPr>
          <w:ins w:id="972" w:author="野草" w:date="2024-04-24T17:25:07Z"/>
          <w:rFonts w:hint="eastAsia" w:cs="Times New Roman"/>
          <w:lang w:val="en-US" w:eastAsia="zh-CN"/>
        </w:rPr>
      </w:pPr>
      <w:ins w:id="973" w:author="野草" w:date="2024-04-24T17:25:07Z">
        <w:bookmarkStart w:id="19" w:name="OLE_LINK51"/>
        <w:bookmarkStart w:id="20" w:name="OLE_LINK44"/>
        <w:r>
          <w:rPr>
            <w:rFonts w:hint="eastAsia" w:cs="Times New Roman"/>
            <w:lang w:val="en-US" w:eastAsia="zh-CN"/>
          </w:rPr>
          <w:t>【</w:t>
        </w:r>
      </w:ins>
      <w:ins w:id="974" w:author="野草" w:date="2024-04-24T17:34:09Z">
        <w:r>
          <w:rPr>
            <w:rFonts w:hint="eastAsia" w:cs="Times New Roman"/>
            <w:color w:val="000000" w:themeColor="text1"/>
            <w:lang w:val="en-US" w:eastAsia="zh-CN"/>
            <w14:textFill>
              <w14:solidFill>
                <w14:schemeClr w14:val="tx1"/>
              </w14:solidFill>
            </w14:textFill>
          </w:rPr>
          <w:t>up2024 042</w:t>
        </w:r>
      </w:ins>
      <w:ins w:id="975" w:author="野草" w:date="2024-04-25T16:34:06Z">
        <w:r>
          <w:rPr>
            <w:rFonts w:hint="eastAsia" w:cs="Times New Roman"/>
            <w:color w:val="000000" w:themeColor="text1"/>
            <w:lang w:val="en-US" w:eastAsia="zh-CN"/>
            <w14:textFill>
              <w14:solidFill>
                <w14:schemeClr w14:val="tx1"/>
              </w14:solidFill>
            </w14:textFill>
          </w:rPr>
          <w:t>5</w:t>
        </w:r>
      </w:ins>
      <w:ins w:id="976" w:author="野草" w:date="2024-04-24T17:34:09Z">
        <w:r>
          <w:rPr>
            <w:rFonts w:hint="eastAsia" w:cs="Times New Roman"/>
            <w:color w:val="000000" w:themeColor="text1"/>
            <w:lang w:val="en-US" w:eastAsia="zh-CN"/>
            <w14:textFill>
              <w14:solidFill>
                <w14:schemeClr w14:val="tx1"/>
              </w14:solidFill>
            </w14:textFill>
          </w:rPr>
          <w:t xml:space="preserve"> 1</w:t>
        </w:r>
      </w:ins>
      <w:ins w:id="977" w:author="野草" w:date="2024-04-25T16:34:04Z">
        <w:r>
          <w:rPr>
            <w:rFonts w:hint="eastAsia" w:cs="Times New Roman"/>
            <w:color w:val="000000" w:themeColor="text1"/>
            <w:lang w:val="en-US" w:eastAsia="zh-CN"/>
            <w14:textFill>
              <w14:solidFill>
                <w14:schemeClr w14:val="tx1"/>
              </w14:solidFill>
            </w14:textFill>
          </w:rPr>
          <w:t>8</w:t>
        </w:r>
      </w:ins>
      <w:ins w:id="978" w:author="野草" w:date="2024-04-24T17:34:09Z">
        <w:r>
          <w:rPr>
            <w:rFonts w:hint="eastAsia" w:cs="Times New Roman"/>
            <w:color w:val="000000" w:themeColor="text1"/>
            <w:lang w:val="en-US" w:eastAsia="zh-CN"/>
            <w14:textFill>
              <w14:solidFill>
                <w14:schemeClr w14:val="tx1"/>
              </w14:solidFill>
            </w14:textFill>
          </w:rPr>
          <w:t>:</w:t>
        </w:r>
      </w:ins>
      <w:ins w:id="979" w:author="野草" w:date="2024-04-24T17:34:10Z">
        <w:r>
          <w:rPr>
            <w:rFonts w:hint="eastAsia" w:cs="Times New Roman"/>
            <w:color w:val="000000" w:themeColor="text1"/>
            <w:lang w:val="en-US" w:eastAsia="zh-CN"/>
            <w14:textFill>
              <w14:solidFill>
                <w14:schemeClr w14:val="tx1"/>
              </w14:solidFill>
            </w14:textFill>
          </w:rPr>
          <w:t>3</w:t>
        </w:r>
      </w:ins>
      <w:ins w:id="980" w:author="野草" w:date="2024-04-25T16:35:30Z">
        <w:r>
          <w:rPr>
            <w:rFonts w:hint="eastAsia" w:cs="Times New Roman"/>
            <w:color w:val="000000" w:themeColor="text1"/>
            <w:lang w:val="en-US" w:eastAsia="zh-CN"/>
            <w14:textFill>
              <w14:solidFill>
                <w14:schemeClr w14:val="tx1"/>
              </w14:solidFill>
            </w14:textFill>
          </w:rPr>
          <w:t>5</w:t>
        </w:r>
      </w:ins>
      <w:ins w:id="981" w:author="野草" w:date="2024-04-24T17:25:07Z">
        <w:r>
          <w:rPr>
            <w:rFonts w:hint="eastAsia" w:cs="Times New Roman"/>
            <w:lang w:val="en-US" w:eastAsia="zh-CN"/>
          </w:rPr>
          <w:t>】</w:t>
        </w:r>
      </w:ins>
    </w:p>
    <w:bookmarkEnd w:id="19"/>
    <w:p>
      <w:pPr>
        <w:rPr>
          <w:del w:id="982" w:author="野草" w:date="2024-04-24T13:27:27Z"/>
          <w:rFonts w:cs="Times New Roman"/>
        </w:rPr>
      </w:pPr>
      <w:ins w:id="983" w:author="野草" w:date="2024-04-24T14:20:50Z">
        <w:r>
          <w:rPr>
            <w:rFonts w:hint="eastAsia" w:cs="Times New Roman"/>
            <w:lang w:val="en-US" w:eastAsia="zh-CN"/>
          </w:rPr>
          <w:t>G</w:t>
        </w:r>
      </w:ins>
      <w:ins w:id="984" w:author="野草" w:date="2024-04-24T14:20:51Z">
        <w:r>
          <w:rPr>
            <w:rFonts w:hint="eastAsia" w:cs="Times New Roman"/>
            <w:lang w:val="en-US" w:eastAsia="zh-CN"/>
          </w:rPr>
          <w:t>i</w:t>
        </w:r>
      </w:ins>
      <w:ins w:id="985" w:author="野草" w:date="2024-04-24T14:20:52Z">
        <w:r>
          <w:rPr>
            <w:rFonts w:hint="eastAsia" w:cs="Times New Roman"/>
            <w:lang w:val="en-US" w:eastAsia="zh-CN"/>
          </w:rPr>
          <w:t>ven</w:t>
        </w:r>
      </w:ins>
      <w:ins w:id="986" w:author="野草" w:date="2024-04-24T14:20:53Z">
        <w:r>
          <w:rPr>
            <w:rFonts w:hint="eastAsia" w:cs="Times New Roman"/>
            <w:lang w:val="en-US" w:eastAsia="zh-CN"/>
          </w:rPr>
          <w:t xml:space="preserve"> t</w:t>
        </w:r>
      </w:ins>
      <w:ins w:id="987" w:author="野草" w:date="2024-04-24T14:20:54Z">
        <w:r>
          <w:rPr>
            <w:rFonts w:hint="eastAsia" w:cs="Times New Roman"/>
            <w:lang w:val="en-US" w:eastAsia="zh-CN"/>
          </w:rPr>
          <w:t>he</w:t>
        </w:r>
      </w:ins>
      <w:ins w:id="988" w:author="野草" w:date="2024-04-24T14:21:18Z">
        <w:r>
          <w:rPr>
            <w:rFonts w:hint="eastAsia" w:cs="Times New Roman"/>
            <w:lang w:val="en-US" w:eastAsia="zh-CN"/>
          </w:rPr>
          <w:t xml:space="preserve"> </w:t>
        </w:r>
      </w:ins>
      <w:ins w:id="989" w:author="野草" w:date="2024-04-24T14:21:18Z">
        <w:r>
          <w:rPr>
            <w:rFonts w:hint="eastAsia" w:cs="Times New Roman"/>
            <w:highlight w:val="green"/>
            <w:lang w:val="en-US" w:eastAsia="zh-CN"/>
            <w:rPrChange w:id="990" w:author="野草" w:date="2024-04-24T16:17:35Z">
              <w:rPr>
                <w:rFonts w:hint="eastAsia" w:cs="Times New Roman"/>
                <w:lang w:val="en-US" w:eastAsia="zh-CN"/>
              </w:rPr>
            </w:rPrChange>
          </w:rPr>
          <w:t>above-mentioned</w:t>
        </w:r>
      </w:ins>
      <w:ins w:id="991" w:author="野草" w:date="2024-04-24T14:21:18Z">
        <w:r>
          <w:rPr>
            <w:rFonts w:hint="eastAsia" w:cs="Times New Roman"/>
            <w:highlight w:val="none"/>
            <w:lang w:val="en-US" w:eastAsia="zh-CN"/>
            <w:rPrChange w:id="992" w:author="野草" w:date="2024-04-25T16:34:15Z">
              <w:rPr>
                <w:rFonts w:hint="eastAsia" w:cs="Times New Roman"/>
                <w:lang w:val="en-US" w:eastAsia="zh-CN"/>
              </w:rPr>
            </w:rPrChange>
          </w:rPr>
          <w:t xml:space="preserve"> </w:t>
        </w:r>
      </w:ins>
      <w:ins w:id="993" w:author="野草" w:date="2024-04-24T14:22:30Z">
        <w:r>
          <w:rPr>
            <w:rFonts w:hint="eastAsia" w:cs="Times New Roman"/>
            <w:highlight w:val="green"/>
            <w:lang w:val="en-US" w:eastAsia="zh-CN"/>
            <w:rPrChange w:id="994" w:author="野草" w:date="2024-04-24T16:17:35Z">
              <w:rPr>
                <w:rFonts w:hint="eastAsia" w:cs="Times New Roman"/>
                <w:lang w:val="en-US" w:eastAsia="zh-CN"/>
              </w:rPr>
            </w:rPrChange>
          </w:rPr>
          <w:t>sh</w:t>
        </w:r>
      </w:ins>
      <w:ins w:id="995" w:author="野草" w:date="2024-04-24T14:22:31Z">
        <w:r>
          <w:rPr>
            <w:rFonts w:hint="eastAsia" w:cs="Times New Roman"/>
            <w:highlight w:val="green"/>
            <w:lang w:val="en-US" w:eastAsia="zh-CN"/>
            <w:rPrChange w:id="996" w:author="野草" w:date="2024-04-24T16:17:35Z">
              <w:rPr>
                <w:rFonts w:hint="eastAsia" w:cs="Times New Roman"/>
                <w:lang w:val="en-US" w:eastAsia="zh-CN"/>
              </w:rPr>
            </w:rPrChange>
          </w:rPr>
          <w:t>ort</w:t>
        </w:r>
      </w:ins>
      <w:ins w:id="997" w:author="野草" w:date="2024-04-24T14:22:32Z">
        <w:r>
          <w:rPr>
            <w:rFonts w:hint="eastAsia" w:cs="Times New Roman"/>
            <w:highlight w:val="green"/>
            <w:lang w:val="en-US" w:eastAsia="zh-CN"/>
            <w:rPrChange w:id="998" w:author="野草" w:date="2024-04-24T16:17:35Z">
              <w:rPr>
                <w:rFonts w:hint="eastAsia" w:cs="Times New Roman"/>
                <w:lang w:val="en-US" w:eastAsia="zh-CN"/>
              </w:rPr>
            </w:rPrChange>
          </w:rPr>
          <w:t>comin</w:t>
        </w:r>
      </w:ins>
      <w:ins w:id="999" w:author="野草" w:date="2024-04-24T14:22:33Z">
        <w:r>
          <w:rPr>
            <w:rFonts w:hint="eastAsia" w:cs="Times New Roman"/>
            <w:highlight w:val="green"/>
            <w:lang w:val="en-US" w:eastAsia="zh-CN"/>
            <w:rPrChange w:id="1000" w:author="野草" w:date="2024-04-24T16:17:35Z">
              <w:rPr>
                <w:rFonts w:hint="eastAsia" w:cs="Times New Roman"/>
                <w:lang w:val="en-US" w:eastAsia="zh-CN"/>
              </w:rPr>
            </w:rPrChange>
          </w:rPr>
          <w:t>gs</w:t>
        </w:r>
      </w:ins>
      <w:ins w:id="1001" w:author="野草" w:date="2024-04-24T13:27:35Z">
        <w:r>
          <w:rPr>
            <w:rFonts w:hint="eastAsia" w:cs="Times New Roman"/>
          </w:rPr>
          <w:t xml:space="preserve">, </w:t>
        </w:r>
      </w:ins>
      <w:ins w:id="1002" w:author="野草" w:date="2024-04-24T13:27:35Z">
        <w:r>
          <w:rPr>
            <w:rFonts w:hint="eastAsia" w:cs="Times New Roman"/>
            <w:highlight w:val="green"/>
            <w:rPrChange w:id="1003" w:author="野草" w:date="2024-04-24T16:17:41Z">
              <w:rPr>
                <w:rFonts w:hint="eastAsia" w:cs="Times New Roman"/>
              </w:rPr>
            </w:rPrChange>
          </w:rPr>
          <w:t>this study</w:t>
        </w:r>
      </w:ins>
      <w:ins w:id="1004" w:author="野草" w:date="2024-04-24T13:27:35Z">
        <w:r>
          <w:rPr>
            <w:rFonts w:hint="eastAsia" w:cs="Times New Roman"/>
          </w:rPr>
          <w:t xml:space="preserve"> aims to explore </w:t>
        </w:r>
      </w:ins>
      <w:ins w:id="1005" w:author="野草" w:date="2024-04-24T13:27:35Z">
        <w:r>
          <w:rPr>
            <w:rFonts w:hint="eastAsia" w:cs="Times New Roman"/>
            <w:highlight w:val="green"/>
            <w:rPrChange w:id="1006" w:author="野草" w:date="2024-04-24T16:17:45Z">
              <w:rPr>
                <w:rFonts w:hint="eastAsia" w:cs="Times New Roman"/>
              </w:rPr>
            </w:rPrChange>
          </w:rPr>
          <w:t>the quantitative effects</w:t>
        </w:r>
      </w:ins>
      <w:ins w:id="1007" w:author="野草" w:date="2024-04-24T13:27:35Z">
        <w:r>
          <w:rPr>
            <w:rFonts w:hint="eastAsia" w:cs="Times New Roman"/>
          </w:rPr>
          <w:t xml:space="preserve"> of </w:t>
        </w:r>
      </w:ins>
      <w:ins w:id="1008" w:author="野草" w:date="2024-04-24T13:27:35Z">
        <w:r>
          <w:rPr>
            <w:rFonts w:hint="eastAsia" w:cs="Times New Roman"/>
            <w:highlight w:val="green"/>
            <w:rPrChange w:id="1009" w:author="野草" w:date="2024-04-24T16:17:48Z">
              <w:rPr>
                <w:rFonts w:hint="eastAsia" w:cs="Times New Roman"/>
              </w:rPr>
            </w:rPrChange>
          </w:rPr>
          <w:t>river cooling</w:t>
        </w:r>
      </w:ins>
      <w:ins w:id="1010" w:author="野草" w:date="2024-04-24T13:27:35Z">
        <w:r>
          <w:rPr>
            <w:rFonts w:hint="eastAsia" w:cs="Times New Roman"/>
          </w:rPr>
          <w:t xml:space="preserve"> and examine </w:t>
        </w:r>
      </w:ins>
      <w:ins w:id="1011" w:author="野草" w:date="2024-04-24T13:27:35Z">
        <w:r>
          <w:rPr>
            <w:rFonts w:hint="eastAsia" w:cs="Times New Roman"/>
            <w:highlight w:val="green"/>
            <w:rPrChange w:id="1012" w:author="野草" w:date="2024-04-24T16:17:52Z">
              <w:rPr>
                <w:rFonts w:hint="eastAsia" w:cs="Times New Roman"/>
              </w:rPr>
            </w:rPrChange>
          </w:rPr>
          <w:t>their influencing factors</w:t>
        </w:r>
      </w:ins>
      <w:ins w:id="1013" w:author="野草" w:date="2024-04-24T13:27:35Z">
        <w:r>
          <w:rPr>
            <w:rFonts w:hint="eastAsia" w:cs="Times New Roman"/>
          </w:rPr>
          <w:t xml:space="preserve"> </w:t>
        </w:r>
      </w:ins>
      <w:ins w:id="1014" w:author="野草" w:date="2024-04-24T17:33:11Z">
        <w:r>
          <w:rPr>
            <w:rFonts w:hint="eastAsia" w:cs="Times New Roman"/>
            <w:lang w:val="en-US" w:eastAsia="zh-CN"/>
          </w:rPr>
          <w:t>o</w:t>
        </w:r>
      </w:ins>
      <w:ins w:id="1015" w:author="野草" w:date="2024-04-24T13:27:35Z">
        <w:r>
          <w:rPr>
            <w:rFonts w:hint="eastAsia" w:cs="Times New Roman"/>
          </w:rPr>
          <w:t xml:space="preserve">n a </w:t>
        </w:r>
      </w:ins>
      <w:ins w:id="1016" w:author="野草" w:date="2024-04-24T13:27:35Z">
        <w:r>
          <w:rPr>
            <w:rFonts w:hint="eastAsia" w:cs="Times New Roman"/>
            <w:highlight w:val="green"/>
            <w:rPrChange w:id="1017" w:author="野草" w:date="2024-04-24T16:17:59Z">
              <w:rPr>
                <w:rFonts w:hint="eastAsia" w:cs="Times New Roman"/>
              </w:rPr>
            </w:rPrChange>
          </w:rPr>
          <w:t>normal summer day</w:t>
        </w:r>
      </w:ins>
      <w:ins w:id="1018" w:author="野草" w:date="2024-04-24T13:27:35Z">
        <w:r>
          <w:rPr>
            <w:rFonts w:hint="eastAsia" w:cs="Times New Roman"/>
          </w:rPr>
          <w:t xml:space="preserve"> and an </w:t>
        </w:r>
      </w:ins>
      <w:ins w:id="1019" w:author="野草" w:date="2024-04-24T13:27:35Z">
        <w:r>
          <w:rPr>
            <w:rFonts w:hint="eastAsia" w:cs="Times New Roman"/>
            <w:highlight w:val="green"/>
            <w:rPrChange w:id="1020" w:author="野草" w:date="2024-04-24T16:18:02Z">
              <w:rPr>
                <w:rFonts w:hint="eastAsia" w:cs="Times New Roman"/>
              </w:rPr>
            </w:rPrChange>
          </w:rPr>
          <w:t>extremely hot day</w:t>
        </w:r>
      </w:ins>
      <w:ins w:id="1021" w:author="野草" w:date="2024-04-24T13:27:35Z">
        <w:r>
          <w:rPr>
            <w:rFonts w:hint="eastAsia" w:cs="Times New Roman"/>
          </w:rPr>
          <w:t xml:space="preserve"> by the </w:t>
        </w:r>
      </w:ins>
      <w:ins w:id="1022" w:author="野草" w:date="2024-04-24T13:27:35Z">
        <w:r>
          <w:rPr>
            <w:rFonts w:hint="eastAsia" w:cs="Times New Roman"/>
            <w:highlight w:val="green"/>
            <w:rPrChange w:id="1023" w:author="野草" w:date="2024-04-24T16:18:07Z">
              <w:rPr>
                <w:rFonts w:hint="eastAsia" w:cs="Times New Roman"/>
              </w:rPr>
            </w:rPrChange>
          </w:rPr>
          <w:t>Boosted Regression Tree model</w:t>
        </w:r>
      </w:ins>
      <w:ins w:id="1024" w:author="野草" w:date="2024-04-24T13:27:35Z">
        <w:r>
          <w:rPr>
            <w:rFonts w:hint="eastAsia" w:cs="Times New Roman"/>
          </w:rPr>
          <w:t xml:space="preserve">, taking the </w:t>
        </w:r>
      </w:ins>
      <w:ins w:id="1025" w:author="野草" w:date="2024-04-24T13:27:35Z">
        <w:r>
          <w:rPr>
            <w:rFonts w:hint="eastAsia" w:cs="Times New Roman"/>
            <w:highlight w:val="green"/>
            <w:rPrChange w:id="1026" w:author="野草" w:date="2024-04-24T16:18:11Z">
              <w:rPr>
                <w:rFonts w:hint="eastAsia" w:cs="Times New Roman"/>
              </w:rPr>
            </w:rPrChange>
          </w:rPr>
          <w:t>mountainous city</w:t>
        </w:r>
      </w:ins>
      <w:ins w:id="1027" w:author="野草" w:date="2024-04-24T13:27:35Z">
        <w:r>
          <w:rPr>
            <w:rFonts w:hint="eastAsia" w:cs="Times New Roman"/>
          </w:rPr>
          <w:t xml:space="preserve"> of Chongqing </w:t>
        </w:r>
      </w:ins>
      <w:ins w:id="1028" w:author="野草" w:date="2024-04-24T13:27:35Z">
        <w:r>
          <w:rPr>
            <w:rFonts w:hint="eastAsia" w:cs="Times New Roman"/>
            <w:highlight w:val="green"/>
            <w:rPrChange w:id="1029" w:author="野草" w:date="2024-04-24T16:18:15Z">
              <w:rPr>
                <w:rFonts w:hint="eastAsia" w:cs="Times New Roman"/>
              </w:rPr>
            </w:rPrChange>
          </w:rPr>
          <w:t>as an example</w:t>
        </w:r>
      </w:ins>
      <w:ins w:id="1030" w:author="野草" w:date="2024-04-24T13:27:35Z">
        <w:r>
          <w:rPr>
            <w:rFonts w:hint="eastAsia" w:cs="Times New Roman"/>
          </w:rPr>
          <w:t xml:space="preserve">. </w:t>
        </w:r>
      </w:ins>
      <w:ins w:id="1031" w:author="野草" w:date="2024-04-24T13:27:35Z">
        <w:r>
          <w:rPr>
            <w:rFonts w:hint="eastAsia" w:cs="Times New Roman"/>
            <w:highlight w:val="green"/>
            <w:rPrChange w:id="1032" w:author="野草" w:date="2024-04-24T16:18:23Z">
              <w:rPr>
                <w:rFonts w:hint="eastAsia" w:cs="Times New Roman"/>
              </w:rPr>
            </w:rPrChange>
          </w:rPr>
          <w:t>The purpose</w:t>
        </w:r>
      </w:ins>
      <w:ins w:id="1033" w:author="野草" w:date="2024-04-24T13:27:35Z">
        <w:r>
          <w:rPr>
            <w:rFonts w:hint="eastAsia" w:cs="Times New Roman"/>
          </w:rPr>
          <w:t xml:space="preserve"> is to answer </w:t>
        </w:r>
      </w:ins>
      <w:ins w:id="1034" w:author="野草" w:date="2024-04-24T13:27:35Z">
        <w:r>
          <w:rPr>
            <w:rFonts w:hint="eastAsia" w:cs="Times New Roman"/>
            <w:highlight w:val="green"/>
            <w:rPrChange w:id="1035" w:author="野草" w:date="2024-04-24T16:18:19Z">
              <w:rPr>
                <w:rFonts w:hint="eastAsia" w:cs="Times New Roman"/>
              </w:rPr>
            </w:rPrChange>
          </w:rPr>
          <w:t>the following questions</w:t>
        </w:r>
      </w:ins>
      <w:ins w:id="1036" w:author="野草" w:date="2024-04-24T13:27:35Z">
        <w:r>
          <w:rPr>
            <w:rFonts w:hint="eastAsia" w:cs="Times New Roman"/>
          </w:rPr>
          <w:t xml:space="preserve">: (1) What are the </w:t>
        </w:r>
      </w:ins>
      <w:ins w:id="1037" w:author="野草" w:date="2024-04-24T13:27:35Z">
        <w:r>
          <w:rPr>
            <w:rFonts w:hint="eastAsia" w:cs="Times New Roman"/>
            <w:highlight w:val="green"/>
            <w:rPrChange w:id="1038" w:author="野草" w:date="2024-04-24T16:18:26Z">
              <w:rPr>
                <w:rFonts w:hint="eastAsia" w:cs="Times New Roman"/>
              </w:rPr>
            </w:rPrChange>
          </w:rPr>
          <w:t>spatial patterns</w:t>
        </w:r>
      </w:ins>
      <w:ins w:id="1039" w:author="野草" w:date="2024-04-24T13:27:35Z">
        <w:r>
          <w:rPr>
            <w:rFonts w:hint="eastAsia" w:cs="Times New Roman"/>
          </w:rPr>
          <w:t xml:space="preserve"> of </w:t>
        </w:r>
      </w:ins>
      <w:ins w:id="1040" w:author="野草" w:date="2024-04-24T13:27:35Z">
        <w:r>
          <w:rPr>
            <w:rFonts w:hint="eastAsia" w:cs="Times New Roman"/>
            <w:highlight w:val="green"/>
            <w:rPrChange w:id="1041" w:author="野草" w:date="2024-04-24T16:18:28Z">
              <w:rPr>
                <w:rFonts w:hint="eastAsia" w:cs="Times New Roman"/>
              </w:rPr>
            </w:rPrChange>
          </w:rPr>
          <w:t>river cooling effects</w:t>
        </w:r>
      </w:ins>
      <w:ins w:id="1042" w:author="野草" w:date="2024-04-24T13:27:35Z">
        <w:r>
          <w:rPr>
            <w:rFonts w:hint="eastAsia" w:cs="Times New Roman"/>
          </w:rPr>
          <w:t xml:space="preserve"> under </w:t>
        </w:r>
      </w:ins>
      <w:ins w:id="1043" w:author="野草" w:date="2024-04-24T13:27:35Z">
        <w:r>
          <w:rPr>
            <w:rFonts w:hint="eastAsia" w:cs="Times New Roman"/>
            <w:highlight w:val="green"/>
            <w:rPrChange w:id="1044" w:author="野草" w:date="2024-04-24T16:18:31Z">
              <w:rPr>
                <w:rFonts w:hint="eastAsia" w:cs="Times New Roman"/>
              </w:rPr>
            </w:rPrChange>
          </w:rPr>
          <w:t>different weather conditions</w:t>
        </w:r>
      </w:ins>
      <w:ins w:id="1045" w:author="野草" w:date="2024-04-24T13:27:35Z">
        <w:r>
          <w:rPr>
            <w:rFonts w:hint="eastAsia" w:cs="Times New Roman"/>
          </w:rPr>
          <w:t xml:space="preserve">? (2) What are </w:t>
        </w:r>
      </w:ins>
      <w:ins w:id="1046" w:author="野草" w:date="2024-04-24T13:27:35Z">
        <w:r>
          <w:rPr>
            <w:rFonts w:hint="eastAsia" w:cs="Times New Roman"/>
            <w:highlight w:val="green"/>
            <w:rPrChange w:id="1047" w:author="野草" w:date="2024-04-24T16:18:36Z">
              <w:rPr>
                <w:rFonts w:hint="eastAsia" w:cs="Times New Roman"/>
              </w:rPr>
            </w:rPrChange>
          </w:rPr>
          <w:t>the contributions</w:t>
        </w:r>
      </w:ins>
      <w:ins w:id="1048" w:author="野草" w:date="2024-04-24T13:27:35Z">
        <w:r>
          <w:rPr>
            <w:rFonts w:hint="eastAsia" w:cs="Times New Roman"/>
          </w:rPr>
          <w:t xml:space="preserve"> of </w:t>
        </w:r>
      </w:ins>
      <w:ins w:id="1049" w:author="野草" w:date="2024-04-24T13:27:35Z">
        <w:r>
          <w:rPr>
            <w:rFonts w:hint="eastAsia" w:cs="Times New Roman"/>
            <w:highlight w:val="green"/>
            <w:rPrChange w:id="1050" w:author="野草" w:date="2024-04-24T16:18:39Z">
              <w:rPr>
                <w:rFonts w:hint="eastAsia" w:cs="Times New Roman"/>
              </w:rPr>
            </w:rPrChange>
          </w:rPr>
          <w:t>individual</w:t>
        </w:r>
      </w:ins>
      <w:ins w:id="1051" w:author="野草" w:date="2024-04-24T13:27:35Z">
        <w:r>
          <w:rPr>
            <w:rFonts w:hint="eastAsia" w:cs="Times New Roman"/>
            <w:highlight w:val="cyan"/>
            <w:rPrChange w:id="1052" w:author="野草" w:date="2024-04-25T16:46:47Z">
              <w:rPr>
                <w:rFonts w:hint="eastAsia" w:cs="Times New Roman"/>
              </w:rPr>
            </w:rPrChange>
          </w:rPr>
          <w:t xml:space="preserve"> </w:t>
        </w:r>
      </w:ins>
      <w:ins w:id="1053" w:author="野草" w:date="2024-04-24T13:27:35Z">
        <w:bookmarkStart w:id="21" w:name="OLE_LINK75"/>
        <w:r>
          <w:rPr>
            <w:rFonts w:hint="eastAsia" w:cs="Times New Roman"/>
            <w:highlight w:val="cyan"/>
            <w:rPrChange w:id="1054" w:author="野草" w:date="2024-04-25T16:46:47Z">
              <w:rPr>
                <w:rFonts w:hint="eastAsia" w:cs="Times New Roman"/>
              </w:rPr>
            </w:rPrChange>
          </w:rPr>
          <w:t>environmental variable</w:t>
        </w:r>
        <w:bookmarkEnd w:id="21"/>
      </w:ins>
      <w:ins w:id="1055" w:author="野草" w:date="2024-04-24T13:27:35Z">
        <w:r>
          <w:rPr>
            <w:rFonts w:hint="eastAsia" w:cs="Times New Roman"/>
            <w:highlight w:val="cyan"/>
            <w:rPrChange w:id="1056" w:author="野草" w:date="2024-04-25T16:46:47Z">
              <w:rPr>
                <w:rFonts w:hint="eastAsia" w:cs="Times New Roman"/>
              </w:rPr>
            </w:rPrChange>
          </w:rPr>
          <w:t>s</w:t>
        </w:r>
      </w:ins>
      <w:ins w:id="1057" w:author="野草" w:date="2024-04-24T13:27:35Z">
        <w:r>
          <w:rPr>
            <w:rFonts w:hint="eastAsia" w:cs="Times New Roman"/>
          </w:rPr>
          <w:t xml:space="preserve"> on </w:t>
        </w:r>
      </w:ins>
      <w:ins w:id="1058" w:author="野草" w:date="2024-04-24T13:27:35Z">
        <w:r>
          <w:rPr>
            <w:rFonts w:hint="eastAsia" w:cs="Times New Roman"/>
            <w:highlight w:val="green"/>
            <w:rPrChange w:id="1059" w:author="野草" w:date="2024-04-24T16:18:42Z">
              <w:rPr>
                <w:rFonts w:hint="eastAsia" w:cs="Times New Roman"/>
              </w:rPr>
            </w:rPrChange>
          </w:rPr>
          <w:t>river cooling effects</w:t>
        </w:r>
      </w:ins>
      <w:ins w:id="1060" w:author="野草" w:date="2024-04-24T13:27:35Z">
        <w:r>
          <w:rPr>
            <w:rFonts w:hint="eastAsia" w:cs="Times New Roman"/>
          </w:rPr>
          <w:t xml:space="preserve">? (3) How do </w:t>
        </w:r>
      </w:ins>
      <w:ins w:id="1061" w:author="野草" w:date="2024-04-24T13:27:35Z">
        <w:r>
          <w:rPr>
            <w:rFonts w:hint="eastAsia" w:cs="Times New Roman"/>
            <w:highlight w:val="green"/>
            <w:rPrChange w:id="1062" w:author="野草" w:date="2024-04-24T16:18:45Z">
              <w:rPr>
                <w:rFonts w:hint="eastAsia" w:cs="Times New Roman"/>
              </w:rPr>
            </w:rPrChange>
          </w:rPr>
          <w:t xml:space="preserve">key </w:t>
        </w:r>
      </w:ins>
      <w:ins w:id="1063" w:author="野草" w:date="2024-04-24T13:27:35Z">
        <w:r>
          <w:rPr>
            <w:rFonts w:hint="eastAsia" w:cs="Times New Roman"/>
            <w:highlight w:val="cyan"/>
            <w:rPrChange w:id="1064" w:author="野草" w:date="2024-04-25T16:46:51Z">
              <w:rPr>
                <w:rFonts w:hint="eastAsia" w:cs="Times New Roman"/>
              </w:rPr>
            </w:rPrChange>
          </w:rPr>
          <w:t xml:space="preserve">influencing factors </w:t>
        </w:r>
      </w:ins>
      <w:ins w:id="1065" w:author="野草" w:date="2024-04-24T13:27:35Z">
        <w:r>
          <w:rPr>
            <w:rFonts w:hint="eastAsia" w:cs="Times New Roman"/>
          </w:rPr>
          <w:t>affect</w:t>
        </w:r>
      </w:ins>
      <w:ins w:id="1066" w:author="野草" w:date="2024-04-24T13:27:35Z">
        <w:r>
          <w:rPr>
            <w:rFonts w:hint="eastAsia" w:cs="Times New Roman"/>
            <w:highlight w:val="green"/>
            <w:rPrChange w:id="1067" w:author="野草" w:date="2024-04-24T16:18:50Z">
              <w:rPr>
                <w:rFonts w:hint="eastAsia" w:cs="Times New Roman"/>
              </w:rPr>
            </w:rPrChange>
          </w:rPr>
          <w:t xml:space="preserve"> river cooling effect</w:t>
        </w:r>
      </w:ins>
      <w:ins w:id="1068" w:author="野草" w:date="2024-04-24T13:27:35Z">
        <w:r>
          <w:rPr>
            <w:rFonts w:hint="eastAsia" w:cs="Times New Roman"/>
            <w:highlight w:val="green"/>
            <w:rPrChange w:id="1069" w:author="野草" w:date="2024-04-24T17:35:21Z">
              <w:rPr>
                <w:rFonts w:hint="eastAsia" w:cs="Times New Roman"/>
              </w:rPr>
            </w:rPrChange>
          </w:rPr>
          <w:t>s</w:t>
        </w:r>
      </w:ins>
      <w:ins w:id="1070" w:author="野草" w:date="2024-04-24T13:27:35Z">
        <w:r>
          <w:rPr>
            <w:rFonts w:hint="eastAsia" w:cs="Times New Roman"/>
          </w:rPr>
          <w:t xml:space="preserve">? The findings of </w:t>
        </w:r>
      </w:ins>
      <w:ins w:id="1071" w:author="野草" w:date="2024-04-24T13:27:35Z">
        <w:r>
          <w:rPr>
            <w:rFonts w:hint="eastAsia" w:cs="Times New Roman"/>
            <w:highlight w:val="green"/>
            <w:rPrChange w:id="1072" w:author="野草" w:date="2024-04-24T16:18:53Z">
              <w:rPr>
                <w:rFonts w:hint="eastAsia" w:cs="Times New Roman"/>
              </w:rPr>
            </w:rPrChange>
          </w:rPr>
          <w:t>this research</w:t>
        </w:r>
      </w:ins>
      <w:ins w:id="1073" w:author="野草" w:date="2024-04-24T13:27:35Z">
        <w:r>
          <w:rPr>
            <w:rFonts w:hint="eastAsia" w:cs="Times New Roman"/>
          </w:rPr>
          <w:t xml:space="preserve"> are expected to</w:t>
        </w:r>
      </w:ins>
      <w:ins w:id="1074" w:author="野草" w:date="2024-04-24T13:27:35Z">
        <w:r>
          <w:rPr>
            <w:rFonts w:hint="eastAsia" w:cs="Times New Roman"/>
            <w:highlight w:val="green"/>
            <w:rPrChange w:id="1075" w:author="野草" w:date="2024-04-24T16:18:59Z">
              <w:rPr>
                <w:rFonts w:hint="eastAsia" w:cs="Times New Roman"/>
              </w:rPr>
            </w:rPrChange>
          </w:rPr>
          <w:t xml:space="preserve"> provide valuable insights</w:t>
        </w:r>
      </w:ins>
      <w:ins w:id="1076" w:author="野草" w:date="2024-04-24T13:27:35Z">
        <w:r>
          <w:rPr>
            <w:rFonts w:hint="eastAsia" w:cs="Times New Roman"/>
          </w:rPr>
          <w:t xml:space="preserve"> into </w:t>
        </w:r>
      </w:ins>
      <w:ins w:id="1077" w:author="野草" w:date="2024-04-24T13:27:35Z">
        <w:r>
          <w:rPr>
            <w:rFonts w:hint="eastAsia" w:cs="Times New Roman"/>
            <w:highlight w:val="green"/>
            <w:rPrChange w:id="1078" w:author="野草" w:date="2024-04-24T16:19:01Z">
              <w:rPr>
                <w:rFonts w:hint="eastAsia" w:cs="Times New Roman"/>
              </w:rPr>
            </w:rPrChange>
          </w:rPr>
          <w:t>mitigating urban heat</w:t>
        </w:r>
      </w:ins>
      <w:ins w:id="1079" w:author="野草" w:date="2024-04-24T13:27:35Z">
        <w:r>
          <w:rPr>
            <w:rFonts w:hint="eastAsia" w:cs="Times New Roman"/>
          </w:rPr>
          <w:t xml:space="preserve"> and offer guidance for </w:t>
        </w:r>
      </w:ins>
      <w:ins w:id="1080" w:author="野草" w:date="2024-04-24T13:27:35Z">
        <w:r>
          <w:rPr>
            <w:rFonts w:hint="eastAsia" w:cs="Times New Roman"/>
            <w:highlight w:val="green"/>
            <w:rPrChange w:id="1081" w:author="野草" w:date="2024-04-24T16:19:06Z">
              <w:rPr>
                <w:rFonts w:hint="eastAsia" w:cs="Times New Roman"/>
              </w:rPr>
            </w:rPrChange>
          </w:rPr>
          <w:t>the heat-resilient planning</w:t>
        </w:r>
      </w:ins>
      <w:ins w:id="1082" w:author="野草" w:date="2024-04-24T13:27:35Z">
        <w:r>
          <w:rPr>
            <w:rFonts w:hint="eastAsia" w:cs="Times New Roman"/>
          </w:rPr>
          <w:t xml:space="preserve"> and </w:t>
        </w:r>
      </w:ins>
      <w:ins w:id="1083" w:author="野草" w:date="2024-04-24T13:27:35Z">
        <w:r>
          <w:rPr>
            <w:rFonts w:hint="eastAsia" w:cs="Times New Roman"/>
            <w:highlight w:val="green"/>
            <w:rPrChange w:id="1084" w:author="野草" w:date="2024-04-24T16:19:09Z">
              <w:rPr>
                <w:rFonts w:hint="eastAsia" w:cs="Times New Roman"/>
              </w:rPr>
            </w:rPrChange>
          </w:rPr>
          <w:t>design</w:t>
        </w:r>
      </w:ins>
      <w:ins w:id="1085" w:author="野草" w:date="2024-04-24T13:27:35Z">
        <w:r>
          <w:rPr>
            <w:rFonts w:hint="eastAsia" w:cs="Times New Roman"/>
          </w:rPr>
          <w:t xml:space="preserve"> of </w:t>
        </w:r>
      </w:ins>
      <w:ins w:id="1086" w:author="野草" w:date="2024-04-24T13:27:35Z">
        <w:r>
          <w:rPr>
            <w:rFonts w:hint="eastAsia" w:cs="Times New Roman"/>
            <w:highlight w:val="green"/>
            <w:rPrChange w:id="1087" w:author="野草" w:date="2024-04-24T16:19:12Z">
              <w:rPr>
                <w:rFonts w:hint="eastAsia" w:cs="Times New Roman"/>
              </w:rPr>
            </w:rPrChange>
          </w:rPr>
          <w:t>urban riverside areas</w:t>
        </w:r>
      </w:ins>
      <w:ins w:id="1088" w:author="野草" w:date="2024-04-24T13:27:35Z">
        <w:r>
          <w:rPr>
            <w:rFonts w:hint="eastAsia" w:cs="Times New Roman"/>
          </w:rPr>
          <w:t>.</w:t>
        </w:r>
        <w:bookmarkEnd w:id="4"/>
        <w:bookmarkEnd w:id="15"/>
        <w:bookmarkEnd w:id="20"/>
      </w:ins>
      <w:del w:id="1089" w:author="野草" w:date="2024-04-24T13:27:34Z">
        <w:r>
          <w:rPr>
            <w:rFonts w:cs="Times New Roman"/>
          </w:rPr>
          <w:delText>The</w:delText>
        </w:r>
      </w:del>
      <w:del w:id="1090" w:author="野草" w:date="2024-04-24T13:27:33Z">
        <w:r>
          <w:rPr>
            <w:rFonts w:cs="Times New Roman"/>
          </w:rPr>
          <w:delText>refore, it is e</w:delText>
        </w:r>
      </w:del>
      <w:del w:id="1091" w:author="野草" w:date="2024-04-24T13:27:32Z">
        <w:r>
          <w:rPr>
            <w:rFonts w:cs="Times New Roman"/>
          </w:rPr>
          <w:delText>ssentia</w:delText>
        </w:r>
      </w:del>
      <w:del w:id="1092" w:author="野草" w:date="2024-04-24T13:27:31Z">
        <w:r>
          <w:rPr>
            <w:rFonts w:cs="Times New Roman"/>
          </w:rPr>
          <w:delText xml:space="preserve">l to </w:delText>
        </w:r>
      </w:del>
      <w:del w:id="1093" w:author="野草" w:date="2024-04-24T13:27:28Z">
        <w:r>
          <w:rPr>
            <w:rFonts w:cs="Times New Roman"/>
          </w:rPr>
          <w:delText>…..</w:delText>
        </w:r>
      </w:del>
    </w:p>
    <w:bookmarkEnd w:id="16"/>
    <w:p>
      <w:pPr>
        <w:rPr>
          <w:del w:id="1094" w:author="野草" w:date="2024-04-24T13:27:27Z"/>
          <w:rFonts w:cs="Times New Roman"/>
        </w:rPr>
      </w:pPr>
    </w:p>
    <w:p>
      <w:pPr>
        <w:rPr>
          <w:rFonts w:cs="Times New Roman"/>
        </w:rPr>
      </w:pPr>
      <w:del w:id="1095" w:author="野草" w:date="2024-04-24T13:27:27Z">
        <w:r>
          <w:rPr>
            <w:rFonts w:hint="eastAsia" w:cs="Times New Roman"/>
          </w:rPr>
          <w:delText>As a mountainous city located in the upper reach of the Yangtze River, Chongqing experiences hot and humid summers. This study aim</w:delText>
        </w:r>
      </w:del>
      <w:del w:id="1096" w:author="野草" w:date="2024-04-24T13:27:27Z">
        <w:r>
          <w:rPr>
            <w:rFonts w:cs="Times New Roman"/>
          </w:rPr>
          <w:delText>s</w:delText>
        </w:r>
      </w:del>
      <w:del w:id="1097" w:author="野草" w:date="2024-04-24T13:27:27Z">
        <w:r>
          <w:rPr>
            <w:rFonts w:hint="eastAsia" w:cs="Times New Roman"/>
          </w:rPr>
          <w:delText xml:space="preserve"> to explore the quantitative effects of river cooling and </w:delText>
        </w:r>
      </w:del>
      <w:del w:id="1098" w:author="野草" w:date="2024-04-24T13:27:27Z">
        <w:r>
          <w:rPr>
            <w:rFonts w:cs="Times New Roman"/>
          </w:rPr>
          <w:delText xml:space="preserve">examine </w:delText>
        </w:r>
      </w:del>
      <w:del w:id="1099" w:author="野草" w:date="2024-04-24T13:27:27Z">
        <w:r>
          <w:rPr>
            <w:rFonts w:hint="eastAsia" w:cs="Times New Roman"/>
          </w:rPr>
          <w:delText>their influencing factors in a normal summer day and an extremely hot day</w:delText>
        </w:r>
      </w:del>
      <w:del w:id="1100" w:author="野草" w:date="2024-04-24T13:27:27Z">
        <w:r>
          <w:rPr>
            <w:rFonts w:cs="Times New Roman"/>
          </w:rPr>
          <w:delText xml:space="preserve"> by</w:delText>
        </w:r>
      </w:del>
      <w:del w:id="1101" w:author="野草" w:date="2024-04-24T13:27:27Z">
        <w:r>
          <w:rPr>
            <w:rFonts w:hint="eastAsia" w:cs="Times New Roman"/>
          </w:rPr>
          <w:delText xml:space="preserve"> the Boosted Regression Tree model. The purpose is to answer the following questions: (1) What are the spatial patterns of river cooling effects under different weather conditions? (2) What are the </w:delText>
        </w:r>
      </w:del>
      <w:del w:id="1102" w:author="野草" w:date="2024-04-24T13:27:27Z">
        <w:r>
          <w:rPr>
            <w:rFonts w:cs="Times New Roman"/>
          </w:rPr>
          <w:delText>contributions</w:delText>
        </w:r>
      </w:del>
      <w:del w:id="1103" w:author="野草" w:date="2024-04-24T13:27:27Z">
        <w:r>
          <w:rPr>
            <w:rFonts w:hint="eastAsia" w:cs="Times New Roman"/>
          </w:rPr>
          <w:delText xml:space="preserve"> of individual environmental variables on river cooling effects? (3) How do key influencing factors affect river cooling effects? The findings of this research are expected to provide valuable insights into mitigating urban heat and offer guidance for the </w:delText>
        </w:r>
      </w:del>
      <w:del w:id="1104" w:author="野草" w:date="2024-04-24T13:27:27Z">
        <w:r>
          <w:rPr>
            <w:rFonts w:cs="Times New Roman"/>
          </w:rPr>
          <w:delText>heat-resilient</w:delText>
        </w:r>
      </w:del>
      <w:del w:id="1105" w:author="野草" w:date="2024-04-24T13:27:27Z">
        <w:r>
          <w:rPr>
            <w:rFonts w:hAnsi="Yu Mincho Light" w:eastAsia="Yu Mincho Light" w:cs="Times New Roman"/>
            <w:iCs/>
            <w:caps/>
            <w:strike/>
            <w:dstrike/>
            <w:shadow/>
            <w:imprint/>
            <w:vanish/>
            <w:spacing w:val="0"/>
            <w:w w:val="15"/>
            <w:kern w:val="0"/>
            <w:position w:val="3537"/>
            <w:sz w:val="1518"/>
            <w:szCs w:val="29473"/>
            <w:u w:val="none" w:color="330200"/>
            <w:shd w:val="clear" w:color="809C4F" w:fill="B10000"/>
            <w:fitText w:val="563" w:id="367905808"/>
            <w:vertAlign w:val="baseline"/>
            <w:lang w:val="zh-CN" w:eastAsia="zh-CN"/>
            <w:eastAsianLayout w:id="1" w:combine="1" w:combineBrackets="square"/>
          </w:rPr>
          <w:delText>ensitiv</w:delText>
        </w:r>
      </w:del>
      <w:del w:id="1106" w:author="野草" w:date="2024-04-24T13:27:27Z">
        <w:r>
          <w:rPr>
            <w:rFonts w:hAnsi="Yu Mincho Light" w:eastAsia="Yu Mincho Light" w:cs="Times New Roman"/>
            <w:iCs/>
            <w:caps/>
            <w:strike/>
            <w:dstrike/>
            <w:shadow/>
            <w:imprint/>
            <w:vanish/>
            <w:spacing w:val="-6518"/>
            <w:w w:val="15"/>
            <w:kern w:val="0"/>
            <w:position w:val="3537"/>
            <w:sz w:val="1518"/>
            <w:szCs w:val="29473"/>
            <w:u w:val="none" w:color="330200"/>
            <w:shd w:val="clear" w:color="809C4F" w:fill="B10000"/>
            <w:fitText w:val="563" w:id="367905808"/>
            <w:vertAlign w:val="baseline"/>
            <w:lang w:val="zh-CN" w:eastAsia="zh-CN"/>
            <w:eastAsianLayout w:id="2" w:combine="1" w:combineBrackets="square"/>
          </w:rPr>
          <w:delText>e</w:delText>
        </w:r>
      </w:del>
      <w:del w:id="1107" w:author="野草" w:date="2024-04-24T13:27:27Z">
        <w:r>
          <w:rPr>
            <w:rFonts w:cs="Times New Roman"/>
          </w:rPr>
          <w:delText xml:space="preserve"> </w:delText>
        </w:r>
      </w:del>
      <w:del w:id="1108" w:author="野草" w:date="2024-04-24T13:27:27Z">
        <w:r>
          <w:rPr>
            <w:rFonts w:hint="eastAsia" w:cs="Times New Roman"/>
          </w:rPr>
          <w:delText>planning and design of urban riverside area</w:delText>
        </w:r>
      </w:del>
      <w:del w:id="1109" w:author="野草" w:date="2024-04-24T13:27:28Z">
        <w:r>
          <w:rPr>
            <w:rFonts w:hint="eastAsia" w:cs="Times New Roman"/>
          </w:rPr>
          <w:delText>s</w:delText>
        </w:r>
      </w:del>
      <w:del w:id="1110" w:author="野草" w:date="2024-04-24T13:27:29Z">
        <w:r>
          <w:rPr>
            <w:rFonts w:hint="eastAsia" w:cs="Times New Roman"/>
          </w:rPr>
          <w:delText>.</w:delText>
        </w:r>
      </w:del>
    </w:p>
    <w:bookmarkEnd w:id="5"/>
    <w:bookmarkEnd w:id="17"/>
    <w:p>
      <w:pPr>
        <w:pStyle w:val="3"/>
        <w:numPr>
          <w:ilvl w:val="0"/>
          <w:numId w:val="1"/>
        </w:numPr>
      </w:pPr>
      <w:r>
        <w:t>Data and Methods</w:t>
      </w:r>
    </w:p>
    <w:p>
      <w:pPr>
        <w:rPr>
          <w:ins w:id="1111" w:author="野草" w:date="2024-04-24T17:46:40Z"/>
          <w:rFonts w:hint="eastAsia" w:cs="Times New Roman"/>
          <w:lang w:val="en-US" w:eastAsia="zh-CN"/>
        </w:rPr>
      </w:pPr>
      <w:ins w:id="1112" w:author="野草" w:date="2024-04-24T17:46:40Z">
        <w:r>
          <w:rPr>
            <w:rFonts w:hint="eastAsia" w:cs="Times New Roman"/>
            <w:lang w:val="en-US" w:eastAsia="zh-CN"/>
          </w:rPr>
          <w:t>【</w:t>
        </w:r>
      </w:ins>
      <w:ins w:id="1113" w:author="野草" w:date="2024-04-24T17:46:40Z">
        <w:r>
          <w:rPr>
            <w:rFonts w:hint="eastAsia" w:cs="Times New Roman"/>
            <w:color w:val="000000" w:themeColor="text1"/>
            <w:lang w:val="en-US" w:eastAsia="zh-CN"/>
            <w14:textFill>
              <w14:solidFill>
                <w14:schemeClr w14:val="tx1"/>
              </w14:solidFill>
            </w14:textFill>
          </w:rPr>
          <w:t>up2024 042</w:t>
        </w:r>
      </w:ins>
      <w:ins w:id="1114" w:author="野草" w:date="2024-04-25T17:08:24Z">
        <w:r>
          <w:rPr>
            <w:rFonts w:hint="eastAsia" w:cs="Times New Roman"/>
            <w:color w:val="000000" w:themeColor="text1"/>
            <w:lang w:val="en-US" w:eastAsia="zh-CN"/>
            <w14:textFill>
              <w14:solidFill>
                <w14:schemeClr w14:val="tx1"/>
              </w14:solidFill>
            </w14:textFill>
          </w:rPr>
          <w:t>5</w:t>
        </w:r>
      </w:ins>
      <w:ins w:id="1115" w:author="野草" w:date="2024-04-24T17:46:40Z">
        <w:r>
          <w:rPr>
            <w:rFonts w:hint="eastAsia" w:cs="Times New Roman"/>
            <w:color w:val="000000" w:themeColor="text1"/>
            <w:lang w:val="en-US" w:eastAsia="zh-CN"/>
            <w14:textFill>
              <w14:solidFill>
                <w14:schemeClr w14:val="tx1"/>
              </w14:solidFill>
            </w14:textFill>
          </w:rPr>
          <w:t xml:space="preserve"> 1</w:t>
        </w:r>
      </w:ins>
      <w:ins w:id="1116" w:author="野草" w:date="2024-04-25T17:08:26Z">
        <w:r>
          <w:rPr>
            <w:rFonts w:hint="eastAsia" w:cs="Times New Roman"/>
            <w:color w:val="000000" w:themeColor="text1"/>
            <w:lang w:val="en-US" w:eastAsia="zh-CN"/>
            <w14:textFill>
              <w14:solidFill>
                <w14:schemeClr w14:val="tx1"/>
              </w14:solidFill>
            </w14:textFill>
          </w:rPr>
          <w:t>7</w:t>
        </w:r>
      </w:ins>
      <w:ins w:id="1117" w:author="野草" w:date="2024-04-24T17:46:40Z">
        <w:r>
          <w:rPr>
            <w:rFonts w:hint="eastAsia" w:cs="Times New Roman"/>
            <w:color w:val="000000" w:themeColor="text1"/>
            <w:lang w:val="en-US" w:eastAsia="zh-CN"/>
            <w14:textFill>
              <w14:solidFill>
                <w14:schemeClr w14:val="tx1"/>
              </w14:solidFill>
            </w14:textFill>
          </w:rPr>
          <w:t>:</w:t>
        </w:r>
      </w:ins>
      <w:ins w:id="1118" w:author="野草" w:date="2024-04-25T17:10:13Z">
        <w:r>
          <w:rPr>
            <w:rFonts w:hint="eastAsia" w:cs="Times New Roman"/>
            <w:color w:val="000000" w:themeColor="text1"/>
            <w:lang w:val="en-US" w:eastAsia="zh-CN"/>
            <w14:textFill>
              <w14:solidFill>
                <w14:schemeClr w14:val="tx1"/>
              </w14:solidFill>
            </w14:textFill>
          </w:rPr>
          <w:t>1</w:t>
        </w:r>
      </w:ins>
      <w:ins w:id="1119" w:author="野草" w:date="2024-04-25T17:15:46Z">
        <w:r>
          <w:rPr>
            <w:rFonts w:hint="eastAsia" w:cs="Times New Roman"/>
            <w:color w:val="000000" w:themeColor="text1"/>
            <w:lang w:val="en-US" w:eastAsia="zh-CN"/>
            <w14:textFill>
              <w14:solidFill>
                <w14:schemeClr w14:val="tx1"/>
              </w14:solidFill>
            </w14:textFill>
          </w:rPr>
          <w:t>5</w:t>
        </w:r>
      </w:ins>
      <w:ins w:id="1120" w:author="野草" w:date="2024-04-24T17:46:40Z">
        <w:r>
          <w:rPr>
            <w:rFonts w:hint="eastAsia" w:cs="Times New Roman"/>
            <w:lang w:val="en-US" w:eastAsia="zh-CN"/>
          </w:rPr>
          <w:t>】</w:t>
        </w:r>
      </w:ins>
    </w:p>
    <w:p>
      <w:pPr>
        <w:rPr>
          <w:rFonts w:cs="Times New Roman"/>
        </w:rPr>
      </w:pPr>
      <w:bookmarkStart w:id="22" w:name="OLE_LINK77"/>
      <w:r>
        <w:rPr>
          <w:rFonts w:hint="eastAsia" w:cs="Times New Roman"/>
        </w:rPr>
        <w:t xml:space="preserve">Before the </w:t>
      </w:r>
      <w:r>
        <w:rPr>
          <w:rFonts w:hint="eastAsia" w:cs="Times New Roman"/>
          <w:highlight w:val="green"/>
          <w:rPrChange w:id="1121" w:author="野草" w:date="2024-04-24T17:44:03Z">
            <w:rPr>
              <w:rFonts w:hint="eastAsia" w:cs="Times New Roman"/>
            </w:rPr>
          </w:rPrChange>
        </w:rPr>
        <w:t xml:space="preserve">analysis steps </w:t>
      </w:r>
      <w:r>
        <w:rPr>
          <w:rFonts w:hint="eastAsia" w:cs="Times New Roman"/>
        </w:rPr>
        <w:t xml:space="preserve">of </w:t>
      </w:r>
      <w:r>
        <w:rPr>
          <w:rFonts w:hint="eastAsia" w:cs="Times New Roman"/>
          <w:highlight w:val="green"/>
          <w:rPrChange w:id="1122" w:author="野草" w:date="2024-04-24T17:44:07Z">
            <w:rPr>
              <w:rFonts w:hint="eastAsia" w:cs="Times New Roman"/>
            </w:rPr>
          </w:rPrChange>
        </w:rPr>
        <w:t>this study</w:t>
      </w:r>
      <w:r>
        <w:rPr>
          <w:rFonts w:hint="eastAsia" w:cs="Times New Roman"/>
        </w:rPr>
        <w:t xml:space="preserve">, relevant </w:t>
      </w:r>
      <w:r>
        <w:rPr>
          <w:rFonts w:hint="eastAsia" w:cs="Times New Roman"/>
          <w:highlight w:val="green"/>
          <w:rPrChange w:id="1123" w:author="野草" w:date="2024-04-24T17:44:09Z">
            <w:rPr>
              <w:rFonts w:hint="eastAsia" w:cs="Times New Roman"/>
            </w:rPr>
          </w:rPrChange>
        </w:rPr>
        <w:t>environmental variables</w:t>
      </w:r>
      <w:r>
        <w:rPr>
          <w:rFonts w:hint="eastAsia" w:cs="Times New Roman"/>
        </w:rPr>
        <w:t xml:space="preserve"> were calculated based on </w:t>
      </w:r>
      <w:r>
        <w:rPr>
          <w:rFonts w:hint="eastAsia" w:cs="Times New Roman"/>
          <w:highlight w:val="green"/>
          <w:rPrChange w:id="1124" w:author="野草" w:date="2024-04-24T17:44:16Z">
            <w:rPr>
              <w:rFonts w:hint="eastAsia" w:cs="Times New Roman"/>
            </w:rPr>
          </w:rPrChange>
        </w:rPr>
        <w:t>the collected data</w:t>
      </w:r>
      <w:r>
        <w:rPr>
          <w:rFonts w:hint="eastAsia" w:cs="Times New Roman"/>
        </w:rPr>
        <w:t xml:space="preserve">. During the </w:t>
      </w:r>
      <w:r>
        <w:rPr>
          <w:rFonts w:hint="eastAsia" w:cs="Times New Roman"/>
          <w:highlight w:val="green"/>
          <w:rPrChange w:id="1125" w:author="野草" w:date="2024-04-24T17:44:18Z">
            <w:rPr>
              <w:rFonts w:hint="eastAsia" w:cs="Times New Roman"/>
            </w:rPr>
          </w:rPrChange>
        </w:rPr>
        <w:t>analysis process</w:t>
      </w:r>
      <w:r>
        <w:rPr>
          <w:rFonts w:hint="eastAsia" w:cs="Times New Roman"/>
        </w:rPr>
        <w:t xml:space="preserve">, we firstly </w:t>
      </w:r>
      <w:r>
        <w:rPr>
          <w:rFonts w:hint="eastAsia" w:cs="Times New Roman"/>
          <w:highlight w:val="green"/>
          <w:rPrChange w:id="1126" w:author="野草" w:date="2024-04-24T17:44:22Z">
            <w:rPr>
              <w:rFonts w:hint="eastAsia" w:cs="Times New Roman"/>
            </w:rPr>
          </w:rPrChange>
        </w:rPr>
        <w:t>calculated indexes</w:t>
      </w:r>
      <w:r>
        <w:rPr>
          <w:rFonts w:hint="eastAsia" w:cs="Times New Roman"/>
        </w:rPr>
        <w:t xml:space="preserve"> of </w:t>
      </w:r>
      <w:r>
        <w:rPr>
          <w:rFonts w:hint="eastAsia" w:cs="Times New Roman"/>
          <w:highlight w:val="green"/>
          <w:rPrChange w:id="1127" w:author="野草" w:date="2024-04-24T17:44:26Z">
            <w:rPr>
              <w:rFonts w:hint="eastAsia" w:cs="Times New Roman"/>
            </w:rPr>
          </w:rPrChange>
        </w:rPr>
        <w:t>river cooling effects</w:t>
      </w:r>
      <w:r>
        <w:rPr>
          <w:rFonts w:hint="eastAsia" w:cs="Times New Roman"/>
        </w:rPr>
        <w:t xml:space="preserve"> </w:t>
      </w:r>
      <w:ins w:id="1128" w:author="野草" w:date="2024-04-24T17:45:28Z">
        <w:r>
          <w:rPr>
            <w:rFonts w:hint="eastAsia" w:cs="Times New Roman"/>
          </w:rPr>
          <w:t xml:space="preserve">under </w:t>
        </w:r>
      </w:ins>
      <w:ins w:id="1129" w:author="野草" w:date="2024-04-24T17:45:28Z">
        <w:r>
          <w:rPr>
            <w:rFonts w:hint="eastAsia" w:cs="Times New Roman"/>
            <w:highlight w:val="green"/>
            <w:rPrChange w:id="1130" w:author="野草" w:date="2024-04-24T17:46:21Z">
              <w:rPr>
                <w:rFonts w:hint="eastAsia" w:cs="Times New Roman"/>
              </w:rPr>
            </w:rPrChange>
          </w:rPr>
          <w:t>different weather conditions</w:t>
        </w:r>
      </w:ins>
      <w:ins w:id="1131" w:author="野草" w:date="2024-04-24T17:45:33Z">
        <w:r>
          <w:rPr>
            <w:rFonts w:hint="eastAsia" w:cs="Times New Roman"/>
            <w:lang w:val="en-US" w:eastAsia="zh-CN"/>
          </w:rPr>
          <w:t xml:space="preserve"> </w:t>
        </w:r>
      </w:ins>
      <w:r>
        <w:rPr>
          <w:rFonts w:hint="eastAsia" w:cs="Times New Roman"/>
        </w:rPr>
        <w:t xml:space="preserve">using </w:t>
      </w:r>
      <w:r>
        <w:rPr>
          <w:rFonts w:hint="eastAsia" w:cs="Times New Roman"/>
          <w:highlight w:val="green"/>
          <w:rPrChange w:id="1132" w:author="野草" w:date="2024-04-24T17:44:30Z">
            <w:rPr>
              <w:rFonts w:hint="eastAsia" w:cs="Times New Roman"/>
            </w:rPr>
          </w:rPrChange>
        </w:rPr>
        <w:t>land surface temperatures</w:t>
      </w:r>
      <w:r>
        <w:rPr>
          <w:rFonts w:hint="eastAsia" w:cs="Times New Roman"/>
        </w:rPr>
        <w:t xml:space="preserve"> of </w:t>
      </w:r>
      <w:r>
        <w:rPr>
          <w:rFonts w:hint="eastAsia" w:cs="Times New Roman"/>
          <w:highlight w:val="green"/>
          <w:rPrChange w:id="1133" w:author="野草" w:date="2024-04-24T17:44:34Z">
            <w:rPr>
              <w:rFonts w:hint="eastAsia" w:cs="Times New Roman"/>
            </w:rPr>
          </w:rPrChange>
        </w:rPr>
        <w:t>the study area</w:t>
      </w:r>
      <w:r>
        <w:rPr>
          <w:rFonts w:hint="eastAsia" w:cs="Times New Roman"/>
        </w:rPr>
        <w:t xml:space="preserve">. Subsequently, the </w:t>
      </w:r>
      <w:r>
        <w:rPr>
          <w:rFonts w:hint="eastAsia" w:cs="Times New Roman"/>
          <w:highlight w:val="green"/>
          <w:rPrChange w:id="1134" w:author="野草" w:date="2024-04-24T17:44:37Z">
            <w:rPr>
              <w:rFonts w:hint="eastAsia" w:cs="Times New Roman"/>
            </w:rPr>
          </w:rPrChange>
        </w:rPr>
        <w:t>Boosted Regression Tree model</w:t>
      </w:r>
      <w:r>
        <w:rPr>
          <w:rFonts w:hint="eastAsia" w:cs="Times New Roman"/>
        </w:rPr>
        <w:t xml:space="preserve"> was employed to investigate </w:t>
      </w:r>
      <w:r>
        <w:rPr>
          <w:rFonts w:hint="eastAsia" w:cs="Times New Roman"/>
          <w:highlight w:val="green"/>
          <w:rPrChange w:id="1135" w:author="野草" w:date="2024-04-24T17:44:42Z">
            <w:rPr>
              <w:rFonts w:hint="eastAsia" w:cs="Times New Roman"/>
            </w:rPr>
          </w:rPrChange>
        </w:rPr>
        <w:t xml:space="preserve">the relative </w:t>
      </w:r>
      <w:r>
        <w:rPr>
          <w:rFonts w:cs="Times New Roman"/>
          <w:highlight w:val="green"/>
          <w:rPrChange w:id="1136" w:author="野草" w:date="2024-04-24T17:44:42Z">
            <w:rPr>
              <w:rFonts w:cs="Times New Roman"/>
            </w:rPr>
          </w:rPrChange>
        </w:rPr>
        <w:t>importance</w:t>
      </w:r>
      <w:ins w:id="1137" w:author="野草" w:date="2024-04-24T17:44:44Z">
        <w:r>
          <w:rPr>
            <w:rFonts w:hint="eastAsia" w:cs="Times New Roman"/>
            <w:highlight w:val="green"/>
            <w:lang w:val="en-US" w:eastAsia="zh-CN"/>
          </w:rPr>
          <w:t>s</w:t>
        </w:r>
      </w:ins>
      <w:r>
        <w:rPr>
          <w:rFonts w:hint="eastAsia" w:cs="Times New Roman"/>
        </w:rPr>
        <w:t xml:space="preserve"> of </w:t>
      </w:r>
      <w:r>
        <w:rPr>
          <w:rFonts w:hint="eastAsia" w:cs="Times New Roman"/>
          <w:highlight w:val="green"/>
          <w:rPrChange w:id="1138" w:author="野草" w:date="2024-04-24T17:44:47Z">
            <w:rPr>
              <w:rFonts w:hint="eastAsia" w:cs="Times New Roman"/>
            </w:rPr>
          </w:rPrChange>
        </w:rPr>
        <w:t>various influencing factors</w:t>
      </w:r>
      <w:r>
        <w:rPr>
          <w:rFonts w:hint="eastAsia" w:cs="Times New Roman"/>
        </w:rPr>
        <w:t xml:space="preserve"> on </w:t>
      </w:r>
      <w:r>
        <w:rPr>
          <w:rFonts w:hint="eastAsia" w:cs="Times New Roman"/>
          <w:highlight w:val="green"/>
          <w:rPrChange w:id="1139" w:author="野草" w:date="2024-04-24T17:44:55Z">
            <w:rPr>
              <w:rFonts w:hint="eastAsia" w:cs="Times New Roman"/>
            </w:rPr>
          </w:rPrChange>
        </w:rPr>
        <w:t>river cooling effects</w:t>
      </w:r>
      <w:r>
        <w:rPr>
          <w:rFonts w:hint="eastAsia" w:cs="Times New Roman"/>
        </w:rPr>
        <w:t xml:space="preserve">. Finally, the </w:t>
      </w:r>
      <w:r>
        <w:rPr>
          <w:rFonts w:hint="eastAsia" w:cs="Times New Roman"/>
          <w:highlight w:val="green"/>
          <w:rPrChange w:id="1140" w:author="野草" w:date="2024-04-24T17:44:58Z">
            <w:rPr>
              <w:rFonts w:hint="eastAsia" w:cs="Times New Roman"/>
            </w:rPr>
          </w:rPrChange>
        </w:rPr>
        <w:t>marginal effects</w:t>
      </w:r>
      <w:r>
        <w:rPr>
          <w:rFonts w:hint="eastAsia" w:cs="Times New Roman"/>
        </w:rPr>
        <w:t xml:space="preserve"> of the </w:t>
      </w:r>
      <w:r>
        <w:rPr>
          <w:rFonts w:hint="eastAsia" w:cs="Times New Roman"/>
          <w:highlight w:val="green"/>
          <w:rPrChange w:id="1141" w:author="野草" w:date="2024-04-24T17:45:03Z">
            <w:rPr>
              <w:rFonts w:hint="eastAsia" w:cs="Times New Roman"/>
            </w:rPr>
          </w:rPrChange>
        </w:rPr>
        <w:t xml:space="preserve">top 4 </w:t>
      </w:r>
      <w:ins w:id="1142" w:author="野草" w:date="2024-04-24T17:45:06Z">
        <w:r>
          <w:rPr>
            <w:rFonts w:hint="eastAsia" w:cs="Times New Roman"/>
            <w:highlight w:val="green"/>
            <w:lang w:val="en-US" w:eastAsia="zh-CN"/>
          </w:rPr>
          <w:t xml:space="preserve">most </w:t>
        </w:r>
      </w:ins>
      <w:del w:id="1143" w:author="野草" w:date="2024-04-24T17:43:07Z">
        <w:r>
          <w:rPr>
            <w:rFonts w:hint="default" w:cs="Times New Roman"/>
            <w:highlight w:val="green"/>
            <w:lang w:val="en-US"/>
            <w:rPrChange w:id="1144" w:author="野草" w:date="2024-04-24T17:45:03Z">
              <w:rPr>
                <w:rFonts w:hint="default" w:cs="Times New Roman"/>
                <w:lang w:val="en-US"/>
              </w:rPr>
            </w:rPrChange>
          </w:rPr>
          <w:delText>contributing</w:delText>
        </w:r>
      </w:del>
      <w:ins w:id="1145" w:author="野草" w:date="2024-04-24T17:43:07Z">
        <w:r>
          <w:rPr>
            <w:rFonts w:hint="eastAsia" w:cs="Times New Roman"/>
            <w:highlight w:val="green"/>
            <w:lang w:val="en-US" w:eastAsia="zh-CN"/>
            <w:rPrChange w:id="1146" w:author="野草" w:date="2024-04-24T17:45:03Z">
              <w:rPr>
                <w:rFonts w:hint="eastAsia" w:cs="Times New Roman"/>
                <w:lang w:val="en-US" w:eastAsia="zh-CN"/>
              </w:rPr>
            </w:rPrChange>
          </w:rPr>
          <w:t>i</w:t>
        </w:r>
      </w:ins>
      <w:ins w:id="1147" w:author="野草" w:date="2024-04-24T17:43:08Z">
        <w:r>
          <w:rPr>
            <w:rFonts w:hint="eastAsia" w:cs="Times New Roman"/>
            <w:highlight w:val="green"/>
            <w:lang w:val="en-US" w:eastAsia="zh-CN"/>
            <w:rPrChange w:id="1148" w:author="野草" w:date="2024-04-24T17:45:03Z">
              <w:rPr>
                <w:rFonts w:hint="eastAsia" w:cs="Times New Roman"/>
                <w:lang w:val="en-US" w:eastAsia="zh-CN"/>
              </w:rPr>
            </w:rPrChange>
          </w:rPr>
          <w:t>nfluen</w:t>
        </w:r>
      </w:ins>
      <w:ins w:id="1149" w:author="野草" w:date="2024-04-24T17:43:09Z">
        <w:r>
          <w:rPr>
            <w:rFonts w:hint="eastAsia" w:cs="Times New Roman"/>
            <w:highlight w:val="green"/>
            <w:lang w:val="en-US" w:eastAsia="zh-CN"/>
            <w:rPrChange w:id="1150" w:author="野草" w:date="2024-04-24T17:45:03Z">
              <w:rPr>
                <w:rFonts w:hint="eastAsia" w:cs="Times New Roman"/>
                <w:lang w:val="en-US" w:eastAsia="zh-CN"/>
              </w:rPr>
            </w:rPrChange>
          </w:rPr>
          <w:t>tial</w:t>
        </w:r>
      </w:ins>
      <w:r>
        <w:rPr>
          <w:rFonts w:hint="eastAsia" w:cs="Times New Roman"/>
          <w:highlight w:val="green"/>
          <w:rPrChange w:id="1151" w:author="野草" w:date="2024-04-24T17:45:03Z">
            <w:rPr>
              <w:rFonts w:hint="eastAsia" w:cs="Times New Roman"/>
            </w:rPr>
          </w:rPrChange>
        </w:rPr>
        <w:t xml:space="preserve"> factors</w:t>
      </w:r>
      <w:r>
        <w:rPr>
          <w:rFonts w:hint="eastAsia" w:cs="Times New Roman"/>
        </w:rPr>
        <w:t xml:space="preserve"> were analyzed</w:t>
      </w:r>
      <w:del w:id="1152" w:author="野草" w:date="2024-04-24T17:45:21Z">
        <w:r>
          <w:rPr>
            <w:rFonts w:hint="eastAsia" w:cs="Times New Roman"/>
          </w:rPr>
          <w:delText xml:space="preserve"> under different weather conditions</w:delText>
        </w:r>
      </w:del>
      <w:r>
        <w:rPr>
          <w:rFonts w:hint="eastAsia" w:cs="Times New Roman"/>
        </w:rPr>
        <w:t xml:space="preserve">. The flowchart </w:t>
      </w:r>
      <w:r>
        <w:rPr>
          <w:rFonts w:hint="eastAsia" w:cs="Times New Roman"/>
          <w:highlight w:val="green"/>
          <w:rPrChange w:id="1153" w:author="野草" w:date="2024-04-24T17:45:39Z">
            <w:rPr>
              <w:rFonts w:hint="eastAsia" w:cs="Times New Roman"/>
            </w:rPr>
          </w:rPrChange>
        </w:rPr>
        <w:t>of this study</w:t>
      </w:r>
      <w:r>
        <w:rPr>
          <w:rFonts w:hint="eastAsia" w:cs="Times New Roman"/>
        </w:rPr>
        <w:t xml:space="preserve"> is illustrated in </w:t>
      </w:r>
      <w:r>
        <w:rPr>
          <w:rFonts w:hint="eastAsia" w:cs="Times New Roman"/>
          <w:highlight w:val="cyan"/>
          <w:rPrChange w:id="1154" w:author="野草" w:date="2024-04-24T17:45:44Z">
            <w:rPr>
              <w:rFonts w:hint="eastAsia" w:cs="Times New Roman"/>
            </w:rPr>
          </w:rPrChange>
        </w:rPr>
        <w:t>Fig. 1</w:t>
      </w:r>
      <w:r>
        <w:rPr>
          <w:rFonts w:hint="eastAsia" w:cs="Times New Roman"/>
        </w:rPr>
        <w:t>.</w:t>
      </w:r>
    </w:p>
    <w:p>
      <w:pPr>
        <w:jc w:val="center"/>
        <w:rPr>
          <w:ins w:id="1155" w:author="野草" w:date="2024-04-24T17:42:55Z"/>
        </w:rPr>
      </w:pPr>
      <w:ins w:id="1156" w:author="野草" w:date="2024-04-25T17:22:10Z">
        <w:r>
          <w:rP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5265420" cy="2494915"/>
                      </a:xfrm>
                      <a:prstGeom prst="rect">
                        <a:avLst/>
                      </a:prstGeom>
                      <a:noFill/>
                      <a:ln>
                        <a:noFill/>
                      </a:ln>
                    </pic:spPr>
                  </pic:pic>
                </a:graphicData>
              </a:graphic>
            </wp:inline>
          </w:drawing>
        </w:r>
      </w:ins>
    </w:p>
    <w:bookmarkEnd w:id="22"/>
    <w:p>
      <w:pPr>
        <w:jc w:val="center"/>
        <w:rPr>
          <w:rFonts w:cs="Times New Roman"/>
        </w:rPr>
      </w:pPr>
      <w:ins w:id="1158" w:author="野草" w:date="2024-04-24T17:42:55Z">
        <w:r>
          <w:rPr>
            <w:rFonts w:hint="eastAsia" w:cs="Times New Roman"/>
            <w:lang w:val="en-US" w:eastAsia="zh-CN"/>
          </w:rPr>
          <w:t>【</w:t>
        </w:r>
      </w:ins>
      <w:ins w:id="1159" w:author="野草" w:date="2024-04-24T17:42:55Z">
        <w:r>
          <w:rPr>
            <w:rFonts w:hint="eastAsia" w:cs="Times New Roman"/>
            <w:color w:val="000000" w:themeColor="text1"/>
            <w:lang w:val="en-US" w:eastAsia="zh-CN"/>
            <w14:textFill>
              <w14:solidFill>
                <w14:schemeClr w14:val="tx1"/>
              </w14:solidFill>
            </w14:textFill>
          </w:rPr>
          <w:t>up2024 042</w:t>
        </w:r>
      </w:ins>
      <w:ins w:id="1160" w:author="野草" w:date="2024-04-25T17:07:48Z">
        <w:r>
          <w:rPr>
            <w:rFonts w:hint="eastAsia" w:cs="Times New Roman"/>
            <w:color w:val="000000" w:themeColor="text1"/>
            <w:lang w:val="en-US" w:eastAsia="zh-CN"/>
            <w14:textFill>
              <w14:solidFill>
                <w14:schemeClr w14:val="tx1"/>
              </w14:solidFill>
            </w14:textFill>
          </w:rPr>
          <w:t>5</w:t>
        </w:r>
      </w:ins>
      <w:ins w:id="1161" w:author="野草" w:date="2024-04-24T17:42:55Z">
        <w:r>
          <w:rPr>
            <w:rFonts w:hint="eastAsia" w:cs="Times New Roman"/>
            <w:color w:val="000000" w:themeColor="text1"/>
            <w:lang w:val="en-US" w:eastAsia="zh-CN"/>
            <w14:textFill>
              <w14:solidFill>
                <w14:schemeClr w14:val="tx1"/>
              </w14:solidFill>
            </w14:textFill>
          </w:rPr>
          <w:t xml:space="preserve"> 17:</w:t>
        </w:r>
      </w:ins>
      <w:ins w:id="1162" w:author="野草" w:date="2024-04-25T17:07:50Z">
        <w:r>
          <w:rPr>
            <w:rFonts w:hint="eastAsia" w:cs="Times New Roman"/>
            <w:color w:val="000000" w:themeColor="text1"/>
            <w:lang w:val="en-US" w:eastAsia="zh-CN"/>
            <w14:textFill>
              <w14:solidFill>
                <w14:schemeClr w14:val="tx1"/>
              </w14:solidFill>
            </w14:textFill>
          </w:rPr>
          <w:t>0</w:t>
        </w:r>
      </w:ins>
      <w:ins w:id="1163" w:author="野草" w:date="2024-04-25T17:07:51Z">
        <w:r>
          <w:rPr>
            <w:rFonts w:hint="eastAsia" w:cs="Times New Roman"/>
            <w:color w:val="000000" w:themeColor="text1"/>
            <w:lang w:val="en-US" w:eastAsia="zh-CN"/>
            <w14:textFill>
              <w14:solidFill>
                <w14:schemeClr w14:val="tx1"/>
              </w14:solidFill>
            </w14:textFill>
          </w:rPr>
          <w:t>7</w:t>
        </w:r>
      </w:ins>
      <w:ins w:id="1164" w:author="野草" w:date="2024-04-24T17:42:55Z">
        <w:r>
          <w:rPr>
            <w:rFonts w:hint="eastAsia" w:cs="Times New Roman"/>
            <w:lang w:val="en-US" w:eastAsia="zh-CN"/>
          </w:rPr>
          <w:t>】</w:t>
        </w:r>
      </w:ins>
      <w:del w:id="1165" w:author="野草" w:date="2024-04-22T18:49:54Z">
        <w:r>
          <w:rPr>
            <w:rFonts w:cs="Times New Roman"/>
          </w:rPr>
          <w:drawing>
            <wp:inline distT="0" distB="0" distL="114300" distR="114300">
              <wp:extent cx="5266690" cy="2962910"/>
              <wp:effectExtent l="0" t="0" r="3810" b="8890"/>
              <wp:docPr id="2" name="图片 2" descr="附图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附图_01"/>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del>
    </w:p>
    <w:p>
      <w:pPr>
        <w:jc w:val="center"/>
        <w:rPr>
          <w:rFonts w:cs="Times New Roman"/>
          <w:sz w:val="16"/>
          <w:szCs w:val="16"/>
        </w:rPr>
      </w:pPr>
      <w:r>
        <w:rPr>
          <w:rFonts w:hint="eastAsia" w:cs="Times New Roman"/>
          <w:sz w:val="16"/>
          <w:szCs w:val="16"/>
        </w:rPr>
        <w:t xml:space="preserve">Fig. 1  Flowchart of </w:t>
      </w:r>
      <w:r>
        <w:rPr>
          <w:rFonts w:hint="eastAsia" w:cs="Times New Roman"/>
          <w:sz w:val="16"/>
          <w:szCs w:val="16"/>
          <w:highlight w:val="green"/>
          <w:rPrChange w:id="1167" w:author="野草" w:date="2024-04-25T17:03:22Z">
            <w:rPr>
              <w:rFonts w:hint="eastAsia" w:cs="Times New Roman"/>
              <w:sz w:val="16"/>
              <w:szCs w:val="16"/>
            </w:rPr>
          </w:rPrChange>
        </w:rPr>
        <w:t>this study</w:t>
      </w:r>
    </w:p>
    <w:p>
      <w:pPr>
        <w:rPr>
          <w:rFonts w:cs="Times New Roman"/>
        </w:rPr>
      </w:pPr>
    </w:p>
    <w:p>
      <w:pPr>
        <w:pStyle w:val="4"/>
      </w:pPr>
      <w:r>
        <w:t>2.1. Study area</w:t>
      </w:r>
    </w:p>
    <w:p>
      <w:pPr>
        <w:rPr>
          <w:ins w:id="1168" w:author="野草" w:date="2024-04-24T18:17:55Z"/>
          <w:rFonts w:hint="eastAsia" w:cs="Times New Roman"/>
          <w:lang w:val="en-US" w:eastAsia="zh-CN"/>
        </w:rPr>
      </w:pPr>
      <w:ins w:id="1169" w:author="野草" w:date="2024-04-24T18:17:55Z">
        <w:bookmarkStart w:id="23" w:name="OLE_LINK53"/>
        <w:r>
          <w:rPr>
            <w:rFonts w:hint="eastAsia" w:cs="Times New Roman"/>
            <w:lang w:val="en-US" w:eastAsia="zh-CN"/>
          </w:rPr>
          <w:t>【</w:t>
        </w:r>
      </w:ins>
      <w:ins w:id="1170" w:author="野草" w:date="2024-04-24T18:17:55Z">
        <w:r>
          <w:rPr>
            <w:rFonts w:hint="eastAsia" w:cs="Times New Roman"/>
            <w:color w:val="000000" w:themeColor="text1"/>
            <w:lang w:val="en-US" w:eastAsia="zh-CN"/>
            <w14:textFill>
              <w14:solidFill>
                <w14:schemeClr w14:val="tx1"/>
              </w14:solidFill>
            </w14:textFill>
          </w:rPr>
          <w:t>up2024 042</w:t>
        </w:r>
      </w:ins>
      <w:ins w:id="1171" w:author="野草" w:date="2024-04-25T17:29:55Z">
        <w:r>
          <w:rPr>
            <w:rFonts w:hint="eastAsia" w:cs="Times New Roman"/>
            <w:color w:val="000000" w:themeColor="text1"/>
            <w:lang w:val="en-US" w:eastAsia="zh-CN"/>
            <w14:textFill>
              <w14:solidFill>
                <w14:schemeClr w14:val="tx1"/>
              </w14:solidFill>
            </w14:textFill>
          </w:rPr>
          <w:t>5</w:t>
        </w:r>
      </w:ins>
      <w:ins w:id="1172" w:author="野草" w:date="2024-04-24T18:17:55Z">
        <w:r>
          <w:rPr>
            <w:rFonts w:hint="eastAsia" w:cs="Times New Roman"/>
            <w:color w:val="000000" w:themeColor="text1"/>
            <w:lang w:val="en-US" w:eastAsia="zh-CN"/>
            <w14:textFill>
              <w14:solidFill>
                <w14:schemeClr w14:val="tx1"/>
              </w14:solidFill>
            </w14:textFill>
          </w:rPr>
          <w:t xml:space="preserve"> 1</w:t>
        </w:r>
      </w:ins>
      <w:ins w:id="1173" w:author="野草" w:date="2024-04-25T17:30:00Z">
        <w:r>
          <w:rPr>
            <w:rFonts w:hint="eastAsia" w:cs="Times New Roman"/>
            <w:color w:val="000000" w:themeColor="text1"/>
            <w:lang w:val="en-US" w:eastAsia="zh-CN"/>
            <w14:textFill>
              <w14:solidFill>
                <w14:schemeClr w14:val="tx1"/>
              </w14:solidFill>
            </w14:textFill>
          </w:rPr>
          <w:t>7</w:t>
        </w:r>
      </w:ins>
      <w:ins w:id="1174" w:author="野草" w:date="2024-04-24T18:17:55Z">
        <w:r>
          <w:rPr>
            <w:rFonts w:hint="eastAsia" w:cs="Times New Roman"/>
            <w:color w:val="000000" w:themeColor="text1"/>
            <w:lang w:val="en-US" w:eastAsia="zh-CN"/>
            <w14:textFill>
              <w14:solidFill>
                <w14:schemeClr w14:val="tx1"/>
              </w14:solidFill>
            </w14:textFill>
          </w:rPr>
          <w:t>:</w:t>
        </w:r>
      </w:ins>
      <w:ins w:id="1175" w:author="野草" w:date="2024-04-25T17:43:57Z">
        <w:r>
          <w:rPr>
            <w:rFonts w:hint="eastAsia" w:cs="Times New Roman"/>
            <w:color w:val="000000" w:themeColor="text1"/>
            <w:lang w:val="en-US" w:eastAsia="zh-CN"/>
            <w14:textFill>
              <w14:solidFill>
                <w14:schemeClr w14:val="tx1"/>
              </w14:solidFill>
            </w14:textFill>
          </w:rPr>
          <w:t>4</w:t>
        </w:r>
      </w:ins>
      <w:ins w:id="1176" w:author="野草" w:date="2024-04-25T17:33:29Z">
        <w:r>
          <w:rPr>
            <w:rFonts w:hint="eastAsia" w:cs="Times New Roman"/>
            <w:color w:val="000000" w:themeColor="text1"/>
            <w:lang w:val="en-US" w:eastAsia="zh-CN"/>
            <w14:textFill>
              <w14:solidFill>
                <w14:schemeClr w14:val="tx1"/>
              </w14:solidFill>
            </w14:textFill>
          </w:rPr>
          <w:t>3</w:t>
        </w:r>
      </w:ins>
      <w:ins w:id="1177" w:author="野草" w:date="2024-04-24T18:17:55Z">
        <w:r>
          <w:rPr>
            <w:rFonts w:hint="eastAsia" w:cs="Times New Roman"/>
            <w:lang w:val="en-US" w:eastAsia="zh-CN"/>
          </w:rPr>
          <w:t>】</w:t>
        </w:r>
      </w:ins>
    </w:p>
    <w:bookmarkEnd w:id="23"/>
    <w:p>
      <w:pPr>
        <w:rPr>
          <w:ins w:id="1178" w:author="野草" w:date="2024-04-24T18:23:52Z"/>
          <w:rFonts w:hint="eastAsia" w:eastAsia="宋体" w:cs="Times New Roman"/>
        </w:rPr>
      </w:pPr>
      <w:r>
        <w:rPr>
          <w:rFonts w:cs="Times New Roman"/>
        </w:rPr>
        <w:t xml:space="preserve">Chongqing is </w:t>
      </w:r>
      <w:r>
        <w:rPr>
          <w:rFonts w:hint="eastAsia" w:cs="Times New Roman"/>
          <w:highlight w:val="green"/>
          <w:rPrChange w:id="1179" w:author="野草" w:date="2024-04-24T18:06:47Z">
            <w:rPr>
              <w:rFonts w:hint="eastAsia" w:cs="Times New Roman"/>
            </w:rPr>
          </w:rPrChange>
        </w:rPr>
        <w:t>a megacity</w:t>
      </w:r>
      <w:r>
        <w:rPr>
          <w:rFonts w:hint="eastAsia" w:cs="Times New Roman"/>
        </w:rPr>
        <w:t xml:space="preserve"> </w:t>
      </w:r>
      <w:r>
        <w:rPr>
          <w:rFonts w:cs="Times New Roman"/>
        </w:rPr>
        <w:t xml:space="preserve">located </w:t>
      </w:r>
      <w:r>
        <w:rPr>
          <w:rFonts w:hint="eastAsia" w:cs="Times New Roman"/>
        </w:rPr>
        <w:t>i</w:t>
      </w:r>
      <w:r>
        <w:rPr>
          <w:rFonts w:cs="Times New Roman"/>
        </w:rPr>
        <w:t xml:space="preserve">n </w:t>
      </w:r>
      <w:r>
        <w:rPr>
          <w:rFonts w:cs="Times New Roman"/>
          <w:highlight w:val="green"/>
          <w:rPrChange w:id="1180" w:author="野草" w:date="2024-04-24T18:06:53Z">
            <w:rPr>
              <w:rFonts w:cs="Times New Roman"/>
            </w:rPr>
          </w:rPrChange>
        </w:rPr>
        <w:t>the upper reach</w:t>
      </w:r>
      <w:r>
        <w:rPr>
          <w:rFonts w:cs="Times New Roman"/>
        </w:rPr>
        <w:t xml:space="preserve"> of </w:t>
      </w:r>
      <w:r>
        <w:rPr>
          <w:rFonts w:cs="Times New Roman"/>
          <w:highlight w:val="green"/>
          <w:rPrChange w:id="1181" w:author="野草" w:date="2024-04-24T18:06:56Z">
            <w:rPr>
              <w:rFonts w:cs="Times New Roman"/>
            </w:rPr>
          </w:rPrChange>
        </w:rPr>
        <w:t>the Yangtze River</w:t>
      </w:r>
      <w:del w:id="1182" w:author="野草" w:date="2024-04-25T17:28:40Z">
        <w:r>
          <w:rPr>
            <w:rFonts w:cs="Times New Roman"/>
          </w:rPr>
          <w:delText>, China</w:delText>
        </w:r>
      </w:del>
      <w:r>
        <w:rPr>
          <w:rFonts w:cs="Times New Roman"/>
        </w:rPr>
        <w:t>.</w:t>
      </w:r>
      <w:r>
        <w:rPr>
          <w:rFonts w:hint="eastAsia" w:cs="Times New Roman"/>
        </w:rPr>
        <w:t xml:space="preserve"> </w:t>
      </w:r>
      <w:r>
        <w:rPr>
          <w:rFonts w:cs="Times New Roman"/>
          <w:highlight w:val="green"/>
          <w:rPrChange w:id="1183" w:author="野草" w:date="2024-04-24T18:07:00Z">
            <w:rPr>
              <w:rFonts w:cs="Times New Roman"/>
            </w:rPr>
          </w:rPrChange>
        </w:rPr>
        <w:t>The Yangtze River</w:t>
      </w:r>
      <w:r>
        <w:rPr>
          <w:rFonts w:cs="Times New Roman"/>
        </w:rPr>
        <w:t xml:space="preserve"> flows </w:t>
      </w:r>
      <w:r>
        <w:rPr>
          <w:rFonts w:cs="Times New Roman"/>
          <w:highlight w:val="green"/>
          <w:rPrChange w:id="1184" w:author="野草" w:date="2024-04-24T18:07:03Z">
            <w:rPr>
              <w:rFonts w:cs="Times New Roman"/>
            </w:rPr>
          </w:rPrChange>
        </w:rPr>
        <w:t>through this city</w:t>
      </w:r>
      <w:r>
        <w:rPr>
          <w:rFonts w:cs="Times New Roman"/>
        </w:rPr>
        <w:t xml:space="preserve">, and </w:t>
      </w:r>
      <w:r>
        <w:rPr>
          <w:rFonts w:cs="Times New Roman"/>
          <w:highlight w:val="green"/>
          <w:rPrChange w:id="1185" w:author="野草" w:date="2024-04-24T18:07:06Z">
            <w:rPr>
              <w:rFonts w:cs="Times New Roman"/>
            </w:rPr>
          </w:rPrChange>
        </w:rPr>
        <w:t>its major tributary</w:t>
      </w:r>
      <w:r>
        <w:rPr>
          <w:rFonts w:cs="Times New Roman"/>
        </w:rPr>
        <w:t xml:space="preserve">, the Jialing River, </w:t>
      </w:r>
      <w:r>
        <w:rPr>
          <w:rFonts w:cs="Times New Roman"/>
          <w:highlight w:val="green"/>
          <w:rPrChange w:id="1186" w:author="野草" w:date="2024-04-24T18:07:10Z">
            <w:rPr>
              <w:rFonts w:cs="Times New Roman"/>
            </w:rPr>
          </w:rPrChange>
        </w:rPr>
        <w:t>converges with it</w:t>
      </w:r>
      <w:r>
        <w:rPr>
          <w:rFonts w:cs="Times New Roman"/>
        </w:rPr>
        <w:t xml:space="preserve"> in </w:t>
      </w:r>
      <w:r>
        <w:rPr>
          <w:rFonts w:cs="Times New Roman"/>
          <w:highlight w:val="green"/>
          <w:rPrChange w:id="1187" w:author="野草" w:date="2024-04-24T18:07:13Z">
            <w:rPr>
              <w:rFonts w:cs="Times New Roman"/>
            </w:rPr>
          </w:rPrChange>
        </w:rPr>
        <w:t xml:space="preserve">the </w:t>
      </w:r>
      <w:r>
        <w:rPr>
          <w:rFonts w:hint="eastAsia" w:cs="Times New Roman"/>
          <w:highlight w:val="green"/>
          <w:rPrChange w:id="1188" w:author="野草" w:date="2024-04-24T18:07:13Z">
            <w:rPr>
              <w:rFonts w:hint="eastAsia" w:cs="Times New Roman"/>
            </w:rPr>
          </w:rPrChange>
        </w:rPr>
        <w:t>city center</w:t>
      </w:r>
      <w:r>
        <w:rPr>
          <w:rFonts w:hint="eastAsia" w:cs="Times New Roman"/>
        </w:rPr>
        <w:t xml:space="preserve"> (</w:t>
      </w:r>
      <w:r>
        <w:rPr>
          <w:rFonts w:hint="eastAsia" w:cs="Times New Roman"/>
          <w:highlight w:val="cyan"/>
          <w:rPrChange w:id="1189" w:author="野草" w:date="2024-04-24T18:07:17Z">
            <w:rPr>
              <w:rFonts w:hint="eastAsia" w:cs="Times New Roman"/>
            </w:rPr>
          </w:rPrChange>
        </w:rPr>
        <w:t>Fig. 2</w:t>
      </w:r>
      <w:r>
        <w:rPr>
          <w:rFonts w:hint="eastAsia" w:cs="Times New Roman"/>
        </w:rPr>
        <w:t>)</w:t>
      </w:r>
      <w:r>
        <w:rPr>
          <w:rFonts w:cs="Times New Roman"/>
        </w:rPr>
        <w:t>.</w:t>
      </w:r>
      <w:r>
        <w:rPr>
          <w:rFonts w:hint="eastAsia" w:cs="Times New Roman"/>
        </w:rPr>
        <w:t xml:space="preserve"> </w:t>
      </w:r>
      <w:r>
        <w:rPr>
          <w:rFonts w:eastAsia="宋体" w:cs="Times New Roman"/>
        </w:rPr>
        <w:t xml:space="preserve">The </w:t>
      </w:r>
      <w:r>
        <w:rPr>
          <w:rFonts w:eastAsia="宋体" w:cs="Times New Roman"/>
          <w:highlight w:val="green"/>
          <w:rPrChange w:id="1190" w:author="野草" w:date="2024-04-24T18:07:20Z">
            <w:rPr>
              <w:rFonts w:eastAsia="宋体" w:cs="Times New Roman"/>
            </w:rPr>
          </w:rPrChange>
        </w:rPr>
        <w:t>urban area</w:t>
      </w:r>
      <w:r>
        <w:rPr>
          <w:rFonts w:eastAsia="宋体" w:cs="Times New Roman"/>
        </w:rPr>
        <w:t xml:space="preserve"> of </w:t>
      </w:r>
      <w:r>
        <w:rPr>
          <w:rFonts w:eastAsia="宋体" w:cs="Times New Roman"/>
          <w:highlight w:val="green"/>
          <w:rPrChange w:id="1191" w:author="野草" w:date="2024-04-24T18:07:31Z">
            <w:rPr>
              <w:rFonts w:eastAsia="宋体" w:cs="Times New Roman"/>
            </w:rPr>
          </w:rPrChange>
        </w:rPr>
        <w:t>Chongqing</w:t>
      </w:r>
      <w:r>
        <w:rPr>
          <w:rFonts w:eastAsia="宋体" w:cs="Times New Roman"/>
        </w:rPr>
        <w:t xml:space="preserve"> is primarily </w:t>
      </w:r>
      <w:r>
        <w:rPr>
          <w:rFonts w:hint="eastAsia" w:eastAsia="宋体" w:cs="Times New Roman"/>
        </w:rPr>
        <w:t>composed of</w:t>
      </w:r>
      <w:r>
        <w:rPr>
          <w:rFonts w:eastAsia="宋体" w:cs="Times New Roman"/>
        </w:rPr>
        <w:t xml:space="preserve"> </w:t>
      </w:r>
      <w:r>
        <w:rPr>
          <w:rFonts w:eastAsia="宋体" w:cs="Times New Roman"/>
          <w:highlight w:val="green"/>
          <w:rPrChange w:id="1192" w:author="野草" w:date="2024-04-24T18:07:27Z">
            <w:rPr>
              <w:rFonts w:eastAsia="宋体" w:cs="Times New Roman"/>
            </w:rPr>
          </w:rPrChange>
        </w:rPr>
        <w:t>hills and mountain</w:t>
      </w:r>
      <w:r>
        <w:rPr>
          <w:rFonts w:hint="eastAsia" w:eastAsia="宋体" w:cs="Times New Roman"/>
          <w:highlight w:val="green"/>
          <w:rPrChange w:id="1193" w:author="野草" w:date="2024-04-24T18:07:27Z">
            <w:rPr>
              <w:rFonts w:hint="eastAsia" w:eastAsia="宋体" w:cs="Times New Roman"/>
            </w:rPr>
          </w:rPrChange>
        </w:rPr>
        <w:t>s</w:t>
      </w:r>
      <w:r>
        <w:rPr>
          <w:rFonts w:hint="eastAsia" w:eastAsia="宋体" w:cs="Times New Roman"/>
        </w:rPr>
        <w:t xml:space="preserve"> and it is therefore characterized by</w:t>
      </w:r>
      <w:r>
        <w:rPr>
          <w:rFonts w:eastAsia="宋体" w:cs="Times New Roman"/>
        </w:rPr>
        <w:t xml:space="preserve"> </w:t>
      </w:r>
      <w:r>
        <w:rPr>
          <w:rFonts w:eastAsia="宋体" w:cs="Times New Roman"/>
          <w:highlight w:val="green"/>
          <w:rPrChange w:id="1194" w:author="野草" w:date="2024-04-24T18:07:39Z">
            <w:rPr>
              <w:rFonts w:eastAsia="宋体" w:cs="Times New Roman"/>
            </w:rPr>
          </w:rPrChange>
        </w:rPr>
        <w:t>significant</w:t>
      </w:r>
      <w:r>
        <w:rPr>
          <w:rFonts w:hint="eastAsia" w:eastAsia="宋体" w:cs="Times New Roman"/>
          <w:highlight w:val="green"/>
          <w:rPrChange w:id="1195" w:author="野草" w:date="2024-04-24T18:07:39Z">
            <w:rPr>
              <w:rFonts w:hint="eastAsia" w:eastAsia="宋体" w:cs="Times New Roman"/>
            </w:rPr>
          </w:rPrChange>
        </w:rPr>
        <w:t>ly u</w:t>
      </w:r>
      <w:r>
        <w:rPr>
          <w:rFonts w:eastAsia="宋体" w:cs="Times New Roman"/>
          <w:highlight w:val="green"/>
          <w:rPrChange w:id="1196" w:author="野草" w:date="2024-04-24T18:07:39Z">
            <w:rPr>
              <w:rFonts w:eastAsia="宋体" w:cs="Times New Roman"/>
            </w:rPr>
          </w:rPrChange>
        </w:rPr>
        <w:t>ndulating terrain</w:t>
      </w:r>
      <w:r>
        <w:rPr>
          <w:rFonts w:hint="eastAsia" w:eastAsia="宋体" w:cs="Times New Roman"/>
          <w:highlight w:val="green"/>
          <w:rPrChange w:id="1197" w:author="野草" w:date="2024-04-24T18:07:39Z">
            <w:rPr>
              <w:rFonts w:hint="eastAsia" w:eastAsia="宋体" w:cs="Times New Roman"/>
            </w:rPr>
          </w:rPrChange>
        </w:rPr>
        <w:t>s</w:t>
      </w:r>
      <w:r>
        <w:rPr>
          <w:rFonts w:hint="eastAsia" w:eastAsia="宋体" w:cs="Times New Roman"/>
        </w:rPr>
        <w:t xml:space="preserve"> with elevations ranging </w:t>
      </w:r>
      <w:r>
        <w:rPr>
          <w:rFonts w:hint="eastAsia" w:eastAsia="宋体" w:cs="Times New Roman"/>
          <w:highlight w:val="green"/>
          <w:rPrChange w:id="1198" w:author="野草" w:date="2024-04-24T18:07:48Z">
            <w:rPr>
              <w:rFonts w:hint="eastAsia" w:eastAsia="宋体" w:cs="Times New Roman"/>
            </w:rPr>
          </w:rPrChange>
        </w:rPr>
        <w:t>from 170 meters</w:t>
      </w:r>
      <w:r>
        <w:rPr>
          <w:rFonts w:hint="eastAsia" w:eastAsia="宋体" w:cs="Times New Roman"/>
        </w:rPr>
        <w:t xml:space="preserve"> to </w:t>
      </w:r>
      <w:r>
        <w:rPr>
          <w:rFonts w:hint="eastAsia" w:eastAsia="宋体" w:cs="Times New Roman"/>
          <w:highlight w:val="green"/>
          <w:rPrChange w:id="1199" w:author="野草" w:date="2024-04-24T18:07:50Z">
            <w:rPr>
              <w:rFonts w:hint="eastAsia" w:eastAsia="宋体" w:cs="Times New Roman"/>
            </w:rPr>
          </w:rPrChange>
        </w:rPr>
        <w:t>more than 400 meters</w:t>
      </w:r>
      <w:r>
        <w:rPr>
          <w:rFonts w:hint="eastAsia" w:eastAsia="宋体" w:cs="Times New Roman"/>
        </w:rPr>
        <w:t xml:space="preserve">. </w:t>
      </w:r>
      <w:r>
        <w:rPr>
          <w:rFonts w:eastAsia="宋体" w:cs="Times New Roman"/>
        </w:rPr>
        <w:t xml:space="preserve">Chongqing is located in </w:t>
      </w:r>
      <w:r>
        <w:rPr>
          <w:rFonts w:hint="eastAsia" w:eastAsia="宋体" w:cs="Times New Roman"/>
        </w:rPr>
        <w:t>the</w:t>
      </w:r>
      <w:r>
        <w:rPr>
          <w:rFonts w:eastAsia="宋体" w:cs="Times New Roman"/>
        </w:rPr>
        <w:t xml:space="preserve"> </w:t>
      </w:r>
      <w:r>
        <w:rPr>
          <w:rFonts w:eastAsia="宋体" w:cs="Times New Roman"/>
          <w:highlight w:val="cyan"/>
          <w:rPrChange w:id="1200" w:author="野草" w:date="2024-04-25T17:48:36Z">
            <w:rPr>
              <w:rFonts w:eastAsia="宋体" w:cs="Times New Roman"/>
            </w:rPr>
          </w:rPrChange>
        </w:rPr>
        <w:t>subtropical monsoon climate zone</w:t>
      </w:r>
      <w:r>
        <w:rPr>
          <w:rFonts w:eastAsia="宋体" w:cs="Times New Roman"/>
        </w:rPr>
        <w:t>.</w:t>
      </w:r>
      <w:r>
        <w:rPr>
          <w:rFonts w:hint="eastAsia" w:eastAsia="宋体" w:cs="Times New Roman"/>
        </w:rPr>
        <w:t xml:space="preserve"> </w:t>
      </w:r>
      <w:r>
        <w:rPr>
          <w:rFonts w:eastAsia="宋体" w:cs="Times New Roman"/>
          <w:highlight w:val="green"/>
          <w:rPrChange w:id="1201" w:author="野草" w:date="2024-04-24T18:08:02Z">
            <w:rPr>
              <w:rFonts w:eastAsia="宋体" w:cs="Times New Roman"/>
            </w:rPr>
          </w:rPrChange>
        </w:rPr>
        <w:t>Summer periods</w:t>
      </w:r>
      <w:r>
        <w:rPr>
          <w:rFonts w:eastAsia="宋体" w:cs="Times New Roman"/>
        </w:rPr>
        <w:t xml:space="preserve"> normally last from </w:t>
      </w:r>
      <w:r>
        <w:rPr>
          <w:rFonts w:hint="eastAsia" w:eastAsia="宋体" w:cs="Times New Roman"/>
          <w:highlight w:val="green"/>
          <w:rPrChange w:id="1202" w:author="野草" w:date="2024-04-24T18:08:08Z">
            <w:rPr>
              <w:rFonts w:hint="eastAsia" w:eastAsia="宋体" w:cs="Times New Roman"/>
            </w:rPr>
          </w:rPrChange>
        </w:rPr>
        <w:t>May</w:t>
      </w:r>
      <w:r>
        <w:rPr>
          <w:rFonts w:eastAsia="宋体" w:cs="Times New Roman"/>
          <w:highlight w:val="green"/>
          <w:rPrChange w:id="1203" w:author="野草" w:date="2024-04-24T18:08:08Z">
            <w:rPr>
              <w:rFonts w:eastAsia="宋体" w:cs="Times New Roman"/>
            </w:rPr>
          </w:rPrChange>
        </w:rPr>
        <w:t xml:space="preserve"> to September</w:t>
      </w:r>
      <w:r>
        <w:rPr>
          <w:rFonts w:eastAsia="宋体" w:cs="Times New Roman"/>
        </w:rPr>
        <w:t>, which are</w:t>
      </w:r>
      <w:r>
        <w:rPr>
          <w:rFonts w:hint="eastAsia" w:eastAsia="宋体" w:cs="Times New Roman"/>
        </w:rPr>
        <w:t xml:space="preserve"> featured</w:t>
      </w:r>
      <w:r>
        <w:rPr>
          <w:rFonts w:eastAsia="宋体" w:cs="Times New Roman"/>
        </w:rPr>
        <w:t xml:space="preserve"> by </w:t>
      </w:r>
      <w:r>
        <w:rPr>
          <w:rFonts w:eastAsia="宋体" w:cs="Times New Roman"/>
          <w:highlight w:val="green"/>
          <w:rPrChange w:id="1204" w:author="野草" w:date="2024-04-24T18:08:13Z">
            <w:rPr>
              <w:rFonts w:eastAsia="宋体" w:cs="Times New Roman"/>
            </w:rPr>
          </w:rPrChange>
        </w:rPr>
        <w:t>high temperature</w:t>
      </w:r>
      <w:del w:id="1205" w:author="野草" w:date="2024-04-24T18:08:14Z">
        <w:r>
          <w:rPr>
            <w:rFonts w:hint="eastAsia" w:eastAsia="宋体" w:cs="Times New Roman"/>
            <w:highlight w:val="green"/>
            <w:rPrChange w:id="1206" w:author="野草" w:date="2024-04-24T18:08:13Z">
              <w:rPr>
                <w:rFonts w:hint="eastAsia" w:eastAsia="宋体" w:cs="Times New Roman"/>
              </w:rPr>
            </w:rPrChange>
          </w:rPr>
          <w:delText>s</w:delText>
        </w:r>
      </w:del>
      <w:r>
        <w:rPr>
          <w:rFonts w:hint="eastAsia" w:eastAsia="宋体" w:cs="Times New Roman"/>
        </w:rPr>
        <w:t xml:space="preserve"> and</w:t>
      </w:r>
      <w:r>
        <w:rPr>
          <w:rFonts w:eastAsia="宋体" w:cs="Times New Roman"/>
        </w:rPr>
        <w:t xml:space="preserve"> </w:t>
      </w:r>
      <w:r>
        <w:rPr>
          <w:rFonts w:eastAsia="宋体" w:cs="Times New Roman"/>
          <w:highlight w:val="green"/>
          <w:rPrChange w:id="1207" w:author="野草" w:date="2024-04-24T18:08:17Z">
            <w:rPr>
              <w:rFonts w:eastAsia="宋体" w:cs="Times New Roman"/>
            </w:rPr>
          </w:rPrChange>
        </w:rPr>
        <w:t>high humidity</w:t>
      </w:r>
      <w:r>
        <w:rPr>
          <w:rFonts w:hint="eastAsia" w:eastAsia="宋体" w:cs="Times New Roman"/>
        </w:rPr>
        <w:t xml:space="preserve">. On average, there can be </w:t>
      </w:r>
      <w:r>
        <w:rPr>
          <w:rFonts w:hint="eastAsia" w:eastAsia="宋体" w:cs="Times New Roman"/>
          <w:highlight w:val="green"/>
          <w:rPrChange w:id="1208" w:author="野草" w:date="2024-04-24T18:08:23Z">
            <w:rPr>
              <w:rFonts w:hint="eastAsia" w:eastAsia="宋体" w:cs="Times New Roman"/>
            </w:rPr>
          </w:rPrChange>
        </w:rPr>
        <w:t>more than 30</w:t>
      </w:r>
      <w:r>
        <w:rPr>
          <w:rFonts w:hint="eastAsia" w:eastAsia="宋体" w:cs="Times New Roman"/>
        </w:rPr>
        <w:t xml:space="preserve"> heatwave days with </w:t>
      </w:r>
      <w:r>
        <w:rPr>
          <w:rFonts w:hint="eastAsia" w:eastAsia="宋体" w:cs="Times New Roman"/>
          <w:highlight w:val="green"/>
          <w:rPrChange w:id="1209" w:author="野草" w:date="2024-04-24T18:08:27Z">
            <w:rPr>
              <w:rFonts w:hint="eastAsia" w:eastAsia="宋体" w:cs="Times New Roman"/>
            </w:rPr>
          </w:rPrChange>
        </w:rPr>
        <w:t>maximum air temperature</w:t>
      </w:r>
      <w:ins w:id="1210" w:author="野草" w:date="2024-04-25T17:29:29Z">
        <w:r>
          <w:rPr>
            <w:rFonts w:hint="eastAsia" w:eastAsia="宋体" w:cs="Times New Roman"/>
            <w:highlight w:val="green"/>
            <w:lang w:val="en-US" w:eastAsia="zh-CN"/>
          </w:rPr>
          <w:t>s</w:t>
        </w:r>
      </w:ins>
      <w:del w:id="1211" w:author="野草" w:date="2024-04-24T18:17:19Z">
        <w:r>
          <w:rPr>
            <w:rFonts w:hint="eastAsia" w:eastAsia="宋体" w:cs="Times New Roman"/>
            <w:highlight w:val="green"/>
            <w:rPrChange w:id="1212" w:author="野草" w:date="2024-04-24T18:08:27Z">
              <w:rPr>
                <w:rFonts w:hint="eastAsia" w:eastAsia="宋体" w:cs="Times New Roman"/>
              </w:rPr>
            </w:rPrChange>
          </w:rPr>
          <w:delText>s</w:delText>
        </w:r>
      </w:del>
      <w:r>
        <w:rPr>
          <w:rFonts w:hint="eastAsia" w:eastAsia="宋体" w:cs="Times New Roman"/>
        </w:rPr>
        <w:t xml:space="preserve"> exceeding 35 °C </w:t>
      </w:r>
      <w:r>
        <w:rPr>
          <w:rFonts w:hint="eastAsia" w:eastAsia="宋体" w:cs="Times New Roman"/>
          <w:highlight w:val="green"/>
          <w:rPrChange w:id="1213" w:author="野草" w:date="2024-04-24T18:08:31Z">
            <w:rPr>
              <w:rFonts w:hint="eastAsia" w:eastAsia="宋体" w:cs="Times New Roman"/>
            </w:rPr>
          </w:rPrChange>
        </w:rPr>
        <w:t>in a year</w:t>
      </w:r>
      <w:r>
        <w:rPr>
          <w:rFonts w:hint="eastAsia" w:eastAsia="宋体" w:cs="Times New Roman"/>
        </w:rPr>
        <w:t xml:space="preserve">, mostly in </w:t>
      </w:r>
      <w:r>
        <w:rPr>
          <w:rFonts w:hint="eastAsia" w:eastAsia="宋体" w:cs="Times New Roman"/>
          <w:highlight w:val="green"/>
          <w:rPrChange w:id="1214" w:author="野草" w:date="2024-04-24T18:08:37Z">
            <w:rPr>
              <w:rFonts w:hint="eastAsia" w:eastAsia="宋体" w:cs="Times New Roman"/>
            </w:rPr>
          </w:rPrChange>
        </w:rPr>
        <w:t>July and August</w:t>
      </w:r>
      <w:r>
        <w:rPr>
          <w:rFonts w:hint="eastAsia" w:eastAsia="宋体" w:cs="Times New Roman"/>
        </w:rPr>
        <w:t xml:space="preserve">. In last decades, Chongqing has experienced </w:t>
      </w:r>
      <w:r>
        <w:rPr>
          <w:rFonts w:hint="eastAsia" w:eastAsia="宋体" w:cs="Times New Roman"/>
          <w:highlight w:val="green"/>
          <w:rPrChange w:id="1215" w:author="野草" w:date="2024-04-24T18:08:44Z">
            <w:rPr>
              <w:rFonts w:hint="eastAsia" w:eastAsia="宋体" w:cs="Times New Roman"/>
            </w:rPr>
          </w:rPrChange>
        </w:rPr>
        <w:t>a rapid process</w:t>
      </w:r>
      <w:r>
        <w:rPr>
          <w:rFonts w:hint="eastAsia" w:eastAsia="宋体" w:cs="Times New Roman"/>
        </w:rPr>
        <w:t xml:space="preserve"> of urbanization with </w:t>
      </w:r>
      <w:r>
        <w:rPr>
          <w:rFonts w:hint="eastAsia" w:eastAsia="宋体" w:cs="Times New Roman"/>
          <w:highlight w:val="green"/>
          <w:rPrChange w:id="1216" w:author="野草" w:date="2024-04-24T18:08:47Z">
            <w:rPr>
              <w:rFonts w:hint="eastAsia" w:eastAsia="宋体" w:cs="Times New Roman"/>
            </w:rPr>
          </w:rPrChange>
        </w:rPr>
        <w:t>urban population</w:t>
      </w:r>
      <w:r>
        <w:rPr>
          <w:rFonts w:hint="eastAsia" w:eastAsia="宋体" w:cs="Times New Roman"/>
        </w:rPr>
        <w:t xml:space="preserve"> surging from </w:t>
      </w:r>
      <w:r>
        <w:rPr>
          <w:rFonts w:hint="eastAsia" w:eastAsia="宋体" w:cs="Times New Roman"/>
          <w:highlight w:val="green"/>
          <w:rPrChange w:id="1217" w:author="野草" w:date="2024-04-24T18:08:50Z">
            <w:rPr>
              <w:rFonts w:hint="eastAsia" w:eastAsia="宋体" w:cs="Times New Roman"/>
            </w:rPr>
          </w:rPrChange>
        </w:rPr>
        <w:t>6 million</w:t>
      </w:r>
      <w:r>
        <w:rPr>
          <w:rFonts w:hint="eastAsia" w:eastAsia="宋体" w:cs="Times New Roman"/>
        </w:rPr>
        <w:t xml:space="preserve"> in 2000 to </w:t>
      </w:r>
      <w:r>
        <w:rPr>
          <w:rFonts w:hint="eastAsia" w:eastAsia="宋体" w:cs="Times New Roman"/>
          <w:highlight w:val="green"/>
          <w:rPrChange w:id="1218" w:author="野草" w:date="2024-04-24T18:08:53Z">
            <w:rPr>
              <w:rFonts w:hint="eastAsia" w:eastAsia="宋体" w:cs="Times New Roman"/>
            </w:rPr>
          </w:rPrChange>
        </w:rPr>
        <w:t>10 million</w:t>
      </w:r>
      <w:r>
        <w:rPr>
          <w:rFonts w:hint="eastAsia" w:eastAsia="宋体" w:cs="Times New Roman"/>
        </w:rPr>
        <w:t xml:space="preserve"> in 2020. With </w:t>
      </w:r>
      <w:r>
        <w:rPr>
          <w:rFonts w:hint="eastAsia" w:eastAsia="宋体" w:cs="Times New Roman"/>
          <w:highlight w:val="green"/>
          <w:rPrChange w:id="1219" w:author="野草" w:date="2024-04-24T18:08:56Z">
            <w:rPr>
              <w:rFonts w:hint="eastAsia" w:eastAsia="宋体" w:cs="Times New Roman"/>
            </w:rPr>
          </w:rPrChange>
        </w:rPr>
        <w:t>a huge influx</w:t>
      </w:r>
      <w:r>
        <w:rPr>
          <w:rFonts w:hint="eastAsia" w:eastAsia="宋体" w:cs="Times New Roman"/>
        </w:rPr>
        <w:t xml:space="preserve"> of population, </w:t>
      </w:r>
      <w:ins w:id="1220" w:author="野草" w:date="2024-04-25T17:28:11Z">
        <w:r>
          <w:rPr>
            <w:rFonts w:hint="eastAsia" w:eastAsia="宋体" w:cs="Times New Roman"/>
            <w:highlight w:val="green"/>
            <w:lang w:val="en-US" w:eastAsia="zh-CN"/>
          </w:rPr>
          <w:t>u</w:t>
        </w:r>
      </w:ins>
      <w:ins w:id="1221" w:author="野草" w:date="2024-04-25T17:28:02Z">
        <w:r>
          <w:rPr>
            <w:rFonts w:hint="eastAsia" w:eastAsia="宋体" w:cs="Times New Roman"/>
            <w:highlight w:val="green"/>
          </w:rPr>
          <w:t>rban construction</w:t>
        </w:r>
      </w:ins>
      <w:ins w:id="1222" w:author="野草" w:date="2024-04-25T17:28:02Z">
        <w:r>
          <w:rPr>
            <w:rFonts w:hint="eastAsia" w:eastAsia="宋体" w:cs="Times New Roman"/>
            <w:highlight w:val="none"/>
            <w:rPrChange w:id="1223" w:author="野草" w:date="2024-04-25T17:28:15Z">
              <w:rPr>
                <w:rFonts w:hint="eastAsia" w:eastAsia="宋体" w:cs="Times New Roman"/>
                <w:highlight w:val="green"/>
              </w:rPr>
            </w:rPrChange>
          </w:rPr>
          <w:t xml:space="preserve"> has accelerated, </w:t>
        </w:r>
      </w:ins>
      <w:ins w:id="1224" w:author="野草" w:date="2024-04-25T17:28:02Z">
        <w:r>
          <w:rPr>
            <w:rFonts w:hint="eastAsia" w:eastAsia="宋体" w:cs="Times New Roman"/>
            <w:highlight w:val="none"/>
            <w:rPrChange w:id="1225" w:author="野草" w:date="2024-04-25T17:28:24Z">
              <w:rPr>
                <w:rFonts w:hint="eastAsia" w:eastAsia="宋体" w:cs="Times New Roman"/>
                <w:highlight w:val="green"/>
              </w:rPr>
            </w:rPrChange>
          </w:rPr>
          <w:t xml:space="preserve">and </w:t>
        </w:r>
      </w:ins>
      <w:ins w:id="1226" w:author="野草" w:date="2024-04-25T17:28:02Z">
        <w:r>
          <w:rPr>
            <w:rFonts w:hint="eastAsia" w:eastAsia="宋体" w:cs="Times New Roman"/>
            <w:highlight w:val="green"/>
          </w:rPr>
          <w:t xml:space="preserve">the built-up area </w:t>
        </w:r>
      </w:ins>
      <w:ins w:id="1227" w:author="野草" w:date="2024-04-25T17:28:02Z">
        <w:r>
          <w:rPr>
            <w:rFonts w:hint="eastAsia" w:eastAsia="宋体" w:cs="Times New Roman"/>
            <w:highlight w:val="none"/>
            <w:rPrChange w:id="1228" w:author="野草" w:date="2024-04-25T17:28:22Z">
              <w:rPr>
                <w:rFonts w:hint="eastAsia" w:eastAsia="宋体" w:cs="Times New Roman"/>
                <w:highlight w:val="green"/>
              </w:rPr>
            </w:rPrChange>
          </w:rPr>
          <w:t xml:space="preserve">has expanded </w:t>
        </w:r>
      </w:ins>
      <w:ins w:id="1229" w:author="野草" w:date="2024-04-25T17:28:06Z">
        <w:r>
          <w:rPr>
            <w:rFonts w:hint="eastAsia" w:eastAsia="宋体" w:cs="Times New Roman"/>
            <w:highlight w:val="none"/>
            <w:lang w:val="en-US" w:eastAsia="zh-CN"/>
            <w:rPrChange w:id="1230" w:author="野草" w:date="2024-04-25T17:28:22Z">
              <w:rPr>
                <w:rFonts w:hint="eastAsia" w:eastAsia="宋体" w:cs="Times New Roman"/>
                <w:highlight w:val="green"/>
                <w:lang w:val="en-US" w:eastAsia="zh-CN"/>
              </w:rPr>
            </w:rPrChange>
          </w:rPr>
          <w:t>fa</w:t>
        </w:r>
      </w:ins>
      <w:ins w:id="1231" w:author="野草" w:date="2024-04-25T17:28:07Z">
        <w:r>
          <w:rPr>
            <w:rFonts w:hint="eastAsia" w:eastAsia="宋体" w:cs="Times New Roman"/>
            <w:highlight w:val="none"/>
            <w:lang w:val="en-US" w:eastAsia="zh-CN"/>
            <w:rPrChange w:id="1232" w:author="野草" w:date="2024-04-25T17:28:22Z">
              <w:rPr>
                <w:rFonts w:hint="eastAsia" w:eastAsia="宋体" w:cs="Times New Roman"/>
                <w:highlight w:val="green"/>
                <w:lang w:val="en-US" w:eastAsia="zh-CN"/>
              </w:rPr>
            </w:rPrChange>
          </w:rPr>
          <w:t>s</w:t>
        </w:r>
      </w:ins>
      <w:ins w:id="1233" w:author="野草" w:date="2024-04-25T17:28:08Z">
        <w:r>
          <w:rPr>
            <w:rFonts w:hint="eastAsia" w:eastAsia="宋体" w:cs="Times New Roman"/>
            <w:highlight w:val="none"/>
            <w:lang w:val="en-US" w:eastAsia="zh-CN"/>
            <w:rPrChange w:id="1234" w:author="野草" w:date="2024-04-25T17:28:22Z">
              <w:rPr>
                <w:rFonts w:hint="eastAsia" w:eastAsia="宋体" w:cs="Times New Roman"/>
                <w:highlight w:val="green"/>
                <w:lang w:val="en-US" w:eastAsia="zh-CN"/>
              </w:rPr>
            </w:rPrChange>
          </w:rPr>
          <w:t>t</w:t>
        </w:r>
      </w:ins>
      <w:del w:id="1235" w:author="野草" w:date="2024-04-25T17:28:02Z">
        <w:r>
          <w:rPr>
            <w:rFonts w:hint="eastAsia" w:eastAsia="宋体" w:cs="Times New Roman"/>
            <w:highlight w:val="none"/>
            <w:rPrChange w:id="1236" w:author="野草" w:date="2024-04-25T17:28:22Z">
              <w:rPr>
                <w:rFonts w:hint="eastAsia" w:eastAsia="宋体" w:cs="Times New Roman"/>
              </w:rPr>
            </w:rPrChange>
          </w:rPr>
          <w:delText>urban construction</w:delText>
        </w:r>
      </w:del>
      <w:del w:id="1237" w:author="野草" w:date="2024-04-25T17:28:02Z">
        <w:r>
          <w:rPr>
            <w:rFonts w:hint="eastAsia" w:eastAsia="宋体" w:cs="Times New Roman"/>
            <w:highlight w:val="none"/>
            <w:rPrChange w:id="1238" w:author="野草" w:date="2024-04-25T17:28:22Z">
              <w:rPr>
                <w:rFonts w:hint="eastAsia" w:eastAsia="宋体" w:cs="Times New Roman"/>
                <w:highlight w:val="green"/>
              </w:rPr>
            </w:rPrChange>
          </w:rPr>
          <w:delText xml:space="preserve"> accelerates, and </w:delText>
        </w:r>
      </w:del>
      <w:del w:id="1239" w:author="野草" w:date="2024-04-25T17:28:02Z">
        <w:r>
          <w:rPr>
            <w:rFonts w:hint="eastAsia" w:eastAsia="宋体" w:cs="Times New Roman"/>
            <w:highlight w:val="none"/>
            <w:rPrChange w:id="1240" w:author="野草" w:date="2024-04-25T17:28:22Z">
              <w:rPr>
                <w:rFonts w:hint="eastAsia" w:eastAsia="宋体" w:cs="Times New Roman"/>
              </w:rPr>
            </w:rPrChange>
          </w:rPr>
          <w:delText>the built-up area</w:delText>
        </w:r>
      </w:del>
      <w:del w:id="1241" w:author="野草" w:date="2024-04-25T17:28:02Z">
        <w:r>
          <w:rPr>
            <w:rFonts w:hint="eastAsia" w:eastAsia="宋体" w:cs="Times New Roman"/>
            <w:highlight w:val="none"/>
            <w:rPrChange w:id="1242" w:author="野草" w:date="2024-04-25T17:28:22Z">
              <w:rPr>
                <w:rFonts w:hint="eastAsia" w:eastAsia="宋体" w:cs="Times New Roman"/>
                <w:highlight w:val="green"/>
              </w:rPr>
            </w:rPrChange>
          </w:rPr>
          <w:delText xml:space="preserve"> expands </w:delText>
        </w:r>
      </w:del>
      <w:del w:id="1243" w:author="野草" w:date="2024-04-25T17:28:02Z">
        <w:bookmarkStart w:id="24" w:name="OLE_LINK52"/>
        <w:r>
          <w:rPr>
            <w:rFonts w:hint="eastAsia" w:eastAsia="宋体" w:cs="Times New Roman"/>
            <w:highlight w:val="none"/>
            <w:lang w:val="en-US"/>
            <w:rPrChange w:id="1244" w:author="野草" w:date="2024-04-25T17:28:22Z">
              <w:rPr>
                <w:rFonts w:hint="eastAsia" w:eastAsia="宋体" w:cs="Times New Roman"/>
                <w:highlight w:val="green"/>
                <w:lang w:val="en-US"/>
              </w:rPr>
            </w:rPrChange>
          </w:rPr>
          <w:delText>fast</w:delText>
        </w:r>
        <w:bookmarkEnd w:id="24"/>
      </w:del>
      <w:r>
        <w:rPr>
          <w:rFonts w:hint="eastAsia" w:eastAsia="宋体" w:cs="Times New Roman"/>
          <w:highlight w:val="none"/>
          <w:rPrChange w:id="1245" w:author="野草" w:date="2024-04-25T17:28:22Z">
            <w:rPr>
              <w:rFonts w:hint="eastAsia" w:eastAsia="宋体" w:cs="Times New Roman"/>
            </w:rPr>
          </w:rPrChange>
        </w:rPr>
        <w:t>.</w:t>
      </w:r>
    </w:p>
    <w:p>
      <w:pPr>
        <w:rPr>
          <w:rFonts w:hint="eastAsia" w:eastAsia="宋体" w:cs="Times New Roman"/>
        </w:rPr>
      </w:pPr>
    </w:p>
    <w:p>
      <w:pPr>
        <w:jc w:val="center"/>
      </w:pPr>
      <w:ins w:id="1246" w:author="野草" w:date="2024-04-24T18:23:47Z">
        <w:r>
          <w:rP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8"/>
                      <a:stretch>
                        <a:fillRect/>
                      </a:stretch>
                    </pic:blipFill>
                    <pic:spPr>
                      <a:xfrm>
                        <a:off x="0" y="0"/>
                        <a:ext cx="3645535" cy="2368550"/>
                      </a:xfrm>
                      <a:prstGeom prst="rect">
                        <a:avLst/>
                      </a:prstGeom>
                      <a:noFill/>
                      <a:ln>
                        <a:noFill/>
                      </a:ln>
                    </pic:spPr>
                  </pic:pic>
                </a:graphicData>
              </a:graphic>
            </wp:inline>
          </w:drawing>
        </w:r>
      </w:ins>
      <w:del w:id="1248" w:author="野草" w:date="2024-04-22T18:49:34Z">
        <w:r>
          <w:rPr/>
          <w:drawing>
            <wp:inline distT="0" distB="0" distL="114300" distR="114300">
              <wp:extent cx="5266690" cy="2962910"/>
              <wp:effectExtent l="0" t="0" r="3810" b="8890"/>
              <wp:docPr id="4" name="图片 4" descr="FIG_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_01(1)"/>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del>
    </w:p>
    <w:p>
      <w:pPr>
        <w:jc w:val="center"/>
        <w:rPr>
          <w:ins w:id="1251" w:author="野草" w:date="2024-04-25T17:50:21Z"/>
          <w:rFonts w:hint="eastAsia" w:cs="Times New Roman"/>
          <w:lang w:val="en-US" w:eastAsia="zh-CN"/>
        </w:rPr>
        <w:pPrChange w:id="1250" w:author="野草" w:date="2024-04-25T17:50:24Z">
          <w:pPr/>
        </w:pPrChange>
      </w:pPr>
      <w:ins w:id="1252" w:author="野草" w:date="2024-04-25T17:50:21Z">
        <w:r>
          <w:rPr>
            <w:rFonts w:hint="eastAsia" w:cs="Times New Roman"/>
            <w:lang w:val="en-US" w:eastAsia="zh-CN"/>
          </w:rPr>
          <w:t>【</w:t>
        </w:r>
      </w:ins>
      <w:ins w:id="1253" w:author="野草" w:date="2024-04-25T17:50:21Z">
        <w:r>
          <w:rPr>
            <w:rFonts w:hint="eastAsia" w:cs="Times New Roman"/>
            <w:color w:val="000000" w:themeColor="text1"/>
            <w:lang w:val="en-US" w:eastAsia="zh-CN"/>
            <w14:textFill>
              <w14:solidFill>
                <w14:schemeClr w14:val="tx1"/>
              </w14:solidFill>
            </w14:textFill>
          </w:rPr>
          <w:t>up2024 0425 17:43</w:t>
        </w:r>
      </w:ins>
      <w:ins w:id="1254" w:author="野草" w:date="2024-04-25T17:50:21Z">
        <w:r>
          <w:rPr>
            <w:rFonts w:hint="eastAsia" w:cs="Times New Roman"/>
            <w:lang w:val="en-US" w:eastAsia="zh-CN"/>
          </w:rPr>
          <w:t>】</w:t>
        </w:r>
      </w:ins>
    </w:p>
    <w:p>
      <w:pPr>
        <w:jc w:val="center"/>
        <w:rPr>
          <w:sz w:val="16"/>
          <w:szCs w:val="16"/>
        </w:rPr>
      </w:pPr>
      <w:r>
        <w:rPr>
          <w:rFonts w:hint="eastAsia"/>
          <w:sz w:val="16"/>
          <w:szCs w:val="16"/>
        </w:rPr>
        <w:t xml:space="preserve">Fig. 2  Location of </w:t>
      </w:r>
      <w:r>
        <w:rPr>
          <w:rFonts w:hint="eastAsia"/>
          <w:sz w:val="16"/>
          <w:szCs w:val="16"/>
          <w:highlight w:val="green"/>
          <w:rPrChange w:id="1255" w:author="野草" w:date="2024-04-24T18:23:56Z">
            <w:rPr>
              <w:rFonts w:hint="eastAsia"/>
              <w:sz w:val="16"/>
              <w:szCs w:val="16"/>
            </w:rPr>
          </w:rPrChange>
        </w:rPr>
        <w:t>the study area</w:t>
      </w:r>
      <w:r>
        <w:rPr>
          <w:rFonts w:hint="eastAsia"/>
          <w:sz w:val="16"/>
          <w:szCs w:val="16"/>
        </w:rPr>
        <w:t xml:space="preserve">. The image </w:t>
      </w:r>
      <w:r>
        <w:rPr>
          <w:rFonts w:hint="eastAsia"/>
          <w:sz w:val="16"/>
          <w:szCs w:val="16"/>
          <w:highlight w:val="green"/>
          <w:rPrChange w:id="1256" w:author="野草" w:date="2024-04-24T18:24:01Z">
            <w:rPr>
              <w:rFonts w:hint="eastAsia"/>
              <w:sz w:val="16"/>
              <w:szCs w:val="16"/>
            </w:rPr>
          </w:rPrChange>
        </w:rPr>
        <w:t>on the right</w:t>
      </w:r>
      <w:r>
        <w:rPr>
          <w:rFonts w:hint="eastAsia"/>
          <w:sz w:val="16"/>
          <w:szCs w:val="16"/>
        </w:rPr>
        <w:t xml:space="preserve"> shows the </w:t>
      </w:r>
      <w:r>
        <w:rPr>
          <w:rFonts w:hint="eastAsia"/>
          <w:sz w:val="16"/>
          <w:szCs w:val="16"/>
          <w:highlight w:val="green"/>
          <w:rPrChange w:id="1257" w:author="野草" w:date="2024-04-24T18:24:06Z">
            <w:rPr>
              <w:rFonts w:hint="eastAsia"/>
              <w:sz w:val="16"/>
              <w:szCs w:val="16"/>
            </w:rPr>
          </w:rPrChange>
        </w:rPr>
        <w:t>land cover pattern</w:t>
      </w:r>
      <w:r>
        <w:rPr>
          <w:rFonts w:hint="eastAsia"/>
          <w:sz w:val="16"/>
          <w:szCs w:val="16"/>
        </w:rPr>
        <w:t xml:space="preserve"> of the </w:t>
      </w:r>
      <w:r>
        <w:rPr>
          <w:rFonts w:hint="eastAsia"/>
          <w:sz w:val="16"/>
          <w:szCs w:val="16"/>
          <w:highlight w:val="green"/>
          <w:rPrChange w:id="1258" w:author="野草" w:date="2024-04-24T18:24:09Z">
            <w:rPr>
              <w:rFonts w:hint="eastAsia"/>
              <w:sz w:val="16"/>
              <w:szCs w:val="16"/>
            </w:rPr>
          </w:rPrChange>
        </w:rPr>
        <w:t>metropolitan area</w:t>
      </w:r>
      <w:r>
        <w:rPr>
          <w:rFonts w:hint="eastAsia"/>
          <w:sz w:val="16"/>
          <w:szCs w:val="16"/>
        </w:rPr>
        <w:t xml:space="preserve"> of Chongqing.</w:t>
      </w:r>
      <w:del w:id="1259" w:author="野草" w:date="2024-04-24T20:04:42Z">
        <w:r>
          <w:rPr>
            <w:rFonts w:hint="eastAsia"/>
            <w:sz w:val="16"/>
            <w:szCs w:val="16"/>
          </w:rPr>
          <w:delText xml:space="preserve"> </w:delText>
        </w:r>
      </w:del>
      <w:del w:id="1260" w:author="野草" w:date="2024-04-24T20:04:41Z">
        <w:r>
          <w:rPr>
            <w:rFonts w:hint="eastAsia"/>
            <w:sz w:val="16"/>
            <w:szCs w:val="16"/>
          </w:rPr>
          <w:delText>The red lines along the rivers indicate river sections selected in this research. The blue ellipse shows the riverside area located in the Tongluo Mountain.</w:delText>
        </w:r>
      </w:del>
    </w:p>
    <w:p>
      <w:pPr>
        <w:pStyle w:val="4"/>
        <w:rPr>
          <w:rFonts w:asciiTheme="majorHAnsi" w:hAnsiTheme="majorHAnsi"/>
          <w:sz w:val="21"/>
        </w:rPr>
      </w:pPr>
      <w:r>
        <w:t>2.2. Data</w:t>
      </w:r>
    </w:p>
    <w:p>
      <w:pPr>
        <w:rPr>
          <w:ins w:id="1261" w:author="野草" w:date="2024-04-24T20:05:49Z"/>
          <w:rFonts w:hint="eastAsia" w:cs="Times New Roman"/>
          <w:lang w:val="en-US" w:eastAsia="zh-CN"/>
        </w:rPr>
      </w:pPr>
      <w:ins w:id="1262" w:author="野草" w:date="2024-04-24T20:05:49Z">
        <w:r>
          <w:rPr>
            <w:rFonts w:hint="eastAsia" w:cs="Times New Roman"/>
            <w:lang w:val="en-US" w:eastAsia="zh-CN"/>
          </w:rPr>
          <w:t>【</w:t>
        </w:r>
      </w:ins>
      <w:ins w:id="1263" w:author="野草" w:date="2024-04-24T20:05:49Z">
        <w:r>
          <w:rPr>
            <w:rFonts w:hint="eastAsia" w:cs="Times New Roman"/>
            <w:color w:val="000000" w:themeColor="text1"/>
            <w:lang w:val="en-US" w:eastAsia="zh-CN"/>
            <w14:textFill>
              <w14:solidFill>
                <w14:schemeClr w14:val="tx1"/>
              </w14:solidFill>
            </w14:textFill>
          </w:rPr>
          <w:t>up2024 042</w:t>
        </w:r>
      </w:ins>
      <w:ins w:id="1264" w:author="野草" w:date="2024-04-25T17:50:56Z">
        <w:r>
          <w:rPr>
            <w:rFonts w:hint="eastAsia" w:cs="Times New Roman"/>
            <w:color w:val="000000" w:themeColor="text1"/>
            <w:lang w:val="en-US" w:eastAsia="zh-CN"/>
            <w14:textFill>
              <w14:solidFill>
                <w14:schemeClr w14:val="tx1"/>
              </w14:solidFill>
            </w14:textFill>
          </w:rPr>
          <w:t>5</w:t>
        </w:r>
      </w:ins>
      <w:ins w:id="1265" w:author="野草" w:date="2024-04-24T20:05:49Z">
        <w:r>
          <w:rPr>
            <w:rFonts w:hint="eastAsia" w:cs="Times New Roman"/>
            <w:color w:val="000000" w:themeColor="text1"/>
            <w:lang w:val="en-US" w:eastAsia="zh-CN"/>
            <w14:textFill>
              <w14:solidFill>
                <w14:schemeClr w14:val="tx1"/>
              </w14:solidFill>
            </w14:textFill>
          </w:rPr>
          <w:t xml:space="preserve"> </w:t>
        </w:r>
      </w:ins>
      <w:ins w:id="1266" w:author="野草" w:date="2024-04-25T17:50:58Z">
        <w:r>
          <w:rPr>
            <w:rFonts w:hint="eastAsia" w:cs="Times New Roman"/>
            <w:color w:val="000000" w:themeColor="text1"/>
            <w:lang w:val="en-US" w:eastAsia="zh-CN"/>
            <w14:textFill>
              <w14:solidFill>
                <w14:schemeClr w14:val="tx1"/>
              </w14:solidFill>
            </w14:textFill>
          </w:rPr>
          <w:t>1</w:t>
        </w:r>
      </w:ins>
      <w:ins w:id="1267" w:author="野草" w:date="2024-04-25T17:50:59Z">
        <w:r>
          <w:rPr>
            <w:rFonts w:hint="eastAsia" w:cs="Times New Roman"/>
            <w:color w:val="000000" w:themeColor="text1"/>
            <w:lang w:val="en-US" w:eastAsia="zh-CN"/>
            <w14:textFill>
              <w14:solidFill>
                <w14:schemeClr w14:val="tx1"/>
              </w14:solidFill>
            </w14:textFill>
          </w:rPr>
          <w:t>7</w:t>
        </w:r>
      </w:ins>
      <w:ins w:id="1268" w:author="野草" w:date="2024-04-24T20:05:49Z">
        <w:r>
          <w:rPr>
            <w:rFonts w:hint="eastAsia" w:cs="Times New Roman"/>
            <w:color w:val="000000" w:themeColor="text1"/>
            <w:lang w:val="en-US" w:eastAsia="zh-CN"/>
            <w14:textFill>
              <w14:solidFill>
                <w14:schemeClr w14:val="tx1"/>
              </w14:solidFill>
            </w14:textFill>
          </w:rPr>
          <w:t>:</w:t>
        </w:r>
      </w:ins>
      <w:ins w:id="1269" w:author="野草" w:date="2024-04-25T17:51:00Z">
        <w:r>
          <w:rPr>
            <w:rFonts w:hint="eastAsia" w:cs="Times New Roman"/>
            <w:color w:val="000000" w:themeColor="text1"/>
            <w:lang w:val="en-US" w:eastAsia="zh-CN"/>
            <w14:textFill>
              <w14:solidFill>
                <w14:schemeClr w14:val="tx1"/>
              </w14:solidFill>
            </w14:textFill>
          </w:rPr>
          <w:t>5</w:t>
        </w:r>
      </w:ins>
      <w:ins w:id="1270" w:author="野草" w:date="2024-04-25T17:57:17Z">
        <w:r>
          <w:rPr>
            <w:rFonts w:hint="eastAsia" w:cs="Times New Roman"/>
            <w:color w:val="000000" w:themeColor="text1"/>
            <w:lang w:val="en-US" w:eastAsia="zh-CN"/>
            <w14:textFill>
              <w14:solidFill>
                <w14:schemeClr w14:val="tx1"/>
              </w14:solidFill>
            </w14:textFill>
          </w:rPr>
          <w:t>5</w:t>
        </w:r>
      </w:ins>
      <w:ins w:id="1271" w:author="野草" w:date="2024-04-24T20:05:49Z">
        <w:r>
          <w:rPr>
            <w:rFonts w:hint="eastAsia" w:cs="Times New Roman"/>
            <w:lang w:val="en-US" w:eastAsia="zh-CN"/>
          </w:rPr>
          <w:t>】</w:t>
        </w:r>
      </w:ins>
    </w:p>
    <w:p>
      <w:pPr>
        <w:pStyle w:val="7"/>
        <w:widowControl/>
        <w:spacing w:beforeAutospacing="0" w:after="160" w:afterAutospacing="0"/>
        <w:rPr>
          <w:rFonts w:eastAsia="宋体"/>
          <w:kern w:val="2"/>
          <w:sz w:val="21"/>
        </w:rPr>
      </w:pPr>
      <w:r>
        <w:rPr>
          <w:rFonts w:hint="eastAsia" w:eastAsia="宋体"/>
          <w:kern w:val="2"/>
          <w:sz w:val="21"/>
          <w:highlight w:val="green"/>
          <w:rPrChange w:id="1272" w:author="野草" w:date="2024-04-24T20:05:22Z">
            <w:rPr>
              <w:rFonts w:hint="eastAsia" w:eastAsia="宋体"/>
              <w:kern w:val="2"/>
              <w:sz w:val="21"/>
            </w:rPr>
          </w:rPrChange>
        </w:rPr>
        <w:t>R</w:t>
      </w:r>
      <w:r>
        <w:rPr>
          <w:rFonts w:eastAsia="宋体"/>
          <w:kern w:val="2"/>
          <w:sz w:val="21"/>
          <w:highlight w:val="green"/>
          <w:rPrChange w:id="1273" w:author="野草" w:date="2024-04-24T20:05:22Z">
            <w:rPr>
              <w:rFonts w:eastAsia="宋体"/>
              <w:kern w:val="2"/>
              <w:sz w:val="21"/>
            </w:rPr>
          </w:rPrChange>
        </w:rPr>
        <w:t>emote sensing imagery</w:t>
      </w:r>
      <w:r>
        <w:rPr>
          <w:rFonts w:eastAsia="宋体"/>
          <w:kern w:val="2"/>
          <w:sz w:val="21"/>
        </w:rPr>
        <w:t xml:space="preserve">, </w:t>
      </w:r>
      <w:r>
        <w:rPr>
          <w:rFonts w:eastAsia="宋体"/>
          <w:kern w:val="2"/>
          <w:sz w:val="21"/>
          <w:highlight w:val="green"/>
          <w:rPrChange w:id="1274" w:author="野草" w:date="2024-04-24T20:05:25Z">
            <w:rPr>
              <w:rFonts w:eastAsia="宋体"/>
              <w:kern w:val="2"/>
              <w:sz w:val="21"/>
            </w:rPr>
          </w:rPrChange>
        </w:rPr>
        <w:t xml:space="preserve">land </w:t>
      </w:r>
      <w:r>
        <w:rPr>
          <w:rFonts w:hint="eastAsia" w:eastAsia="宋体"/>
          <w:kern w:val="2"/>
          <w:sz w:val="21"/>
          <w:highlight w:val="green"/>
          <w:rPrChange w:id="1275" w:author="野草" w:date="2024-04-24T20:05:25Z">
            <w:rPr>
              <w:rFonts w:hint="eastAsia" w:eastAsia="宋体"/>
              <w:kern w:val="2"/>
              <w:sz w:val="21"/>
            </w:rPr>
          </w:rPrChange>
        </w:rPr>
        <w:t>cover</w:t>
      </w:r>
      <w:r>
        <w:rPr>
          <w:rFonts w:eastAsia="宋体"/>
          <w:kern w:val="2"/>
          <w:sz w:val="21"/>
          <w:highlight w:val="green"/>
          <w:rPrChange w:id="1276" w:author="野草" w:date="2024-04-24T20:05:25Z">
            <w:rPr>
              <w:rFonts w:eastAsia="宋体"/>
              <w:kern w:val="2"/>
              <w:sz w:val="21"/>
            </w:rPr>
          </w:rPrChange>
        </w:rPr>
        <w:t xml:space="preserve"> data</w:t>
      </w:r>
      <w:r>
        <w:rPr>
          <w:rFonts w:eastAsia="宋体"/>
          <w:kern w:val="2"/>
          <w:sz w:val="21"/>
        </w:rPr>
        <w:t xml:space="preserve">, </w:t>
      </w:r>
      <w:r>
        <w:rPr>
          <w:rFonts w:eastAsia="宋体"/>
          <w:kern w:val="2"/>
          <w:sz w:val="21"/>
          <w:highlight w:val="green"/>
          <w:rPrChange w:id="1277" w:author="野草" w:date="2024-04-24T20:05:27Z">
            <w:rPr>
              <w:rFonts w:eastAsia="宋体"/>
              <w:kern w:val="2"/>
              <w:sz w:val="21"/>
            </w:rPr>
          </w:rPrChange>
        </w:rPr>
        <w:t>building data</w:t>
      </w:r>
      <w:r>
        <w:rPr>
          <w:rFonts w:eastAsia="宋体"/>
          <w:kern w:val="2"/>
          <w:sz w:val="21"/>
        </w:rPr>
        <w:t xml:space="preserve">, and </w:t>
      </w:r>
      <w:r>
        <w:rPr>
          <w:rFonts w:eastAsia="宋体"/>
          <w:kern w:val="2"/>
          <w:sz w:val="21"/>
          <w:highlight w:val="green"/>
          <w:rPrChange w:id="1278" w:author="野草" w:date="2024-04-24T20:05:30Z">
            <w:rPr>
              <w:rFonts w:eastAsia="宋体"/>
              <w:kern w:val="2"/>
              <w:sz w:val="21"/>
            </w:rPr>
          </w:rPrChange>
        </w:rPr>
        <w:t xml:space="preserve">Digital Elevation Model </w:t>
      </w:r>
      <w:r>
        <w:rPr>
          <w:rFonts w:hint="eastAsia" w:eastAsia="宋体"/>
          <w:kern w:val="2"/>
          <w:sz w:val="21"/>
          <w:highlight w:val="green"/>
          <w:rPrChange w:id="1279" w:author="野草" w:date="2024-04-24T20:05:30Z">
            <w:rPr>
              <w:rFonts w:hint="eastAsia" w:eastAsia="宋体"/>
              <w:kern w:val="2"/>
              <w:sz w:val="21"/>
            </w:rPr>
          </w:rPrChange>
        </w:rPr>
        <w:t>(DEM)</w:t>
      </w:r>
      <w:r>
        <w:rPr>
          <w:rFonts w:eastAsia="宋体"/>
          <w:kern w:val="2"/>
          <w:sz w:val="21"/>
          <w:highlight w:val="green"/>
          <w:rPrChange w:id="1280" w:author="野草" w:date="2024-04-24T20:05:30Z">
            <w:rPr>
              <w:rFonts w:eastAsia="宋体"/>
              <w:kern w:val="2"/>
              <w:sz w:val="21"/>
            </w:rPr>
          </w:rPrChange>
        </w:rPr>
        <w:t xml:space="preserve"> data</w:t>
      </w:r>
      <w:r>
        <w:rPr>
          <w:rFonts w:hint="eastAsia" w:eastAsia="宋体"/>
          <w:kern w:val="2"/>
          <w:sz w:val="21"/>
        </w:rPr>
        <w:t xml:space="preserve"> were </w:t>
      </w:r>
      <w:r>
        <w:rPr>
          <w:rFonts w:eastAsia="宋体"/>
          <w:kern w:val="2"/>
          <w:sz w:val="21"/>
        </w:rPr>
        <w:t>utilized</w:t>
      </w:r>
      <w:r>
        <w:rPr>
          <w:rFonts w:eastAsia="宋体"/>
          <w:kern w:val="2"/>
          <w:sz w:val="21"/>
          <w:highlight w:val="green"/>
          <w:rPrChange w:id="1281" w:author="野草" w:date="2024-04-24T20:05:32Z">
            <w:rPr>
              <w:rFonts w:eastAsia="宋体"/>
              <w:kern w:val="2"/>
              <w:sz w:val="21"/>
            </w:rPr>
          </w:rPrChange>
        </w:rPr>
        <w:t xml:space="preserve"> </w:t>
      </w:r>
      <w:r>
        <w:rPr>
          <w:rFonts w:hint="eastAsia" w:eastAsia="宋体"/>
          <w:kern w:val="2"/>
          <w:sz w:val="21"/>
          <w:highlight w:val="green"/>
          <w:rPrChange w:id="1282" w:author="野草" w:date="2024-04-24T20:05:32Z">
            <w:rPr>
              <w:rFonts w:hint="eastAsia" w:eastAsia="宋体"/>
              <w:kern w:val="2"/>
              <w:sz w:val="21"/>
            </w:rPr>
          </w:rPrChange>
        </w:rPr>
        <w:t>in this study</w:t>
      </w:r>
      <w:r>
        <w:rPr>
          <w:rFonts w:eastAsia="宋体"/>
          <w:kern w:val="2"/>
          <w:sz w:val="21"/>
        </w:rPr>
        <w:t xml:space="preserve">. The </w:t>
      </w:r>
      <w:r>
        <w:rPr>
          <w:rFonts w:eastAsia="宋体"/>
          <w:kern w:val="2"/>
          <w:sz w:val="21"/>
          <w:highlight w:val="green"/>
          <w:rPrChange w:id="1283" w:author="野草" w:date="2024-04-24T20:05:36Z">
            <w:rPr>
              <w:rFonts w:eastAsia="宋体"/>
              <w:kern w:val="2"/>
              <w:sz w:val="21"/>
            </w:rPr>
          </w:rPrChange>
        </w:rPr>
        <w:t>detailed information</w:t>
      </w:r>
      <w:r>
        <w:rPr>
          <w:rFonts w:eastAsia="宋体"/>
          <w:kern w:val="2"/>
          <w:sz w:val="21"/>
        </w:rPr>
        <w:t xml:space="preserve"> </w:t>
      </w:r>
      <w:r>
        <w:rPr>
          <w:rFonts w:hint="eastAsia" w:eastAsia="宋体"/>
          <w:kern w:val="2"/>
          <w:sz w:val="21"/>
        </w:rPr>
        <w:t xml:space="preserve">of </w:t>
      </w:r>
      <w:r>
        <w:rPr>
          <w:rFonts w:hint="eastAsia" w:eastAsia="宋体"/>
          <w:kern w:val="2"/>
          <w:sz w:val="21"/>
          <w:highlight w:val="green"/>
          <w:rPrChange w:id="1284" w:author="野草" w:date="2024-04-24T20:05:40Z">
            <w:rPr>
              <w:rFonts w:hint="eastAsia" w:eastAsia="宋体"/>
              <w:kern w:val="2"/>
              <w:sz w:val="21"/>
            </w:rPr>
          </w:rPrChange>
        </w:rPr>
        <w:t>each</w:t>
      </w:r>
      <w:r>
        <w:rPr>
          <w:rFonts w:eastAsia="宋体"/>
          <w:kern w:val="2"/>
          <w:sz w:val="21"/>
          <w:highlight w:val="green"/>
          <w:rPrChange w:id="1285" w:author="野草" w:date="2024-04-24T20:05:40Z">
            <w:rPr>
              <w:rFonts w:eastAsia="宋体"/>
              <w:kern w:val="2"/>
              <w:sz w:val="21"/>
            </w:rPr>
          </w:rPrChange>
        </w:rPr>
        <w:t xml:space="preserve"> data</w:t>
      </w:r>
      <w:r>
        <w:rPr>
          <w:rFonts w:hint="eastAsia" w:eastAsia="宋体"/>
          <w:kern w:val="2"/>
          <w:sz w:val="21"/>
          <w:highlight w:val="green"/>
          <w:rPrChange w:id="1286" w:author="野草" w:date="2024-04-24T20:05:40Z">
            <w:rPr>
              <w:rFonts w:hint="eastAsia" w:eastAsia="宋体"/>
              <w:kern w:val="2"/>
              <w:sz w:val="21"/>
            </w:rPr>
          </w:rPrChange>
        </w:rPr>
        <w:t xml:space="preserve"> </w:t>
      </w:r>
      <w:r>
        <w:rPr>
          <w:rFonts w:eastAsia="宋体"/>
          <w:kern w:val="2"/>
          <w:sz w:val="21"/>
          <w:highlight w:val="green"/>
          <w:rPrChange w:id="1287" w:author="野草" w:date="2024-04-24T20:05:40Z">
            <w:rPr>
              <w:rFonts w:eastAsia="宋体"/>
              <w:kern w:val="2"/>
              <w:sz w:val="21"/>
            </w:rPr>
          </w:rPrChange>
        </w:rPr>
        <w:t>set</w:t>
      </w:r>
      <w:r>
        <w:rPr>
          <w:rFonts w:eastAsia="宋体"/>
          <w:kern w:val="2"/>
          <w:sz w:val="21"/>
          <w:highlight w:val="none"/>
          <w:rPrChange w:id="1288" w:author="野草" w:date="2024-04-25T20:09:49Z">
            <w:rPr>
              <w:rFonts w:eastAsia="宋体"/>
              <w:kern w:val="2"/>
              <w:sz w:val="21"/>
            </w:rPr>
          </w:rPrChange>
        </w:rPr>
        <w:t xml:space="preserve"> </w:t>
      </w:r>
      <w:r>
        <w:rPr>
          <w:rFonts w:eastAsia="宋体"/>
          <w:kern w:val="2"/>
          <w:sz w:val="21"/>
          <w:highlight w:val="none"/>
          <w:rPrChange w:id="1289" w:author="野草" w:date="2024-04-25T20:09:49Z">
            <w:rPr>
              <w:rFonts w:eastAsia="宋体"/>
              <w:kern w:val="2"/>
              <w:sz w:val="21"/>
            </w:rPr>
          </w:rPrChange>
        </w:rPr>
        <w:t xml:space="preserve">is </w:t>
      </w:r>
      <w:r>
        <w:rPr>
          <w:rFonts w:eastAsia="宋体"/>
          <w:kern w:val="2"/>
          <w:sz w:val="21"/>
        </w:rPr>
        <w:t xml:space="preserve">provided in </w:t>
      </w:r>
      <w:r>
        <w:rPr>
          <w:rFonts w:eastAsia="宋体"/>
          <w:kern w:val="2"/>
          <w:sz w:val="21"/>
          <w:highlight w:val="cyan"/>
          <w:rPrChange w:id="1290" w:author="野草" w:date="2024-04-24T20:05:43Z">
            <w:rPr>
              <w:rFonts w:eastAsia="宋体"/>
              <w:kern w:val="2"/>
              <w:sz w:val="21"/>
            </w:rPr>
          </w:rPrChange>
        </w:rPr>
        <w:t>Table 1</w:t>
      </w:r>
      <w:r>
        <w:rPr>
          <w:rFonts w:eastAsia="宋体"/>
          <w:kern w:val="2"/>
          <w:sz w:val="21"/>
        </w:rPr>
        <w:t>.</w:t>
      </w:r>
    </w:p>
    <w:p>
      <w:pPr>
        <w:jc w:val="center"/>
        <w:rPr>
          <w:ins w:id="1291" w:author="野草" w:date="2024-04-24T20:13:52Z"/>
          <w:rFonts w:hint="eastAsia" w:eastAsiaTheme="minorEastAsia"/>
          <w:sz w:val="16"/>
          <w:szCs w:val="16"/>
          <w:lang w:val="en-US" w:eastAsia="zh-CN"/>
        </w:rPr>
      </w:pPr>
      <w:ins w:id="1292" w:author="野草" w:date="2024-04-24T20:13:52Z">
        <w:r>
          <w:rPr>
            <w:rFonts w:hint="eastAsia"/>
            <w:sz w:val="16"/>
            <w:szCs w:val="16"/>
            <w:lang w:val="en-US" w:eastAsia="zh-CN"/>
          </w:rPr>
          <w:t>【</w:t>
        </w:r>
      </w:ins>
      <w:ins w:id="1293" w:author="野草" w:date="2024-04-24T20:13:52Z">
        <w:r>
          <w:rPr>
            <w:rFonts w:hint="eastAsia" w:cs="Times New Roman"/>
            <w:color w:val="000000" w:themeColor="text1"/>
            <w:lang w:val="en-US" w:eastAsia="zh-CN"/>
            <w14:textFill>
              <w14:solidFill>
                <w14:schemeClr w14:val="tx1"/>
              </w14:solidFill>
            </w14:textFill>
          </w:rPr>
          <w:t>up2024 042</w:t>
        </w:r>
      </w:ins>
      <w:ins w:id="1294" w:author="野草" w:date="2024-04-25T17:54:47Z">
        <w:r>
          <w:rPr>
            <w:rFonts w:hint="eastAsia" w:cs="Times New Roman"/>
            <w:color w:val="000000" w:themeColor="text1"/>
            <w:lang w:val="en-US" w:eastAsia="zh-CN"/>
            <w14:textFill>
              <w14:solidFill>
                <w14:schemeClr w14:val="tx1"/>
              </w14:solidFill>
            </w14:textFill>
          </w:rPr>
          <w:t>5</w:t>
        </w:r>
      </w:ins>
      <w:ins w:id="1295" w:author="野草" w:date="2024-04-24T20:13:52Z">
        <w:r>
          <w:rPr>
            <w:rFonts w:hint="eastAsia" w:cs="Times New Roman"/>
            <w:color w:val="000000" w:themeColor="text1"/>
            <w:lang w:val="en-US" w:eastAsia="zh-CN"/>
            <w14:textFill>
              <w14:solidFill>
                <w14:schemeClr w14:val="tx1"/>
              </w14:solidFill>
            </w14:textFill>
          </w:rPr>
          <w:t xml:space="preserve"> </w:t>
        </w:r>
      </w:ins>
      <w:ins w:id="1296" w:author="野草" w:date="2024-04-25T17:54:48Z">
        <w:r>
          <w:rPr>
            <w:rFonts w:hint="eastAsia" w:cs="Times New Roman"/>
            <w:color w:val="000000" w:themeColor="text1"/>
            <w:lang w:val="en-US" w:eastAsia="zh-CN"/>
            <w14:textFill>
              <w14:solidFill>
                <w14:schemeClr w14:val="tx1"/>
              </w14:solidFill>
            </w14:textFill>
          </w:rPr>
          <w:t>1</w:t>
        </w:r>
      </w:ins>
      <w:ins w:id="1297" w:author="野草" w:date="2024-04-25T17:54:49Z">
        <w:r>
          <w:rPr>
            <w:rFonts w:hint="eastAsia" w:cs="Times New Roman"/>
            <w:color w:val="000000" w:themeColor="text1"/>
            <w:lang w:val="en-US" w:eastAsia="zh-CN"/>
            <w14:textFill>
              <w14:solidFill>
                <w14:schemeClr w14:val="tx1"/>
              </w14:solidFill>
            </w14:textFill>
          </w:rPr>
          <w:t>7</w:t>
        </w:r>
      </w:ins>
      <w:ins w:id="1298" w:author="野草" w:date="2024-04-24T20:13:52Z">
        <w:r>
          <w:rPr>
            <w:rFonts w:hint="eastAsia" w:cs="Times New Roman"/>
            <w:color w:val="000000" w:themeColor="text1"/>
            <w:lang w:val="en-US" w:eastAsia="zh-CN"/>
            <w14:textFill>
              <w14:solidFill>
                <w14:schemeClr w14:val="tx1"/>
              </w14:solidFill>
            </w14:textFill>
          </w:rPr>
          <w:t>:</w:t>
        </w:r>
      </w:ins>
      <w:ins w:id="1299" w:author="野草" w:date="2024-04-25T17:54:51Z">
        <w:r>
          <w:rPr>
            <w:rFonts w:hint="eastAsia" w:cs="Times New Roman"/>
            <w:color w:val="000000" w:themeColor="text1"/>
            <w:lang w:val="en-US" w:eastAsia="zh-CN"/>
            <w14:textFill>
              <w14:solidFill>
                <w14:schemeClr w14:val="tx1"/>
              </w14:solidFill>
            </w14:textFill>
          </w:rPr>
          <w:t>54</w:t>
        </w:r>
      </w:ins>
      <w:ins w:id="1300" w:author="野草" w:date="2024-04-24T20:13:52Z">
        <w:r>
          <w:rPr>
            <w:rFonts w:hint="eastAsia"/>
            <w:sz w:val="16"/>
            <w:szCs w:val="16"/>
            <w:lang w:val="en-US" w:eastAsia="zh-CN"/>
          </w:rPr>
          <w:t>】</w:t>
        </w:r>
      </w:ins>
    </w:p>
    <w:p>
      <w:pPr>
        <w:jc w:val="center"/>
        <w:rPr>
          <w:sz w:val="16"/>
          <w:szCs w:val="16"/>
        </w:rPr>
      </w:pPr>
      <w:r>
        <w:rPr>
          <w:rFonts w:hint="eastAsia"/>
          <w:sz w:val="16"/>
          <w:szCs w:val="16"/>
        </w:rPr>
        <w:t>Table 1  Detailed information of data source.</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1301" w:author="野草" w:date="2024-04-22T18:54:36Z"/>
        </w:trPr>
        <w:tc>
          <w:tcPr>
            <w:tcW w:w="2001" w:type="dxa"/>
            <w:tcBorders>
              <w:left w:val="nil"/>
              <w:bottom w:val="single" w:color="auto" w:sz="4" w:space="0"/>
              <w:right w:val="nil"/>
            </w:tcBorders>
          </w:tcPr>
          <w:p>
            <w:pPr>
              <w:numPr>
                <w:ilvl w:val="0"/>
                <w:numId w:val="0"/>
              </w:numPr>
              <w:jc w:val="left"/>
              <w:rPr>
                <w:ins w:id="1302" w:author="野草" w:date="2024-04-22T18:54:36Z"/>
                <w:rFonts w:hint="default" w:ascii="Georgia" w:hAnsi="Georgia" w:eastAsia="Georgia" w:cs="Georgia"/>
                <w:i w:val="0"/>
                <w:iCs w:val="0"/>
                <w:caps w:val="0"/>
                <w:color w:val="1F1F1F"/>
                <w:spacing w:val="0"/>
                <w:sz w:val="15"/>
                <w:szCs w:val="15"/>
                <w:highlight w:val="none"/>
                <w:u w:val="none"/>
                <w:lang w:val="en-US" w:eastAsia="zh-CN"/>
              </w:rPr>
            </w:pPr>
            <w:ins w:id="1303"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Name</w:t>
              </w:r>
            </w:ins>
          </w:p>
        </w:tc>
        <w:tc>
          <w:tcPr>
            <w:tcW w:w="2335" w:type="dxa"/>
            <w:tcBorders>
              <w:left w:val="nil"/>
              <w:bottom w:val="single" w:color="auto" w:sz="4" w:space="0"/>
              <w:right w:val="nil"/>
            </w:tcBorders>
          </w:tcPr>
          <w:p>
            <w:pPr>
              <w:numPr>
                <w:ilvl w:val="0"/>
                <w:numId w:val="0"/>
              </w:numPr>
              <w:jc w:val="left"/>
              <w:rPr>
                <w:ins w:id="1304" w:author="野草" w:date="2024-04-22T18:54:36Z"/>
                <w:rFonts w:hint="default" w:ascii="Georgia" w:hAnsi="Georgia" w:eastAsia="Georgia" w:cs="Georgia"/>
                <w:i w:val="0"/>
                <w:iCs w:val="0"/>
                <w:caps w:val="0"/>
                <w:color w:val="1F1F1F"/>
                <w:spacing w:val="0"/>
                <w:sz w:val="15"/>
                <w:szCs w:val="15"/>
                <w:highlight w:val="none"/>
                <w:u w:val="none"/>
                <w:lang w:val="en-US" w:eastAsia="zh-CN"/>
              </w:rPr>
            </w:pPr>
            <w:ins w:id="1305"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Data source</w:t>
              </w:r>
            </w:ins>
          </w:p>
        </w:tc>
        <w:tc>
          <w:tcPr>
            <w:tcW w:w="1571" w:type="dxa"/>
            <w:tcBorders>
              <w:left w:val="nil"/>
              <w:bottom w:val="single" w:color="auto" w:sz="4" w:space="0"/>
              <w:right w:val="nil"/>
            </w:tcBorders>
          </w:tcPr>
          <w:p>
            <w:pPr>
              <w:numPr>
                <w:ilvl w:val="0"/>
                <w:numId w:val="0"/>
              </w:numPr>
              <w:jc w:val="left"/>
              <w:rPr>
                <w:ins w:id="1306" w:author="野草" w:date="2024-04-22T18:54:36Z"/>
                <w:rFonts w:hint="default" w:ascii="Georgia" w:hAnsi="Georgia" w:eastAsia="Georgia" w:cs="Georgia"/>
                <w:i w:val="0"/>
                <w:iCs w:val="0"/>
                <w:caps w:val="0"/>
                <w:color w:val="1F1F1F"/>
                <w:spacing w:val="0"/>
                <w:sz w:val="15"/>
                <w:szCs w:val="15"/>
                <w:highlight w:val="none"/>
                <w:u w:val="none"/>
                <w:lang w:val="en-US" w:eastAsia="zh-CN"/>
              </w:rPr>
            </w:pPr>
            <w:ins w:id="1307"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Date</w:t>
              </w:r>
            </w:ins>
          </w:p>
        </w:tc>
        <w:tc>
          <w:tcPr>
            <w:tcW w:w="1447" w:type="dxa"/>
            <w:tcBorders>
              <w:left w:val="nil"/>
              <w:bottom w:val="single" w:color="auto" w:sz="4" w:space="0"/>
              <w:right w:val="nil"/>
            </w:tcBorders>
          </w:tcPr>
          <w:p>
            <w:pPr>
              <w:numPr>
                <w:ilvl w:val="0"/>
                <w:numId w:val="0"/>
              </w:numPr>
              <w:jc w:val="left"/>
              <w:rPr>
                <w:ins w:id="1308" w:author="野草" w:date="2024-04-22T18:54:36Z"/>
                <w:rFonts w:hint="default" w:ascii="Georgia" w:hAnsi="Georgia" w:eastAsia="Georgia" w:cs="Georgia"/>
                <w:i w:val="0"/>
                <w:iCs w:val="0"/>
                <w:caps w:val="0"/>
                <w:color w:val="1F1F1F"/>
                <w:spacing w:val="0"/>
                <w:sz w:val="15"/>
                <w:szCs w:val="15"/>
                <w:highlight w:val="none"/>
                <w:u w:val="none"/>
                <w:lang w:val="en-US" w:eastAsia="zh-CN"/>
              </w:rPr>
            </w:pPr>
            <w:ins w:id="1309"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Spatial resolution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1310" w:author="野草" w:date="2024-04-22T18:54:36Z"/>
        </w:trPr>
        <w:tc>
          <w:tcPr>
            <w:tcW w:w="2001" w:type="dxa"/>
            <w:tcBorders>
              <w:top w:val="single" w:color="auto" w:sz="4" w:space="0"/>
              <w:left w:val="nil"/>
              <w:bottom w:val="nil"/>
              <w:right w:val="nil"/>
            </w:tcBorders>
          </w:tcPr>
          <w:p>
            <w:pPr>
              <w:numPr>
                <w:ilvl w:val="0"/>
                <w:numId w:val="0"/>
              </w:numPr>
              <w:jc w:val="left"/>
              <w:rPr>
                <w:ins w:id="1311" w:author="野草" w:date="2024-04-22T18:54:36Z"/>
                <w:rFonts w:hint="default" w:ascii="Georgia" w:hAnsi="Georgia" w:eastAsia="Georgia" w:cs="Georgia"/>
                <w:i w:val="0"/>
                <w:iCs w:val="0"/>
                <w:caps w:val="0"/>
                <w:color w:val="1F1F1F"/>
                <w:spacing w:val="0"/>
                <w:sz w:val="15"/>
                <w:szCs w:val="15"/>
                <w:highlight w:val="none"/>
                <w:u w:val="none"/>
                <w:lang w:val="en-US" w:eastAsia="zh-CN"/>
              </w:rPr>
            </w:pPr>
            <w:ins w:id="1312"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 xml:space="preserve">Remote sensing </w:t>
              </w:r>
            </w:ins>
            <w:ins w:id="1313" w:author="野草" w:date="2024-04-22T18:54:36Z">
              <w:r>
                <w:rPr>
                  <w:rFonts w:hint="default" w:ascii="Georgia" w:hAnsi="Georgia" w:eastAsia="Georgia" w:cs="Georgia"/>
                  <w:i w:val="0"/>
                  <w:iCs w:val="0"/>
                  <w:caps w:val="0"/>
                  <w:color w:val="1F1F1F"/>
                  <w:spacing w:val="0"/>
                  <w:sz w:val="15"/>
                  <w:szCs w:val="15"/>
                  <w:highlight w:val="none"/>
                  <w:u w:val="none"/>
                  <w:lang w:val="en-US" w:eastAsia="zh-CN"/>
                </w:rPr>
                <w:t>imagery</w:t>
              </w:r>
            </w:ins>
          </w:p>
        </w:tc>
        <w:tc>
          <w:tcPr>
            <w:tcW w:w="2335" w:type="dxa"/>
            <w:tcBorders>
              <w:top w:val="single" w:color="auto" w:sz="4" w:space="0"/>
              <w:left w:val="nil"/>
              <w:bottom w:val="nil"/>
              <w:right w:val="nil"/>
            </w:tcBorders>
          </w:tcPr>
          <w:p>
            <w:pPr>
              <w:numPr>
                <w:ilvl w:val="0"/>
                <w:numId w:val="0"/>
              </w:numPr>
              <w:jc w:val="left"/>
              <w:rPr>
                <w:ins w:id="1314" w:author="野草" w:date="2024-04-22T18:54:36Z"/>
                <w:rFonts w:hint="eastAsia" w:ascii="Georgia" w:hAnsi="Georgia" w:eastAsia="Georgia" w:cs="Georgia"/>
                <w:i w:val="0"/>
                <w:iCs w:val="0"/>
                <w:caps w:val="0"/>
                <w:color w:val="1F1F1F"/>
                <w:spacing w:val="0"/>
                <w:sz w:val="15"/>
                <w:szCs w:val="15"/>
                <w:highlight w:val="none"/>
                <w:u w:val="none"/>
                <w:lang w:val="en-US" w:eastAsia="zh-CN"/>
              </w:rPr>
            </w:pPr>
            <w:ins w:id="1315" w:author="野草" w:date="2024-04-22T18:54:36Z">
              <w:bookmarkStart w:id="25" w:name="OLE_LINK54"/>
              <w:r>
                <w:rPr>
                  <w:rFonts w:hint="eastAsia" w:ascii="Georgia" w:hAnsi="Georgia" w:eastAsia="Georgia" w:cs="Georgia"/>
                  <w:i w:val="0"/>
                  <w:iCs w:val="0"/>
                  <w:caps w:val="0"/>
                  <w:color w:val="1F1F1F"/>
                  <w:spacing w:val="0"/>
                  <w:sz w:val="15"/>
                  <w:szCs w:val="15"/>
                  <w:highlight w:val="none"/>
                  <w:u w:val="none"/>
                  <w:lang w:val="en-US" w:eastAsia="zh-CN"/>
                </w:rPr>
                <w:t>Landsat-8 OLI/TIRS products</w:t>
              </w:r>
              <w:bookmarkEnd w:id="25"/>
            </w:ins>
          </w:p>
        </w:tc>
        <w:tc>
          <w:tcPr>
            <w:tcW w:w="1571" w:type="dxa"/>
            <w:tcBorders>
              <w:top w:val="single" w:color="auto" w:sz="4" w:space="0"/>
              <w:left w:val="nil"/>
              <w:bottom w:val="nil"/>
              <w:right w:val="nil"/>
            </w:tcBorders>
          </w:tcPr>
          <w:p>
            <w:pPr>
              <w:numPr>
                <w:ilvl w:val="0"/>
                <w:numId w:val="0"/>
              </w:numPr>
              <w:jc w:val="left"/>
              <w:rPr>
                <w:ins w:id="1316" w:author="野草" w:date="2024-04-22T18:54:36Z"/>
                <w:rFonts w:hint="default" w:ascii="Georgia" w:hAnsi="Georgia" w:eastAsia="Georgia" w:cs="Georgia"/>
                <w:i w:val="0"/>
                <w:iCs w:val="0"/>
                <w:caps w:val="0"/>
                <w:color w:val="1F1F1F"/>
                <w:spacing w:val="0"/>
                <w:sz w:val="15"/>
                <w:szCs w:val="15"/>
                <w:highlight w:val="none"/>
                <w:u w:val="none"/>
                <w:lang w:val="en-US" w:eastAsia="zh-CN"/>
              </w:rPr>
            </w:pPr>
            <w:ins w:id="1317"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May 8, 2022 &amp; August 12, 2022</w:t>
              </w:r>
            </w:ins>
          </w:p>
        </w:tc>
        <w:tc>
          <w:tcPr>
            <w:tcW w:w="1447" w:type="dxa"/>
            <w:tcBorders>
              <w:top w:val="single" w:color="auto" w:sz="4" w:space="0"/>
              <w:left w:val="nil"/>
              <w:bottom w:val="nil"/>
              <w:right w:val="nil"/>
            </w:tcBorders>
          </w:tcPr>
          <w:p>
            <w:pPr>
              <w:numPr>
                <w:ilvl w:val="0"/>
                <w:numId w:val="0"/>
              </w:numPr>
              <w:jc w:val="left"/>
              <w:rPr>
                <w:ins w:id="1318" w:author="野草" w:date="2024-04-22T18:54:36Z"/>
                <w:rFonts w:hint="default" w:ascii="Georgia" w:hAnsi="Georgia" w:eastAsia="Georgia" w:cs="Georgia"/>
                <w:i w:val="0"/>
                <w:iCs w:val="0"/>
                <w:caps w:val="0"/>
                <w:color w:val="1F1F1F"/>
                <w:spacing w:val="0"/>
                <w:sz w:val="15"/>
                <w:szCs w:val="15"/>
                <w:highlight w:val="none"/>
                <w:u w:val="none"/>
                <w:lang w:val="en-US" w:eastAsia="zh-CN"/>
              </w:rPr>
            </w:pPr>
            <w:ins w:id="1319"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30 meters</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1320" w:author="野草" w:date="2024-04-22T18:54:36Z"/>
        </w:trPr>
        <w:tc>
          <w:tcPr>
            <w:tcW w:w="2001" w:type="dxa"/>
            <w:tcBorders>
              <w:top w:val="nil"/>
              <w:left w:val="nil"/>
              <w:bottom w:val="nil"/>
              <w:right w:val="nil"/>
            </w:tcBorders>
          </w:tcPr>
          <w:p>
            <w:pPr>
              <w:numPr>
                <w:ilvl w:val="0"/>
                <w:numId w:val="0"/>
              </w:numPr>
              <w:jc w:val="left"/>
              <w:rPr>
                <w:ins w:id="1321" w:author="野草" w:date="2024-04-22T18:54:36Z"/>
                <w:rFonts w:hint="default" w:ascii="Georgia" w:hAnsi="Georgia" w:eastAsia="Georgia" w:cs="Georgia"/>
                <w:i w:val="0"/>
                <w:iCs w:val="0"/>
                <w:caps w:val="0"/>
                <w:color w:val="1F1F1F"/>
                <w:spacing w:val="0"/>
                <w:sz w:val="15"/>
                <w:szCs w:val="15"/>
                <w:highlight w:val="none"/>
                <w:u w:val="none"/>
                <w:lang w:val="en-US" w:eastAsia="zh-CN"/>
              </w:rPr>
            </w:pPr>
            <w:ins w:id="1322"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 xml:space="preserve">Land cover data </w:t>
              </w:r>
            </w:ins>
          </w:p>
        </w:tc>
        <w:tc>
          <w:tcPr>
            <w:tcW w:w="2335" w:type="dxa"/>
            <w:tcBorders>
              <w:top w:val="nil"/>
              <w:left w:val="nil"/>
              <w:bottom w:val="nil"/>
              <w:right w:val="nil"/>
            </w:tcBorders>
          </w:tcPr>
          <w:p>
            <w:pPr>
              <w:numPr>
                <w:ilvl w:val="0"/>
                <w:numId w:val="0"/>
              </w:numPr>
              <w:jc w:val="left"/>
              <w:rPr>
                <w:ins w:id="1323" w:author="野草" w:date="2024-04-22T18:54:36Z"/>
                <w:rFonts w:hint="eastAsia" w:ascii="Georgia" w:hAnsi="Georgia" w:eastAsia="Georgia" w:cs="Georgia"/>
                <w:i w:val="0"/>
                <w:iCs w:val="0"/>
                <w:caps w:val="0"/>
                <w:color w:val="1F1F1F"/>
                <w:spacing w:val="0"/>
                <w:sz w:val="15"/>
                <w:szCs w:val="15"/>
                <w:highlight w:val="none"/>
                <w:u w:val="none"/>
                <w:lang w:val="en-US" w:eastAsia="zh-CN"/>
              </w:rPr>
            </w:pPr>
            <w:ins w:id="1324" w:author="野草" w:date="2024-04-22T18:54:36Z">
              <w:r>
                <w:rPr>
                  <w:rFonts w:hint="default" w:ascii="Georgia" w:hAnsi="Georgia" w:eastAsia="Georgia" w:cs="Georgia"/>
                  <w:i w:val="0"/>
                  <w:iCs w:val="0"/>
                  <w:caps w:val="0"/>
                  <w:color w:val="1F1F1F"/>
                  <w:spacing w:val="0"/>
                  <w:sz w:val="15"/>
                  <w:szCs w:val="15"/>
                  <w:highlight w:val="none"/>
                  <w:u w:val="none"/>
                </w:rPr>
                <w:t>China Land Cover Dataset</w:t>
              </w:r>
            </w:ins>
            <w:ins w:id="1325"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 xml:space="preserve"> (</w:t>
              </w:r>
            </w:ins>
            <w:ins w:id="1326" w:author="野草" w:date="2024-04-22T18:54:36Z">
              <w:r>
                <w:rPr>
                  <w:rFonts w:hint="default" w:ascii="Georgia" w:hAnsi="Georgia" w:eastAsia="Georgia" w:cs="Georgia"/>
                  <w:i w:val="0"/>
                  <w:iCs w:val="0"/>
                  <w:caps w:val="0"/>
                  <w:color w:val="1F1F1F"/>
                  <w:spacing w:val="0"/>
                  <w:sz w:val="15"/>
                  <w:szCs w:val="15"/>
                  <w:highlight w:val="none"/>
                  <w:u w:val="none"/>
                </w:rPr>
                <w:t>CLCD</w:t>
              </w:r>
            </w:ins>
            <w:ins w:id="1327"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w:t>
              </w:r>
            </w:ins>
          </w:p>
        </w:tc>
        <w:tc>
          <w:tcPr>
            <w:tcW w:w="1571" w:type="dxa"/>
            <w:tcBorders>
              <w:top w:val="nil"/>
              <w:left w:val="nil"/>
              <w:bottom w:val="nil"/>
              <w:right w:val="nil"/>
            </w:tcBorders>
          </w:tcPr>
          <w:p>
            <w:pPr>
              <w:numPr>
                <w:ilvl w:val="0"/>
                <w:numId w:val="0"/>
              </w:numPr>
              <w:jc w:val="left"/>
              <w:rPr>
                <w:ins w:id="1328" w:author="野草" w:date="2024-04-22T18:54:36Z"/>
                <w:rFonts w:hint="default" w:ascii="Georgia" w:hAnsi="Georgia" w:eastAsia="Georgia" w:cs="Georgia"/>
                <w:i w:val="0"/>
                <w:iCs w:val="0"/>
                <w:caps w:val="0"/>
                <w:color w:val="1F1F1F"/>
                <w:spacing w:val="0"/>
                <w:sz w:val="15"/>
                <w:szCs w:val="15"/>
                <w:highlight w:val="none"/>
                <w:u w:val="none"/>
                <w:lang w:val="en-US" w:eastAsia="zh-CN"/>
              </w:rPr>
            </w:pPr>
            <w:ins w:id="1329"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2022</w:t>
              </w:r>
            </w:ins>
          </w:p>
        </w:tc>
        <w:tc>
          <w:tcPr>
            <w:tcW w:w="1447" w:type="dxa"/>
            <w:tcBorders>
              <w:top w:val="nil"/>
              <w:left w:val="nil"/>
              <w:bottom w:val="nil"/>
              <w:right w:val="nil"/>
            </w:tcBorders>
          </w:tcPr>
          <w:p>
            <w:pPr>
              <w:numPr>
                <w:ilvl w:val="0"/>
                <w:numId w:val="0"/>
              </w:numPr>
              <w:jc w:val="left"/>
              <w:rPr>
                <w:ins w:id="1330" w:author="野草" w:date="2024-04-22T18:54:36Z"/>
                <w:rFonts w:hint="default" w:ascii="Georgia" w:hAnsi="Georgia" w:eastAsia="Georgia" w:cs="Georgia"/>
                <w:i w:val="0"/>
                <w:iCs w:val="0"/>
                <w:caps w:val="0"/>
                <w:color w:val="1F1F1F"/>
                <w:spacing w:val="0"/>
                <w:sz w:val="15"/>
                <w:szCs w:val="15"/>
                <w:highlight w:val="none"/>
                <w:u w:val="none"/>
                <w:lang w:val="en-US" w:eastAsia="zh-CN"/>
              </w:rPr>
            </w:pPr>
            <w:ins w:id="1331"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30 meters</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1332" w:author="野草" w:date="2024-04-22T18:54:36Z"/>
        </w:trPr>
        <w:tc>
          <w:tcPr>
            <w:tcW w:w="2001" w:type="dxa"/>
            <w:tcBorders>
              <w:top w:val="nil"/>
              <w:left w:val="nil"/>
              <w:bottom w:val="nil"/>
              <w:right w:val="nil"/>
            </w:tcBorders>
          </w:tcPr>
          <w:p>
            <w:pPr>
              <w:numPr>
                <w:ilvl w:val="0"/>
                <w:numId w:val="0"/>
              </w:numPr>
              <w:jc w:val="left"/>
              <w:rPr>
                <w:ins w:id="1333" w:author="野草" w:date="2024-04-22T18:54:36Z"/>
                <w:rFonts w:hint="default" w:ascii="Georgia" w:hAnsi="Georgia" w:eastAsia="Georgia" w:cs="Georgia"/>
                <w:i w:val="0"/>
                <w:iCs w:val="0"/>
                <w:caps w:val="0"/>
                <w:color w:val="1F1F1F"/>
                <w:spacing w:val="0"/>
                <w:sz w:val="15"/>
                <w:szCs w:val="15"/>
                <w:highlight w:val="none"/>
                <w:u w:val="none"/>
                <w:lang w:val="en-US" w:eastAsia="zh-CN"/>
              </w:rPr>
            </w:pPr>
            <w:ins w:id="1334"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Building data</w:t>
              </w:r>
            </w:ins>
          </w:p>
        </w:tc>
        <w:tc>
          <w:tcPr>
            <w:tcW w:w="2335" w:type="dxa"/>
            <w:tcBorders>
              <w:top w:val="nil"/>
              <w:left w:val="nil"/>
              <w:bottom w:val="nil"/>
              <w:right w:val="nil"/>
            </w:tcBorders>
          </w:tcPr>
          <w:p>
            <w:pPr>
              <w:numPr>
                <w:ilvl w:val="0"/>
                <w:numId w:val="0"/>
              </w:numPr>
              <w:jc w:val="left"/>
              <w:rPr>
                <w:ins w:id="1335" w:author="野草" w:date="2024-04-22T18:54:36Z"/>
                <w:rFonts w:hint="eastAsia" w:ascii="Georgia" w:hAnsi="Georgia" w:eastAsia="Georgia" w:cs="Georgia"/>
                <w:i w:val="0"/>
                <w:iCs w:val="0"/>
                <w:caps w:val="0"/>
                <w:color w:val="1F1F1F"/>
                <w:spacing w:val="0"/>
                <w:sz w:val="15"/>
                <w:szCs w:val="15"/>
                <w:highlight w:val="none"/>
                <w:u w:val="none"/>
                <w:lang w:val="en-US" w:eastAsia="zh-CN"/>
              </w:rPr>
            </w:pPr>
            <w:ins w:id="1336"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 xml:space="preserve">Baidu online </w:t>
              </w:r>
            </w:ins>
            <w:ins w:id="1337" w:author="野草" w:date="2024-04-25T18:00:07Z">
              <w:r>
                <w:rPr>
                  <w:rFonts w:hint="eastAsia" w:ascii="Georgia" w:hAnsi="Georgia" w:eastAsia="Georgia" w:cs="Georgia"/>
                  <w:i w:val="0"/>
                  <w:iCs w:val="0"/>
                  <w:caps w:val="0"/>
                  <w:color w:val="1F1F1F"/>
                  <w:spacing w:val="0"/>
                  <w:sz w:val="15"/>
                  <w:szCs w:val="15"/>
                  <w:highlight w:val="none"/>
                  <w:u w:val="none"/>
                  <w:lang w:val="en-US" w:eastAsia="zh-CN"/>
                </w:rPr>
                <w:t>m</w:t>
              </w:r>
            </w:ins>
            <w:ins w:id="1338"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ap</w:t>
              </w:r>
            </w:ins>
          </w:p>
        </w:tc>
        <w:tc>
          <w:tcPr>
            <w:tcW w:w="1571" w:type="dxa"/>
            <w:tcBorders>
              <w:top w:val="nil"/>
              <w:left w:val="nil"/>
              <w:bottom w:val="nil"/>
              <w:right w:val="nil"/>
            </w:tcBorders>
          </w:tcPr>
          <w:p>
            <w:pPr>
              <w:numPr>
                <w:ilvl w:val="0"/>
                <w:numId w:val="0"/>
              </w:numPr>
              <w:jc w:val="left"/>
              <w:rPr>
                <w:ins w:id="1339" w:author="野草" w:date="2024-04-22T18:54:36Z"/>
                <w:rFonts w:hint="default" w:ascii="Georgia" w:hAnsi="Georgia" w:eastAsia="Georgia" w:cs="Georgia"/>
                <w:i w:val="0"/>
                <w:iCs w:val="0"/>
                <w:caps w:val="0"/>
                <w:color w:val="1F1F1F"/>
                <w:spacing w:val="0"/>
                <w:sz w:val="15"/>
                <w:szCs w:val="15"/>
                <w:highlight w:val="none"/>
                <w:u w:val="none"/>
                <w:lang w:val="en-US" w:eastAsia="zh-CN"/>
              </w:rPr>
            </w:pPr>
            <w:ins w:id="1340" w:author="野草" w:date="2024-04-24T20:11:34Z">
              <w:r>
                <w:rPr>
                  <w:rFonts w:hint="eastAsia" w:ascii="Georgia" w:hAnsi="Georgia" w:eastAsia="Georgia" w:cs="Georgia"/>
                  <w:i w:val="0"/>
                  <w:iCs w:val="0"/>
                  <w:caps w:val="0"/>
                  <w:color w:val="1F1F1F"/>
                  <w:spacing w:val="0"/>
                  <w:sz w:val="15"/>
                  <w:szCs w:val="15"/>
                  <w:highlight w:val="none"/>
                  <w:u w:val="none"/>
                  <w:lang w:val="en-US" w:eastAsia="zh-CN"/>
                </w:rPr>
                <w:t>2</w:t>
              </w:r>
            </w:ins>
            <w:ins w:id="1341" w:author="野草" w:date="2024-04-24T20:11:35Z">
              <w:r>
                <w:rPr>
                  <w:rFonts w:hint="eastAsia" w:ascii="Georgia" w:hAnsi="Georgia" w:eastAsia="Georgia" w:cs="Georgia"/>
                  <w:i w:val="0"/>
                  <w:iCs w:val="0"/>
                  <w:caps w:val="0"/>
                  <w:color w:val="1F1F1F"/>
                  <w:spacing w:val="0"/>
                  <w:sz w:val="15"/>
                  <w:szCs w:val="15"/>
                  <w:highlight w:val="none"/>
                  <w:u w:val="none"/>
                  <w:lang w:val="en-US" w:eastAsia="zh-CN"/>
                </w:rPr>
                <w:t>022</w:t>
              </w:r>
            </w:ins>
          </w:p>
        </w:tc>
        <w:tc>
          <w:tcPr>
            <w:tcW w:w="1447" w:type="dxa"/>
            <w:tcBorders>
              <w:top w:val="nil"/>
              <w:left w:val="nil"/>
              <w:bottom w:val="nil"/>
              <w:right w:val="nil"/>
            </w:tcBorders>
          </w:tcPr>
          <w:p>
            <w:pPr>
              <w:numPr>
                <w:ilvl w:val="0"/>
                <w:numId w:val="0"/>
              </w:numPr>
              <w:jc w:val="left"/>
              <w:rPr>
                <w:ins w:id="1342" w:author="野草" w:date="2024-04-22T18:54:36Z"/>
                <w:rFonts w:hint="default" w:ascii="Georgia" w:hAnsi="Georgia" w:eastAsia="Georgia" w:cs="Georgia"/>
                <w:i w:val="0"/>
                <w:iCs w:val="0"/>
                <w:caps w:val="0"/>
                <w:color w:val="1F1F1F"/>
                <w:spacing w:val="0"/>
                <w:sz w:val="15"/>
                <w:szCs w:val="15"/>
                <w:highlight w:val="none"/>
                <w:u w:val="none"/>
                <w:lang w:val="en-US" w:eastAsia="zh-CN"/>
              </w:rPr>
            </w:pPr>
            <w:ins w:id="1343"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1 meter</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1344" w:author="野草" w:date="2024-04-22T18:54:36Z"/>
        </w:trPr>
        <w:tc>
          <w:tcPr>
            <w:tcW w:w="2001" w:type="dxa"/>
            <w:tcBorders>
              <w:top w:val="nil"/>
              <w:left w:val="nil"/>
              <w:right w:val="nil"/>
            </w:tcBorders>
          </w:tcPr>
          <w:p>
            <w:pPr>
              <w:numPr>
                <w:ilvl w:val="0"/>
                <w:numId w:val="0"/>
              </w:numPr>
              <w:jc w:val="left"/>
              <w:rPr>
                <w:ins w:id="1345" w:author="野草" w:date="2024-04-22T18:54:36Z"/>
                <w:rFonts w:hint="eastAsia" w:ascii="Georgia" w:hAnsi="Georgia" w:eastAsia="Georgia" w:cs="Georgia"/>
                <w:i w:val="0"/>
                <w:iCs w:val="0"/>
                <w:caps w:val="0"/>
                <w:color w:val="1F1F1F"/>
                <w:spacing w:val="0"/>
                <w:sz w:val="15"/>
                <w:szCs w:val="15"/>
                <w:highlight w:val="none"/>
                <w:u w:val="none"/>
                <w:lang w:val="en-US" w:eastAsia="zh-CN"/>
              </w:rPr>
            </w:pPr>
            <w:ins w:id="1346"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DEM data</w:t>
              </w:r>
            </w:ins>
          </w:p>
        </w:tc>
        <w:tc>
          <w:tcPr>
            <w:tcW w:w="2335" w:type="dxa"/>
            <w:tcBorders>
              <w:top w:val="nil"/>
              <w:left w:val="nil"/>
              <w:right w:val="nil"/>
            </w:tcBorders>
          </w:tcPr>
          <w:p>
            <w:pPr>
              <w:numPr>
                <w:ilvl w:val="0"/>
                <w:numId w:val="0"/>
              </w:numPr>
              <w:jc w:val="left"/>
              <w:rPr>
                <w:ins w:id="1347" w:author="野草" w:date="2024-04-22T18:54:36Z"/>
                <w:rFonts w:hint="eastAsia" w:ascii="Georgia" w:hAnsi="Georgia" w:eastAsia="Georgia" w:cs="Georgia"/>
                <w:i w:val="0"/>
                <w:iCs w:val="0"/>
                <w:caps w:val="0"/>
                <w:color w:val="1F1F1F"/>
                <w:spacing w:val="0"/>
                <w:sz w:val="15"/>
                <w:szCs w:val="15"/>
                <w:highlight w:val="none"/>
                <w:u w:val="none"/>
                <w:lang w:val="en-US" w:eastAsia="zh-CN"/>
              </w:rPr>
            </w:pPr>
            <w:ins w:id="1348"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Shuttle Radar Topography Mission (</w:t>
              </w:r>
            </w:ins>
            <w:ins w:id="1349" w:author="野草" w:date="2024-04-22T18:54:36Z">
              <w:r>
                <w:rPr>
                  <w:rFonts w:hint="default" w:ascii="Georgia" w:hAnsi="Georgia" w:eastAsia="Georgia" w:cs="Georgia"/>
                  <w:i w:val="0"/>
                  <w:iCs w:val="0"/>
                  <w:caps w:val="0"/>
                  <w:color w:val="1F1F1F"/>
                  <w:spacing w:val="0"/>
                  <w:sz w:val="15"/>
                  <w:szCs w:val="15"/>
                  <w:highlight w:val="none"/>
                  <w:u w:val="none"/>
                  <w:lang w:val="en-US" w:eastAsia="zh-CN"/>
                </w:rPr>
                <w:t>SRTM)</w:t>
              </w:r>
            </w:ins>
          </w:p>
        </w:tc>
        <w:tc>
          <w:tcPr>
            <w:tcW w:w="1571" w:type="dxa"/>
            <w:tcBorders>
              <w:top w:val="nil"/>
              <w:left w:val="nil"/>
              <w:right w:val="nil"/>
            </w:tcBorders>
          </w:tcPr>
          <w:p>
            <w:pPr>
              <w:numPr>
                <w:ilvl w:val="0"/>
                <w:numId w:val="0"/>
              </w:numPr>
              <w:jc w:val="left"/>
              <w:rPr>
                <w:ins w:id="1350" w:author="野草" w:date="2024-04-22T18:54:36Z"/>
                <w:rFonts w:hint="eastAsia" w:ascii="Georgia" w:hAnsi="Georgia" w:eastAsia="Georgia" w:cs="Georgia"/>
                <w:i w:val="0"/>
                <w:iCs w:val="0"/>
                <w:caps w:val="0"/>
                <w:color w:val="1F1F1F"/>
                <w:spacing w:val="0"/>
                <w:sz w:val="15"/>
                <w:szCs w:val="15"/>
                <w:highlight w:val="none"/>
                <w:u w:val="none"/>
                <w:lang w:val="en-US" w:eastAsia="zh-CN"/>
              </w:rPr>
            </w:pPr>
          </w:p>
        </w:tc>
        <w:tc>
          <w:tcPr>
            <w:tcW w:w="1447" w:type="dxa"/>
            <w:tcBorders>
              <w:top w:val="nil"/>
              <w:left w:val="nil"/>
              <w:right w:val="nil"/>
            </w:tcBorders>
          </w:tcPr>
          <w:p>
            <w:pPr>
              <w:numPr>
                <w:ilvl w:val="0"/>
                <w:numId w:val="0"/>
              </w:numPr>
              <w:jc w:val="left"/>
              <w:rPr>
                <w:ins w:id="1351" w:author="野草" w:date="2024-04-22T18:54:36Z"/>
                <w:rFonts w:hint="eastAsia" w:ascii="Georgia" w:hAnsi="Georgia" w:eastAsia="Georgia" w:cs="Georgia"/>
                <w:i w:val="0"/>
                <w:iCs w:val="0"/>
                <w:caps w:val="0"/>
                <w:color w:val="1F1F1F"/>
                <w:spacing w:val="0"/>
                <w:sz w:val="15"/>
                <w:szCs w:val="15"/>
                <w:highlight w:val="none"/>
                <w:u w:val="none"/>
                <w:lang w:val="en-US" w:eastAsia="zh-CN"/>
              </w:rPr>
            </w:pPr>
            <w:ins w:id="1352" w:author="野草" w:date="2024-04-22T18:54:36Z">
              <w:r>
                <w:rPr>
                  <w:rFonts w:hint="eastAsia" w:ascii="Georgia" w:hAnsi="Georgia" w:eastAsia="Georgia" w:cs="Georgia"/>
                  <w:i w:val="0"/>
                  <w:iCs w:val="0"/>
                  <w:caps w:val="0"/>
                  <w:color w:val="1F1F1F"/>
                  <w:spacing w:val="0"/>
                  <w:sz w:val="15"/>
                  <w:szCs w:val="15"/>
                  <w:highlight w:val="none"/>
                  <w:u w:val="none"/>
                  <w:lang w:val="en-US" w:eastAsia="zh-CN"/>
                </w:rPr>
                <w:t>30 meters</w:t>
              </w:r>
            </w:ins>
          </w:p>
        </w:tc>
      </w:tr>
    </w:tbl>
    <w:tbl>
      <w:tblPr>
        <w:tblStyle w:val="10"/>
        <w:tblpPr w:leftFromText="180" w:rightFromText="180" w:vertAnchor="text" w:horzAnchor="page" w:tblpX="1799" w:tblpY="31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
        <w:gridCol w:w="340"/>
        <w:gridCol w:w="340"/>
        <w:gridCol w:w="340"/>
        <w:gridCol w:w="340"/>
        <w:gridCol w:w="340"/>
        <w:gridCol w:w="340"/>
        <w:gridCol w:w="340"/>
        <w:gridCol w:w="340"/>
        <w:gridCol w:w="340"/>
        <w:gridCol w:w="332"/>
        <w:gridCol w:w="332"/>
        <w:gridCol w:w="353"/>
        <w:gridCol w:w="353"/>
        <w:gridCol w:w="353"/>
        <w:gridCol w:w="340"/>
        <w:gridCol w:w="340"/>
        <w:gridCol w:w="340"/>
        <w:gridCol w:w="340"/>
        <w:gridCol w:w="340"/>
        <w:gridCol w:w="340"/>
        <w:gridCol w:w="340"/>
        <w:gridCol w:w="340"/>
        <w:gridCol w:w="340"/>
        <w:gridCol w:w="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del w:id="1353" w:author="野草" w:date="2024-04-22T18:54:36Z"/>
        </w:trPr>
        <w:tc>
          <w:tcPr>
            <w:tcW w:w="2130" w:type="dxa"/>
            <w:tcBorders>
              <w:top w:val="nil"/>
              <w:left w:val="nil"/>
              <w:bottom w:val="single" w:color="000000" w:sz="12" w:space="0"/>
              <w:right w:val="nil"/>
            </w:tcBorders>
            <w:shd w:val="clear" w:color="auto" w:fill="FFFFFF"/>
          </w:tcPr>
          <w:p>
            <w:pPr>
              <w:jc w:val="left"/>
              <w:rPr>
                <w:del w:id="1354" w:author="野草" w:date="2024-04-22T18:54:36Z"/>
                <w:rFonts w:ascii="Georgia" w:hAnsi="Georgia" w:eastAsia="Georgia" w:cs="Georgia"/>
                <w:color w:val="1F1F1F"/>
                <w:sz w:val="15"/>
                <w:szCs w:val="15"/>
              </w:rPr>
            </w:pPr>
            <w:del w:id="1355" w:author="野草" w:date="2024-04-22T18:54:36Z">
              <w:r>
                <w:rPr>
                  <w:rFonts w:hint="eastAsia" w:ascii="Georgia" w:hAnsi="Georgia" w:eastAsia="Georgia" w:cs="Georgia"/>
                  <w:color w:val="1F1F1F"/>
                  <w:sz w:val="15"/>
                  <w:szCs w:val="15"/>
                </w:rPr>
                <w:delText>Name</w:delText>
              </w:r>
            </w:del>
          </w:p>
        </w:tc>
        <w:tc>
          <w:tcPr>
            <w:tcW w:w="2130" w:type="dxa"/>
            <w:tcBorders>
              <w:top w:val="nil"/>
              <w:left w:val="nil"/>
              <w:bottom w:val="single" w:color="000000" w:sz="12" w:space="0"/>
              <w:right w:val="nil"/>
            </w:tcBorders>
            <w:shd w:val="clear" w:color="auto" w:fill="FFFFFF"/>
          </w:tcPr>
          <w:p>
            <w:pPr>
              <w:jc w:val="left"/>
              <w:rPr>
                <w:del w:id="1356" w:author="野草" w:date="2024-04-22T18:54:36Z"/>
                <w:rFonts w:ascii="Georgia" w:hAnsi="Georgia" w:eastAsia="Georgia" w:cs="Georgia"/>
                <w:color w:val="1F1F1F"/>
                <w:sz w:val="15"/>
                <w:szCs w:val="15"/>
              </w:rPr>
            </w:pPr>
            <w:del w:id="1357" w:author="野草" w:date="2024-04-22T18:54:36Z">
              <w:r>
                <w:rPr>
                  <w:rFonts w:hint="eastAsia" w:ascii="Georgia" w:hAnsi="Georgia" w:eastAsia="Georgia" w:cs="Georgia"/>
                  <w:color w:val="1F1F1F"/>
                  <w:sz w:val="15"/>
                  <w:szCs w:val="15"/>
                </w:rPr>
                <w:delText>Data source</w:delText>
              </w:r>
            </w:del>
          </w:p>
        </w:tc>
        <w:tc>
          <w:tcPr>
            <w:tcW w:w="2131" w:type="dxa"/>
            <w:tcBorders>
              <w:top w:val="nil"/>
              <w:left w:val="nil"/>
              <w:bottom w:val="single" w:color="000000" w:sz="12" w:space="0"/>
              <w:right w:val="nil"/>
            </w:tcBorders>
            <w:shd w:val="clear" w:color="auto" w:fill="FFFFFF"/>
          </w:tcPr>
          <w:p>
            <w:pPr>
              <w:jc w:val="left"/>
              <w:rPr>
                <w:del w:id="1358" w:author="野草" w:date="2024-04-22T18:54:36Z"/>
                <w:rFonts w:ascii="Georgia" w:hAnsi="Georgia" w:eastAsia="Georgia" w:cs="Georgia"/>
                <w:color w:val="1F1F1F"/>
                <w:sz w:val="15"/>
                <w:szCs w:val="15"/>
              </w:rPr>
            </w:pPr>
            <w:del w:id="1359" w:author="野草" w:date="2024-04-22T18:54:36Z">
              <w:r>
                <w:rPr>
                  <w:rFonts w:hint="eastAsia" w:ascii="Georgia" w:hAnsi="Georgia" w:eastAsia="Georgia" w:cs="Georgia"/>
                  <w:color w:val="1F1F1F"/>
                  <w:sz w:val="15"/>
                  <w:szCs w:val="15"/>
                </w:rPr>
                <w:delText>Date</w:delText>
              </w:r>
            </w:del>
          </w:p>
        </w:tc>
        <w:tc>
          <w:tcPr>
            <w:tcW w:w="2131" w:type="dxa"/>
            <w:tcBorders>
              <w:top w:val="nil"/>
              <w:left w:val="nil"/>
              <w:bottom w:val="single" w:color="000000" w:sz="12" w:space="0"/>
              <w:right w:val="nil"/>
            </w:tcBorders>
            <w:shd w:val="clear" w:color="auto" w:fill="FFFFFF"/>
          </w:tcPr>
          <w:p>
            <w:pPr>
              <w:jc w:val="left"/>
              <w:rPr>
                <w:del w:id="1360" w:author="野草" w:date="2024-04-22T18:54:36Z"/>
                <w:rFonts w:ascii="Georgia" w:hAnsi="Georgia" w:eastAsia="Georgia" w:cs="Georgia"/>
                <w:color w:val="1F1F1F"/>
                <w:sz w:val="15"/>
                <w:szCs w:val="15"/>
              </w:rPr>
            </w:pPr>
            <w:del w:id="1361" w:author="野草" w:date="2024-04-22T18:54:36Z">
              <w:r>
                <w:rPr>
                  <w:rFonts w:hint="eastAsia" w:ascii="Georgia" w:hAnsi="Georgia" w:eastAsia="Georgia" w:cs="Georgia"/>
                  <w:color w:val="1F1F1F"/>
                  <w:sz w:val="15"/>
                  <w:szCs w:val="15"/>
                </w:rPr>
                <w:delText>Spatial resolution</w:delText>
              </w:r>
            </w:del>
          </w:p>
        </w:tc>
        <w:tc>
          <w:tcPr>
            <w:tcW w:w="2131" w:type="dxa"/>
            <w:tcBorders>
              <w:top w:val="nil"/>
              <w:left w:val="nil"/>
              <w:bottom w:val="single" w:color="000000" w:sz="12" w:space="0"/>
              <w:right w:val="nil"/>
            </w:tcBorders>
            <w:shd w:val="clear" w:color="auto" w:fill="FFFFFF"/>
          </w:tcPr>
          <w:p>
            <w:pPr>
              <w:rPr>
                <w:del w:id="1362" w:author="野草" w:date="2024-04-22T18:54:36Z"/>
              </w:rPr>
            </w:pPr>
          </w:p>
        </w:tc>
        <w:tc>
          <w:tcPr>
            <w:tcW w:w="2130" w:type="dxa"/>
            <w:tcBorders>
              <w:top w:val="single" w:color="000000" w:sz="12" w:space="0"/>
              <w:left w:val="nil"/>
              <w:bottom w:val="single" w:color="000000" w:sz="4" w:space="0"/>
              <w:right w:val="nil"/>
              <w:tl2br w:val="nil"/>
            </w:tcBorders>
            <w:shd w:val="clear" w:color="auto" w:fill="FFFFFF"/>
          </w:tcPr>
          <w:p>
            <w:pPr>
              <w:jc w:val="left"/>
              <w:rPr>
                <w:del w:id="1363" w:author="野草" w:date="2024-04-22T18:54:36Z"/>
                <w:rFonts w:ascii="Georgia" w:hAnsi="Georgia" w:eastAsia="Georgia" w:cs="Georgia"/>
                <w:color w:val="1F1F1F"/>
                <w:sz w:val="15"/>
                <w:szCs w:val="15"/>
              </w:rPr>
            </w:pPr>
            <w:del w:id="1364" w:author="野草" w:date="2024-04-22T18:54:36Z">
              <w:r>
                <w:rPr>
                  <w:rFonts w:hint="eastAsia" w:ascii="Georgia" w:hAnsi="Georgia" w:eastAsia="Georgia" w:cs="Georgia"/>
                  <w:color w:val="1F1F1F"/>
                  <w:sz w:val="15"/>
                  <w:szCs w:val="15"/>
                </w:rPr>
                <w:delText xml:space="preserve">Remote sensing </w:delText>
              </w:r>
            </w:del>
            <w:del w:id="1365" w:author="野草" w:date="2024-04-22T18:54:36Z">
              <w:r>
                <w:rPr>
                  <w:rFonts w:ascii="Georgia" w:hAnsi="Georgia" w:eastAsia="Georgia" w:cs="Georgia"/>
                  <w:color w:val="1F1F1F"/>
                  <w:sz w:val="15"/>
                  <w:szCs w:val="15"/>
                </w:rPr>
                <w:delText>imagery</w:delText>
              </w:r>
            </w:del>
          </w:p>
        </w:tc>
        <w:tc>
          <w:tcPr>
            <w:tcW w:w="2130" w:type="dxa"/>
            <w:tcBorders>
              <w:top w:val="single" w:color="000000" w:sz="12" w:space="0"/>
              <w:left w:val="nil"/>
              <w:bottom w:val="single" w:color="000000" w:sz="4" w:space="0"/>
              <w:right w:val="nil"/>
              <w:tl2br w:val="nil"/>
            </w:tcBorders>
            <w:shd w:val="clear" w:color="auto" w:fill="FFFFFF"/>
          </w:tcPr>
          <w:p>
            <w:pPr>
              <w:jc w:val="left"/>
              <w:rPr>
                <w:del w:id="1366" w:author="野草" w:date="2024-04-22T18:54:36Z"/>
                <w:rFonts w:ascii="Georgia" w:hAnsi="Georgia" w:eastAsia="Georgia" w:cs="Georgia"/>
                <w:color w:val="1F1F1F"/>
                <w:sz w:val="15"/>
                <w:szCs w:val="15"/>
              </w:rPr>
            </w:pPr>
            <w:del w:id="1367" w:author="野草" w:date="2024-04-22T18:54:36Z">
              <w:r>
                <w:rPr>
                  <w:rFonts w:hint="eastAsia" w:ascii="Georgia" w:hAnsi="Georgia" w:eastAsia="Georgia" w:cs="Georgia"/>
                  <w:color w:val="1F1F1F"/>
                  <w:sz w:val="15"/>
                  <w:szCs w:val="15"/>
                </w:rPr>
                <w:delText>Landsat-8 OLI/TIRS surface reflectance products</w:delText>
              </w:r>
            </w:del>
          </w:p>
        </w:tc>
        <w:tc>
          <w:tcPr>
            <w:tcW w:w="2131" w:type="dxa"/>
            <w:tcBorders>
              <w:top w:val="single" w:color="000000" w:sz="12" w:space="0"/>
              <w:left w:val="nil"/>
              <w:bottom w:val="single" w:color="000000" w:sz="4" w:space="0"/>
              <w:right w:val="nil"/>
            </w:tcBorders>
            <w:shd w:val="clear" w:color="auto" w:fill="FFFFFF"/>
          </w:tcPr>
          <w:p>
            <w:pPr>
              <w:jc w:val="left"/>
              <w:rPr>
                <w:del w:id="1368" w:author="野草" w:date="2024-04-22T18:54:36Z"/>
                <w:rFonts w:ascii="Georgia" w:hAnsi="Georgia" w:eastAsia="Georgia" w:cs="Georgia"/>
                <w:color w:val="1F1F1F"/>
                <w:sz w:val="15"/>
                <w:szCs w:val="15"/>
              </w:rPr>
            </w:pPr>
            <w:del w:id="1369" w:author="野草" w:date="2024-04-22T18:54:36Z">
              <w:r>
                <w:rPr>
                  <w:rFonts w:hint="eastAsia" w:ascii="Georgia" w:hAnsi="Georgia" w:eastAsia="Georgia" w:cs="Georgia"/>
                  <w:color w:val="1F1F1F"/>
                  <w:sz w:val="15"/>
                  <w:szCs w:val="15"/>
                </w:rPr>
                <w:delText>May 8, 2022 &amp; August 12, 2022</w:delText>
              </w:r>
            </w:del>
          </w:p>
        </w:tc>
        <w:tc>
          <w:tcPr>
            <w:tcW w:w="2131" w:type="dxa"/>
            <w:tcBorders>
              <w:top w:val="single" w:color="000000" w:sz="12" w:space="0"/>
              <w:left w:val="nil"/>
              <w:bottom w:val="single" w:color="000000" w:sz="4" w:space="0"/>
              <w:right w:val="nil"/>
            </w:tcBorders>
            <w:shd w:val="clear" w:color="auto" w:fill="FFFFFF"/>
          </w:tcPr>
          <w:p>
            <w:pPr>
              <w:jc w:val="left"/>
              <w:rPr>
                <w:del w:id="1370" w:author="野草" w:date="2024-04-22T18:54:36Z"/>
                <w:rFonts w:ascii="Georgia" w:hAnsi="Georgia" w:eastAsia="Georgia" w:cs="Georgia"/>
                <w:color w:val="1F1F1F"/>
                <w:sz w:val="15"/>
                <w:szCs w:val="15"/>
              </w:rPr>
            </w:pPr>
            <w:del w:id="1371" w:author="野草" w:date="2024-04-22T18:54:36Z">
              <w:r>
                <w:rPr>
                  <w:rFonts w:hint="eastAsia" w:ascii="Georgia" w:hAnsi="Georgia" w:eastAsia="Georgia" w:cs="Georgia"/>
                  <w:color w:val="1F1F1F"/>
                  <w:sz w:val="15"/>
                  <w:szCs w:val="15"/>
                </w:rPr>
                <w:delText>30 meters</w:delText>
              </w:r>
            </w:del>
          </w:p>
        </w:tc>
        <w:tc>
          <w:tcPr>
            <w:tcW w:w="2131" w:type="dxa"/>
            <w:tcBorders>
              <w:top w:val="single" w:color="000000" w:sz="12" w:space="0"/>
              <w:left w:val="nil"/>
              <w:bottom w:val="single" w:color="000000" w:sz="4" w:space="0"/>
              <w:right w:val="nil"/>
            </w:tcBorders>
            <w:shd w:val="clear" w:color="auto" w:fill="FFFFFF"/>
          </w:tcPr>
          <w:p>
            <w:pPr>
              <w:rPr>
                <w:del w:id="1372" w:author="野草" w:date="2024-04-22T18:54:36Z"/>
              </w:rPr>
            </w:pPr>
          </w:p>
        </w:tc>
        <w:tc>
          <w:tcPr>
            <w:tcW w:w="2001" w:type="dxa"/>
            <w:tcBorders>
              <w:top w:val="single" w:color="auto" w:sz="4" w:space="0"/>
              <w:left w:val="nil"/>
              <w:bottom w:val="nil"/>
              <w:right w:val="nil"/>
            </w:tcBorders>
          </w:tcPr>
          <w:p>
            <w:pPr>
              <w:jc w:val="left"/>
              <w:rPr>
                <w:del w:id="1373" w:author="野草" w:date="2024-04-22T18:54:36Z"/>
                <w:rFonts w:ascii="Georgia" w:hAnsi="Georgia" w:eastAsia="Georgia" w:cs="Georgia"/>
                <w:color w:val="1F1F1F"/>
                <w:sz w:val="15"/>
                <w:szCs w:val="15"/>
              </w:rPr>
            </w:pPr>
            <w:del w:id="1374" w:author="野草" w:date="2024-04-22T18:54:36Z">
              <w:r>
                <w:rPr>
                  <w:rFonts w:hint="eastAsia" w:ascii="Georgia" w:hAnsi="Georgia" w:eastAsia="Georgia" w:cs="Georgia"/>
                  <w:color w:val="1F1F1F"/>
                  <w:sz w:val="15"/>
                  <w:szCs w:val="15"/>
                </w:rPr>
                <w:delText xml:space="preserve">Land cover data </w:delText>
              </w:r>
            </w:del>
          </w:p>
        </w:tc>
        <w:tc>
          <w:tcPr>
            <w:tcW w:w="2001" w:type="dxa"/>
            <w:tcBorders>
              <w:top w:val="single" w:color="auto" w:sz="4" w:space="0"/>
              <w:left w:val="nil"/>
              <w:bottom w:val="nil"/>
              <w:right w:val="nil"/>
            </w:tcBorders>
          </w:tcPr>
          <w:p>
            <w:pPr>
              <w:jc w:val="left"/>
              <w:rPr>
                <w:del w:id="1375" w:author="野草" w:date="2024-04-22T18:54:36Z"/>
                <w:rFonts w:ascii="Georgia" w:hAnsi="Georgia" w:eastAsia="Georgia" w:cs="Georgia"/>
                <w:color w:val="1F1F1F"/>
                <w:sz w:val="15"/>
                <w:szCs w:val="15"/>
              </w:rPr>
            </w:pPr>
            <w:del w:id="1376" w:author="野草" w:date="2024-04-22T18:54:36Z">
              <w:r>
                <w:rPr>
                  <w:rFonts w:ascii="Georgia" w:hAnsi="Georgia" w:eastAsia="Georgia" w:cs="Georgia"/>
                  <w:color w:val="1F1F1F"/>
                  <w:sz w:val="15"/>
                  <w:szCs w:val="15"/>
                </w:rPr>
                <w:delText>China Land Cover Dataset</w:delText>
              </w:r>
            </w:del>
            <w:del w:id="1377" w:author="野草" w:date="2024-04-22T18:54:36Z">
              <w:r>
                <w:rPr>
                  <w:rFonts w:hint="eastAsia" w:ascii="Georgia" w:hAnsi="Georgia" w:eastAsia="Georgia" w:cs="Georgia"/>
                  <w:color w:val="1F1F1F"/>
                  <w:sz w:val="15"/>
                  <w:szCs w:val="15"/>
                </w:rPr>
                <w:delText xml:space="preserve"> (</w:delText>
              </w:r>
            </w:del>
            <w:del w:id="1378" w:author="野草" w:date="2024-04-22T18:54:36Z">
              <w:r>
                <w:rPr>
                  <w:rFonts w:ascii="Georgia" w:hAnsi="Georgia" w:eastAsia="Georgia" w:cs="Georgia"/>
                  <w:color w:val="1F1F1F"/>
                  <w:sz w:val="15"/>
                  <w:szCs w:val="15"/>
                </w:rPr>
                <w:delText>CLCD</w:delText>
              </w:r>
            </w:del>
            <w:del w:id="1379" w:author="野草" w:date="2024-04-22T18:54:36Z">
              <w:r>
                <w:rPr>
                  <w:rFonts w:hint="eastAsia" w:ascii="Georgia" w:hAnsi="Georgia" w:eastAsia="Georgia" w:cs="Georgia"/>
                  <w:color w:val="1F1F1F"/>
                  <w:sz w:val="15"/>
                  <w:szCs w:val="15"/>
                </w:rPr>
                <w:delText>)</w:delText>
              </w:r>
            </w:del>
          </w:p>
        </w:tc>
        <w:tc>
          <w:tcPr>
            <w:tcW w:w="2335" w:type="dxa"/>
            <w:tcBorders>
              <w:top w:val="single" w:color="auto" w:sz="4" w:space="0"/>
              <w:left w:val="nil"/>
              <w:bottom w:val="nil"/>
              <w:right w:val="nil"/>
            </w:tcBorders>
          </w:tcPr>
          <w:p>
            <w:pPr>
              <w:jc w:val="left"/>
              <w:rPr>
                <w:del w:id="1380" w:author="野草" w:date="2024-04-22T18:54:36Z"/>
                <w:rFonts w:ascii="Georgia" w:hAnsi="Georgia" w:eastAsia="Georgia" w:cs="Georgia"/>
                <w:color w:val="1F1F1F"/>
                <w:sz w:val="15"/>
                <w:szCs w:val="15"/>
              </w:rPr>
            </w:pPr>
            <w:del w:id="1381" w:author="野草" w:date="2024-04-22T18:54:36Z">
              <w:r>
                <w:rPr>
                  <w:rFonts w:hint="eastAsia" w:ascii="Georgia" w:hAnsi="Georgia" w:eastAsia="Georgia" w:cs="Georgia"/>
                  <w:color w:val="1F1F1F"/>
                  <w:sz w:val="15"/>
                  <w:szCs w:val="15"/>
                </w:rPr>
                <w:delText>2022</w:delText>
              </w:r>
            </w:del>
          </w:p>
        </w:tc>
        <w:tc>
          <w:tcPr>
            <w:tcW w:w="2335" w:type="dxa"/>
            <w:tcBorders>
              <w:top w:val="single" w:color="auto" w:sz="4" w:space="0"/>
              <w:left w:val="nil"/>
              <w:bottom w:val="nil"/>
              <w:right w:val="nil"/>
            </w:tcBorders>
          </w:tcPr>
          <w:p>
            <w:pPr>
              <w:jc w:val="left"/>
              <w:rPr>
                <w:del w:id="1382" w:author="野草" w:date="2024-04-22T18:54:36Z"/>
                <w:rFonts w:ascii="Georgia" w:hAnsi="Georgia" w:eastAsia="Georgia" w:cs="Georgia"/>
                <w:color w:val="1F1F1F"/>
                <w:sz w:val="15"/>
                <w:szCs w:val="15"/>
              </w:rPr>
            </w:pPr>
            <w:del w:id="1383" w:author="野草" w:date="2024-04-22T18:54:36Z">
              <w:r>
                <w:rPr>
                  <w:rFonts w:hint="eastAsia" w:ascii="Georgia" w:hAnsi="Georgia" w:eastAsia="Georgia" w:cs="Georgia"/>
                  <w:color w:val="1F1F1F"/>
                  <w:sz w:val="15"/>
                  <w:szCs w:val="15"/>
                </w:rPr>
                <w:delText>30 meters</w:delText>
              </w:r>
            </w:del>
          </w:p>
        </w:tc>
        <w:tc>
          <w:tcPr>
            <w:tcW w:w="2335" w:type="dxa"/>
            <w:tcBorders>
              <w:top w:val="single" w:color="auto" w:sz="4" w:space="0"/>
              <w:left w:val="nil"/>
              <w:bottom w:val="nil"/>
              <w:right w:val="nil"/>
            </w:tcBorders>
          </w:tcPr>
          <w:p>
            <w:pPr>
              <w:rPr>
                <w:del w:id="1384" w:author="野草" w:date="2024-04-22T18:54:36Z"/>
              </w:rPr>
            </w:pPr>
          </w:p>
        </w:tc>
        <w:tc>
          <w:tcPr>
            <w:tcW w:w="2130" w:type="dxa"/>
            <w:tcBorders>
              <w:top w:val="single" w:color="000000" w:sz="4" w:space="0"/>
              <w:left w:val="nil"/>
              <w:bottom w:val="nil"/>
              <w:right w:val="nil"/>
            </w:tcBorders>
            <w:shd w:val="clear" w:color="auto" w:fill="FFFFFF"/>
          </w:tcPr>
          <w:p>
            <w:pPr>
              <w:jc w:val="left"/>
              <w:rPr>
                <w:del w:id="1385" w:author="野草" w:date="2024-04-22T18:54:36Z"/>
                <w:rFonts w:ascii="Georgia" w:hAnsi="Georgia" w:eastAsia="Georgia" w:cs="Georgia"/>
                <w:color w:val="1F1F1F"/>
                <w:sz w:val="15"/>
                <w:szCs w:val="15"/>
              </w:rPr>
            </w:pPr>
            <w:del w:id="1386" w:author="野草" w:date="2024-04-22T18:54:36Z">
              <w:r>
                <w:rPr>
                  <w:rFonts w:hint="eastAsia" w:ascii="Georgia" w:hAnsi="Georgia" w:eastAsia="Georgia" w:cs="Georgia"/>
                  <w:color w:val="1F1F1F"/>
                  <w:sz w:val="15"/>
                  <w:szCs w:val="15"/>
                </w:rPr>
                <w:delText>Building data</w:delText>
              </w:r>
            </w:del>
          </w:p>
        </w:tc>
        <w:tc>
          <w:tcPr>
            <w:tcW w:w="2130" w:type="dxa"/>
            <w:tcBorders>
              <w:top w:val="single" w:color="000000" w:sz="4" w:space="0"/>
              <w:left w:val="nil"/>
              <w:bottom w:val="nil"/>
              <w:right w:val="nil"/>
            </w:tcBorders>
            <w:shd w:val="clear" w:color="auto" w:fill="FFFFFF"/>
          </w:tcPr>
          <w:p>
            <w:pPr>
              <w:jc w:val="left"/>
              <w:rPr>
                <w:del w:id="1387" w:author="野草" w:date="2024-04-22T18:54:36Z"/>
                <w:rFonts w:ascii="Georgia" w:hAnsi="Georgia" w:eastAsia="Georgia" w:cs="Georgia"/>
                <w:color w:val="1F1F1F"/>
                <w:sz w:val="15"/>
                <w:szCs w:val="15"/>
              </w:rPr>
            </w:pPr>
            <w:del w:id="1388" w:author="野草" w:date="2024-04-22T18:54:36Z">
              <w:r>
                <w:rPr>
                  <w:rFonts w:hint="eastAsia" w:ascii="Georgia" w:hAnsi="Georgia" w:eastAsia="Georgia" w:cs="Georgia"/>
                  <w:color w:val="1F1F1F"/>
                  <w:sz w:val="15"/>
                  <w:szCs w:val="15"/>
                </w:rPr>
                <w:delText>Baidu online Maps</w:delText>
              </w:r>
            </w:del>
          </w:p>
        </w:tc>
        <w:tc>
          <w:tcPr>
            <w:tcW w:w="2131" w:type="dxa"/>
            <w:tcBorders>
              <w:top w:val="single" w:color="000000" w:sz="4" w:space="0"/>
              <w:left w:val="nil"/>
              <w:bottom w:val="nil"/>
              <w:right w:val="nil"/>
            </w:tcBorders>
            <w:shd w:val="clear" w:color="auto" w:fill="FFFFFF"/>
          </w:tcPr>
          <w:p>
            <w:pPr>
              <w:jc w:val="left"/>
              <w:rPr>
                <w:del w:id="1389" w:author="野草" w:date="2024-04-22T18:54:36Z"/>
                <w:rFonts w:ascii="Georgia" w:hAnsi="Georgia" w:eastAsia="Georgia" w:cs="Georgia"/>
                <w:color w:val="1F1F1F"/>
                <w:sz w:val="15"/>
                <w:szCs w:val="15"/>
              </w:rPr>
            </w:pPr>
            <w:del w:id="1390" w:author="野草" w:date="2024-04-22T18:54:36Z">
              <w:r>
                <w:rPr>
                  <w:rFonts w:hint="eastAsia" w:ascii="Georgia" w:hAnsi="Georgia" w:eastAsia="Georgia" w:cs="Georgia"/>
                  <w:color w:val="1F1F1F"/>
                  <w:sz w:val="15"/>
                  <w:szCs w:val="15"/>
                </w:rPr>
                <w:delText>2022</w:delText>
              </w:r>
            </w:del>
          </w:p>
        </w:tc>
        <w:tc>
          <w:tcPr>
            <w:tcW w:w="2131" w:type="dxa"/>
            <w:tcBorders>
              <w:top w:val="single" w:color="000000" w:sz="4" w:space="0"/>
              <w:left w:val="nil"/>
              <w:bottom w:val="nil"/>
              <w:right w:val="nil"/>
            </w:tcBorders>
            <w:shd w:val="clear" w:color="auto" w:fill="FFFFFF"/>
          </w:tcPr>
          <w:p>
            <w:pPr>
              <w:jc w:val="left"/>
              <w:rPr>
                <w:del w:id="1391" w:author="野草" w:date="2024-04-22T18:54:36Z"/>
                <w:rFonts w:ascii="Georgia" w:hAnsi="Georgia" w:eastAsia="Georgia" w:cs="Georgia"/>
                <w:color w:val="1F1F1F"/>
                <w:sz w:val="15"/>
                <w:szCs w:val="15"/>
              </w:rPr>
            </w:pPr>
            <w:del w:id="1392" w:author="野草" w:date="2024-04-22T18:54:36Z">
              <w:r>
                <w:rPr>
                  <w:rFonts w:hint="eastAsia" w:ascii="Georgia" w:hAnsi="Georgia" w:eastAsia="Georgia" w:cs="Georgia"/>
                  <w:color w:val="1F1F1F"/>
                  <w:sz w:val="15"/>
                  <w:szCs w:val="15"/>
                </w:rPr>
                <w:delText>1 meter</w:delText>
              </w:r>
            </w:del>
          </w:p>
        </w:tc>
        <w:tc>
          <w:tcPr>
            <w:tcW w:w="2131" w:type="dxa"/>
            <w:tcBorders>
              <w:top w:val="single" w:color="000000" w:sz="4" w:space="0"/>
              <w:left w:val="nil"/>
              <w:bottom w:val="nil"/>
              <w:right w:val="nil"/>
            </w:tcBorders>
            <w:shd w:val="clear" w:color="auto" w:fill="FFFFFF"/>
          </w:tcPr>
          <w:p>
            <w:pPr>
              <w:rPr>
                <w:del w:id="1393" w:author="野草" w:date="2024-04-22T18:54:36Z"/>
              </w:rPr>
            </w:pPr>
          </w:p>
        </w:tc>
        <w:tc>
          <w:tcPr>
            <w:tcW w:w="2130" w:type="dxa"/>
            <w:tcBorders>
              <w:top w:val="nil"/>
              <w:left w:val="nil"/>
              <w:bottom w:val="single" w:color="000000" w:sz="12" w:space="0"/>
              <w:right w:val="nil"/>
            </w:tcBorders>
            <w:shd w:val="clear" w:color="auto" w:fill="FFFFFF"/>
          </w:tcPr>
          <w:p>
            <w:pPr>
              <w:jc w:val="left"/>
              <w:rPr>
                <w:del w:id="1394" w:author="野草" w:date="2024-04-22T18:54:36Z"/>
                <w:rFonts w:ascii="Georgia" w:hAnsi="Georgia" w:eastAsia="Georgia" w:cs="Georgia"/>
                <w:color w:val="1F1F1F"/>
                <w:sz w:val="15"/>
                <w:szCs w:val="15"/>
              </w:rPr>
            </w:pPr>
            <w:del w:id="1395" w:author="野草" w:date="2024-04-22T18:54:36Z">
              <w:r>
                <w:rPr>
                  <w:rFonts w:hint="eastAsia" w:ascii="Georgia" w:hAnsi="Georgia" w:eastAsia="Georgia" w:cs="Georgia"/>
                  <w:color w:val="1F1F1F"/>
                  <w:sz w:val="15"/>
                  <w:szCs w:val="15"/>
                </w:rPr>
                <w:delText>DEM data</w:delText>
              </w:r>
            </w:del>
          </w:p>
        </w:tc>
        <w:tc>
          <w:tcPr>
            <w:tcW w:w="2130" w:type="dxa"/>
            <w:tcBorders>
              <w:top w:val="nil"/>
              <w:left w:val="nil"/>
              <w:bottom w:val="single" w:color="000000" w:sz="12" w:space="0"/>
              <w:right w:val="nil"/>
            </w:tcBorders>
            <w:shd w:val="clear" w:color="auto" w:fill="FFFFFF"/>
          </w:tcPr>
          <w:p>
            <w:pPr>
              <w:jc w:val="left"/>
              <w:rPr>
                <w:del w:id="1396" w:author="野草" w:date="2024-04-22T18:54:36Z"/>
                <w:rFonts w:ascii="Georgia" w:hAnsi="Georgia" w:eastAsia="Georgia" w:cs="Georgia"/>
                <w:color w:val="1F1F1F"/>
                <w:sz w:val="15"/>
                <w:szCs w:val="15"/>
              </w:rPr>
            </w:pPr>
            <w:del w:id="1397" w:author="野草" w:date="2024-04-22T18:54:36Z">
              <w:r>
                <w:rPr>
                  <w:rFonts w:hint="eastAsia" w:ascii="Georgia" w:hAnsi="Georgia" w:eastAsia="Georgia" w:cs="Georgia"/>
                  <w:color w:val="1F1F1F"/>
                  <w:sz w:val="15"/>
                  <w:szCs w:val="15"/>
                </w:rPr>
                <w:delText>Shuttle Radar Topography Mission (</w:delText>
              </w:r>
            </w:del>
            <w:del w:id="1398" w:author="野草" w:date="2024-04-22T18:54:36Z">
              <w:r>
                <w:rPr>
                  <w:rFonts w:ascii="Georgia" w:hAnsi="Georgia" w:eastAsia="Georgia" w:cs="Georgia"/>
                  <w:color w:val="1F1F1F"/>
                  <w:sz w:val="15"/>
                  <w:szCs w:val="15"/>
                </w:rPr>
                <w:delText>SRTM)</w:delText>
              </w:r>
            </w:del>
          </w:p>
        </w:tc>
        <w:tc>
          <w:tcPr>
            <w:tcW w:w="2131" w:type="dxa"/>
            <w:tcBorders>
              <w:top w:val="nil"/>
              <w:left w:val="nil"/>
              <w:bottom w:val="single" w:color="000000" w:sz="12" w:space="0"/>
              <w:right w:val="nil"/>
            </w:tcBorders>
            <w:shd w:val="clear" w:color="auto" w:fill="FFFFFF"/>
          </w:tcPr>
          <w:p>
            <w:pPr>
              <w:jc w:val="left"/>
              <w:rPr>
                <w:del w:id="1399" w:author="野草" w:date="2024-04-22T18:54:36Z"/>
                <w:rFonts w:ascii="Georgia" w:hAnsi="Georgia" w:eastAsia="Georgia" w:cs="Georgia"/>
                <w:color w:val="1F1F1F"/>
                <w:sz w:val="15"/>
                <w:szCs w:val="15"/>
              </w:rPr>
            </w:pPr>
          </w:p>
        </w:tc>
        <w:tc>
          <w:tcPr>
            <w:tcW w:w="2131" w:type="dxa"/>
            <w:tcBorders>
              <w:top w:val="nil"/>
              <w:left w:val="nil"/>
              <w:bottom w:val="single" w:color="000000" w:sz="12" w:space="0"/>
              <w:right w:val="nil"/>
            </w:tcBorders>
            <w:shd w:val="clear" w:color="auto" w:fill="FFFFFF"/>
          </w:tcPr>
          <w:p>
            <w:pPr>
              <w:jc w:val="left"/>
              <w:rPr>
                <w:del w:id="1400" w:author="野草" w:date="2024-04-22T18:54:36Z"/>
                <w:rFonts w:ascii="Georgia" w:hAnsi="Georgia" w:eastAsia="Georgia" w:cs="Georgia"/>
                <w:color w:val="1F1F1F"/>
                <w:sz w:val="15"/>
                <w:szCs w:val="15"/>
              </w:rPr>
            </w:pPr>
            <w:del w:id="1401" w:author="野草" w:date="2024-04-22T18:54:36Z">
              <w:r>
                <w:rPr>
                  <w:rFonts w:hint="eastAsia" w:ascii="Georgia" w:hAnsi="Georgia" w:eastAsia="Georgia" w:cs="Georgia"/>
                  <w:color w:val="1F1F1F"/>
                  <w:sz w:val="15"/>
                  <w:szCs w:val="15"/>
                </w:rPr>
                <w:delText>30 meters</w:delText>
              </w:r>
            </w:del>
          </w:p>
        </w:tc>
        <w:tc>
          <w:tcPr>
            <w:tcW w:w="2131" w:type="dxa"/>
            <w:tcBorders>
              <w:top w:val="nil"/>
              <w:left w:val="nil"/>
              <w:bottom w:val="single" w:color="000000" w:sz="12" w:space="0"/>
              <w:right w:val="nil"/>
            </w:tcBorders>
            <w:shd w:val="clear" w:color="auto" w:fill="FFFFFF"/>
          </w:tcPr>
          <w:p>
            <w:pPr>
              <w:rPr>
                <w:del w:id="1402" w:author="野草" w:date="2024-04-22T18:54:36Z"/>
              </w:rPr>
            </w:pPr>
          </w:p>
        </w:tc>
      </w:tr>
    </w:tbl>
    <w:p>
      <w:pPr>
        <w:jc w:val="left"/>
        <w:rPr>
          <w:rFonts w:cs="Times New Roman"/>
        </w:rPr>
      </w:pPr>
    </w:p>
    <w:p>
      <w:pPr>
        <w:jc w:val="left"/>
        <w:rPr>
          <w:ins w:id="1404" w:author="野草" w:date="2024-04-24T20:13:57Z"/>
          <w:rFonts w:hint="eastAsia" w:eastAsiaTheme="minorEastAsia"/>
          <w:sz w:val="16"/>
          <w:szCs w:val="16"/>
          <w:lang w:val="en-US" w:eastAsia="zh-CN"/>
        </w:rPr>
        <w:pPrChange w:id="1403" w:author="野草" w:date="2024-04-24T20:14:00Z">
          <w:pPr>
            <w:jc w:val="center"/>
          </w:pPr>
        </w:pPrChange>
      </w:pPr>
      <w:ins w:id="1405" w:author="野草" w:date="2024-04-24T20:13:57Z">
        <w:bookmarkStart w:id="26" w:name="OLE_LINK55"/>
        <w:r>
          <w:rPr>
            <w:rFonts w:hint="eastAsia"/>
            <w:sz w:val="16"/>
            <w:szCs w:val="16"/>
            <w:lang w:val="en-US" w:eastAsia="zh-CN"/>
          </w:rPr>
          <w:t>【</w:t>
        </w:r>
      </w:ins>
      <w:ins w:id="1406" w:author="野草" w:date="2024-04-24T20:13:57Z">
        <w:r>
          <w:rPr>
            <w:rFonts w:hint="eastAsia" w:cs="Times New Roman"/>
            <w:color w:val="000000" w:themeColor="text1"/>
            <w:lang w:val="en-US" w:eastAsia="zh-CN"/>
            <w14:textFill>
              <w14:solidFill>
                <w14:schemeClr w14:val="tx1"/>
              </w14:solidFill>
            </w14:textFill>
          </w:rPr>
          <w:t>up2024 042</w:t>
        </w:r>
      </w:ins>
      <w:ins w:id="1407" w:author="野草" w:date="2024-04-25T20:13:23Z">
        <w:r>
          <w:rPr>
            <w:rFonts w:hint="eastAsia" w:cs="Times New Roman"/>
            <w:color w:val="000000" w:themeColor="text1"/>
            <w:lang w:val="en-US" w:eastAsia="zh-CN"/>
            <w14:textFill>
              <w14:solidFill>
                <w14:schemeClr w14:val="tx1"/>
              </w14:solidFill>
            </w14:textFill>
          </w:rPr>
          <w:t>5</w:t>
        </w:r>
      </w:ins>
      <w:ins w:id="1408" w:author="野草" w:date="2024-04-24T20:13:57Z">
        <w:r>
          <w:rPr>
            <w:rFonts w:hint="eastAsia" w:cs="Times New Roman"/>
            <w:color w:val="000000" w:themeColor="text1"/>
            <w:lang w:val="en-US" w:eastAsia="zh-CN"/>
            <w14:textFill>
              <w14:solidFill>
                <w14:schemeClr w14:val="tx1"/>
              </w14:solidFill>
            </w14:textFill>
          </w:rPr>
          <w:t xml:space="preserve"> 20:13</w:t>
        </w:r>
      </w:ins>
      <w:ins w:id="1409" w:author="野草" w:date="2024-04-24T20:13:57Z">
        <w:r>
          <w:rPr>
            <w:rFonts w:hint="eastAsia"/>
            <w:sz w:val="16"/>
            <w:szCs w:val="16"/>
            <w:lang w:val="en-US" w:eastAsia="zh-CN"/>
          </w:rPr>
          <w:t>】</w:t>
        </w:r>
      </w:ins>
    </w:p>
    <w:bookmarkEnd w:id="26"/>
    <w:p>
      <w:pPr>
        <w:jc w:val="left"/>
        <w:rPr>
          <w:rFonts w:cs="Times New Roman"/>
        </w:rPr>
      </w:pPr>
      <w:ins w:id="1410" w:author="野草" w:date="2024-04-25T17:56:05Z">
        <w:r>
          <w:rPr>
            <w:rFonts w:hint="eastAsia" w:cs="Times New Roman"/>
            <w:highlight w:val="cyan"/>
            <w:rPrChange w:id="1411" w:author="野草" w:date="2024-04-25T17:56:13Z">
              <w:rPr>
                <w:rFonts w:hint="eastAsia" w:cs="Times New Roman"/>
                <w:highlight w:val="green"/>
              </w:rPr>
            </w:rPrChange>
          </w:rPr>
          <w:t>Landsat-8 OLI/TIRS products</w:t>
        </w:r>
      </w:ins>
      <w:del w:id="1412" w:author="野草" w:date="2024-04-25T17:56:05Z">
        <w:r>
          <w:rPr>
            <w:rFonts w:hint="eastAsia" w:cs="Times New Roman"/>
            <w:highlight w:val="green"/>
            <w:rPrChange w:id="1413" w:author="野草" w:date="2024-04-24T20:12:18Z">
              <w:rPr>
                <w:rFonts w:hint="eastAsia" w:cs="Times New Roman"/>
              </w:rPr>
            </w:rPrChange>
          </w:rPr>
          <w:delText xml:space="preserve">Landsat-8 OLI/TIRS </w:delText>
        </w:r>
      </w:del>
      <w:del w:id="1414" w:author="野草" w:date="2024-04-25T17:56:05Z">
        <w:r>
          <w:rPr>
            <w:rFonts w:hint="eastAsia" w:cs="Times New Roman"/>
            <w:highlight w:val="green"/>
            <w:rPrChange w:id="1415" w:author="野草" w:date="2024-04-24T20:12:18Z">
              <w:rPr>
                <w:rFonts w:hint="eastAsia" w:cs="Times New Roman"/>
              </w:rPr>
            </w:rPrChange>
          </w:rPr>
          <w:delText xml:space="preserve">surface reflectance </w:delText>
        </w:r>
      </w:del>
      <w:del w:id="1416" w:author="野草" w:date="2024-04-25T17:56:05Z">
        <w:r>
          <w:rPr>
            <w:rFonts w:hint="eastAsia" w:cs="Times New Roman"/>
            <w:highlight w:val="green"/>
            <w:rPrChange w:id="1417" w:author="野草" w:date="2024-04-24T20:12:18Z">
              <w:rPr>
                <w:rFonts w:hint="eastAsia" w:cs="Times New Roman"/>
              </w:rPr>
            </w:rPrChange>
          </w:rPr>
          <w:delText>products</w:delText>
        </w:r>
      </w:del>
      <w:r>
        <w:rPr>
          <w:rFonts w:hint="eastAsia" w:cs="Times New Roman"/>
        </w:rPr>
        <w:t xml:space="preserve"> were used to calculate </w:t>
      </w:r>
      <w:r>
        <w:rPr>
          <w:rFonts w:hint="eastAsia" w:cs="Times New Roman"/>
          <w:highlight w:val="green"/>
          <w:rPrChange w:id="1418" w:author="野草" w:date="2024-04-24T20:12:22Z">
            <w:rPr>
              <w:rFonts w:hint="eastAsia" w:cs="Times New Roman"/>
            </w:rPr>
          </w:rPrChange>
        </w:rPr>
        <w:t xml:space="preserve">land surface temperature </w:t>
      </w:r>
      <w:r>
        <w:rPr>
          <w:rFonts w:hint="eastAsia" w:cs="Times New Roman"/>
        </w:rPr>
        <w:t xml:space="preserve">and </w:t>
      </w:r>
      <w:r>
        <w:rPr>
          <w:rFonts w:hint="eastAsia" w:cs="Times New Roman"/>
          <w:highlight w:val="green"/>
          <w:rPrChange w:id="1419" w:author="野草" w:date="2024-04-24T20:12:26Z">
            <w:rPr>
              <w:rFonts w:hint="eastAsia" w:cs="Times New Roman"/>
            </w:rPr>
          </w:rPrChange>
        </w:rPr>
        <w:t>extract river surface</w:t>
      </w:r>
      <w:del w:id="1420" w:author="野草" w:date="2024-04-24T20:13:20Z">
        <w:r>
          <w:rPr>
            <w:rFonts w:hint="eastAsia" w:cs="Times New Roman"/>
            <w:highlight w:val="green"/>
            <w:rPrChange w:id="1421" w:author="野草" w:date="2024-04-24T20:12:26Z">
              <w:rPr>
                <w:rFonts w:hint="eastAsia" w:cs="Times New Roman"/>
              </w:rPr>
            </w:rPrChange>
          </w:rPr>
          <w:delText>s</w:delText>
        </w:r>
      </w:del>
      <w:r>
        <w:rPr>
          <w:rFonts w:hint="eastAsia" w:cs="Times New Roman"/>
        </w:rPr>
        <w:t xml:space="preserve"> within </w:t>
      </w:r>
      <w:r>
        <w:rPr>
          <w:rFonts w:hint="eastAsia" w:cs="Times New Roman"/>
          <w:highlight w:val="green"/>
          <w:rPrChange w:id="1422" w:author="野草" w:date="2024-04-24T20:12:29Z">
            <w:rPr>
              <w:rFonts w:hint="eastAsia" w:cs="Times New Roman"/>
            </w:rPr>
          </w:rPrChange>
        </w:rPr>
        <w:t>the study area</w:t>
      </w:r>
      <w:r>
        <w:rPr>
          <w:rFonts w:hint="eastAsia" w:cs="Times New Roman"/>
        </w:rPr>
        <w:t xml:space="preserve">. The data were obtained from </w:t>
      </w:r>
      <w:r>
        <w:rPr>
          <w:rFonts w:hint="eastAsia" w:cs="Times New Roman"/>
          <w:highlight w:val="cyan"/>
          <w:rPrChange w:id="1423" w:author="野草" w:date="2024-04-25T17:59:36Z">
            <w:rPr>
              <w:rFonts w:hint="eastAsia" w:cs="Times New Roman"/>
            </w:rPr>
          </w:rPrChange>
        </w:rPr>
        <w:t>the United States Geological Survey</w:t>
      </w:r>
      <w:r>
        <w:rPr>
          <w:rFonts w:hint="eastAsia" w:cs="Times New Roman"/>
          <w:highlight w:val="green"/>
          <w:rPrChange w:id="1424" w:author="野草" w:date="2024-04-24T20:12:34Z">
            <w:rPr>
              <w:rFonts w:hint="eastAsia" w:cs="Times New Roman"/>
            </w:rPr>
          </w:rPrChange>
        </w:rPr>
        <w:t xml:space="preserve"> (USGS)</w:t>
      </w:r>
      <w:r>
        <w:rPr>
          <w:rFonts w:hint="eastAsia" w:cs="Times New Roman"/>
        </w:rPr>
        <w:t xml:space="preserve"> (</w:t>
      </w:r>
      <w:bookmarkStart w:id="27" w:name="OLE_LINK66"/>
      <w:r>
        <w:rPr>
          <w:rFonts w:hint="eastAsia" w:cs="Times New Roman"/>
        </w:rPr>
        <w:t>http://earthexplorer.usgs.gov</w:t>
      </w:r>
      <w:bookmarkEnd w:id="27"/>
      <w:r>
        <w:rPr>
          <w:rFonts w:hint="eastAsia" w:cs="Times New Roman"/>
        </w:rPr>
        <w:t xml:space="preserve">). Two specific days, </w:t>
      </w:r>
      <w:r>
        <w:rPr>
          <w:rFonts w:hint="eastAsia" w:cs="Times New Roman"/>
          <w:highlight w:val="cyan"/>
          <w:rPrChange w:id="1425" w:author="野草" w:date="2024-04-25T17:59:39Z">
            <w:rPr>
              <w:rFonts w:hint="eastAsia" w:cs="Times New Roman"/>
            </w:rPr>
          </w:rPrChange>
        </w:rPr>
        <w:t>May 8, 2022</w:t>
      </w:r>
      <w:r>
        <w:rPr>
          <w:rFonts w:hint="eastAsia" w:cs="Times New Roman"/>
          <w:highlight w:val="none"/>
          <w:rPrChange w:id="1426" w:author="野草" w:date="2024-04-25T17:59:42Z">
            <w:rPr>
              <w:rFonts w:hint="eastAsia" w:cs="Times New Roman"/>
            </w:rPr>
          </w:rPrChange>
        </w:rPr>
        <w:t xml:space="preserve"> </w:t>
      </w:r>
      <w:r>
        <w:rPr>
          <w:rFonts w:hint="eastAsia" w:cs="Times New Roman"/>
        </w:rPr>
        <w:t xml:space="preserve">and </w:t>
      </w:r>
      <w:r>
        <w:rPr>
          <w:rFonts w:hint="eastAsia" w:cs="Times New Roman"/>
          <w:highlight w:val="cyan"/>
          <w:rPrChange w:id="1427" w:author="野草" w:date="2024-04-25T17:59:46Z">
            <w:rPr>
              <w:rFonts w:hint="eastAsia" w:cs="Times New Roman"/>
            </w:rPr>
          </w:rPrChange>
        </w:rPr>
        <w:t>August 12, 2022</w:t>
      </w:r>
      <w:r>
        <w:rPr>
          <w:rFonts w:hint="eastAsia" w:cs="Times New Roman"/>
        </w:rPr>
        <w:t xml:space="preserve"> were chosen to represent the </w:t>
      </w:r>
      <w:r>
        <w:rPr>
          <w:rFonts w:hint="eastAsia" w:cs="Times New Roman"/>
          <w:highlight w:val="green"/>
          <w:rPrChange w:id="1428" w:author="野草" w:date="2024-04-24T20:12:46Z">
            <w:rPr>
              <w:rFonts w:hint="eastAsia" w:cs="Times New Roman"/>
            </w:rPr>
          </w:rPrChange>
        </w:rPr>
        <w:t>normal summer day</w:t>
      </w:r>
      <w:r>
        <w:rPr>
          <w:rFonts w:hint="eastAsia" w:cs="Times New Roman"/>
        </w:rPr>
        <w:t xml:space="preserve"> and the </w:t>
      </w:r>
      <w:r>
        <w:rPr>
          <w:rFonts w:hint="eastAsia" w:cs="Times New Roman"/>
          <w:highlight w:val="green"/>
          <w:rPrChange w:id="1429" w:author="野草" w:date="2024-04-24T20:12:48Z">
            <w:rPr>
              <w:rFonts w:hint="eastAsia" w:cs="Times New Roman"/>
            </w:rPr>
          </w:rPrChange>
        </w:rPr>
        <w:t>extremely hot day</w:t>
      </w:r>
      <w:r>
        <w:rPr>
          <w:rFonts w:hint="eastAsia" w:cs="Times New Roman"/>
        </w:rPr>
        <w:t xml:space="preserve">, respectively. The </w:t>
      </w:r>
      <w:r>
        <w:rPr>
          <w:rFonts w:hint="eastAsia" w:cs="Times New Roman"/>
          <w:highlight w:val="green"/>
          <w:rPrChange w:id="1430" w:author="野草" w:date="2024-04-24T20:12:53Z">
            <w:rPr>
              <w:rFonts w:hint="eastAsia" w:cs="Times New Roman"/>
            </w:rPr>
          </w:rPrChange>
        </w:rPr>
        <w:t>minimum air temperatures (</w:t>
      </w:r>
      <w:r>
        <w:rPr>
          <w:rFonts w:hint="eastAsia" w:cs="Times New Roman"/>
          <w:i/>
          <w:iCs/>
          <w:highlight w:val="green"/>
          <w:rPrChange w:id="1431" w:author="野草" w:date="2024-04-24T20:12:53Z">
            <w:rPr>
              <w:rFonts w:hint="eastAsia" w:cs="Times New Roman"/>
              <w:i/>
              <w:iCs/>
            </w:rPr>
          </w:rPrChange>
        </w:rPr>
        <w:t>T</w:t>
      </w:r>
      <w:r>
        <w:rPr>
          <w:rFonts w:hint="eastAsia" w:cs="Times New Roman"/>
          <w:i/>
          <w:iCs/>
          <w:highlight w:val="green"/>
          <w:vertAlign w:val="subscript"/>
          <w:rPrChange w:id="1432" w:author="野草" w:date="2024-04-24T20:12:53Z">
            <w:rPr>
              <w:rFonts w:hint="eastAsia" w:cs="Times New Roman"/>
              <w:i/>
              <w:iCs/>
              <w:vertAlign w:val="subscript"/>
            </w:rPr>
          </w:rPrChange>
        </w:rPr>
        <w:t>min</w:t>
      </w:r>
      <w:r>
        <w:rPr>
          <w:rFonts w:hint="eastAsia" w:cs="Times New Roman"/>
          <w:highlight w:val="green"/>
          <w:rPrChange w:id="1433" w:author="野草" w:date="2024-04-24T20:12:53Z">
            <w:rPr>
              <w:rFonts w:hint="eastAsia" w:cs="Times New Roman"/>
            </w:rPr>
          </w:rPrChange>
        </w:rPr>
        <w:t>)</w:t>
      </w:r>
      <w:r>
        <w:rPr>
          <w:rFonts w:hint="eastAsia" w:cs="Times New Roman"/>
        </w:rPr>
        <w:t xml:space="preserve">, </w:t>
      </w:r>
      <w:r>
        <w:rPr>
          <w:rFonts w:hint="eastAsia" w:cs="Times New Roman"/>
          <w:highlight w:val="green"/>
          <w:rPrChange w:id="1434" w:author="野草" w:date="2024-04-24T20:12:57Z">
            <w:rPr>
              <w:rFonts w:hint="eastAsia" w:cs="Times New Roman"/>
            </w:rPr>
          </w:rPrChange>
        </w:rPr>
        <w:t>maximum air temperatures (</w:t>
      </w:r>
      <w:r>
        <w:rPr>
          <w:rFonts w:hint="eastAsia" w:cs="Times New Roman"/>
          <w:i/>
          <w:iCs/>
          <w:highlight w:val="green"/>
          <w:rPrChange w:id="1435" w:author="野草" w:date="2024-04-24T20:12:57Z">
            <w:rPr>
              <w:rFonts w:hint="eastAsia" w:cs="Times New Roman"/>
              <w:i/>
              <w:iCs/>
            </w:rPr>
          </w:rPrChange>
        </w:rPr>
        <w:t>T</w:t>
      </w:r>
      <w:r>
        <w:rPr>
          <w:rFonts w:hint="eastAsia" w:cs="Times New Roman"/>
          <w:i/>
          <w:iCs/>
          <w:highlight w:val="green"/>
          <w:vertAlign w:val="subscript"/>
          <w:rPrChange w:id="1436" w:author="野草" w:date="2024-04-24T20:12:57Z">
            <w:rPr>
              <w:rFonts w:hint="eastAsia" w:cs="Times New Roman"/>
              <w:i/>
              <w:iCs/>
              <w:vertAlign w:val="subscript"/>
            </w:rPr>
          </w:rPrChange>
        </w:rPr>
        <w:t>max</w:t>
      </w:r>
      <w:r>
        <w:rPr>
          <w:rFonts w:hint="eastAsia" w:cs="Times New Roman"/>
          <w:highlight w:val="green"/>
          <w:rPrChange w:id="1437" w:author="野草" w:date="2024-04-24T20:12:57Z">
            <w:rPr>
              <w:rFonts w:hint="eastAsia" w:cs="Times New Roman"/>
            </w:rPr>
          </w:rPrChange>
        </w:rPr>
        <w:t>)</w:t>
      </w:r>
      <w:r>
        <w:rPr>
          <w:rFonts w:hint="eastAsia" w:cs="Times New Roman"/>
        </w:rPr>
        <w:t xml:space="preserve">, and </w:t>
      </w:r>
      <w:r>
        <w:rPr>
          <w:rFonts w:hint="eastAsia" w:cs="Times New Roman"/>
          <w:highlight w:val="green"/>
          <w:rPrChange w:id="1438" w:author="野草" w:date="2024-04-24T20:13:02Z">
            <w:rPr>
              <w:rFonts w:hint="eastAsia" w:cs="Times New Roman"/>
            </w:rPr>
          </w:rPrChange>
        </w:rPr>
        <w:t>mean air temperatures (</w:t>
      </w:r>
      <w:r>
        <w:rPr>
          <w:rFonts w:hint="eastAsia" w:cs="Times New Roman"/>
          <w:i/>
          <w:iCs/>
          <w:highlight w:val="green"/>
          <w:rPrChange w:id="1439" w:author="野草" w:date="2024-04-24T20:13:02Z">
            <w:rPr>
              <w:rFonts w:hint="eastAsia" w:cs="Times New Roman"/>
              <w:i/>
              <w:iCs/>
            </w:rPr>
          </w:rPrChange>
        </w:rPr>
        <w:t>T</w:t>
      </w:r>
      <w:r>
        <w:rPr>
          <w:rFonts w:hint="eastAsia" w:cs="Times New Roman"/>
          <w:i/>
          <w:iCs/>
          <w:highlight w:val="green"/>
          <w:vertAlign w:val="subscript"/>
          <w:rPrChange w:id="1440" w:author="野草" w:date="2024-04-24T20:13:02Z">
            <w:rPr>
              <w:rFonts w:hint="eastAsia" w:cs="Times New Roman"/>
              <w:i/>
              <w:iCs/>
              <w:vertAlign w:val="subscript"/>
            </w:rPr>
          </w:rPrChange>
        </w:rPr>
        <w:t>mean</w:t>
      </w:r>
      <w:r>
        <w:rPr>
          <w:rFonts w:hint="eastAsia" w:cs="Times New Roman"/>
          <w:highlight w:val="green"/>
          <w:rPrChange w:id="1441" w:author="野草" w:date="2024-04-24T20:13:02Z">
            <w:rPr>
              <w:rFonts w:hint="eastAsia" w:cs="Times New Roman"/>
            </w:rPr>
          </w:rPrChange>
        </w:rPr>
        <w:t>)</w:t>
      </w:r>
      <w:r>
        <w:rPr>
          <w:rFonts w:hint="eastAsia" w:cs="Times New Roman"/>
        </w:rPr>
        <w:t xml:space="preserve"> for these </w:t>
      </w:r>
      <w:r>
        <w:rPr>
          <w:rFonts w:hint="eastAsia" w:cs="Times New Roman"/>
          <w:highlight w:val="green"/>
          <w:rPrChange w:id="1442" w:author="野草" w:date="2024-04-24T20:13:05Z">
            <w:rPr>
              <w:rFonts w:hint="eastAsia" w:cs="Times New Roman"/>
            </w:rPr>
          </w:rPrChange>
        </w:rPr>
        <w:t>selected days</w:t>
      </w:r>
      <w:r>
        <w:rPr>
          <w:rFonts w:hint="eastAsia" w:cs="Times New Roman"/>
        </w:rPr>
        <w:t xml:space="preserve"> </w:t>
      </w:r>
      <w:r>
        <w:rPr>
          <w:rFonts w:hint="eastAsia" w:cs="Times New Roman"/>
          <w:highlight w:val="cyan"/>
          <w:rPrChange w:id="1443" w:author="野草" w:date="2024-04-25T17:56:44Z">
            <w:rPr>
              <w:rFonts w:hint="eastAsia" w:cs="Times New Roman"/>
            </w:rPr>
          </w:rPrChange>
        </w:rPr>
        <w:t>are</w:t>
      </w:r>
      <w:r>
        <w:rPr>
          <w:rFonts w:hint="eastAsia" w:cs="Times New Roman"/>
        </w:rPr>
        <w:t xml:space="preserve"> presented in </w:t>
      </w:r>
      <w:r>
        <w:rPr>
          <w:rFonts w:hint="eastAsia" w:cs="Times New Roman"/>
          <w:highlight w:val="cyan"/>
          <w:rPrChange w:id="1444" w:author="野草" w:date="2024-04-24T20:14:21Z">
            <w:rPr>
              <w:rFonts w:hint="eastAsia" w:cs="Times New Roman"/>
            </w:rPr>
          </w:rPrChange>
        </w:rPr>
        <w:t>Table 2</w:t>
      </w:r>
      <w:r>
        <w:rPr>
          <w:rFonts w:hint="eastAsia" w:cs="Times New Roman"/>
        </w:rPr>
        <w:t>.</w:t>
      </w:r>
    </w:p>
    <w:p>
      <w:pPr>
        <w:jc w:val="left"/>
        <w:rPr>
          <w:rFonts w:cs="Times New Roman"/>
        </w:rPr>
      </w:pPr>
    </w:p>
    <w:p>
      <w:pPr>
        <w:jc w:val="center"/>
        <w:rPr>
          <w:ins w:id="1445" w:author="野草" w:date="2024-04-24T20:14:39Z"/>
          <w:rFonts w:hint="eastAsia"/>
          <w:sz w:val="16"/>
          <w:szCs w:val="16"/>
        </w:rPr>
      </w:pPr>
      <w:ins w:id="1446" w:author="野草" w:date="2024-04-24T20:15:14Z">
        <w:bookmarkStart w:id="28" w:name="OLE_LINK56"/>
        <w:r>
          <w:rPr>
            <w:rFonts w:hint="eastAsia"/>
            <w:sz w:val="16"/>
            <w:szCs w:val="16"/>
            <w:lang w:val="en-US" w:eastAsia="zh-CN"/>
          </w:rPr>
          <w:t>【</w:t>
        </w:r>
      </w:ins>
      <w:ins w:id="1447" w:author="野草" w:date="2024-04-24T20:15:14Z">
        <w:r>
          <w:rPr>
            <w:rFonts w:hint="eastAsia" w:cs="Times New Roman"/>
            <w:color w:val="000000" w:themeColor="text1"/>
            <w:lang w:val="en-US" w:eastAsia="zh-CN"/>
            <w14:textFill>
              <w14:solidFill>
                <w14:schemeClr w14:val="tx1"/>
              </w14:solidFill>
            </w14:textFill>
          </w:rPr>
          <w:t>up2024 0424 20:1</w:t>
        </w:r>
      </w:ins>
      <w:ins w:id="1448" w:author="野草" w:date="2024-04-24T20:15:20Z">
        <w:r>
          <w:rPr>
            <w:rFonts w:hint="eastAsia" w:cs="Times New Roman"/>
            <w:color w:val="000000" w:themeColor="text1"/>
            <w:lang w:val="en-US" w:eastAsia="zh-CN"/>
            <w14:textFill>
              <w14:solidFill>
                <w14:schemeClr w14:val="tx1"/>
              </w14:solidFill>
            </w14:textFill>
          </w:rPr>
          <w:t>5</w:t>
        </w:r>
      </w:ins>
      <w:ins w:id="1449" w:author="野草" w:date="2024-04-24T20:15:14Z">
        <w:r>
          <w:rPr>
            <w:rFonts w:hint="eastAsia"/>
            <w:sz w:val="16"/>
            <w:szCs w:val="16"/>
            <w:lang w:val="en-US" w:eastAsia="zh-CN"/>
          </w:rPr>
          <w:t>】</w:t>
        </w:r>
      </w:ins>
    </w:p>
    <w:bookmarkEnd w:id="28"/>
    <w:p>
      <w:pPr>
        <w:jc w:val="center"/>
        <w:rPr>
          <w:rFonts w:cs="Times New Roman"/>
        </w:rPr>
      </w:pPr>
      <w:r>
        <w:rPr>
          <w:rFonts w:hint="eastAsia"/>
          <w:sz w:val="16"/>
          <w:szCs w:val="16"/>
        </w:rPr>
        <w:t xml:space="preserve">Table 2  Minimum, maximum and mean </w:t>
      </w:r>
      <w:r>
        <w:rPr>
          <w:rFonts w:hint="eastAsia"/>
          <w:sz w:val="16"/>
          <w:szCs w:val="16"/>
          <w:highlight w:val="green"/>
          <w:rPrChange w:id="1450" w:author="野草" w:date="2024-04-24T20:14:49Z">
            <w:rPr>
              <w:rFonts w:hint="eastAsia"/>
              <w:sz w:val="16"/>
              <w:szCs w:val="16"/>
            </w:rPr>
          </w:rPrChange>
        </w:rPr>
        <w:t>air temperatures</w:t>
      </w:r>
      <w:r>
        <w:rPr>
          <w:rFonts w:hint="eastAsia"/>
          <w:sz w:val="16"/>
          <w:szCs w:val="16"/>
        </w:rPr>
        <w:t xml:space="preserve"> of the </w:t>
      </w:r>
      <w:r>
        <w:rPr>
          <w:rFonts w:hint="eastAsia"/>
          <w:sz w:val="16"/>
          <w:szCs w:val="16"/>
          <w:highlight w:val="green"/>
          <w:rPrChange w:id="1451" w:author="野草" w:date="2024-04-24T20:14:30Z">
            <w:rPr>
              <w:rFonts w:hint="eastAsia"/>
              <w:sz w:val="16"/>
              <w:szCs w:val="16"/>
            </w:rPr>
          </w:rPrChange>
        </w:rPr>
        <w:t>2 selected case days</w:t>
      </w:r>
      <w:r>
        <w:rPr>
          <w:rFonts w:hint="eastAsia"/>
          <w:sz w:val="16"/>
          <w:szCs w:val="16"/>
        </w:rPr>
        <w:t>.</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627"/>
        <w:gridCol w:w="144"/>
        <w:gridCol w:w="660"/>
        <w:gridCol w:w="236"/>
        <w:gridCol w:w="504"/>
        <w:gridCol w:w="189"/>
        <w:gridCol w:w="577"/>
        <w:gridCol w:w="577"/>
        <w:gridCol w:w="236"/>
        <w:gridCol w:w="98"/>
        <w:gridCol w:w="595"/>
        <w:gridCol w:w="577"/>
        <w:gridCol w:w="577"/>
        <w:gridCol w:w="236"/>
        <w:gridCol w:w="692"/>
        <w:gridCol w:w="576"/>
        <w:gridCol w:w="579"/>
        <w:gridCol w:w="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8"/>
          <w:wAfter w:w="4069" w:type="dxa"/>
          <w:jc w:val="center"/>
          <w:ins w:id="1452" w:author="野草" w:date="2024-04-22T18:54:23Z"/>
        </w:trPr>
        <w:tc>
          <w:tcPr>
            <w:tcW w:w="1376" w:type="dxa"/>
            <w:gridSpan w:val="3"/>
            <w:tcBorders>
              <w:left w:val="nil"/>
              <w:bottom w:val="single" w:color="auto" w:sz="4" w:space="0"/>
              <w:right w:val="nil"/>
            </w:tcBorders>
          </w:tcPr>
          <w:p>
            <w:pPr>
              <w:numPr>
                <w:ilvl w:val="0"/>
                <w:numId w:val="0"/>
              </w:numPr>
              <w:jc w:val="left"/>
              <w:rPr>
                <w:ins w:id="1453" w:author="野草" w:date="2024-04-22T18:54:23Z"/>
                <w:rFonts w:hint="default" w:cs="Times New Roman"/>
                <w:kern w:val="2"/>
                <w:sz w:val="20"/>
                <w:szCs w:val="20"/>
                <w:highlight w:val="none"/>
                <w:u w:val="none"/>
                <w:vertAlign w:val="baseline"/>
                <w:lang w:val="en-US" w:eastAsia="zh-CN" w:bidi="ar-SA"/>
              </w:rPr>
            </w:pPr>
            <w:ins w:id="1454" w:author="野草" w:date="2024-04-22T18:54:23Z">
              <w:r>
                <w:rPr>
                  <w:rFonts w:hint="eastAsia" w:cs="Times New Roman"/>
                  <w:kern w:val="2"/>
                  <w:sz w:val="20"/>
                  <w:szCs w:val="20"/>
                  <w:highlight w:val="none"/>
                  <w:u w:val="none"/>
                  <w:vertAlign w:val="baseline"/>
                  <w:lang w:val="en-US" w:eastAsia="zh-CN" w:bidi="ar-SA"/>
                </w:rPr>
                <w:t>Date</w:t>
              </w:r>
            </w:ins>
          </w:p>
        </w:tc>
        <w:tc>
          <w:tcPr>
            <w:tcW w:w="1400" w:type="dxa"/>
            <w:gridSpan w:val="3"/>
            <w:tcBorders>
              <w:left w:val="nil"/>
              <w:bottom w:val="single" w:color="auto" w:sz="4" w:space="0"/>
              <w:right w:val="nil"/>
            </w:tcBorders>
          </w:tcPr>
          <w:p>
            <w:pPr>
              <w:numPr>
                <w:ilvl w:val="0"/>
                <w:numId w:val="0"/>
              </w:numPr>
              <w:jc w:val="left"/>
              <w:rPr>
                <w:ins w:id="1455" w:author="野草" w:date="2024-04-22T18:54:23Z"/>
                <w:rFonts w:hint="default" w:cs="Times New Roman"/>
                <w:kern w:val="2"/>
                <w:sz w:val="20"/>
                <w:szCs w:val="20"/>
                <w:highlight w:val="none"/>
                <w:u w:val="none"/>
                <w:vertAlign w:val="baseline"/>
                <w:lang w:val="en-US" w:eastAsia="zh-CN" w:bidi="ar-SA"/>
              </w:rPr>
            </w:pPr>
            <w:ins w:id="1456" w:author="野草" w:date="2024-04-22T18:54:23Z">
              <w:r>
                <w:rPr>
                  <w:rFonts w:hint="eastAsia" w:cs="Times New Roman"/>
                  <w:kern w:val="2"/>
                  <w:sz w:val="20"/>
                  <w:szCs w:val="20"/>
                  <w:highlight w:val="none"/>
                  <w:u w:val="none"/>
                  <w:vertAlign w:val="baseline"/>
                  <w:lang w:val="en-US" w:eastAsia="zh-CN" w:bidi="ar-SA"/>
                </w:rPr>
                <w:t>May 8, 2022</w:t>
              </w:r>
            </w:ins>
          </w:p>
        </w:tc>
        <w:tc>
          <w:tcPr>
            <w:tcW w:w="1677" w:type="dxa"/>
            <w:gridSpan w:val="5"/>
            <w:tcBorders>
              <w:left w:val="nil"/>
              <w:bottom w:val="single" w:color="auto" w:sz="4" w:space="0"/>
              <w:right w:val="nil"/>
            </w:tcBorders>
          </w:tcPr>
          <w:p>
            <w:pPr>
              <w:numPr>
                <w:ilvl w:val="0"/>
                <w:numId w:val="0"/>
              </w:numPr>
              <w:jc w:val="left"/>
              <w:rPr>
                <w:ins w:id="1457" w:author="野草" w:date="2024-04-22T18:54:23Z"/>
                <w:rFonts w:hint="eastAsia" w:cs="Times New Roman"/>
                <w:kern w:val="2"/>
                <w:sz w:val="20"/>
                <w:szCs w:val="20"/>
                <w:highlight w:val="none"/>
                <w:u w:val="none"/>
                <w:vertAlign w:val="baseline"/>
                <w:lang w:val="en-US" w:eastAsia="zh-CN" w:bidi="ar-SA"/>
              </w:rPr>
            </w:pPr>
            <w:ins w:id="1458" w:author="野草" w:date="2024-04-22T18:54:23Z">
              <w:r>
                <w:rPr>
                  <w:rFonts w:hint="eastAsia" w:cs="Times New Roman"/>
                  <w:kern w:val="2"/>
                  <w:sz w:val="20"/>
                  <w:szCs w:val="20"/>
                  <w:highlight w:val="none"/>
                  <w:u w:val="none"/>
                  <w:vertAlign w:val="baseline"/>
                  <w:lang w:val="en-US" w:eastAsia="zh-CN" w:bidi="ar-SA"/>
                </w:rPr>
                <w:t>August 12, 2022</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8"/>
          <w:wAfter w:w="4069" w:type="dxa"/>
          <w:jc w:val="center"/>
          <w:ins w:id="1459" w:author="野草" w:date="2024-04-22T18:54:23Z"/>
        </w:trPr>
        <w:tc>
          <w:tcPr>
            <w:tcW w:w="1376" w:type="dxa"/>
            <w:gridSpan w:val="3"/>
            <w:tcBorders>
              <w:top w:val="single" w:color="auto" w:sz="4" w:space="0"/>
              <w:left w:val="nil"/>
              <w:bottom w:val="nil"/>
              <w:right w:val="nil"/>
            </w:tcBorders>
          </w:tcPr>
          <w:p>
            <w:pPr>
              <w:numPr>
                <w:ilvl w:val="0"/>
                <w:numId w:val="0"/>
              </w:numPr>
              <w:jc w:val="left"/>
              <w:rPr>
                <w:ins w:id="1460" w:author="野草" w:date="2024-04-22T18:54:23Z"/>
                <w:rFonts w:hint="default" w:cs="Times New Roman"/>
                <w:i/>
                <w:iCs/>
                <w:kern w:val="2"/>
                <w:sz w:val="20"/>
                <w:szCs w:val="20"/>
                <w:highlight w:val="none"/>
                <w:u w:val="none"/>
                <w:vertAlign w:val="baseline"/>
                <w:lang w:val="en-US" w:eastAsia="zh-CN" w:bidi="ar-SA"/>
              </w:rPr>
            </w:pPr>
            <w:ins w:id="1461" w:author="野草" w:date="2024-04-22T18:54:23Z">
              <w:r>
                <w:rPr>
                  <w:rFonts w:hint="eastAsia" w:cs="Times New Roman"/>
                  <w:i/>
                  <w:iCs/>
                  <w:kern w:val="2"/>
                  <w:sz w:val="20"/>
                  <w:szCs w:val="20"/>
                  <w:highlight w:val="none"/>
                  <w:u w:val="none"/>
                  <w:vertAlign w:val="baseline"/>
                  <w:lang w:val="en-US" w:eastAsia="zh-CN" w:bidi="ar-SA"/>
                </w:rPr>
                <w:t>T</w:t>
              </w:r>
            </w:ins>
            <w:ins w:id="1462" w:author="野草" w:date="2024-04-22T18:54:23Z">
              <w:r>
                <w:rPr>
                  <w:rFonts w:hint="eastAsia" w:cs="Times New Roman"/>
                  <w:i/>
                  <w:iCs/>
                  <w:kern w:val="2"/>
                  <w:sz w:val="20"/>
                  <w:szCs w:val="20"/>
                  <w:highlight w:val="none"/>
                  <w:u w:val="none"/>
                  <w:vertAlign w:val="subscript"/>
                  <w:lang w:val="en-US" w:eastAsia="zh-CN" w:bidi="ar-SA"/>
                </w:rPr>
                <w:t>min</w:t>
              </w:r>
            </w:ins>
            <w:ins w:id="1463" w:author="野草" w:date="2024-04-22T18:54:23Z">
              <w:r>
                <w:rPr>
                  <w:rFonts w:hint="eastAsia" w:cs="Times New Roman"/>
                  <w:i w:val="0"/>
                  <w:iCs w:val="0"/>
                  <w:kern w:val="2"/>
                  <w:sz w:val="20"/>
                  <w:szCs w:val="20"/>
                  <w:highlight w:val="none"/>
                  <w:u w:val="none"/>
                  <w:vertAlign w:val="baseline"/>
                  <w:lang w:val="en-US" w:eastAsia="zh-CN" w:bidi="ar-SA"/>
                </w:rPr>
                <w:t xml:space="preserve"> (°C)</w:t>
              </w:r>
            </w:ins>
          </w:p>
        </w:tc>
        <w:tc>
          <w:tcPr>
            <w:tcW w:w="1400" w:type="dxa"/>
            <w:gridSpan w:val="3"/>
            <w:tcBorders>
              <w:top w:val="single" w:color="auto" w:sz="4" w:space="0"/>
              <w:left w:val="nil"/>
              <w:bottom w:val="nil"/>
              <w:right w:val="nil"/>
            </w:tcBorders>
          </w:tcPr>
          <w:p>
            <w:pPr>
              <w:numPr>
                <w:ilvl w:val="0"/>
                <w:numId w:val="0"/>
              </w:numPr>
              <w:jc w:val="left"/>
              <w:rPr>
                <w:ins w:id="1464" w:author="野草" w:date="2024-04-22T18:54:23Z"/>
                <w:rFonts w:hint="default" w:cs="Times New Roman"/>
                <w:kern w:val="2"/>
                <w:sz w:val="20"/>
                <w:szCs w:val="20"/>
                <w:highlight w:val="none"/>
                <w:u w:val="none"/>
                <w:vertAlign w:val="baseline"/>
                <w:lang w:val="en-US" w:eastAsia="zh-CN" w:bidi="ar-SA"/>
              </w:rPr>
            </w:pPr>
            <w:ins w:id="1465" w:author="野草" w:date="2024-04-22T18:54:23Z">
              <w:r>
                <w:rPr>
                  <w:rFonts w:hint="eastAsia" w:cs="Times New Roman"/>
                  <w:kern w:val="2"/>
                  <w:sz w:val="20"/>
                  <w:szCs w:val="20"/>
                  <w:highlight w:val="none"/>
                  <w:u w:val="none"/>
                  <w:vertAlign w:val="baseline"/>
                  <w:lang w:val="en-US" w:eastAsia="zh-CN" w:bidi="ar-SA"/>
                </w:rPr>
                <w:t>22.6</w:t>
              </w:r>
            </w:ins>
          </w:p>
        </w:tc>
        <w:tc>
          <w:tcPr>
            <w:tcW w:w="1677" w:type="dxa"/>
            <w:gridSpan w:val="5"/>
            <w:tcBorders>
              <w:top w:val="single" w:color="auto" w:sz="4" w:space="0"/>
              <w:left w:val="nil"/>
              <w:bottom w:val="nil"/>
              <w:right w:val="nil"/>
            </w:tcBorders>
          </w:tcPr>
          <w:p>
            <w:pPr>
              <w:numPr>
                <w:ilvl w:val="0"/>
                <w:numId w:val="0"/>
              </w:numPr>
              <w:jc w:val="left"/>
              <w:rPr>
                <w:ins w:id="1466" w:author="野草" w:date="2024-04-22T18:54:23Z"/>
                <w:rFonts w:hint="default" w:cs="Times New Roman"/>
                <w:kern w:val="2"/>
                <w:sz w:val="20"/>
                <w:szCs w:val="20"/>
                <w:highlight w:val="none"/>
                <w:u w:val="none"/>
                <w:vertAlign w:val="baseline"/>
                <w:lang w:val="en-US" w:eastAsia="zh-CN" w:bidi="ar-SA"/>
              </w:rPr>
            </w:pPr>
            <w:ins w:id="1467" w:author="野草" w:date="2024-04-22T18:54:23Z">
              <w:r>
                <w:rPr>
                  <w:rFonts w:hint="eastAsia" w:cs="Times New Roman"/>
                  <w:kern w:val="2"/>
                  <w:sz w:val="20"/>
                  <w:szCs w:val="20"/>
                  <w:highlight w:val="none"/>
                  <w:u w:val="none"/>
                  <w:vertAlign w:val="baseline"/>
                  <w:lang w:val="en-US" w:eastAsia="zh-CN" w:bidi="ar-SA"/>
                </w:rPr>
                <w:t>33.2</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8"/>
          <w:wAfter w:w="4069" w:type="dxa"/>
          <w:trHeight w:val="90" w:hRule="atLeast"/>
          <w:jc w:val="center"/>
          <w:ins w:id="1468" w:author="野草" w:date="2024-04-22T18:54:23Z"/>
        </w:trPr>
        <w:tc>
          <w:tcPr>
            <w:tcW w:w="1376" w:type="dxa"/>
            <w:gridSpan w:val="3"/>
            <w:tcBorders>
              <w:top w:val="nil"/>
              <w:left w:val="nil"/>
              <w:bottom w:val="nil"/>
              <w:right w:val="nil"/>
            </w:tcBorders>
          </w:tcPr>
          <w:p>
            <w:pPr>
              <w:numPr>
                <w:ilvl w:val="0"/>
                <w:numId w:val="0"/>
              </w:numPr>
              <w:jc w:val="left"/>
              <w:rPr>
                <w:ins w:id="1469" w:author="野草" w:date="2024-04-22T18:54:23Z"/>
                <w:rFonts w:hint="default" w:cs="Times New Roman"/>
                <w:i/>
                <w:iCs/>
                <w:kern w:val="2"/>
                <w:sz w:val="20"/>
                <w:szCs w:val="20"/>
                <w:highlight w:val="none"/>
                <w:u w:val="none"/>
                <w:vertAlign w:val="baseline"/>
                <w:lang w:val="en-US" w:eastAsia="zh-CN" w:bidi="ar-SA"/>
              </w:rPr>
            </w:pPr>
            <w:ins w:id="1470" w:author="野草" w:date="2024-04-22T18:54:23Z">
              <w:r>
                <w:rPr>
                  <w:rFonts w:hint="eastAsia" w:cs="Times New Roman"/>
                  <w:i/>
                  <w:iCs/>
                  <w:kern w:val="2"/>
                  <w:sz w:val="20"/>
                  <w:szCs w:val="20"/>
                  <w:highlight w:val="none"/>
                  <w:u w:val="none"/>
                  <w:vertAlign w:val="baseline"/>
                  <w:lang w:val="en-US" w:eastAsia="zh-CN" w:bidi="ar-SA"/>
                </w:rPr>
                <w:t>T</w:t>
              </w:r>
            </w:ins>
            <w:ins w:id="1471" w:author="野草" w:date="2024-04-22T18:54:23Z">
              <w:r>
                <w:rPr>
                  <w:rFonts w:hint="eastAsia" w:cs="Times New Roman"/>
                  <w:i/>
                  <w:iCs/>
                  <w:kern w:val="2"/>
                  <w:sz w:val="20"/>
                  <w:szCs w:val="20"/>
                  <w:highlight w:val="none"/>
                  <w:u w:val="none"/>
                  <w:vertAlign w:val="subscript"/>
                  <w:lang w:val="en-US" w:eastAsia="zh-CN" w:bidi="ar-SA"/>
                </w:rPr>
                <w:t>max</w:t>
              </w:r>
            </w:ins>
            <w:ins w:id="1472" w:author="野草" w:date="2024-04-22T18:54:23Z">
              <w:r>
                <w:rPr>
                  <w:rFonts w:hint="eastAsia" w:cs="Times New Roman"/>
                  <w:i w:val="0"/>
                  <w:iCs w:val="0"/>
                  <w:kern w:val="2"/>
                  <w:sz w:val="20"/>
                  <w:szCs w:val="20"/>
                  <w:highlight w:val="none"/>
                  <w:u w:val="none"/>
                  <w:vertAlign w:val="baseline"/>
                  <w:lang w:val="en-US" w:eastAsia="zh-CN" w:bidi="ar-SA"/>
                </w:rPr>
                <w:t xml:space="preserve"> (°C)</w:t>
              </w:r>
            </w:ins>
          </w:p>
        </w:tc>
        <w:tc>
          <w:tcPr>
            <w:tcW w:w="1400" w:type="dxa"/>
            <w:gridSpan w:val="3"/>
            <w:tcBorders>
              <w:top w:val="nil"/>
              <w:left w:val="nil"/>
              <w:bottom w:val="nil"/>
              <w:right w:val="nil"/>
            </w:tcBorders>
          </w:tcPr>
          <w:p>
            <w:pPr>
              <w:numPr>
                <w:ilvl w:val="0"/>
                <w:numId w:val="0"/>
              </w:numPr>
              <w:jc w:val="left"/>
              <w:rPr>
                <w:ins w:id="1473" w:author="野草" w:date="2024-04-22T18:54:23Z"/>
                <w:rFonts w:hint="eastAsia" w:cs="Times New Roman"/>
                <w:kern w:val="2"/>
                <w:sz w:val="20"/>
                <w:szCs w:val="20"/>
                <w:highlight w:val="none"/>
                <w:u w:val="none"/>
                <w:vertAlign w:val="baseline"/>
                <w:lang w:val="en-US" w:eastAsia="zh-CN" w:bidi="ar-SA"/>
              </w:rPr>
            </w:pPr>
            <w:ins w:id="1474" w:author="野草" w:date="2024-04-22T18:54:23Z">
              <w:r>
                <w:rPr>
                  <w:rFonts w:hint="eastAsia" w:cs="Times New Roman"/>
                  <w:kern w:val="2"/>
                  <w:sz w:val="20"/>
                  <w:szCs w:val="20"/>
                  <w:highlight w:val="none"/>
                  <w:u w:val="none"/>
                  <w:vertAlign w:val="baseline"/>
                  <w:lang w:val="en-US" w:eastAsia="zh-CN" w:bidi="ar-SA"/>
                </w:rPr>
                <w:t>33.0</w:t>
              </w:r>
            </w:ins>
          </w:p>
        </w:tc>
        <w:tc>
          <w:tcPr>
            <w:tcW w:w="1677" w:type="dxa"/>
            <w:gridSpan w:val="5"/>
            <w:tcBorders>
              <w:top w:val="nil"/>
              <w:left w:val="nil"/>
              <w:bottom w:val="nil"/>
              <w:right w:val="nil"/>
            </w:tcBorders>
          </w:tcPr>
          <w:p>
            <w:pPr>
              <w:numPr>
                <w:ilvl w:val="0"/>
                <w:numId w:val="0"/>
              </w:numPr>
              <w:jc w:val="left"/>
              <w:rPr>
                <w:ins w:id="1475" w:author="野草" w:date="2024-04-22T18:54:23Z"/>
                <w:rFonts w:hint="default" w:cs="Times New Roman"/>
                <w:kern w:val="2"/>
                <w:sz w:val="20"/>
                <w:szCs w:val="20"/>
                <w:highlight w:val="none"/>
                <w:u w:val="none"/>
                <w:vertAlign w:val="baseline"/>
                <w:lang w:val="en-US" w:eastAsia="zh-CN" w:bidi="ar-SA"/>
              </w:rPr>
            </w:pPr>
            <w:ins w:id="1476" w:author="野草" w:date="2024-04-22T18:54:23Z">
              <w:r>
                <w:rPr>
                  <w:rFonts w:hint="eastAsia" w:cs="Times New Roman"/>
                  <w:kern w:val="2"/>
                  <w:sz w:val="20"/>
                  <w:szCs w:val="20"/>
                  <w:highlight w:val="none"/>
                  <w:u w:val="none"/>
                  <w:vertAlign w:val="baseline"/>
                  <w:lang w:val="en-US" w:eastAsia="zh-CN" w:bidi="ar-SA"/>
                </w:rPr>
                <w:t>41.0</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8"/>
          <w:wAfter w:w="4069" w:type="dxa"/>
          <w:jc w:val="center"/>
          <w:ins w:id="1477" w:author="野草" w:date="2024-04-22T18:54:23Z"/>
        </w:trPr>
        <w:tc>
          <w:tcPr>
            <w:tcW w:w="1376" w:type="dxa"/>
            <w:gridSpan w:val="3"/>
            <w:tcBorders>
              <w:top w:val="nil"/>
              <w:left w:val="nil"/>
              <w:right w:val="nil"/>
            </w:tcBorders>
          </w:tcPr>
          <w:p>
            <w:pPr>
              <w:numPr>
                <w:ilvl w:val="0"/>
                <w:numId w:val="0"/>
              </w:numPr>
              <w:jc w:val="left"/>
              <w:rPr>
                <w:ins w:id="1478" w:author="野草" w:date="2024-04-22T18:54:23Z"/>
                <w:rFonts w:hint="default" w:cs="Times New Roman"/>
                <w:i/>
                <w:iCs/>
                <w:kern w:val="2"/>
                <w:sz w:val="20"/>
                <w:szCs w:val="20"/>
                <w:highlight w:val="none"/>
                <w:u w:val="none"/>
                <w:vertAlign w:val="baseline"/>
                <w:lang w:val="en-US" w:eastAsia="zh-CN" w:bidi="ar-SA"/>
              </w:rPr>
            </w:pPr>
            <w:ins w:id="1479" w:author="野草" w:date="2024-04-22T18:54:23Z">
              <w:r>
                <w:rPr>
                  <w:rFonts w:hint="eastAsia" w:cs="Times New Roman"/>
                  <w:i/>
                  <w:iCs/>
                  <w:kern w:val="2"/>
                  <w:sz w:val="20"/>
                  <w:szCs w:val="20"/>
                  <w:highlight w:val="none"/>
                  <w:u w:val="none"/>
                  <w:vertAlign w:val="baseline"/>
                  <w:lang w:val="en-US" w:eastAsia="zh-CN" w:bidi="ar-SA"/>
                </w:rPr>
                <w:t>T</w:t>
              </w:r>
            </w:ins>
            <w:ins w:id="1480" w:author="野草" w:date="2024-04-22T18:54:23Z">
              <w:r>
                <w:rPr>
                  <w:rFonts w:hint="eastAsia" w:cs="Times New Roman"/>
                  <w:i/>
                  <w:iCs/>
                  <w:kern w:val="2"/>
                  <w:sz w:val="20"/>
                  <w:szCs w:val="20"/>
                  <w:highlight w:val="none"/>
                  <w:u w:val="none"/>
                  <w:vertAlign w:val="subscript"/>
                  <w:lang w:val="en-US" w:eastAsia="zh-CN" w:bidi="ar-SA"/>
                </w:rPr>
                <w:t xml:space="preserve">mean </w:t>
              </w:r>
            </w:ins>
            <w:ins w:id="1481" w:author="野草" w:date="2024-04-22T18:54:23Z">
              <w:r>
                <w:rPr>
                  <w:rFonts w:hint="eastAsia" w:cs="Times New Roman"/>
                  <w:i w:val="0"/>
                  <w:iCs w:val="0"/>
                  <w:kern w:val="2"/>
                  <w:sz w:val="20"/>
                  <w:szCs w:val="20"/>
                  <w:highlight w:val="none"/>
                  <w:u w:val="none"/>
                  <w:vertAlign w:val="baseline"/>
                  <w:lang w:val="en-US" w:eastAsia="zh-CN" w:bidi="ar-SA"/>
                </w:rPr>
                <w:t>(°C)</w:t>
              </w:r>
            </w:ins>
          </w:p>
        </w:tc>
        <w:tc>
          <w:tcPr>
            <w:tcW w:w="1400" w:type="dxa"/>
            <w:gridSpan w:val="3"/>
            <w:tcBorders>
              <w:top w:val="nil"/>
              <w:left w:val="nil"/>
              <w:right w:val="nil"/>
            </w:tcBorders>
          </w:tcPr>
          <w:p>
            <w:pPr>
              <w:numPr>
                <w:ilvl w:val="0"/>
                <w:numId w:val="0"/>
              </w:numPr>
              <w:jc w:val="left"/>
              <w:rPr>
                <w:ins w:id="1482" w:author="野草" w:date="2024-04-22T18:54:23Z"/>
                <w:rFonts w:hint="default" w:cs="Times New Roman"/>
                <w:kern w:val="2"/>
                <w:sz w:val="20"/>
                <w:szCs w:val="20"/>
                <w:highlight w:val="none"/>
                <w:u w:val="none"/>
                <w:vertAlign w:val="baseline"/>
                <w:lang w:val="en-US" w:eastAsia="zh-CN" w:bidi="ar-SA"/>
              </w:rPr>
            </w:pPr>
            <w:ins w:id="1483" w:author="野草" w:date="2024-04-22T18:54:23Z">
              <w:r>
                <w:rPr>
                  <w:rFonts w:hint="eastAsia" w:cs="Times New Roman"/>
                  <w:kern w:val="2"/>
                  <w:sz w:val="20"/>
                  <w:szCs w:val="20"/>
                  <w:highlight w:val="none"/>
                  <w:u w:val="none"/>
                  <w:vertAlign w:val="baseline"/>
                  <w:lang w:val="en-US" w:eastAsia="zh-CN" w:bidi="ar-SA"/>
                </w:rPr>
                <w:t>28.2</w:t>
              </w:r>
            </w:ins>
          </w:p>
        </w:tc>
        <w:tc>
          <w:tcPr>
            <w:tcW w:w="1677" w:type="dxa"/>
            <w:gridSpan w:val="5"/>
            <w:tcBorders>
              <w:top w:val="nil"/>
              <w:left w:val="nil"/>
              <w:right w:val="nil"/>
            </w:tcBorders>
          </w:tcPr>
          <w:p>
            <w:pPr>
              <w:numPr>
                <w:ilvl w:val="0"/>
                <w:numId w:val="0"/>
              </w:numPr>
              <w:jc w:val="left"/>
              <w:rPr>
                <w:ins w:id="1484" w:author="野草" w:date="2024-04-22T18:54:23Z"/>
                <w:rFonts w:hint="default" w:cs="Times New Roman"/>
                <w:kern w:val="2"/>
                <w:sz w:val="20"/>
                <w:szCs w:val="20"/>
                <w:highlight w:val="none"/>
                <w:u w:val="none"/>
                <w:vertAlign w:val="baseline"/>
                <w:lang w:val="en-US" w:eastAsia="zh-CN" w:bidi="ar-SA"/>
              </w:rPr>
            </w:pPr>
            <w:ins w:id="1485" w:author="野草" w:date="2024-04-22T18:54:23Z">
              <w:r>
                <w:rPr>
                  <w:rFonts w:hint="eastAsia" w:cs="Times New Roman"/>
                  <w:kern w:val="2"/>
                  <w:sz w:val="20"/>
                  <w:szCs w:val="20"/>
                  <w:highlight w:val="none"/>
                  <w:u w:val="none"/>
                  <w:vertAlign w:val="baseline"/>
                  <w:lang w:val="en-US" w:eastAsia="zh-CN" w:bidi="ar-SA"/>
                </w:rPr>
                <w:t>36.9</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del w:id="1486" w:author="野草" w:date="2024-04-22T18:54:22Z"/>
        </w:trPr>
        <w:tc>
          <w:tcPr>
            <w:tcW w:w="605" w:type="dxa"/>
            <w:tcBorders>
              <w:top w:val="single" w:color="000000" w:sz="12" w:space="0"/>
              <w:left w:val="nil"/>
              <w:bottom w:val="single" w:color="000000" w:sz="4" w:space="0"/>
              <w:right w:val="nil"/>
              <w:tl2br w:val="nil"/>
            </w:tcBorders>
            <w:shd w:val="clear" w:color="auto" w:fill="FFFFFF"/>
          </w:tcPr>
          <w:p>
            <w:pPr>
              <w:jc w:val="left"/>
              <w:rPr>
                <w:del w:id="1487" w:author="野草" w:date="2024-04-22T18:54:22Z"/>
                <w:rFonts w:cs="Times New Roman"/>
                <w:sz w:val="20"/>
                <w:szCs w:val="20"/>
              </w:rPr>
            </w:pPr>
            <w:del w:id="1488" w:author="野草" w:date="2024-04-22T18:54:22Z">
              <w:r>
                <w:rPr>
                  <w:rFonts w:hint="eastAsia" w:cs="Times New Roman"/>
                  <w:sz w:val="20"/>
                  <w:szCs w:val="20"/>
                </w:rPr>
                <w:delText>Date</w:delText>
              </w:r>
            </w:del>
          </w:p>
        </w:tc>
        <w:tc>
          <w:tcPr>
            <w:tcW w:w="627" w:type="dxa"/>
            <w:tcBorders>
              <w:top w:val="single" w:color="000000" w:sz="12" w:space="0"/>
              <w:left w:val="nil"/>
              <w:bottom w:val="single" w:color="000000" w:sz="4" w:space="0"/>
              <w:right w:val="nil"/>
              <w:tl2br w:val="nil"/>
            </w:tcBorders>
            <w:shd w:val="clear" w:color="auto" w:fill="FFFFFF"/>
          </w:tcPr>
          <w:p>
            <w:pPr>
              <w:jc w:val="left"/>
              <w:rPr>
                <w:del w:id="1489" w:author="野草" w:date="2024-04-22T18:54:22Z"/>
                <w:rFonts w:cs="Times New Roman"/>
                <w:sz w:val="20"/>
                <w:szCs w:val="20"/>
              </w:rPr>
            </w:pPr>
            <w:del w:id="1490" w:author="野草" w:date="2024-04-22T18:54:22Z">
              <w:r>
                <w:rPr>
                  <w:rFonts w:hint="eastAsia" w:cs="Times New Roman"/>
                  <w:sz w:val="20"/>
                  <w:szCs w:val="20"/>
                </w:rPr>
                <w:delText>May 8, 2022</w:delText>
              </w:r>
            </w:del>
          </w:p>
        </w:tc>
        <w:tc>
          <w:tcPr>
            <w:tcW w:w="804" w:type="dxa"/>
            <w:gridSpan w:val="2"/>
            <w:tcBorders>
              <w:top w:val="single" w:color="000000" w:sz="12" w:space="0"/>
              <w:left w:val="nil"/>
              <w:bottom w:val="single" w:color="000000" w:sz="4" w:space="0"/>
              <w:right w:val="nil"/>
            </w:tcBorders>
            <w:shd w:val="clear" w:color="auto" w:fill="FFFFFF"/>
          </w:tcPr>
          <w:p>
            <w:pPr>
              <w:jc w:val="left"/>
              <w:rPr>
                <w:del w:id="1491" w:author="野草" w:date="2024-04-22T18:54:22Z"/>
                <w:rFonts w:cs="Times New Roman"/>
                <w:sz w:val="20"/>
                <w:szCs w:val="20"/>
              </w:rPr>
            </w:pPr>
            <w:del w:id="1492" w:author="野草" w:date="2024-04-22T18:54:22Z">
              <w:r>
                <w:rPr>
                  <w:rFonts w:hint="eastAsia" w:cs="Times New Roman"/>
                  <w:sz w:val="20"/>
                  <w:szCs w:val="20"/>
                </w:rPr>
                <w:delText>August 12, 2022</w:delText>
              </w:r>
            </w:del>
          </w:p>
        </w:tc>
        <w:tc>
          <w:tcPr>
            <w:tcW w:w="236" w:type="dxa"/>
            <w:tcBorders>
              <w:top w:val="single" w:color="000000" w:sz="12" w:space="0"/>
              <w:left w:val="nil"/>
              <w:bottom w:val="single" w:color="000000" w:sz="4" w:space="0"/>
              <w:right w:val="nil"/>
            </w:tcBorders>
            <w:shd w:val="clear" w:color="auto" w:fill="FFFFFF"/>
          </w:tcPr>
          <w:p>
            <w:pPr>
              <w:rPr>
                <w:del w:id="1493" w:author="野草" w:date="2024-04-22T18:54:22Z"/>
              </w:rPr>
            </w:pPr>
          </w:p>
        </w:tc>
        <w:tc>
          <w:tcPr>
            <w:tcW w:w="693" w:type="dxa"/>
            <w:gridSpan w:val="2"/>
            <w:tcBorders>
              <w:top w:val="single" w:color="000000" w:sz="4" w:space="0"/>
              <w:left w:val="nil"/>
              <w:bottom w:val="nil"/>
              <w:right w:val="nil"/>
            </w:tcBorders>
            <w:shd w:val="clear" w:color="auto" w:fill="FFFFFF"/>
          </w:tcPr>
          <w:p>
            <w:pPr>
              <w:jc w:val="left"/>
              <w:rPr>
                <w:del w:id="1494" w:author="野草" w:date="2024-04-22T18:54:22Z"/>
                <w:rFonts w:cs="Times New Roman"/>
                <w:i/>
                <w:iCs/>
                <w:sz w:val="20"/>
                <w:szCs w:val="20"/>
              </w:rPr>
            </w:pPr>
            <w:del w:id="1495" w:author="野草" w:date="2024-04-22T18:54:22Z">
              <w:r>
                <w:rPr>
                  <w:rFonts w:hint="eastAsia" w:cs="Times New Roman"/>
                  <w:i/>
                  <w:iCs/>
                  <w:sz w:val="20"/>
                  <w:szCs w:val="20"/>
                </w:rPr>
                <w:delText>T</w:delText>
              </w:r>
            </w:del>
            <w:del w:id="1496" w:author="野草" w:date="2024-04-22T18:54:22Z">
              <w:r>
                <w:rPr>
                  <w:rFonts w:hint="eastAsia" w:cs="Times New Roman"/>
                  <w:i/>
                  <w:iCs/>
                  <w:sz w:val="20"/>
                  <w:szCs w:val="20"/>
                  <w:vertAlign w:val="subscript"/>
                </w:rPr>
                <w:delText>min</w:delText>
              </w:r>
            </w:del>
            <w:del w:id="1497" w:author="野草" w:date="2024-04-22T18:54:22Z">
              <w:r>
                <w:rPr>
                  <w:rFonts w:hint="eastAsia" w:cs="Times New Roman"/>
                  <w:sz w:val="20"/>
                  <w:szCs w:val="20"/>
                </w:rPr>
                <w:delText xml:space="preserve"> (°C)</w:delText>
              </w:r>
            </w:del>
          </w:p>
        </w:tc>
        <w:tc>
          <w:tcPr>
            <w:tcW w:w="577" w:type="dxa"/>
            <w:tcBorders>
              <w:top w:val="single" w:color="000000" w:sz="4" w:space="0"/>
              <w:left w:val="nil"/>
              <w:bottom w:val="nil"/>
              <w:right w:val="nil"/>
            </w:tcBorders>
            <w:shd w:val="clear" w:color="auto" w:fill="FFFFFF"/>
          </w:tcPr>
          <w:p>
            <w:pPr>
              <w:jc w:val="left"/>
              <w:rPr>
                <w:del w:id="1498" w:author="野草" w:date="2024-04-22T18:54:22Z"/>
                <w:rFonts w:cs="Times New Roman"/>
                <w:sz w:val="20"/>
                <w:szCs w:val="20"/>
              </w:rPr>
            </w:pPr>
            <w:del w:id="1499" w:author="野草" w:date="2024-04-22T18:54:22Z">
              <w:r>
                <w:rPr>
                  <w:rFonts w:hint="eastAsia" w:cs="Times New Roman"/>
                  <w:sz w:val="20"/>
                  <w:szCs w:val="20"/>
                </w:rPr>
                <w:delText>22.6</w:delText>
              </w:r>
            </w:del>
          </w:p>
        </w:tc>
        <w:tc>
          <w:tcPr>
            <w:tcW w:w="577" w:type="dxa"/>
            <w:tcBorders>
              <w:top w:val="single" w:color="000000" w:sz="4" w:space="0"/>
              <w:left w:val="nil"/>
              <w:bottom w:val="nil"/>
              <w:right w:val="nil"/>
            </w:tcBorders>
            <w:shd w:val="clear" w:color="auto" w:fill="FFFFFF"/>
          </w:tcPr>
          <w:p>
            <w:pPr>
              <w:jc w:val="left"/>
              <w:rPr>
                <w:del w:id="1500" w:author="野草" w:date="2024-04-22T18:54:22Z"/>
                <w:rFonts w:cs="Times New Roman"/>
                <w:sz w:val="20"/>
                <w:szCs w:val="20"/>
              </w:rPr>
            </w:pPr>
            <w:del w:id="1501" w:author="野草" w:date="2024-04-22T18:54:22Z">
              <w:r>
                <w:rPr>
                  <w:rFonts w:hint="eastAsia" w:cs="Times New Roman"/>
                  <w:sz w:val="20"/>
                  <w:szCs w:val="20"/>
                </w:rPr>
                <w:delText>33.2</w:delText>
              </w:r>
            </w:del>
          </w:p>
        </w:tc>
        <w:tc>
          <w:tcPr>
            <w:tcW w:w="236" w:type="dxa"/>
            <w:tcBorders>
              <w:top w:val="single" w:color="000000" w:sz="4" w:space="0"/>
              <w:left w:val="nil"/>
              <w:bottom w:val="nil"/>
              <w:right w:val="nil"/>
            </w:tcBorders>
            <w:shd w:val="clear" w:color="auto" w:fill="FFFFFF"/>
          </w:tcPr>
          <w:p>
            <w:pPr>
              <w:rPr>
                <w:del w:id="1502" w:author="野草" w:date="2024-04-22T18:54:22Z"/>
              </w:rPr>
            </w:pPr>
          </w:p>
        </w:tc>
        <w:tc>
          <w:tcPr>
            <w:tcW w:w="693" w:type="dxa"/>
            <w:gridSpan w:val="2"/>
            <w:tcBorders>
              <w:top w:val="nil"/>
              <w:left w:val="nil"/>
              <w:bottom w:val="single" w:color="000000" w:sz="12" w:space="0"/>
              <w:right w:val="nil"/>
            </w:tcBorders>
            <w:shd w:val="clear" w:color="auto" w:fill="FFFFFF"/>
          </w:tcPr>
          <w:p>
            <w:pPr>
              <w:jc w:val="left"/>
              <w:rPr>
                <w:del w:id="1503" w:author="野草" w:date="2024-04-22T18:54:22Z"/>
                <w:rFonts w:cs="Times New Roman"/>
                <w:i/>
                <w:iCs/>
                <w:sz w:val="20"/>
                <w:szCs w:val="20"/>
              </w:rPr>
            </w:pPr>
            <w:del w:id="1504" w:author="野草" w:date="2024-04-22T18:54:22Z">
              <w:r>
                <w:rPr>
                  <w:rFonts w:hint="eastAsia" w:cs="Times New Roman"/>
                  <w:i/>
                  <w:iCs/>
                  <w:sz w:val="20"/>
                  <w:szCs w:val="20"/>
                </w:rPr>
                <w:delText>T</w:delText>
              </w:r>
            </w:del>
            <w:del w:id="1505" w:author="野草" w:date="2024-04-22T18:54:22Z">
              <w:r>
                <w:rPr>
                  <w:rFonts w:hint="eastAsia" w:cs="Times New Roman"/>
                  <w:i/>
                  <w:iCs/>
                  <w:sz w:val="20"/>
                  <w:szCs w:val="20"/>
                  <w:vertAlign w:val="subscript"/>
                </w:rPr>
                <w:delText>max</w:delText>
              </w:r>
            </w:del>
            <w:del w:id="1506" w:author="野草" w:date="2024-04-22T18:54:22Z">
              <w:r>
                <w:rPr>
                  <w:rFonts w:hint="eastAsia" w:cs="Times New Roman"/>
                  <w:sz w:val="20"/>
                  <w:szCs w:val="20"/>
                </w:rPr>
                <w:delText xml:space="preserve"> (°C)</w:delText>
              </w:r>
            </w:del>
          </w:p>
        </w:tc>
        <w:tc>
          <w:tcPr>
            <w:tcW w:w="577" w:type="dxa"/>
            <w:tcBorders>
              <w:top w:val="nil"/>
              <w:left w:val="nil"/>
              <w:bottom w:val="single" w:color="000000" w:sz="12" w:space="0"/>
              <w:right w:val="nil"/>
            </w:tcBorders>
            <w:shd w:val="clear" w:color="auto" w:fill="FFFFFF"/>
          </w:tcPr>
          <w:p>
            <w:pPr>
              <w:jc w:val="left"/>
              <w:rPr>
                <w:del w:id="1507" w:author="野草" w:date="2024-04-22T18:54:22Z"/>
                <w:rFonts w:cs="Times New Roman"/>
                <w:sz w:val="20"/>
                <w:szCs w:val="20"/>
              </w:rPr>
            </w:pPr>
            <w:del w:id="1508" w:author="野草" w:date="2024-04-22T18:54:22Z">
              <w:r>
                <w:rPr>
                  <w:rFonts w:hint="eastAsia" w:cs="Times New Roman"/>
                  <w:sz w:val="20"/>
                  <w:szCs w:val="20"/>
                </w:rPr>
                <w:delText>33.0</w:delText>
              </w:r>
            </w:del>
          </w:p>
        </w:tc>
        <w:tc>
          <w:tcPr>
            <w:tcW w:w="577" w:type="dxa"/>
            <w:tcBorders>
              <w:top w:val="nil"/>
              <w:left w:val="nil"/>
              <w:bottom w:val="single" w:color="000000" w:sz="12" w:space="0"/>
              <w:right w:val="nil"/>
            </w:tcBorders>
            <w:shd w:val="clear" w:color="auto" w:fill="FFFFFF"/>
          </w:tcPr>
          <w:p>
            <w:pPr>
              <w:jc w:val="left"/>
              <w:rPr>
                <w:del w:id="1509" w:author="野草" w:date="2024-04-22T18:54:22Z"/>
                <w:rFonts w:cs="Times New Roman"/>
                <w:sz w:val="20"/>
                <w:szCs w:val="20"/>
              </w:rPr>
            </w:pPr>
            <w:del w:id="1510" w:author="野草" w:date="2024-04-22T18:54:22Z">
              <w:r>
                <w:rPr>
                  <w:rFonts w:hint="eastAsia" w:cs="Times New Roman"/>
                  <w:sz w:val="20"/>
                  <w:szCs w:val="20"/>
                </w:rPr>
                <w:delText>41.0</w:delText>
              </w:r>
            </w:del>
          </w:p>
        </w:tc>
        <w:tc>
          <w:tcPr>
            <w:tcW w:w="236" w:type="dxa"/>
            <w:tcBorders>
              <w:top w:val="nil"/>
              <w:left w:val="nil"/>
              <w:bottom w:val="single" w:color="000000" w:sz="12" w:space="0"/>
              <w:right w:val="nil"/>
            </w:tcBorders>
            <w:shd w:val="clear" w:color="auto" w:fill="FFFFFF"/>
          </w:tcPr>
          <w:p>
            <w:pPr>
              <w:rPr>
                <w:del w:id="1511" w:author="野草" w:date="2024-04-22T18:54:22Z"/>
              </w:rPr>
            </w:pPr>
          </w:p>
        </w:tc>
        <w:tc>
          <w:tcPr>
            <w:tcW w:w="692" w:type="dxa"/>
            <w:tcBorders>
              <w:top w:val="single" w:color="auto" w:sz="4" w:space="0"/>
              <w:left w:val="nil"/>
              <w:bottom w:val="nil"/>
              <w:right w:val="nil"/>
            </w:tcBorders>
          </w:tcPr>
          <w:p>
            <w:pPr>
              <w:jc w:val="left"/>
              <w:rPr>
                <w:del w:id="1512" w:author="野草" w:date="2024-04-22T18:54:22Z"/>
                <w:rFonts w:cs="Times New Roman"/>
                <w:i/>
                <w:iCs/>
                <w:sz w:val="20"/>
                <w:szCs w:val="20"/>
              </w:rPr>
            </w:pPr>
            <w:del w:id="1513" w:author="野草" w:date="2024-04-22T18:54:22Z">
              <w:r>
                <w:rPr>
                  <w:rFonts w:hint="eastAsia" w:cs="Times New Roman"/>
                  <w:i/>
                  <w:iCs/>
                  <w:sz w:val="20"/>
                  <w:szCs w:val="20"/>
                </w:rPr>
                <w:delText>T</w:delText>
              </w:r>
            </w:del>
            <w:del w:id="1514" w:author="野草" w:date="2024-04-22T18:54:22Z">
              <w:r>
                <w:rPr>
                  <w:rFonts w:hint="eastAsia" w:cs="Times New Roman"/>
                  <w:i/>
                  <w:iCs/>
                  <w:sz w:val="20"/>
                  <w:szCs w:val="20"/>
                  <w:vertAlign w:val="subscript"/>
                </w:rPr>
                <w:delText xml:space="preserve">mean </w:delText>
              </w:r>
            </w:del>
            <w:del w:id="1515" w:author="野草" w:date="2024-04-22T18:54:22Z">
              <w:r>
                <w:rPr>
                  <w:rFonts w:hint="eastAsia" w:cs="Times New Roman"/>
                  <w:sz w:val="20"/>
                  <w:szCs w:val="20"/>
                </w:rPr>
                <w:delText>(°C)</w:delText>
              </w:r>
            </w:del>
          </w:p>
        </w:tc>
        <w:tc>
          <w:tcPr>
            <w:tcW w:w="576" w:type="dxa"/>
            <w:tcBorders>
              <w:top w:val="single" w:color="auto" w:sz="4" w:space="0"/>
              <w:left w:val="nil"/>
              <w:bottom w:val="nil"/>
              <w:right w:val="nil"/>
            </w:tcBorders>
          </w:tcPr>
          <w:p>
            <w:pPr>
              <w:jc w:val="left"/>
              <w:rPr>
                <w:del w:id="1516" w:author="野草" w:date="2024-04-22T18:54:22Z"/>
                <w:rFonts w:cs="Times New Roman"/>
                <w:sz w:val="20"/>
                <w:szCs w:val="20"/>
              </w:rPr>
            </w:pPr>
            <w:del w:id="1517" w:author="野草" w:date="2024-04-22T18:54:22Z">
              <w:r>
                <w:rPr>
                  <w:rFonts w:hint="eastAsia" w:cs="Times New Roman"/>
                  <w:sz w:val="20"/>
                  <w:szCs w:val="20"/>
                </w:rPr>
                <w:delText>28.2</w:delText>
              </w:r>
            </w:del>
          </w:p>
        </w:tc>
        <w:tc>
          <w:tcPr>
            <w:tcW w:w="579" w:type="dxa"/>
            <w:tcBorders>
              <w:top w:val="single" w:color="auto" w:sz="4" w:space="0"/>
              <w:left w:val="nil"/>
              <w:bottom w:val="nil"/>
              <w:right w:val="nil"/>
            </w:tcBorders>
          </w:tcPr>
          <w:p>
            <w:pPr>
              <w:jc w:val="left"/>
              <w:rPr>
                <w:del w:id="1518" w:author="野草" w:date="2024-04-22T18:54:22Z"/>
                <w:rFonts w:cs="Times New Roman"/>
                <w:sz w:val="20"/>
                <w:szCs w:val="20"/>
              </w:rPr>
            </w:pPr>
            <w:del w:id="1519" w:author="野草" w:date="2024-04-22T18:54:22Z">
              <w:r>
                <w:rPr>
                  <w:rFonts w:hint="eastAsia" w:cs="Times New Roman"/>
                  <w:sz w:val="20"/>
                  <w:szCs w:val="20"/>
                </w:rPr>
                <w:delText>36.9</w:delText>
              </w:r>
            </w:del>
          </w:p>
        </w:tc>
        <w:tc>
          <w:tcPr>
            <w:tcW w:w="237" w:type="dxa"/>
            <w:tcBorders>
              <w:top w:val="single" w:color="auto" w:sz="4" w:space="0"/>
              <w:left w:val="nil"/>
              <w:bottom w:val="nil"/>
              <w:right w:val="nil"/>
            </w:tcBorders>
          </w:tcPr>
          <w:p>
            <w:pPr>
              <w:rPr>
                <w:del w:id="1520" w:author="野草" w:date="2024-04-22T18:54:22Z"/>
              </w:rPr>
            </w:pPr>
          </w:p>
        </w:tc>
      </w:tr>
    </w:tbl>
    <w:p>
      <w:pPr>
        <w:jc w:val="left"/>
        <w:rPr>
          <w:rFonts w:asciiTheme="majorHAnsi" w:hAnsiTheme="majorHAnsi"/>
        </w:rPr>
      </w:pPr>
      <w:r>
        <w:rPr>
          <w:rFonts w:hint="eastAsia" w:cs="Times New Roman"/>
        </w:rPr>
        <w:t xml:space="preserve"> </w:t>
      </w:r>
    </w:p>
    <w:p>
      <w:pPr>
        <w:jc w:val="left"/>
        <w:rPr>
          <w:ins w:id="1522" w:author="野草" w:date="2024-04-24T20:22:05Z"/>
          <w:rFonts w:hint="eastAsia"/>
          <w:sz w:val="16"/>
          <w:szCs w:val="16"/>
        </w:rPr>
        <w:pPrChange w:id="1521" w:author="野草" w:date="2024-04-24T20:22:07Z">
          <w:pPr>
            <w:jc w:val="center"/>
          </w:pPr>
        </w:pPrChange>
      </w:pPr>
      <w:ins w:id="1523" w:author="野草" w:date="2024-04-24T20:22:05Z">
        <w:r>
          <w:rPr>
            <w:rFonts w:hint="eastAsia"/>
            <w:sz w:val="16"/>
            <w:szCs w:val="16"/>
            <w:lang w:val="en-US" w:eastAsia="zh-CN"/>
          </w:rPr>
          <w:t>【</w:t>
        </w:r>
      </w:ins>
      <w:ins w:id="1524" w:author="野草" w:date="2024-04-24T20:22:05Z">
        <w:r>
          <w:rPr>
            <w:rFonts w:hint="eastAsia" w:cs="Times New Roman"/>
            <w:color w:val="000000" w:themeColor="text1"/>
            <w:lang w:val="en-US" w:eastAsia="zh-CN"/>
            <w14:textFill>
              <w14:solidFill>
                <w14:schemeClr w14:val="tx1"/>
              </w14:solidFill>
            </w14:textFill>
          </w:rPr>
          <w:t>up2024 042</w:t>
        </w:r>
      </w:ins>
      <w:ins w:id="1525" w:author="野草" w:date="2024-04-25T20:14:42Z">
        <w:r>
          <w:rPr>
            <w:rFonts w:hint="eastAsia" w:cs="Times New Roman"/>
            <w:color w:val="000000" w:themeColor="text1"/>
            <w:lang w:val="en-US" w:eastAsia="zh-CN"/>
            <w14:textFill>
              <w14:solidFill>
                <w14:schemeClr w14:val="tx1"/>
              </w14:solidFill>
            </w14:textFill>
          </w:rPr>
          <w:t>5</w:t>
        </w:r>
      </w:ins>
      <w:ins w:id="1526" w:author="野草" w:date="2024-04-24T20:22:05Z">
        <w:r>
          <w:rPr>
            <w:rFonts w:hint="eastAsia" w:cs="Times New Roman"/>
            <w:color w:val="000000" w:themeColor="text1"/>
            <w:lang w:val="en-US" w:eastAsia="zh-CN"/>
            <w14:textFill>
              <w14:solidFill>
                <w14:schemeClr w14:val="tx1"/>
              </w14:solidFill>
            </w14:textFill>
          </w:rPr>
          <w:t xml:space="preserve"> 20:</w:t>
        </w:r>
      </w:ins>
      <w:ins w:id="1527" w:author="野草" w:date="2024-04-25T20:14:45Z">
        <w:r>
          <w:rPr>
            <w:rFonts w:hint="eastAsia" w:cs="Times New Roman"/>
            <w:color w:val="000000" w:themeColor="text1"/>
            <w:lang w:val="en-US" w:eastAsia="zh-CN"/>
            <w14:textFill>
              <w14:solidFill>
                <w14:schemeClr w14:val="tx1"/>
              </w14:solidFill>
            </w14:textFill>
          </w:rPr>
          <w:t>1</w:t>
        </w:r>
      </w:ins>
      <w:ins w:id="1528" w:author="野草" w:date="2024-04-25T20:14:46Z">
        <w:r>
          <w:rPr>
            <w:rFonts w:hint="eastAsia" w:cs="Times New Roman"/>
            <w:color w:val="000000" w:themeColor="text1"/>
            <w:lang w:val="en-US" w:eastAsia="zh-CN"/>
            <w14:textFill>
              <w14:solidFill>
                <w14:schemeClr w14:val="tx1"/>
              </w14:solidFill>
            </w14:textFill>
          </w:rPr>
          <w:t>4</w:t>
        </w:r>
      </w:ins>
      <w:ins w:id="1529" w:author="野草" w:date="2024-04-24T20:22:05Z">
        <w:r>
          <w:rPr>
            <w:rFonts w:hint="eastAsia"/>
            <w:sz w:val="16"/>
            <w:szCs w:val="16"/>
            <w:lang w:val="en-US" w:eastAsia="zh-CN"/>
          </w:rPr>
          <w:t>】</w:t>
        </w:r>
      </w:ins>
    </w:p>
    <w:p>
      <w:pPr>
        <w:rPr>
          <w:rFonts w:cs="Times New Roman"/>
        </w:rPr>
      </w:pPr>
      <w:del w:id="1530" w:author="野草" w:date="2024-04-25T17:58:49Z">
        <w:bookmarkStart w:id="29" w:name="OLE_LINK78"/>
        <w:r>
          <w:rPr>
            <w:rFonts w:cs="Times New Roman"/>
            <w:highlight w:val="green"/>
            <w:rPrChange w:id="1531" w:author="野草" w:date="2024-04-24T20:15:25Z">
              <w:rPr>
                <w:rFonts w:cs="Times New Roman"/>
              </w:rPr>
            </w:rPrChange>
          </w:rPr>
          <w:delText>Three</w:delText>
        </w:r>
      </w:del>
      <w:del w:id="1532" w:author="野草" w:date="2024-04-25T17:58:49Z">
        <w:r>
          <w:rPr>
            <w:rFonts w:hint="eastAsia" w:cs="Times New Roman"/>
            <w:highlight w:val="green"/>
            <w:rPrChange w:id="1533" w:author="野草" w:date="2024-04-24T20:15:25Z">
              <w:rPr>
                <w:rFonts w:hint="eastAsia" w:cs="Times New Roman"/>
              </w:rPr>
            </w:rPrChange>
          </w:rPr>
          <w:delText xml:space="preserve">-dimensional (3D) </w:delText>
        </w:r>
      </w:del>
      <w:ins w:id="1534" w:author="野草" w:date="2024-04-25T17:58:50Z">
        <w:r>
          <w:rPr>
            <w:rFonts w:hint="eastAsia" w:cs="Times New Roman"/>
            <w:highlight w:val="green"/>
            <w:lang w:val="en-US" w:eastAsia="zh-CN"/>
          </w:rPr>
          <w:t>B</w:t>
        </w:r>
      </w:ins>
      <w:del w:id="1535" w:author="野草" w:date="2024-04-25T17:58:50Z">
        <w:r>
          <w:rPr>
            <w:rFonts w:hint="eastAsia" w:cs="Times New Roman"/>
            <w:highlight w:val="green"/>
            <w:rPrChange w:id="1536" w:author="野草" w:date="2024-04-24T20:15:25Z">
              <w:rPr>
                <w:rFonts w:hint="eastAsia" w:cs="Times New Roman"/>
              </w:rPr>
            </w:rPrChange>
          </w:rPr>
          <w:delText>b</w:delText>
        </w:r>
      </w:del>
      <w:r>
        <w:rPr>
          <w:rFonts w:hint="eastAsia" w:cs="Times New Roman"/>
          <w:highlight w:val="green"/>
          <w:rPrChange w:id="1537" w:author="野草" w:date="2024-04-24T20:15:25Z">
            <w:rPr>
              <w:rFonts w:hint="eastAsia" w:cs="Times New Roman"/>
            </w:rPr>
          </w:rPrChange>
        </w:rPr>
        <w:t>uilding data</w:t>
      </w:r>
      <w:r>
        <w:rPr>
          <w:rFonts w:hint="eastAsia" w:cs="Times New Roman"/>
        </w:rPr>
        <w:t xml:space="preserve"> were acquired from the </w:t>
      </w:r>
      <w:r>
        <w:rPr>
          <w:rFonts w:hint="eastAsia" w:cs="Times New Roman"/>
          <w:highlight w:val="green"/>
          <w:rPrChange w:id="1538" w:author="野草" w:date="2024-04-24T20:15:32Z">
            <w:rPr>
              <w:rFonts w:hint="eastAsia" w:cs="Times New Roman"/>
            </w:rPr>
          </w:rPrChange>
        </w:rPr>
        <w:t>service platform</w:t>
      </w:r>
      <w:r>
        <w:rPr>
          <w:rFonts w:hint="eastAsia" w:cs="Times New Roman"/>
        </w:rPr>
        <w:t xml:space="preserve"> on </w:t>
      </w:r>
      <w:r>
        <w:rPr>
          <w:rFonts w:hint="eastAsia" w:cs="Times New Roman"/>
          <w:highlight w:val="cyan"/>
          <w:rPrChange w:id="1539" w:author="野草" w:date="2024-04-25T17:59:58Z">
            <w:rPr>
              <w:rFonts w:hint="eastAsia" w:cs="Times New Roman"/>
            </w:rPr>
          </w:rPrChange>
        </w:rPr>
        <w:t xml:space="preserve">the </w:t>
      </w:r>
      <w:commentRangeStart w:id="2"/>
      <w:r>
        <w:rPr>
          <w:rFonts w:hint="eastAsia" w:cs="Times New Roman"/>
          <w:highlight w:val="cyan"/>
          <w:rPrChange w:id="1540" w:author="野草" w:date="2024-04-25T17:59:58Z">
            <w:rPr>
              <w:rFonts w:hint="eastAsia" w:cs="Times New Roman"/>
            </w:rPr>
          </w:rPrChange>
        </w:rPr>
        <w:t>Baidu online map</w:t>
      </w:r>
      <w:commentRangeEnd w:id="2"/>
      <w:r>
        <w:rPr>
          <w:rStyle w:val="13"/>
        </w:rPr>
        <w:commentReference w:id="2"/>
      </w:r>
      <w:r>
        <w:rPr>
          <w:rFonts w:hint="eastAsia" w:cs="Times New Roman"/>
        </w:rPr>
        <w:t xml:space="preserve">. </w:t>
      </w:r>
      <w:r>
        <w:rPr>
          <w:rFonts w:hint="eastAsia" w:cs="Times New Roman"/>
          <w:highlight w:val="green"/>
          <w:rPrChange w:id="1541" w:author="野草" w:date="2024-04-24T20:15:42Z">
            <w:rPr>
              <w:rFonts w:hint="eastAsia" w:cs="Times New Roman"/>
            </w:rPr>
          </w:rPrChange>
        </w:rPr>
        <w:t xml:space="preserve">This data set </w:t>
      </w:r>
      <w:r>
        <w:rPr>
          <w:rFonts w:hint="eastAsia" w:cs="Times New Roman"/>
        </w:rPr>
        <w:t xml:space="preserve">includes information on the </w:t>
      </w:r>
      <w:r>
        <w:rPr>
          <w:rFonts w:hint="eastAsia" w:cs="Times New Roman"/>
          <w:highlight w:val="green"/>
          <w:rPrChange w:id="1542" w:author="野草" w:date="2024-04-24T20:15:49Z">
            <w:rPr>
              <w:rFonts w:hint="eastAsia" w:cs="Times New Roman"/>
            </w:rPr>
          </w:rPrChange>
        </w:rPr>
        <w:t>outlines</w:t>
      </w:r>
      <w:r>
        <w:rPr>
          <w:rFonts w:hint="eastAsia" w:cs="Times New Roman"/>
          <w:highlight w:val="none"/>
          <w:rPrChange w:id="1543" w:author="野草" w:date="2024-04-24T20:15:58Z">
            <w:rPr>
              <w:rFonts w:hint="eastAsia" w:cs="Times New Roman"/>
            </w:rPr>
          </w:rPrChange>
        </w:rPr>
        <w:t xml:space="preserve"> and </w:t>
      </w:r>
      <w:r>
        <w:rPr>
          <w:rFonts w:hint="eastAsia" w:cs="Times New Roman"/>
          <w:highlight w:val="green"/>
          <w:rPrChange w:id="1544" w:author="野草" w:date="2024-04-24T20:15:49Z">
            <w:rPr>
              <w:rFonts w:hint="eastAsia" w:cs="Times New Roman"/>
            </w:rPr>
          </w:rPrChange>
        </w:rPr>
        <w:t>numbers of floors</w:t>
      </w:r>
      <w:r>
        <w:rPr>
          <w:rFonts w:hint="eastAsia" w:cs="Times New Roman"/>
        </w:rPr>
        <w:t xml:space="preserve"> of buildings within </w:t>
      </w:r>
      <w:r>
        <w:rPr>
          <w:rFonts w:hint="eastAsia" w:cs="Times New Roman"/>
          <w:highlight w:val="green"/>
          <w:rPrChange w:id="1545" w:author="野草" w:date="2024-04-24T20:16:03Z">
            <w:rPr>
              <w:rFonts w:hint="eastAsia" w:cs="Times New Roman"/>
            </w:rPr>
          </w:rPrChange>
        </w:rPr>
        <w:t>the study area</w:t>
      </w:r>
      <w:r>
        <w:rPr>
          <w:rFonts w:hint="eastAsia" w:cs="Times New Roman"/>
        </w:rPr>
        <w:t xml:space="preserve">. </w:t>
      </w:r>
      <w:del w:id="1546" w:author="野草" w:date="2024-04-24T20:19:38Z">
        <w:r>
          <w:rPr>
            <w:rFonts w:hint="eastAsia" w:cs="Times New Roman"/>
            <w:highlight w:val="green"/>
            <w:rPrChange w:id="1547" w:author="野草" w:date="2024-04-24T20:16:06Z">
              <w:rPr>
                <w:rFonts w:hint="eastAsia" w:cs="Times New Roman"/>
              </w:rPr>
            </w:rPrChange>
          </w:rPr>
          <w:delText>Building heights</w:delText>
        </w:r>
      </w:del>
      <w:del w:id="1548" w:author="野草" w:date="2024-04-24T20:19:38Z">
        <w:r>
          <w:rPr>
            <w:rFonts w:hint="eastAsia" w:cs="Times New Roman"/>
          </w:rPr>
          <w:delText xml:space="preserve"> in this study </w:delText>
        </w:r>
      </w:del>
      <w:del w:id="1549" w:author="野草" w:date="2024-04-24T20:19:38Z">
        <w:r>
          <w:rPr>
            <w:rFonts w:hint="eastAsia" w:cs="Times New Roman"/>
            <w:highlight w:val="green"/>
            <w:rPrChange w:id="1550" w:author="野草" w:date="2024-04-24T20:16:12Z">
              <w:rPr>
                <w:rFonts w:hint="eastAsia" w:cs="Times New Roman"/>
              </w:rPr>
            </w:rPrChange>
          </w:rPr>
          <w:delText>were calculated by</w:delText>
        </w:r>
      </w:del>
      <w:del w:id="1551" w:author="野草" w:date="2024-04-24T20:19:38Z">
        <w:r>
          <w:rPr>
            <w:rFonts w:hint="eastAsia" w:cs="Times New Roman"/>
          </w:rPr>
          <w:delText xml:space="preserve"> multiplying the </w:delText>
        </w:r>
      </w:del>
      <w:del w:id="1552" w:author="野草" w:date="2024-04-24T20:19:38Z">
        <w:r>
          <w:rPr>
            <w:rFonts w:hint="eastAsia" w:cs="Times New Roman"/>
            <w:highlight w:val="green"/>
            <w:rPrChange w:id="1553" w:author="野草" w:date="2024-04-24T20:16:15Z">
              <w:rPr>
                <w:rFonts w:hint="eastAsia" w:cs="Times New Roman"/>
              </w:rPr>
            </w:rPrChange>
          </w:rPr>
          <w:delText>numbers of floors</w:delText>
        </w:r>
      </w:del>
      <w:del w:id="1554" w:author="野草" w:date="2024-04-24T20:19:38Z">
        <w:r>
          <w:rPr>
            <w:rFonts w:hint="eastAsia" w:cs="Times New Roman"/>
          </w:rPr>
          <w:delText xml:space="preserve"> by 3. </w:delText>
        </w:r>
      </w:del>
      <w:r>
        <w:rPr>
          <w:rFonts w:hint="eastAsia" w:cs="Times New Roman"/>
          <w:highlight w:val="green"/>
          <w:rPrChange w:id="1555" w:author="野草" w:date="2024-04-24T20:16:18Z">
            <w:rPr>
              <w:rFonts w:hint="eastAsia" w:cs="Times New Roman"/>
            </w:rPr>
          </w:rPrChange>
        </w:rPr>
        <w:t>Elevation data</w:t>
      </w:r>
      <w:r>
        <w:rPr>
          <w:rFonts w:hint="eastAsia" w:cs="Times New Roman"/>
        </w:rPr>
        <w:t xml:space="preserve"> were sourced from </w:t>
      </w:r>
      <w:r>
        <w:rPr>
          <w:rFonts w:hint="eastAsia" w:cs="Times New Roman"/>
          <w:highlight w:val="green"/>
          <w:rPrChange w:id="1556" w:author="野草" w:date="2024-04-24T20:20:40Z">
            <w:rPr>
              <w:rFonts w:hint="eastAsia" w:cs="Times New Roman"/>
            </w:rPr>
          </w:rPrChange>
        </w:rPr>
        <w:t xml:space="preserve">the </w:t>
      </w:r>
      <w:r>
        <w:rPr>
          <w:rFonts w:hint="eastAsia" w:cs="Times New Roman"/>
          <w:highlight w:val="cyan"/>
          <w:rPrChange w:id="1557" w:author="野草" w:date="2024-04-25T18:00:31Z">
            <w:rPr>
              <w:rFonts w:hint="eastAsia" w:cs="Times New Roman"/>
            </w:rPr>
          </w:rPrChange>
        </w:rPr>
        <w:t>Shuttle Radar Topography Mission</w:t>
      </w:r>
      <w:r>
        <w:rPr>
          <w:rFonts w:hint="eastAsia" w:cs="Times New Roman"/>
          <w:highlight w:val="green"/>
          <w:rPrChange w:id="1558" w:author="野草" w:date="2024-04-24T20:20:40Z">
            <w:rPr>
              <w:rFonts w:hint="eastAsia" w:cs="Times New Roman"/>
            </w:rPr>
          </w:rPrChange>
        </w:rPr>
        <w:t xml:space="preserve"> (SRTM)</w:t>
      </w:r>
      <w:r>
        <w:rPr>
          <w:rFonts w:hint="eastAsia" w:cs="Times New Roman"/>
        </w:rPr>
        <w:t xml:space="preserve"> with </w:t>
      </w:r>
      <w:r>
        <w:rPr>
          <w:rFonts w:hint="eastAsia" w:cs="Times New Roman"/>
          <w:highlight w:val="green"/>
          <w:rPrChange w:id="1559" w:author="野草" w:date="2024-04-24T20:20:42Z">
            <w:rPr>
              <w:rFonts w:hint="eastAsia" w:cs="Times New Roman"/>
            </w:rPr>
          </w:rPrChange>
        </w:rPr>
        <w:t>a spatial resolution</w:t>
      </w:r>
      <w:r>
        <w:rPr>
          <w:rFonts w:hint="eastAsia" w:cs="Times New Roman"/>
        </w:rPr>
        <w:t xml:space="preserve"> of </w:t>
      </w:r>
      <w:r>
        <w:rPr>
          <w:rFonts w:hint="eastAsia" w:cs="Times New Roman"/>
          <w:highlight w:val="cyan"/>
          <w:rPrChange w:id="1560" w:author="野草" w:date="2024-04-25T18:00:36Z">
            <w:rPr>
              <w:rFonts w:hint="eastAsia" w:cs="Times New Roman"/>
            </w:rPr>
          </w:rPrChange>
        </w:rPr>
        <w:t>30 meters</w:t>
      </w:r>
      <w:r>
        <w:rPr>
          <w:rFonts w:hint="eastAsia" w:cs="Times New Roman"/>
        </w:rPr>
        <w:t xml:space="preserve">, available for download from </w:t>
      </w:r>
      <w:r>
        <w:fldChar w:fldCharType="begin"/>
      </w:r>
      <w:r>
        <w:instrText xml:space="preserve"> HYPERLINK "http://earthexplorer.usgs.gov." </w:instrText>
      </w:r>
      <w:r>
        <w:fldChar w:fldCharType="separate"/>
      </w:r>
      <w:r>
        <w:rPr>
          <w:rStyle w:val="12"/>
          <w:rFonts w:hint="eastAsia" w:cs="Times New Roman"/>
          <w:u w:val="none"/>
        </w:rPr>
        <w:t>http://earthexplorer.usgs.gov.</w:t>
      </w:r>
      <w:r>
        <w:rPr>
          <w:rStyle w:val="12"/>
          <w:rFonts w:hint="eastAsia" w:cs="Times New Roman"/>
          <w:u w:val="none"/>
        </w:rPr>
        <w:fldChar w:fldCharType="end"/>
      </w:r>
      <w:r>
        <w:rPr>
          <w:rFonts w:hint="eastAsia" w:cs="Times New Roman"/>
        </w:rPr>
        <w:t xml:space="preserve"> </w:t>
      </w:r>
      <w:r>
        <w:rPr>
          <w:rFonts w:hint="eastAsia" w:cs="Times New Roman"/>
          <w:highlight w:val="green"/>
          <w:rPrChange w:id="1561" w:author="野草" w:date="2024-04-24T20:20:54Z">
            <w:rPr>
              <w:rFonts w:hint="eastAsia" w:cs="Times New Roman"/>
            </w:rPr>
          </w:rPrChange>
        </w:rPr>
        <w:t>Land cover data</w:t>
      </w:r>
      <w:r>
        <w:rPr>
          <w:rFonts w:hint="eastAsia" w:cs="Times New Roman"/>
        </w:rPr>
        <w:t xml:space="preserve"> were obtained from </w:t>
      </w:r>
      <w:r>
        <w:rPr>
          <w:rFonts w:hint="eastAsia" w:cs="Times New Roman"/>
          <w:highlight w:val="green"/>
          <w:rPrChange w:id="1562" w:author="野草" w:date="2024-04-24T20:20:58Z">
            <w:rPr>
              <w:rFonts w:hint="eastAsia" w:cs="Times New Roman"/>
            </w:rPr>
          </w:rPrChange>
        </w:rPr>
        <w:t xml:space="preserve">the annual </w:t>
      </w:r>
      <w:r>
        <w:rPr>
          <w:rFonts w:hint="eastAsia" w:cs="Times New Roman"/>
          <w:highlight w:val="cyan"/>
          <w:rPrChange w:id="1563" w:author="野草" w:date="2024-04-25T18:00:44Z">
            <w:rPr>
              <w:rFonts w:hint="eastAsia" w:cs="Times New Roman"/>
            </w:rPr>
          </w:rPrChange>
        </w:rPr>
        <w:t>China Land Cover Dataset</w:t>
      </w:r>
      <w:r>
        <w:rPr>
          <w:rFonts w:hint="eastAsia" w:cs="Times New Roman"/>
          <w:highlight w:val="green"/>
          <w:rPrChange w:id="1564" w:author="野草" w:date="2024-04-24T20:20:58Z">
            <w:rPr>
              <w:rFonts w:hint="eastAsia" w:cs="Times New Roman"/>
            </w:rPr>
          </w:rPrChange>
        </w:rPr>
        <w:t xml:space="preserve"> (CLCD)</w:t>
      </w:r>
      <w:r>
        <w:rPr>
          <w:rFonts w:hint="eastAsia" w:cs="Times New Roman"/>
        </w:rPr>
        <w:t xml:space="preserve"> with </w:t>
      </w:r>
      <w:r>
        <w:rPr>
          <w:rFonts w:hint="eastAsia" w:cs="Times New Roman"/>
          <w:highlight w:val="green"/>
          <w:rPrChange w:id="1565" w:author="野草" w:date="2024-04-24T20:21:01Z">
            <w:rPr>
              <w:rFonts w:hint="eastAsia" w:cs="Times New Roman"/>
            </w:rPr>
          </w:rPrChange>
        </w:rPr>
        <w:t>a spatial resolution</w:t>
      </w:r>
      <w:r>
        <w:rPr>
          <w:rFonts w:hint="eastAsia" w:cs="Times New Roman"/>
        </w:rPr>
        <w:t xml:space="preserve"> of </w:t>
      </w:r>
      <w:r>
        <w:rPr>
          <w:rFonts w:hint="eastAsia" w:cs="Times New Roman"/>
          <w:highlight w:val="cyan"/>
          <w:rPrChange w:id="1566" w:author="野草" w:date="2024-04-25T18:00:49Z">
            <w:rPr>
              <w:rFonts w:hint="eastAsia" w:cs="Times New Roman"/>
            </w:rPr>
          </w:rPrChange>
        </w:rPr>
        <w:t>30 meters</w:t>
      </w:r>
      <w:r>
        <w:rPr>
          <w:rFonts w:hint="eastAsia" w:cs="Times New Roman"/>
        </w:rPr>
        <w:t xml:space="preserve">. Produced by </w:t>
      </w:r>
      <w:r>
        <w:rPr>
          <w:rFonts w:hint="eastAsia" w:cs="Times New Roman"/>
          <w:highlight w:val="green"/>
          <w:rPrChange w:id="1567" w:author="野草" w:date="2024-04-24T20:21:10Z">
            <w:rPr>
              <w:rFonts w:hint="eastAsia" w:cs="Times New Roman"/>
            </w:rPr>
          </w:rPrChange>
        </w:rPr>
        <w:t>Wuhan University</w:t>
      </w:r>
      <w:r>
        <w:rPr>
          <w:rFonts w:hint="eastAsia" w:cs="Times New Roman"/>
        </w:rPr>
        <w:t xml:space="preserve"> based on </w:t>
      </w:r>
      <w:r>
        <w:rPr>
          <w:rFonts w:hint="eastAsia" w:cs="Times New Roman"/>
          <w:highlight w:val="green"/>
          <w:rPrChange w:id="1568" w:author="野草" w:date="2024-04-24T20:21:14Z">
            <w:rPr>
              <w:rFonts w:hint="eastAsia" w:cs="Times New Roman"/>
            </w:rPr>
          </w:rPrChange>
        </w:rPr>
        <w:t>Landsat images</w:t>
      </w:r>
      <w:r>
        <w:rPr>
          <w:rFonts w:hint="eastAsia" w:cs="Times New Roman"/>
        </w:rPr>
        <w:t xml:space="preserve">, this data set provides </w:t>
      </w:r>
      <w:r>
        <w:rPr>
          <w:rFonts w:hint="eastAsia" w:cs="Times New Roman"/>
          <w:highlight w:val="green"/>
          <w:rPrChange w:id="1569" w:author="野草" w:date="2024-04-24T20:21:17Z">
            <w:rPr>
              <w:rFonts w:hint="eastAsia" w:cs="Times New Roman"/>
            </w:rPr>
          </w:rPrChange>
        </w:rPr>
        <w:t>valuable information</w:t>
      </w:r>
      <w:r>
        <w:rPr>
          <w:rFonts w:hint="eastAsia" w:cs="Times New Roman"/>
        </w:rPr>
        <w:t xml:space="preserve"> for the analysis of </w:t>
      </w:r>
      <w:r>
        <w:rPr>
          <w:rFonts w:hint="eastAsia" w:cs="Times New Roman"/>
          <w:highlight w:val="green"/>
          <w:rPrChange w:id="1570" w:author="野草" w:date="2024-04-24T20:21:24Z">
            <w:rPr>
              <w:rFonts w:hint="eastAsia" w:cs="Times New Roman"/>
            </w:rPr>
          </w:rPrChange>
        </w:rPr>
        <w:t xml:space="preserve">land cover patterns </w:t>
      </w:r>
      <w:r>
        <w:rPr>
          <w:rFonts w:hint="eastAsia" w:cs="Times New Roman"/>
        </w:rPr>
        <w:t>(Yang et al., 2021).</w:t>
      </w:r>
    </w:p>
    <w:bookmarkEnd w:id="29"/>
    <w:p>
      <w:pPr>
        <w:rPr>
          <w:rFonts w:cs="Times New Roman"/>
        </w:rPr>
      </w:pPr>
    </w:p>
    <w:p>
      <w:pPr>
        <w:pStyle w:val="4"/>
      </w:pPr>
      <w:r>
        <w:t xml:space="preserve">2.3. </w:t>
      </w:r>
      <w:r>
        <w:rPr>
          <w:rFonts w:hint="eastAsia"/>
        </w:rPr>
        <w:t>Calculation of l</w:t>
      </w:r>
      <w:r>
        <w:t>and surface temperature</w:t>
      </w:r>
    </w:p>
    <w:p>
      <w:pPr>
        <w:jc w:val="left"/>
        <w:rPr>
          <w:ins w:id="1571" w:author="野草" w:date="2024-04-24T20:37:39Z"/>
          <w:rFonts w:hint="eastAsia"/>
          <w:sz w:val="16"/>
          <w:szCs w:val="16"/>
        </w:rPr>
      </w:pPr>
      <w:ins w:id="1572" w:author="野草" w:date="2024-04-24T20:37:39Z">
        <w:bookmarkStart w:id="30" w:name="OLE_LINK57"/>
        <w:r>
          <w:rPr>
            <w:rFonts w:hint="eastAsia"/>
            <w:sz w:val="16"/>
            <w:szCs w:val="16"/>
            <w:lang w:val="en-US" w:eastAsia="zh-CN"/>
          </w:rPr>
          <w:t>【</w:t>
        </w:r>
      </w:ins>
      <w:ins w:id="1573" w:author="野草" w:date="2024-04-24T20:37:39Z">
        <w:r>
          <w:rPr>
            <w:rFonts w:hint="eastAsia" w:cs="Times New Roman"/>
            <w:color w:val="000000" w:themeColor="text1"/>
            <w:lang w:val="en-US" w:eastAsia="zh-CN"/>
            <w14:textFill>
              <w14:solidFill>
                <w14:schemeClr w14:val="tx1"/>
              </w14:solidFill>
            </w14:textFill>
          </w:rPr>
          <w:t>up2024 042</w:t>
        </w:r>
      </w:ins>
      <w:ins w:id="1574" w:author="野草" w:date="2024-04-25T20:19:20Z">
        <w:r>
          <w:rPr>
            <w:rFonts w:hint="eastAsia" w:cs="Times New Roman"/>
            <w:color w:val="000000" w:themeColor="text1"/>
            <w:lang w:val="en-US" w:eastAsia="zh-CN"/>
            <w14:textFill>
              <w14:solidFill>
                <w14:schemeClr w14:val="tx1"/>
              </w14:solidFill>
            </w14:textFill>
          </w:rPr>
          <w:t>5</w:t>
        </w:r>
      </w:ins>
      <w:ins w:id="1575" w:author="野草" w:date="2024-04-24T20:37:39Z">
        <w:r>
          <w:rPr>
            <w:rFonts w:hint="eastAsia" w:cs="Times New Roman"/>
            <w:color w:val="000000" w:themeColor="text1"/>
            <w:lang w:val="en-US" w:eastAsia="zh-CN"/>
            <w14:textFill>
              <w14:solidFill>
                <w14:schemeClr w14:val="tx1"/>
              </w14:solidFill>
            </w14:textFill>
          </w:rPr>
          <w:t xml:space="preserve"> 20:</w:t>
        </w:r>
      </w:ins>
      <w:ins w:id="1576" w:author="野草" w:date="2024-04-25T20:26:20Z">
        <w:r>
          <w:rPr>
            <w:rFonts w:hint="eastAsia" w:cs="Times New Roman"/>
            <w:color w:val="000000" w:themeColor="text1"/>
            <w:lang w:val="en-US" w:eastAsia="zh-CN"/>
            <w14:textFill>
              <w14:solidFill>
                <w14:schemeClr w14:val="tx1"/>
              </w14:solidFill>
            </w14:textFill>
          </w:rPr>
          <w:t>2</w:t>
        </w:r>
      </w:ins>
      <w:ins w:id="1577" w:author="野草" w:date="2024-04-25T20:26:21Z">
        <w:r>
          <w:rPr>
            <w:rFonts w:hint="eastAsia" w:cs="Times New Roman"/>
            <w:color w:val="000000" w:themeColor="text1"/>
            <w:lang w:val="en-US" w:eastAsia="zh-CN"/>
            <w14:textFill>
              <w14:solidFill>
                <w14:schemeClr w14:val="tx1"/>
              </w14:solidFill>
            </w14:textFill>
          </w:rPr>
          <w:t>6</w:t>
        </w:r>
      </w:ins>
      <w:ins w:id="1578" w:author="野草" w:date="2024-04-24T20:37:39Z">
        <w:r>
          <w:rPr>
            <w:rFonts w:hint="eastAsia"/>
            <w:sz w:val="16"/>
            <w:szCs w:val="16"/>
            <w:lang w:val="en-US" w:eastAsia="zh-CN"/>
          </w:rPr>
          <w:t>】</w:t>
        </w:r>
      </w:ins>
    </w:p>
    <w:bookmarkEnd w:id="30"/>
    <w:p>
      <w:pPr>
        <w:jc w:val="left"/>
        <w:rPr>
          <w:rFonts w:cs="Times New Roman"/>
        </w:rPr>
      </w:pPr>
      <w:r>
        <w:rPr>
          <w:rFonts w:hint="eastAsia" w:cs="Times New Roman"/>
        </w:rPr>
        <w:t xml:space="preserve">Before the calculation of </w:t>
      </w:r>
      <w:r>
        <w:rPr>
          <w:rFonts w:hint="eastAsia" w:cs="Times New Roman"/>
          <w:highlight w:val="green"/>
          <w:rPrChange w:id="1579" w:author="野草" w:date="2024-04-24T20:23:25Z">
            <w:rPr>
              <w:rFonts w:hint="eastAsia" w:cs="Times New Roman"/>
            </w:rPr>
          </w:rPrChange>
        </w:rPr>
        <w:t>land surface temperature</w:t>
      </w:r>
      <w:r>
        <w:rPr>
          <w:rFonts w:hint="eastAsia" w:cs="Times New Roman"/>
        </w:rPr>
        <w:t xml:space="preserve">, </w:t>
      </w:r>
      <w:r>
        <w:rPr>
          <w:rFonts w:hint="eastAsia" w:cs="Times New Roman"/>
          <w:highlight w:val="green"/>
          <w:rPrChange w:id="1580" w:author="野草" w:date="2024-04-24T20:23:42Z">
            <w:rPr>
              <w:rFonts w:hint="eastAsia" w:cs="Times New Roman"/>
            </w:rPr>
          </w:rPrChange>
        </w:rPr>
        <w:t>it was imperative</w:t>
      </w:r>
      <w:r>
        <w:rPr>
          <w:rFonts w:hint="eastAsia" w:cs="Times New Roman"/>
        </w:rPr>
        <w:t xml:space="preserve"> to perform </w:t>
      </w:r>
      <w:bookmarkStart w:id="31" w:name="OLE_LINK76"/>
      <w:r>
        <w:rPr>
          <w:rFonts w:hint="eastAsia" w:cs="Times New Roman"/>
          <w:highlight w:val="cyan"/>
          <w:rPrChange w:id="1581" w:author="野草" w:date="2024-04-25T18:12:57Z">
            <w:rPr>
              <w:rFonts w:hint="eastAsia" w:cs="Times New Roman"/>
            </w:rPr>
          </w:rPrChange>
        </w:rPr>
        <w:t>radiometric calibration</w:t>
      </w:r>
      <w:bookmarkEnd w:id="31"/>
      <w:r>
        <w:rPr>
          <w:rFonts w:hint="eastAsia" w:cs="Times New Roman"/>
        </w:rPr>
        <w:t xml:space="preserve"> and</w:t>
      </w:r>
      <w:r>
        <w:rPr>
          <w:rFonts w:hint="eastAsia" w:cs="Times New Roman"/>
          <w:highlight w:val="cyan"/>
          <w:rPrChange w:id="1582" w:author="野草" w:date="2024-04-25T18:12:24Z">
            <w:rPr>
              <w:rFonts w:hint="eastAsia" w:cs="Times New Roman"/>
            </w:rPr>
          </w:rPrChange>
        </w:rPr>
        <w:t xml:space="preserve"> </w:t>
      </w:r>
      <w:r>
        <w:rPr>
          <w:rFonts w:hint="eastAsia" w:cs="Times New Roman"/>
          <w:highlight w:val="cyan"/>
          <w:rPrChange w:id="1583" w:author="野草" w:date="2024-04-25T18:12:24Z">
            <w:rPr>
              <w:rFonts w:hint="eastAsia" w:cs="Times New Roman"/>
            </w:rPr>
          </w:rPrChange>
        </w:rPr>
        <w:t>atmospheric correction</w:t>
      </w:r>
      <w:r>
        <w:rPr>
          <w:rFonts w:hint="eastAsia" w:cs="Times New Roman"/>
        </w:rPr>
        <w:t xml:space="preserve"> on the </w:t>
      </w:r>
      <w:r>
        <w:rPr>
          <w:rFonts w:hint="eastAsia" w:cs="Times New Roman"/>
          <w:highlight w:val="green"/>
          <w:rPrChange w:id="1584" w:author="野草" w:date="2024-04-24T20:23:39Z">
            <w:rPr>
              <w:rFonts w:hint="eastAsia" w:cs="Times New Roman"/>
            </w:rPr>
          </w:rPrChange>
        </w:rPr>
        <w:t>original Landsat-8 images</w:t>
      </w:r>
      <w:r>
        <w:rPr>
          <w:rFonts w:hint="eastAsia" w:cs="Times New Roman"/>
        </w:rPr>
        <w:t xml:space="preserve">. Subsequently, the </w:t>
      </w:r>
      <w:r>
        <w:rPr>
          <w:rFonts w:hint="eastAsia" w:cs="Times New Roman"/>
          <w:highlight w:val="cyan"/>
          <w:rPrChange w:id="1585" w:author="野草" w:date="2024-04-25T18:13:14Z">
            <w:rPr>
              <w:rFonts w:hint="eastAsia" w:cs="Times New Roman"/>
            </w:rPr>
          </w:rPrChange>
        </w:rPr>
        <w:t>radiative transfer equation (RTE) method</w:t>
      </w:r>
      <w:r>
        <w:rPr>
          <w:rFonts w:hint="eastAsia" w:cs="Times New Roman"/>
        </w:rPr>
        <w:t xml:space="preserve"> was employed. The equation </w:t>
      </w:r>
      <w:r>
        <w:rPr>
          <w:rFonts w:hint="eastAsia" w:cs="Times New Roman"/>
          <w:highlight w:val="green"/>
          <w:rPrChange w:id="1586" w:author="野草" w:date="2024-04-24T20:24:22Z">
            <w:rPr>
              <w:rFonts w:hint="eastAsia" w:cs="Times New Roman"/>
            </w:rPr>
          </w:rPrChange>
        </w:rPr>
        <w:t>can be expressed as</w:t>
      </w:r>
      <w:r>
        <w:rPr>
          <w:rFonts w:hint="eastAsia" w:cs="Times New Roman"/>
        </w:rPr>
        <w:t>:</w:t>
      </w:r>
    </w:p>
    <w:p>
      <w:pPr>
        <w:jc w:val="right"/>
        <w:rPr>
          <w:rFonts w:cs="Times New Roman"/>
        </w:rPr>
      </w:pPr>
      <m:oMath>
        <m:sSub>
          <m:sSubPr>
            <m:ctrlPr>
              <w:rPr>
                <w:rFonts w:ascii="Cambria Math" w:hAnsi="Cambria Math" w:cs="Times New Roman"/>
                <w:i/>
              </w:rPr>
            </m:ctrlPr>
          </m:sSubPr>
          <m:e>
            <m:r>
              <m:rPr/>
              <w:rPr>
                <w:rFonts w:ascii="Cambria Math" w:hAnsi="Cambria Math" w:cs="Times New Roman"/>
              </w:rPr>
              <m:t>L</m:t>
            </m:r>
            <m:ctrlPr>
              <w:rPr>
                <w:rFonts w:ascii="Cambria Math" w:hAnsi="Cambria Math" w:cs="Times New Roman"/>
                <w:i/>
              </w:rPr>
            </m:ctrlPr>
          </m:e>
          <m:sub>
            <m:r>
              <m:rPr/>
              <w:rPr>
                <w:rFonts w:ascii="Cambria Math" w:hAnsi="Cambria Math" w:cs="Times New Roman"/>
              </w:rPr>
              <m:t>λ</m:t>
            </m:r>
            <m:ctrlPr>
              <w:rPr>
                <w:rFonts w:ascii="Cambria Math" w:hAnsi="Cambria Math" w:cs="Times New Roman"/>
                <w:i/>
              </w:rPr>
            </m:ctrlPr>
          </m:sub>
        </m:sSub>
        <m:r>
          <m:rPr/>
          <w:rPr>
            <w:rFonts w:ascii="Cambria Math" w:hAnsi="Cambria Math" w:cs="Times New Roman"/>
          </w:rPr>
          <m:t xml:space="preserve"> = [εB(</m:t>
        </m:r>
        <m:sSub>
          <m:sSubPr>
            <m:ctrlPr>
              <w:rPr>
                <w:rFonts w:ascii="Cambria Math" w:hAnsi="Cambria Math" w:cs="Times New Roman"/>
                <w:i/>
              </w:rPr>
            </m:ctrlPr>
          </m:sSub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s</m:t>
            </m:r>
            <m:ctrlPr>
              <w:rPr>
                <w:rFonts w:ascii="Cambria Math" w:hAnsi="Cambria Math" w:cs="Times New Roman"/>
                <w:i/>
              </w:rPr>
            </m:ctrlPr>
          </m:sub>
        </m:sSub>
        <m:r>
          <m:rPr/>
          <w:rPr>
            <w:rFonts w:ascii="Cambria Math" w:hAnsi="Cambria Math" w:cs="Times New Roman"/>
          </w:rPr>
          <m:t>) + (1−ε)</m:t>
        </m:r>
        <m:sSubSup>
          <m:sSubSupPr>
            <m:ctrlPr>
              <w:rPr>
                <w:rFonts w:ascii="Cambria Math" w:hAnsi="Cambria Math" w:cs="Times New Roman"/>
                <w:i/>
              </w:rPr>
            </m:ctrlPr>
          </m:sSubSupPr>
          <m:e>
            <m:r>
              <m:rPr/>
              <w:rPr>
                <w:rFonts w:ascii="Cambria Math" w:hAnsi="Cambria Math" w:cs="Times New Roman"/>
              </w:rPr>
              <m:t>L</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up>
            <m:r>
              <m:rPr/>
              <w:rPr>
                <w:rFonts w:ascii="Cambria Math" w:hAnsi="Cambria Math" w:cs="Times New Roman"/>
              </w:rPr>
              <m:t>↓</m:t>
            </m:r>
            <m:ctrlPr>
              <w:rPr>
                <w:rFonts w:ascii="Cambria Math" w:hAnsi="Cambria Math" w:cs="Times New Roman"/>
                <w:i/>
              </w:rPr>
            </m:ctrlPr>
          </m:sup>
        </m:sSubSup>
        <m:r>
          <m:rPr/>
          <w:rPr>
            <w:rFonts w:ascii="Cambria Math" w:hAnsi="Cambria Math" w:cs="Times New Roman"/>
          </w:rPr>
          <m:t>]</m:t>
        </m:r>
        <m:r>
          <m:rPr/>
          <w:rPr>
            <w:rFonts w:ascii="Cambria Math" w:hAnsi="Cambria Math" w:cs="Cambria Math"/>
          </w:rPr>
          <m:t>τ+</m:t>
        </m:r>
        <m:sSubSup>
          <m:sSubSupPr>
            <m:ctrlPr>
              <w:rPr>
                <w:rFonts w:ascii="Cambria Math" w:hAnsi="Cambria Math" w:cs="Cambria Math"/>
                <w:i/>
              </w:rPr>
            </m:ctrlPr>
          </m:sSubSupPr>
          <m:e>
            <m:r>
              <m:rPr/>
              <w:rPr>
                <w:rFonts w:ascii="Cambria Math" w:hAnsi="Cambria Math" w:cs="Cambria Math"/>
              </w:rPr>
              <m:t>L</m:t>
            </m:r>
            <m:ctrlPr>
              <w:rPr>
                <w:rFonts w:ascii="Cambria Math" w:hAnsi="Cambria Math" w:cs="Cambria Math"/>
                <w:i/>
              </w:rPr>
            </m:ctrlPr>
          </m:e>
          <m:sub>
            <m:r>
              <m:rPr/>
              <w:rPr>
                <w:rFonts w:ascii="Cambria Math" w:hAnsi="Cambria Math" w:cs="Cambria Math"/>
              </w:rPr>
              <m:t>μ</m:t>
            </m:r>
            <m:ctrlPr>
              <w:rPr>
                <w:rFonts w:ascii="Cambria Math" w:hAnsi="Cambria Math" w:cs="Cambria Math"/>
                <w:i/>
              </w:rPr>
            </m:ctrlPr>
          </m:sub>
          <m:sup>
            <m:r>
              <m:rPr/>
              <w:rPr>
                <w:rFonts w:ascii="Cambria Math" w:hAnsi="Cambria Math" w:cs="Cambria Math"/>
              </w:rPr>
              <m:t>↑</m:t>
            </m:r>
            <m:ctrlPr>
              <w:rPr>
                <w:rFonts w:ascii="Cambria Math" w:hAnsi="Cambria Math" w:cs="Cambria Math"/>
                <w:i/>
              </w:rPr>
            </m:ctrlPr>
          </m:sup>
        </m:sSubSup>
      </m:oMath>
      <w:r>
        <w:rPr>
          <w:rFonts w:hint="eastAsia" w:hAnsi="Cambria Math" w:cs="Cambria Math"/>
          <w:i/>
        </w:rPr>
        <w:t xml:space="preserve"> </w:t>
      </w:r>
      <w:r>
        <w:rPr>
          <w:rFonts w:hint="eastAsia" w:hAnsi="Cambria Math" w:cs="Cambria Math"/>
        </w:rPr>
        <w:t xml:space="preserve">                       (1)</w:t>
      </w:r>
    </w:p>
    <w:p>
      <w:pPr>
        <w:jc w:val="left"/>
        <w:rPr>
          <w:ins w:id="1587" w:author="野草" w:date="2024-04-24T20:29:20Z"/>
          <w:rFonts w:hint="eastAsia" w:hAnsi="Cambria Math" w:cs="Times New Roman"/>
        </w:rPr>
      </w:pPr>
      <w:r>
        <w:rPr>
          <w:rFonts w:hint="eastAsia" w:cs="Times New Roman"/>
        </w:rPr>
        <w:t>where</w:t>
      </w:r>
      <w:r>
        <w:rPr>
          <w:rFonts w:hint="eastAsia" w:cs="Times New Roman"/>
          <w:i/>
          <w:iCs/>
        </w:rPr>
        <w:t xml:space="preserve"> L</w:t>
      </w:r>
      <w:r>
        <w:rPr>
          <w:rFonts w:hint="eastAsia" w:cs="Times New Roman"/>
          <w:i/>
          <w:iCs/>
          <w:vertAlign w:val="subscript"/>
        </w:rPr>
        <w:t>λ</w:t>
      </w:r>
      <w:r>
        <w:rPr>
          <w:rFonts w:hint="eastAsia" w:cs="Times New Roman"/>
        </w:rPr>
        <w:t xml:space="preserve"> </w:t>
      </w:r>
      <w:r>
        <w:rPr>
          <w:rFonts w:hAnsi="Cambria Math" w:cs="Times New Roman"/>
        </w:rPr>
        <w:t xml:space="preserve">denotes the </w:t>
      </w:r>
      <w:r>
        <w:rPr>
          <w:rFonts w:hAnsi="Cambria Math" w:cs="Times New Roman"/>
          <w:highlight w:val="cyan"/>
          <w:rPrChange w:id="1588" w:author="野草" w:date="2024-04-25T20:17:27Z">
            <w:rPr>
              <w:rFonts w:hAnsi="Cambria Math" w:cs="Times New Roman"/>
            </w:rPr>
          </w:rPrChange>
        </w:rPr>
        <w:t>radiation intensity</w:t>
      </w:r>
      <w:r>
        <w:rPr>
          <w:rFonts w:hAnsi="Cambria Math" w:cs="Times New Roman"/>
        </w:rPr>
        <w:t xml:space="preserve"> of the </w:t>
      </w:r>
      <w:r>
        <w:rPr>
          <w:rFonts w:hAnsi="Cambria Math" w:cs="Times New Roman"/>
          <w:highlight w:val="cyan"/>
          <w:rPrChange w:id="1589" w:author="野草" w:date="2024-04-25T20:17:24Z">
            <w:rPr>
              <w:rFonts w:hAnsi="Cambria Math" w:cs="Times New Roman"/>
            </w:rPr>
          </w:rPrChange>
        </w:rPr>
        <w:t>thermal infrared band</w:t>
      </w:r>
      <w:r>
        <w:rPr>
          <w:rFonts w:hAnsi="Cambria Math" w:cs="Times New Roman"/>
        </w:rPr>
        <w:t xml:space="preserve"> captured by </w:t>
      </w:r>
      <w:r>
        <w:rPr>
          <w:rFonts w:hAnsi="Cambria Math" w:cs="Times New Roman"/>
          <w:highlight w:val="green"/>
          <w:rPrChange w:id="1590" w:author="野草" w:date="2024-04-24T20:28:52Z">
            <w:rPr>
              <w:rFonts w:hAnsi="Cambria Math" w:cs="Times New Roman"/>
            </w:rPr>
          </w:rPrChange>
        </w:rPr>
        <w:t>the sensor</w:t>
      </w:r>
      <w:r>
        <w:rPr>
          <w:rFonts w:hint="eastAsia" w:cs="Times New Roman"/>
        </w:rPr>
        <w:t xml:space="preserve">, </w:t>
      </w:r>
      <m:oMath>
        <m:sSubSup>
          <m:sSubSupPr>
            <m:ctrlPr>
              <w:rPr>
                <w:rFonts w:ascii="Cambria Math" w:hAnsi="Cambria Math" w:cs="Times New Roman"/>
                <w:i/>
              </w:rPr>
            </m:ctrlPr>
          </m:sSubSupPr>
          <m:e>
            <m:r>
              <m:rPr/>
              <w:rPr>
                <w:rFonts w:ascii="Cambria Math" w:hAnsi="Cambria Math" w:cs="Times New Roman"/>
              </w:rPr>
              <m:t>L</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up>
            <m:r>
              <m:rPr/>
              <w:rPr>
                <w:rFonts w:ascii="Cambria Math" w:hAnsi="Cambria Math" w:cs="Times New Roman"/>
              </w:rPr>
              <m:t>↓</m:t>
            </m:r>
            <m:ctrlPr>
              <w:rPr>
                <w:rFonts w:ascii="Cambria Math" w:hAnsi="Cambria Math" w:cs="Times New Roman"/>
                <w:i/>
              </w:rPr>
            </m:ctrlPr>
          </m:sup>
        </m:sSubSup>
      </m:oMath>
      <w:r>
        <w:rPr>
          <w:rFonts w:hint="eastAsia" w:hAnsi="Cambria Math" w:cs="Times New Roman"/>
        </w:rPr>
        <w:t xml:space="preserve"> represents the </w:t>
      </w:r>
      <w:r>
        <w:rPr>
          <w:rFonts w:hint="eastAsia" w:hAnsi="Cambria Math" w:cs="Times New Roman"/>
          <w:highlight w:val="cyan"/>
          <w:rPrChange w:id="1591" w:author="野草" w:date="2024-04-25T20:17:51Z">
            <w:rPr>
              <w:rFonts w:hint="eastAsia" w:hAnsi="Cambria Math" w:cs="Times New Roman"/>
            </w:rPr>
          </w:rPrChange>
        </w:rPr>
        <w:t>downward atmospheric radiance</w:t>
      </w:r>
      <w:r>
        <w:rPr>
          <w:rFonts w:hint="eastAsia" w:hAnsi="Cambria Math" w:cs="Times New Roman"/>
        </w:rPr>
        <w:t xml:space="preserve">, </w:t>
      </w:r>
      <m:oMath>
        <m:sSubSup>
          <m:sSubSupPr>
            <m:ctrlPr>
              <w:rPr>
                <w:rFonts w:ascii="Cambria Math" w:hAnsi="Cambria Math" w:cs="Cambria Math"/>
                <w:i/>
              </w:rPr>
            </m:ctrlPr>
          </m:sSubSupPr>
          <m:e>
            <m:r>
              <m:rPr/>
              <w:rPr>
                <w:rFonts w:ascii="Cambria Math" w:hAnsi="Cambria Math" w:cs="Cambria Math"/>
              </w:rPr>
              <m:t>L</m:t>
            </m:r>
            <m:ctrlPr>
              <w:rPr>
                <w:rFonts w:ascii="Cambria Math" w:hAnsi="Cambria Math" w:cs="Cambria Math"/>
                <w:i/>
              </w:rPr>
            </m:ctrlPr>
          </m:e>
          <m:sub>
            <m:r>
              <m:rPr/>
              <w:rPr>
                <w:rFonts w:ascii="Cambria Math" w:hAnsi="Cambria Math" w:cs="Cambria Math"/>
              </w:rPr>
              <m:t>μ</m:t>
            </m:r>
            <m:ctrlPr>
              <w:rPr>
                <w:rFonts w:ascii="Cambria Math" w:hAnsi="Cambria Math" w:cs="Cambria Math"/>
                <w:i/>
              </w:rPr>
            </m:ctrlPr>
          </m:sub>
          <m:sup>
            <m:r>
              <m:rPr/>
              <w:rPr>
                <w:rFonts w:ascii="Cambria Math" w:hAnsi="Cambria Math" w:cs="Cambria Math"/>
              </w:rPr>
              <m:t>↑</m:t>
            </m:r>
            <m:ctrlPr>
              <w:rPr>
                <w:rFonts w:ascii="Cambria Math" w:hAnsi="Cambria Math" w:cs="Cambria Math"/>
                <w:i/>
              </w:rPr>
            </m:ctrlPr>
          </m:sup>
        </m:sSubSup>
      </m:oMath>
      <w:r>
        <w:rPr>
          <w:rFonts w:hint="eastAsia" w:hAnsi="Cambria Math" w:cs="Cambria Math"/>
        </w:rPr>
        <w:t xml:space="preserve"> </w:t>
      </w:r>
      <w:r>
        <w:rPr>
          <w:rFonts w:hint="eastAsia" w:hAnsi="Cambria Math" w:cs="Times New Roman"/>
        </w:rPr>
        <w:t xml:space="preserve">represents the </w:t>
      </w:r>
      <w:r>
        <w:rPr>
          <w:rFonts w:hint="eastAsia" w:hAnsi="Cambria Math" w:cs="Times New Roman"/>
          <w:highlight w:val="cyan"/>
          <w:rPrChange w:id="1592" w:author="野草" w:date="2024-04-25T20:17:54Z">
            <w:rPr>
              <w:rFonts w:hint="eastAsia" w:hAnsi="Cambria Math" w:cs="Times New Roman"/>
            </w:rPr>
          </w:rPrChange>
        </w:rPr>
        <w:t>upward atmospheric radiance</w:t>
      </w:r>
      <w:r>
        <w:rPr>
          <w:rFonts w:hint="eastAsia" w:hAnsi="Cambria Math" w:cs="Times New Roman"/>
        </w:rPr>
        <w:t xml:space="preserve">, </w:t>
      </w:r>
      <w:r>
        <w:rPr>
          <w:rFonts w:hint="eastAsia" w:eastAsia="楷体" w:cs="Times New Roman"/>
          <w:bCs/>
          <w:i/>
          <w:iCs/>
          <w:szCs w:val="21"/>
        </w:rPr>
        <w:t xml:space="preserve">ε </w:t>
      </w:r>
      <w:r>
        <w:rPr>
          <w:rFonts w:hint="eastAsia" w:eastAsia="楷体" w:cs="Times New Roman"/>
          <w:bCs/>
          <w:szCs w:val="21"/>
        </w:rPr>
        <w:t>stands for the</w:t>
      </w:r>
      <w:r>
        <w:rPr>
          <w:rFonts w:hint="eastAsia" w:eastAsia="楷体" w:cs="Times New Roman"/>
          <w:bCs/>
          <w:szCs w:val="21"/>
          <w:highlight w:val="cyan"/>
          <w:rPrChange w:id="1593" w:author="野草" w:date="2024-04-25T20:17:57Z">
            <w:rPr>
              <w:rFonts w:hint="eastAsia" w:eastAsia="楷体" w:cs="Times New Roman"/>
              <w:bCs/>
              <w:szCs w:val="21"/>
            </w:rPr>
          </w:rPrChange>
        </w:rPr>
        <w:t xml:space="preserve"> </w:t>
      </w:r>
      <w:r>
        <w:rPr>
          <w:rFonts w:hint="eastAsia" w:eastAsia="楷体" w:cs="Times New Roman"/>
          <w:bCs/>
          <w:szCs w:val="21"/>
          <w:highlight w:val="cyan"/>
          <w:rPrChange w:id="1594" w:author="野草" w:date="2024-04-25T20:17:57Z">
            <w:rPr>
              <w:rFonts w:hint="eastAsia" w:eastAsia="楷体" w:cs="Times New Roman"/>
              <w:bCs/>
              <w:szCs w:val="21"/>
            </w:rPr>
          </w:rPrChange>
        </w:rPr>
        <w:t>surface emissivity</w:t>
      </w:r>
      <w:r>
        <w:rPr>
          <w:rFonts w:hint="eastAsia" w:eastAsia="楷体" w:cs="Times New Roman"/>
          <w:bCs/>
          <w:szCs w:val="21"/>
        </w:rPr>
        <w:t xml:space="preserve">, </w:t>
      </w:r>
      <w:del w:id="1595" w:author="野草" w:date="2024-04-24T20:36:43Z">
        <w:r>
          <w:rPr>
            <w:rFonts w:hint="eastAsia" w:eastAsia="楷体" w:cs="Times New Roman"/>
            <w:bCs/>
            <w:szCs w:val="21"/>
          </w:rPr>
          <w:delText>a</w:delText>
        </w:r>
      </w:del>
      <w:del w:id="1596" w:author="野草" w:date="2024-04-24T20:36:42Z">
        <w:r>
          <w:rPr>
            <w:rFonts w:hint="eastAsia" w:eastAsia="楷体" w:cs="Times New Roman"/>
            <w:bCs/>
            <w:szCs w:val="21"/>
          </w:rPr>
          <w:delText xml:space="preserve">nd </w:delText>
        </w:r>
      </w:del>
      <w:r>
        <w:rPr>
          <w:rFonts w:hint="eastAsia" w:hAnsi="Cambria Math" w:cs="Times New Roman"/>
          <w:i/>
          <w:iCs/>
        </w:rPr>
        <w:t xml:space="preserve">τ </w:t>
      </w:r>
      <w:r>
        <w:rPr>
          <w:rFonts w:hint="eastAsia" w:hAnsi="Cambria Math" w:cs="Times New Roman"/>
        </w:rPr>
        <w:t xml:space="preserve">is the </w:t>
      </w:r>
      <w:r>
        <w:rPr>
          <w:rFonts w:hint="eastAsia" w:hAnsi="Cambria Math" w:cs="Times New Roman"/>
          <w:highlight w:val="cyan"/>
          <w:rPrChange w:id="1597" w:author="野草" w:date="2024-04-25T20:18:02Z">
            <w:rPr>
              <w:rFonts w:hint="eastAsia" w:hAnsi="Cambria Math" w:cs="Times New Roman"/>
            </w:rPr>
          </w:rPrChange>
        </w:rPr>
        <w:t>atmospheric transmissivity</w:t>
      </w:r>
      <w:del w:id="1598" w:author="野草" w:date="2024-04-24T20:36:49Z">
        <w:r>
          <w:rPr>
            <w:rFonts w:hint="default" w:hAnsi="Cambria Math" w:cs="Times New Roman"/>
            <w:lang w:val="en-US"/>
          </w:rPr>
          <w:delText>. Addiationally</w:delText>
        </w:r>
      </w:del>
      <w:r>
        <w:rPr>
          <w:rFonts w:hint="eastAsia" w:hAnsi="Cambria Math" w:cs="Times New Roman"/>
        </w:rPr>
        <w:t xml:space="preserve">, </w:t>
      </w:r>
      <w:r>
        <w:rPr>
          <w:rFonts w:hint="eastAsia" w:hAnsi="Cambria Math" w:cs="Times New Roman"/>
          <w:i/>
          <w:iCs/>
        </w:rPr>
        <w:t>B(T</w:t>
      </w:r>
      <w:r>
        <w:rPr>
          <w:rFonts w:hint="eastAsia" w:hAnsi="Cambria Math" w:cs="Times New Roman"/>
          <w:i/>
          <w:iCs/>
          <w:vertAlign w:val="subscript"/>
        </w:rPr>
        <w:t>s</w:t>
      </w:r>
      <w:r>
        <w:rPr>
          <w:rFonts w:hint="eastAsia" w:hAnsi="Cambria Math" w:cs="Times New Roman"/>
          <w:i/>
          <w:iCs/>
        </w:rPr>
        <w:t>)</w:t>
      </w:r>
      <w:r>
        <w:rPr>
          <w:rFonts w:hint="eastAsia" w:hAnsi="Cambria Math" w:cs="Times New Roman"/>
        </w:rPr>
        <w:t xml:space="preserve"> represents the </w:t>
      </w:r>
      <w:r>
        <w:rPr>
          <w:rFonts w:hint="eastAsia" w:hAnsi="Cambria Math" w:cs="Times New Roman"/>
          <w:highlight w:val="cyan"/>
          <w:rPrChange w:id="1599" w:author="野草" w:date="2024-04-25T20:17:59Z">
            <w:rPr>
              <w:rFonts w:hint="eastAsia" w:hAnsi="Cambria Math" w:cs="Times New Roman"/>
            </w:rPr>
          </w:rPrChange>
        </w:rPr>
        <w:t>black body radiance</w:t>
      </w:r>
      <w:r>
        <w:rPr>
          <w:rFonts w:hint="eastAsia" w:hAnsi="Cambria Math" w:cs="Times New Roman"/>
        </w:rPr>
        <w:t xml:space="preserve"> and </w:t>
      </w:r>
      <w:r>
        <w:rPr>
          <w:rFonts w:hint="eastAsia" w:hAnsi="Cambria Math" w:cs="Times New Roman"/>
          <w:i/>
          <w:iCs/>
        </w:rPr>
        <w:t>T</w:t>
      </w:r>
      <w:r>
        <w:rPr>
          <w:rFonts w:hint="eastAsia" w:hAnsi="Cambria Math" w:cs="Times New Roman"/>
          <w:i/>
          <w:iCs/>
          <w:vertAlign w:val="subscript"/>
        </w:rPr>
        <w:t>s</w:t>
      </w:r>
      <w:r>
        <w:rPr>
          <w:rFonts w:hint="eastAsia" w:hAnsi="Cambria Math" w:cs="Times New Roman"/>
        </w:rPr>
        <w:t xml:space="preserve"> represents the </w:t>
      </w:r>
      <w:r>
        <w:rPr>
          <w:rFonts w:hint="eastAsia" w:hAnsi="Cambria Math" w:cs="Times New Roman"/>
          <w:highlight w:val="cyan"/>
          <w:rPrChange w:id="1600" w:author="野草" w:date="2024-04-25T20:18:05Z">
            <w:rPr>
              <w:rFonts w:hint="eastAsia" w:hAnsi="Cambria Math" w:cs="Times New Roman"/>
            </w:rPr>
          </w:rPrChange>
        </w:rPr>
        <w:t>land surface temperature</w:t>
      </w:r>
      <w:r>
        <w:rPr>
          <w:rFonts w:hint="eastAsia" w:hAnsi="Cambria Math" w:cs="Times New Roman"/>
        </w:rPr>
        <w:t>.</w:t>
      </w:r>
    </w:p>
    <w:p>
      <w:pPr>
        <w:jc w:val="left"/>
        <w:rPr>
          <w:rFonts w:hint="eastAsia" w:hAnsi="Cambria Math" w:cs="Times New Roman"/>
        </w:rPr>
      </w:pPr>
    </w:p>
    <w:p>
      <w:pPr>
        <w:jc w:val="left"/>
        <w:rPr>
          <w:ins w:id="1601" w:author="野草" w:date="2024-04-24T20:39:55Z"/>
          <w:rFonts w:hint="eastAsia"/>
          <w:sz w:val="16"/>
          <w:szCs w:val="16"/>
        </w:rPr>
      </w:pPr>
      <w:ins w:id="1602" w:author="野草" w:date="2024-04-24T20:39:55Z">
        <w:r>
          <w:rPr>
            <w:rFonts w:hint="eastAsia"/>
            <w:sz w:val="16"/>
            <w:szCs w:val="16"/>
            <w:lang w:val="en-US" w:eastAsia="zh-CN"/>
          </w:rPr>
          <w:t>【</w:t>
        </w:r>
      </w:ins>
      <w:ins w:id="1603" w:author="野草" w:date="2024-04-24T20:39:55Z">
        <w:r>
          <w:rPr>
            <w:rFonts w:hint="eastAsia" w:cs="Times New Roman"/>
            <w:color w:val="000000" w:themeColor="text1"/>
            <w:lang w:val="en-US" w:eastAsia="zh-CN"/>
            <w14:textFill>
              <w14:solidFill>
                <w14:schemeClr w14:val="tx1"/>
              </w14:solidFill>
            </w14:textFill>
          </w:rPr>
          <w:t>up2024 042</w:t>
        </w:r>
      </w:ins>
      <w:ins w:id="1604" w:author="野草" w:date="2024-04-25T20:33:09Z">
        <w:r>
          <w:rPr>
            <w:rFonts w:hint="eastAsia" w:cs="Times New Roman"/>
            <w:color w:val="000000" w:themeColor="text1"/>
            <w:lang w:val="en-US" w:eastAsia="zh-CN"/>
            <w14:textFill>
              <w14:solidFill>
                <w14:schemeClr w14:val="tx1"/>
              </w14:solidFill>
            </w14:textFill>
          </w:rPr>
          <w:t>5</w:t>
        </w:r>
      </w:ins>
      <w:ins w:id="1605" w:author="野草" w:date="2024-04-24T20:39:55Z">
        <w:r>
          <w:rPr>
            <w:rFonts w:hint="eastAsia" w:cs="Times New Roman"/>
            <w:color w:val="000000" w:themeColor="text1"/>
            <w:lang w:val="en-US" w:eastAsia="zh-CN"/>
            <w14:textFill>
              <w14:solidFill>
                <w14:schemeClr w14:val="tx1"/>
              </w14:solidFill>
            </w14:textFill>
          </w:rPr>
          <w:t xml:space="preserve"> 20:3</w:t>
        </w:r>
      </w:ins>
      <w:ins w:id="1606" w:author="野草" w:date="2024-04-25T20:33:12Z">
        <w:r>
          <w:rPr>
            <w:rFonts w:hint="eastAsia" w:cs="Times New Roman"/>
            <w:color w:val="000000" w:themeColor="text1"/>
            <w:lang w:val="en-US" w:eastAsia="zh-CN"/>
            <w14:textFill>
              <w14:solidFill>
                <w14:schemeClr w14:val="tx1"/>
              </w14:solidFill>
            </w14:textFill>
          </w:rPr>
          <w:t>3</w:t>
        </w:r>
      </w:ins>
      <w:ins w:id="1607" w:author="野草" w:date="2024-04-24T20:39:55Z">
        <w:r>
          <w:rPr>
            <w:rFonts w:hint="eastAsia"/>
            <w:sz w:val="16"/>
            <w:szCs w:val="16"/>
            <w:lang w:val="en-US" w:eastAsia="zh-CN"/>
          </w:rPr>
          <w:t>】</w:t>
        </w:r>
      </w:ins>
    </w:p>
    <w:p>
      <w:pPr>
        <w:jc w:val="left"/>
        <w:rPr>
          <w:rFonts w:cs="Times New Roman"/>
        </w:rPr>
      </w:pPr>
      <w:r>
        <w:rPr>
          <w:rFonts w:hint="eastAsia" w:hAnsi="Cambria Math" w:cs="Times New Roman"/>
        </w:rPr>
        <w:t xml:space="preserve">By converting </w:t>
      </w:r>
      <w:r>
        <w:rPr>
          <w:rFonts w:hint="eastAsia" w:hAnsi="Cambria Math" w:cs="Times New Roman"/>
          <w:highlight w:val="green"/>
          <w:rPrChange w:id="1608" w:author="野草" w:date="2024-04-24T20:38:08Z">
            <w:rPr>
              <w:rFonts w:hint="eastAsia" w:hAnsi="Cambria Math" w:cs="Times New Roman"/>
            </w:rPr>
          </w:rPrChange>
        </w:rPr>
        <w:t>the above equation</w:t>
      </w:r>
      <w:r>
        <w:rPr>
          <w:rFonts w:hint="eastAsia" w:hAnsi="Cambria Math" w:cs="Times New Roman"/>
        </w:rPr>
        <w:t xml:space="preserve">, we can </w:t>
      </w:r>
      <w:r>
        <w:rPr>
          <w:rFonts w:hint="eastAsia" w:hAnsi="Cambria Math" w:cs="Times New Roman"/>
          <w:highlight w:val="green"/>
          <w:rPrChange w:id="1609" w:author="野草" w:date="2024-04-24T20:38:13Z">
            <w:rPr>
              <w:rFonts w:hint="eastAsia" w:hAnsi="Cambria Math" w:cs="Times New Roman"/>
            </w:rPr>
          </w:rPrChange>
        </w:rPr>
        <w:t xml:space="preserve">get </w:t>
      </w:r>
      <w:r>
        <w:rPr>
          <w:rFonts w:hint="eastAsia" w:hAnsi="Cambria Math" w:cs="Times New Roman"/>
          <w:i/>
          <w:iCs/>
          <w:highlight w:val="green"/>
          <w:rPrChange w:id="1610" w:author="野草" w:date="2024-04-24T20:38:13Z">
            <w:rPr>
              <w:rFonts w:hint="eastAsia" w:hAnsi="Cambria Math" w:cs="Times New Roman"/>
              <w:i/>
              <w:iCs/>
            </w:rPr>
          </w:rPrChange>
        </w:rPr>
        <w:t>B(T</w:t>
      </w:r>
      <w:r>
        <w:rPr>
          <w:rFonts w:hint="eastAsia" w:hAnsi="Cambria Math" w:cs="Times New Roman"/>
          <w:i/>
          <w:iCs/>
          <w:highlight w:val="green"/>
          <w:vertAlign w:val="subscript"/>
          <w:rPrChange w:id="1611" w:author="野草" w:date="2024-04-24T20:38:13Z">
            <w:rPr>
              <w:rFonts w:hint="eastAsia" w:hAnsi="Cambria Math" w:cs="Times New Roman"/>
              <w:i/>
              <w:iCs/>
              <w:vertAlign w:val="subscript"/>
            </w:rPr>
          </w:rPrChange>
        </w:rPr>
        <w:t>s</w:t>
      </w:r>
      <w:r>
        <w:rPr>
          <w:rFonts w:hint="eastAsia" w:hAnsi="Cambria Math" w:cs="Times New Roman"/>
          <w:i/>
          <w:iCs/>
          <w:highlight w:val="green"/>
          <w:rPrChange w:id="1612" w:author="野草" w:date="2024-04-24T20:38:13Z">
            <w:rPr>
              <w:rFonts w:hint="eastAsia" w:hAnsi="Cambria Math" w:cs="Times New Roman"/>
              <w:i/>
              <w:iCs/>
            </w:rPr>
          </w:rPrChange>
        </w:rPr>
        <w:t>)</w:t>
      </w:r>
      <w:r>
        <w:rPr>
          <w:rFonts w:hint="eastAsia" w:hAnsi="Cambria Math" w:cs="Times New Roman"/>
        </w:rPr>
        <w:t xml:space="preserve"> as follows:</w:t>
      </w:r>
    </w:p>
    <w:p>
      <w:pPr>
        <w:jc w:val="right"/>
        <w:rPr>
          <w:rFonts w:hAnsi="Cambria Math" w:cs="Times New Roman"/>
        </w:rPr>
      </w:pPr>
      <m:oMath>
        <m:r>
          <m:rPr/>
          <w:rPr>
            <w:rFonts w:ascii="Cambria Math" w:hAnsi="Cambria Math" w:cs="Times New Roman"/>
          </w:rPr>
          <m:t>B(</m:t>
        </m:r>
        <m:sSub>
          <m:sSubPr>
            <m:ctrlPr>
              <w:rPr>
                <w:rFonts w:ascii="Cambria Math" w:hAnsi="Cambria Math" w:cs="Times New Roman"/>
                <w:i/>
              </w:rPr>
            </m:ctrlPr>
          </m:sSubPr>
          <m:e>
            <m:r>
              <m:rPr/>
              <w:rPr>
                <w:rFonts w:ascii="Cambria Math" w:hAnsi="Cambria Math" w:cs="Times New Roman"/>
              </w:rPr>
              <m:t>T</m:t>
            </m:r>
            <m:ctrlPr>
              <w:rPr>
                <w:rFonts w:ascii="Cambria Math" w:hAnsi="Cambria Math" w:cs="Times New Roman"/>
                <w:i/>
              </w:rPr>
            </m:ctrlPr>
          </m:e>
          <m:sub>
            <m:r>
              <m:rPr/>
              <w:rPr>
                <w:rFonts w:ascii="Cambria Math" w:hAnsi="Cambria Math" w:cs="Times New Roman"/>
              </w:rPr>
              <m:t>s</m:t>
            </m:r>
            <m:ctrlPr>
              <w:rPr>
                <w:rFonts w:ascii="Cambria Math" w:hAnsi="Cambria Math" w:cs="Times New Roman"/>
                <w:i/>
              </w:rPr>
            </m:ctrlPr>
          </m:sub>
        </m:sSub>
        <m:r>
          <m:rPr/>
          <w:rPr>
            <w:rFonts w:ascii="Cambria Math" w:hAnsi="Cambria Math" w:cs="Times New Roman"/>
          </w:rPr>
          <m:t xml:space="preserve">)= </m:t>
        </m:r>
        <m:sSub>
          <m:sSubPr>
            <m:ctrlPr>
              <w:rPr>
                <w:rFonts w:ascii="Cambria Math" w:hAnsi="Cambria Math" w:cs="Times New Roman"/>
                <w:i/>
              </w:rPr>
            </m:ctrlPr>
          </m:sSubPr>
          <m:e>
            <m:r>
              <m:rPr/>
              <w:rPr>
                <w:rFonts w:ascii="Cambria Math" w:hAnsi="Cambria Math" w:cs="Times New Roman"/>
              </w:rPr>
              <m:t>[L</m:t>
            </m:r>
            <m:ctrlPr>
              <w:rPr>
                <w:rFonts w:ascii="Cambria Math" w:hAnsi="Cambria Math" w:cs="Times New Roman"/>
                <w:i/>
              </w:rPr>
            </m:ctrlPr>
          </m:e>
          <m:sub>
            <m:r>
              <m:rPr/>
              <w:rPr>
                <w:rFonts w:hint="eastAsia" w:ascii="Cambria Math" w:hAnsi="Cambria Math" w:cs="Times New Roman"/>
              </w:rPr>
              <m:t>λ</m:t>
            </m:r>
            <m:ctrlPr>
              <w:rPr>
                <w:rFonts w:ascii="Cambria Math" w:hAnsi="Cambria Math" w:cs="Times New Roman"/>
                <w:i/>
              </w:rPr>
            </m:ctrlPr>
          </m:sub>
        </m:sSub>
        <m:r>
          <m:rPr/>
          <w:rPr>
            <w:rFonts w:ascii="Cambria Math" w:hAnsi="Cambria Math" w:cs="Times New Roman"/>
          </w:rPr>
          <m:t xml:space="preserve"> − </m:t>
        </m:r>
        <m:sSubSup>
          <m:sSubSupPr>
            <m:ctrlPr>
              <w:rPr>
                <w:rFonts w:ascii="Cambria Math" w:hAnsi="Cambria Math" w:cs="Cambria Math"/>
                <w:i/>
              </w:rPr>
            </m:ctrlPr>
          </m:sSubSupPr>
          <m:e>
            <m:r>
              <m:rPr/>
              <w:rPr>
                <w:rFonts w:ascii="Cambria Math" w:hAnsi="Cambria Math" w:cs="Cambria Math"/>
              </w:rPr>
              <m:t>L</m:t>
            </m:r>
            <m:ctrlPr>
              <w:rPr>
                <w:rFonts w:ascii="Cambria Math" w:hAnsi="Cambria Math" w:cs="Cambria Math"/>
                <w:i/>
              </w:rPr>
            </m:ctrlPr>
          </m:e>
          <m:sub>
            <m:r>
              <m:rPr/>
              <w:rPr>
                <w:rFonts w:ascii="Cambria Math" w:hAnsi="Cambria Math" w:cs="Cambria Math"/>
              </w:rPr>
              <m:t>μ</m:t>
            </m:r>
            <m:ctrlPr>
              <w:rPr>
                <w:rFonts w:ascii="Cambria Math" w:hAnsi="Cambria Math" w:cs="Cambria Math"/>
                <w:i/>
              </w:rPr>
            </m:ctrlPr>
          </m:sub>
          <m:sup>
            <m:r>
              <m:rPr/>
              <w:rPr>
                <w:rFonts w:ascii="Cambria Math" w:hAnsi="Cambria Math" w:cs="Cambria Math"/>
              </w:rPr>
              <m:t>↑</m:t>
            </m:r>
            <m:ctrlPr>
              <w:rPr>
                <w:rFonts w:ascii="Cambria Math" w:hAnsi="Cambria Math" w:cs="Cambria Math"/>
                <w:i/>
              </w:rPr>
            </m:ctrlPr>
          </m:sup>
        </m:sSubSup>
        <m:r>
          <m:rPr/>
          <w:rPr>
            <w:rFonts w:ascii="Cambria Math" w:hAnsi="Cambria Math" w:cs="Cambria Math"/>
          </w:rPr>
          <m:t xml:space="preserve"> − τ</m:t>
        </m:r>
        <m:r>
          <m:rPr/>
          <w:rPr>
            <w:rFonts w:ascii="Cambria Math" w:hAnsi="Cambria Math" w:cs="Times New Roman"/>
          </w:rPr>
          <m:t xml:space="preserve"> (1−ε)</m:t>
        </m:r>
        <m:sSubSup>
          <m:sSubSupPr>
            <m:ctrlPr>
              <w:rPr>
                <w:rFonts w:ascii="Cambria Math" w:hAnsi="Cambria Math" w:cs="Times New Roman"/>
                <w:i/>
              </w:rPr>
            </m:ctrlPr>
          </m:sSubSupPr>
          <m:e>
            <m:r>
              <m:rPr/>
              <w:rPr>
                <w:rFonts w:ascii="Cambria Math" w:hAnsi="Cambria Math" w:cs="Times New Roman"/>
              </w:rPr>
              <m:t>L</m:t>
            </m:r>
            <m:ctrlPr>
              <w:rPr>
                <w:rFonts w:ascii="Cambria Math" w:hAnsi="Cambria Math" w:cs="Times New Roman"/>
                <w:i/>
              </w:rPr>
            </m:ctrlPr>
          </m:e>
          <m:sub>
            <m:r>
              <m:rPr/>
              <w:rPr>
                <w:rFonts w:ascii="Cambria Math" w:hAnsi="Cambria Math" w:cs="Times New Roman"/>
              </w:rPr>
              <m:t>d</m:t>
            </m:r>
            <m:ctrlPr>
              <w:rPr>
                <w:rFonts w:ascii="Cambria Math" w:hAnsi="Cambria Math" w:cs="Times New Roman"/>
                <w:i/>
              </w:rPr>
            </m:ctrlPr>
          </m:sub>
          <m:sup>
            <m:r>
              <m:rPr/>
              <w:rPr>
                <w:rFonts w:ascii="Cambria Math" w:hAnsi="Cambria Math" w:cs="Times New Roman"/>
              </w:rPr>
              <m:t>↓</m:t>
            </m:r>
            <m:ctrlPr>
              <w:rPr>
                <w:rFonts w:ascii="Cambria Math" w:hAnsi="Cambria Math" w:cs="Times New Roman"/>
                <w:i/>
              </w:rPr>
            </m:ctrlPr>
          </m:sup>
        </m:sSubSup>
        <m:r>
          <m:rPr/>
          <w:rPr>
            <w:rFonts w:ascii="Cambria Math" w:hAnsi="Cambria Math" w:cs="Times New Roman"/>
          </w:rPr>
          <m:t>]/</m:t>
        </m:r>
        <m:r>
          <m:rPr/>
          <w:rPr>
            <w:rFonts w:ascii="Cambria Math" w:hAnsi="Cambria Math" w:cs="Cambria Math"/>
          </w:rPr>
          <m:t>τ</m:t>
        </m:r>
        <m:r>
          <m:rPr/>
          <w:rPr>
            <w:rFonts w:ascii="Cambria Math" w:hAnsi="Cambria Math" w:cs="Times New Roman"/>
          </w:rPr>
          <m:t>ε</m:t>
        </m:r>
      </m:oMath>
      <w:r>
        <w:rPr>
          <w:rFonts w:hint="eastAsia" w:hAnsi="Cambria Math" w:cs="Times New Roman"/>
        </w:rPr>
        <w:t xml:space="preserve">                     (2)</w:t>
      </w:r>
    </w:p>
    <w:p>
      <w:pPr>
        <w:jc w:val="left"/>
        <w:rPr>
          <w:rFonts w:hAnsi="Cambria Math" w:cs="Times New Roman"/>
        </w:rPr>
      </w:pPr>
      <w:r>
        <w:rPr>
          <w:rFonts w:hint="eastAsia" w:hAnsi="Cambria Math" w:cs="Times New Roman"/>
        </w:rPr>
        <w:t xml:space="preserve">In this study, values of </w:t>
      </w:r>
      <m:oMath>
        <m:sSubSup>
          <m:sSubSupPr>
            <m:ctrlPr>
              <w:rPr>
                <w:rFonts w:ascii="Cambria Math" w:hAnsi="Cambria Math" w:cs="Times New Roman"/>
                <w:i/>
                <w:highlight w:val="green"/>
              </w:rPr>
            </m:ctrlPr>
          </m:sSubSupPr>
          <m:e>
            <m:r>
              <m:rPr/>
              <w:rPr>
                <w:rFonts w:ascii="Cambria Math" w:hAnsi="Cambria Math" w:cs="Times New Roman"/>
                <w:highlight w:val="green"/>
                <w:rPrChange w:id="1613" w:author="野草" w:date="2024-04-24T20:40:43Z">
                  <w:rPr>
                    <w:rFonts w:ascii="Cambria Math" w:hAnsi="Cambria Math" w:cs="Times New Roman"/>
                  </w:rPr>
                </w:rPrChange>
              </w:rPr>
              <m:t>L</m:t>
            </m:r>
            <m:ctrlPr>
              <w:rPr>
                <w:rFonts w:ascii="Cambria Math" w:hAnsi="Cambria Math" w:cs="Times New Roman"/>
                <w:i/>
                <w:highlight w:val="green"/>
              </w:rPr>
            </m:ctrlPr>
          </m:e>
          <m:sub>
            <m:r>
              <m:rPr/>
              <w:rPr>
                <w:rFonts w:ascii="Cambria Math" w:hAnsi="Cambria Math" w:cs="Times New Roman"/>
                <w:highlight w:val="green"/>
                <w:rPrChange w:id="1614" w:author="野草" w:date="2024-04-24T20:40:43Z">
                  <w:rPr>
                    <w:rFonts w:ascii="Cambria Math" w:hAnsi="Cambria Math" w:cs="Times New Roman"/>
                  </w:rPr>
                </w:rPrChange>
              </w:rPr>
              <m:t>d</m:t>
            </m:r>
            <m:ctrlPr>
              <w:rPr>
                <w:rFonts w:ascii="Cambria Math" w:hAnsi="Cambria Math" w:cs="Times New Roman"/>
                <w:i/>
                <w:highlight w:val="green"/>
              </w:rPr>
            </m:ctrlPr>
          </m:sub>
          <m:sup>
            <m:r>
              <m:rPr/>
              <w:rPr>
                <w:rFonts w:ascii="Cambria Math" w:hAnsi="Cambria Math" w:cs="Times New Roman"/>
                <w:highlight w:val="green"/>
                <w:rPrChange w:id="1615" w:author="野草" w:date="2024-04-24T20:40:43Z">
                  <w:rPr>
                    <w:rFonts w:ascii="Cambria Math" w:hAnsi="Cambria Math" w:cs="Times New Roman"/>
                  </w:rPr>
                </w:rPrChange>
              </w:rPr>
              <m:t>↓</m:t>
            </m:r>
            <m:ctrlPr>
              <w:rPr>
                <w:rFonts w:ascii="Cambria Math" w:hAnsi="Cambria Math" w:cs="Times New Roman"/>
                <w:i/>
                <w:highlight w:val="green"/>
              </w:rPr>
            </m:ctrlPr>
          </m:sup>
        </m:sSubSup>
        <m:r>
          <m:rPr/>
          <w:rPr>
            <w:rFonts w:ascii="Cambria Math" w:hAnsi="Cambria Math" w:cs="Times New Roman"/>
            <w:highlight w:val="green"/>
            <w:rPrChange w:id="1616" w:author="野草" w:date="2024-04-24T20:40:43Z">
              <w:rPr>
                <w:rFonts w:ascii="Cambria Math" w:hAnsi="Cambria Math" w:cs="Times New Roman"/>
              </w:rPr>
            </w:rPrChange>
          </w:rPr>
          <m:t xml:space="preserve">, </m:t>
        </m:r>
        <m:sSubSup>
          <m:sSubSupPr>
            <m:ctrlPr>
              <w:rPr>
                <w:rFonts w:ascii="Cambria Math" w:hAnsi="Cambria Math" w:cs="Cambria Math"/>
                <w:i/>
                <w:highlight w:val="green"/>
              </w:rPr>
            </m:ctrlPr>
          </m:sSubSupPr>
          <m:e>
            <m:r>
              <m:rPr/>
              <w:rPr>
                <w:rFonts w:ascii="Cambria Math" w:hAnsi="Cambria Math" w:cs="Cambria Math"/>
                <w:highlight w:val="green"/>
                <w:rPrChange w:id="1617" w:author="野草" w:date="2024-04-24T20:40:43Z">
                  <w:rPr>
                    <w:rFonts w:ascii="Cambria Math" w:hAnsi="Cambria Math" w:cs="Cambria Math"/>
                  </w:rPr>
                </w:rPrChange>
              </w:rPr>
              <m:t>L</m:t>
            </m:r>
            <m:ctrlPr>
              <w:rPr>
                <w:rFonts w:ascii="Cambria Math" w:hAnsi="Cambria Math" w:cs="Cambria Math"/>
                <w:i/>
                <w:highlight w:val="green"/>
              </w:rPr>
            </m:ctrlPr>
          </m:e>
          <m:sub>
            <m:r>
              <m:rPr/>
              <w:rPr>
                <w:rFonts w:ascii="Cambria Math" w:hAnsi="Cambria Math" w:cs="Cambria Math"/>
                <w:highlight w:val="green"/>
                <w:rPrChange w:id="1618" w:author="野草" w:date="2024-04-24T20:40:43Z">
                  <w:rPr>
                    <w:rFonts w:ascii="Cambria Math" w:hAnsi="Cambria Math" w:cs="Cambria Math"/>
                  </w:rPr>
                </w:rPrChange>
              </w:rPr>
              <m:t>μ</m:t>
            </m:r>
            <m:ctrlPr>
              <w:rPr>
                <w:rFonts w:ascii="Cambria Math" w:hAnsi="Cambria Math" w:cs="Cambria Math"/>
                <w:i/>
                <w:highlight w:val="green"/>
              </w:rPr>
            </m:ctrlPr>
          </m:sub>
          <m:sup>
            <m:r>
              <m:rPr/>
              <w:rPr>
                <w:rFonts w:ascii="Cambria Math" w:hAnsi="Cambria Math" w:cs="Cambria Math"/>
                <w:highlight w:val="green"/>
                <w:rPrChange w:id="1619" w:author="野草" w:date="2024-04-24T20:40:43Z">
                  <w:rPr>
                    <w:rFonts w:ascii="Cambria Math" w:hAnsi="Cambria Math" w:cs="Cambria Math"/>
                  </w:rPr>
                </w:rPrChange>
              </w:rPr>
              <m:t>↑</m:t>
            </m:r>
            <m:ctrlPr>
              <w:rPr>
                <w:rFonts w:ascii="Cambria Math" w:hAnsi="Cambria Math" w:cs="Cambria Math"/>
                <w:i/>
                <w:highlight w:val="green"/>
              </w:rPr>
            </m:ctrlPr>
          </m:sup>
        </m:sSubSup>
        <m:r>
          <m:rPr/>
          <w:rPr>
            <w:rFonts w:ascii="Cambria Math" w:hAnsi="Cambria Math" w:cs="Cambria Math"/>
            <w:highlight w:val="green"/>
            <w:rPrChange w:id="1620" w:author="野草" w:date="2024-04-24T20:40:43Z">
              <w:rPr>
                <w:rFonts w:ascii="Cambria Math" w:hAnsi="Cambria Math" w:cs="Cambria Math"/>
              </w:rPr>
            </w:rPrChange>
          </w:rPr>
          <m:t>,</m:t>
        </m:r>
      </m:oMath>
      <w:r>
        <w:rPr>
          <w:rFonts w:hint="eastAsia" w:hAnsi="Cambria Math" w:cs="Cambria Math"/>
          <w:highlight w:val="green"/>
          <w:rPrChange w:id="1621" w:author="野草" w:date="2024-04-24T20:40:43Z">
            <w:rPr>
              <w:rFonts w:hint="eastAsia" w:hAnsi="Cambria Math" w:cs="Cambria Math"/>
            </w:rPr>
          </w:rPrChange>
        </w:rPr>
        <w:t xml:space="preserve"> and </w:t>
      </w:r>
      <w:r>
        <w:rPr>
          <w:rFonts w:hint="eastAsia" w:hAnsi="Cambria Math" w:cs="Times New Roman"/>
          <w:i/>
          <w:iCs/>
          <w:highlight w:val="green"/>
          <w:rPrChange w:id="1622" w:author="野草" w:date="2024-04-24T20:40:43Z">
            <w:rPr>
              <w:rFonts w:hint="eastAsia" w:hAnsi="Cambria Math" w:cs="Times New Roman"/>
              <w:i/>
              <w:iCs/>
            </w:rPr>
          </w:rPrChange>
        </w:rPr>
        <w:t>τ</w:t>
      </w:r>
      <w:r>
        <w:rPr>
          <w:rFonts w:hint="eastAsia" w:hAnsi="Cambria Math" w:cs="Times New Roman"/>
        </w:rPr>
        <w:t xml:space="preserve"> were obtained by </w:t>
      </w:r>
      <w:bookmarkStart w:id="32" w:name="OLE_LINK79"/>
      <w:r>
        <w:rPr>
          <w:rFonts w:eastAsia="楷体" w:cs="Times New Roman"/>
          <w:bCs/>
          <w:szCs w:val="21"/>
          <w:highlight w:val="cyan"/>
          <w:rPrChange w:id="1623" w:author="野草" w:date="2024-04-25T20:20:31Z">
            <w:rPr>
              <w:rFonts w:eastAsia="楷体" w:cs="Times New Roman"/>
              <w:bCs/>
              <w:szCs w:val="21"/>
            </w:rPr>
          </w:rPrChange>
        </w:rPr>
        <w:t>NASA Atmospheric Correction Parameter Calculator</w:t>
      </w:r>
      <w:bookmarkEnd w:id="32"/>
      <w:r>
        <w:rPr>
          <w:rFonts w:hint="eastAsia" w:eastAsia="楷体" w:cs="Times New Roman"/>
          <w:bCs/>
          <w:szCs w:val="21"/>
        </w:rPr>
        <w:t>.</w:t>
      </w:r>
      <w:r>
        <w:rPr>
          <w:rFonts w:hint="eastAsia" w:cs="Times New Roman"/>
        </w:rPr>
        <w:t xml:space="preserve"> </w:t>
      </w:r>
      <w:r>
        <w:rPr>
          <w:rFonts w:hint="eastAsia" w:hAnsi="Cambria Math" w:cs="Times New Roman"/>
        </w:rPr>
        <w:t xml:space="preserve">Once the </w:t>
      </w:r>
      <w:r>
        <w:rPr>
          <w:rFonts w:hint="eastAsia" w:hAnsi="Cambria Math" w:cs="Times New Roman"/>
          <w:highlight w:val="cyan"/>
          <w:rPrChange w:id="1624" w:author="野草" w:date="2024-04-25T20:20:35Z">
            <w:rPr>
              <w:rFonts w:hint="eastAsia" w:hAnsi="Cambria Math" w:cs="Times New Roman"/>
            </w:rPr>
          </w:rPrChange>
        </w:rPr>
        <w:t>black body radiance</w:t>
      </w:r>
      <w:r>
        <w:rPr>
          <w:rFonts w:hint="eastAsia" w:hAnsi="Cambria Math" w:cs="Times New Roman"/>
        </w:rPr>
        <w:t xml:space="preserve"> was calculated, </w:t>
      </w:r>
      <w:r>
        <w:rPr>
          <w:rFonts w:hint="eastAsia" w:hAnsi="Cambria Math" w:cs="Times New Roman"/>
          <w:i/>
          <w:iCs/>
        </w:rPr>
        <w:t>T</w:t>
      </w:r>
      <w:r>
        <w:rPr>
          <w:rFonts w:hint="eastAsia" w:hAnsi="Cambria Math" w:cs="Times New Roman"/>
          <w:i/>
          <w:iCs/>
          <w:vertAlign w:val="subscript"/>
        </w:rPr>
        <w:t>s</w:t>
      </w:r>
      <w:r>
        <w:rPr>
          <w:rFonts w:hint="eastAsia" w:hAnsi="Cambria Math" w:cs="Times New Roman"/>
          <w:i/>
          <w:iCs/>
        </w:rPr>
        <w:t xml:space="preserve"> </w:t>
      </w:r>
      <w:r>
        <w:rPr>
          <w:rFonts w:hint="eastAsia" w:hAnsi="Cambria Math" w:cs="Times New Roman"/>
          <w:highlight w:val="cyan"/>
          <w:rPrChange w:id="1625" w:author="野草" w:date="2024-04-25T20:20:47Z">
            <w:rPr>
              <w:rFonts w:hint="eastAsia" w:hAnsi="Cambria Math" w:cs="Times New Roman"/>
            </w:rPr>
          </w:rPrChange>
        </w:rPr>
        <w:t>in</w:t>
      </w:r>
      <w:r>
        <w:rPr>
          <w:rFonts w:hAnsi="Cambria Math" w:cs="Times New Roman"/>
          <w:highlight w:val="cyan"/>
          <w:rPrChange w:id="1626" w:author="野草" w:date="2024-04-25T20:20:47Z">
            <w:rPr>
              <w:rFonts w:hAnsi="Cambria Math" w:cs="Times New Roman"/>
            </w:rPr>
          </w:rPrChange>
        </w:rPr>
        <w:t> the unit of K</w:t>
      </w:r>
      <w:r>
        <w:rPr>
          <w:rFonts w:hint="eastAsia" w:hAnsi="Cambria Math" w:cs="Times New Roman"/>
          <w:highlight w:val="cyan"/>
          <w:rPrChange w:id="1627" w:author="野草" w:date="2024-04-25T20:20:47Z">
            <w:rPr>
              <w:rFonts w:hint="eastAsia" w:hAnsi="Cambria Math" w:cs="Times New Roman"/>
            </w:rPr>
          </w:rPrChange>
        </w:rPr>
        <w:t>elvin</w:t>
      </w:r>
      <w:r>
        <w:rPr>
          <w:rFonts w:hint="eastAsia" w:hAnsi="Cambria Math" w:cs="Times New Roman"/>
        </w:rPr>
        <w:t xml:space="preserve"> can be obtained by </w:t>
      </w:r>
      <w:r>
        <w:rPr>
          <w:rFonts w:hint="eastAsia" w:hAnsi="Cambria Math" w:cs="Times New Roman"/>
          <w:highlight w:val="green"/>
          <w:rPrChange w:id="1628" w:author="野草" w:date="2024-04-24T20:38:38Z">
            <w:rPr>
              <w:rFonts w:hint="eastAsia" w:hAnsi="Cambria Math" w:cs="Times New Roman"/>
            </w:rPr>
          </w:rPrChange>
        </w:rPr>
        <w:t>the following equation</w:t>
      </w:r>
      <w:r>
        <w:rPr>
          <w:rFonts w:hint="eastAsia" w:hAnsi="Cambria Math" w:cs="Times New Roman"/>
        </w:rPr>
        <w:t>:</w:t>
      </w:r>
    </w:p>
    <w:p>
      <w:pPr>
        <w:jc w:val="right"/>
        <w:rPr>
          <w:rFonts w:cs="Times New Roman"/>
        </w:rPr>
      </w:pPr>
      <m:oMath>
        <m:sSub>
          <m:sSubPr>
            <m:ctrlPr>
              <w:rPr>
                <w:rFonts w:ascii="Cambria Math" w:hAnsi="Cambria Math" w:cs="Times New Roman"/>
                <w:i/>
                <w:iCs/>
              </w:rPr>
            </m:ctrlPr>
          </m:sSubPr>
          <m:e>
            <m:r>
              <m:rPr/>
              <w:rPr>
                <w:rFonts w:ascii="Cambria Math" w:hAnsi="Cambria Math" w:cs="Times New Roman"/>
              </w:rPr>
              <m:t>T</m:t>
            </m:r>
            <m:ctrlPr>
              <w:rPr>
                <w:rFonts w:ascii="Cambria Math" w:hAnsi="Cambria Math" w:cs="Times New Roman"/>
                <w:i/>
                <w:iCs/>
              </w:rPr>
            </m:ctrlPr>
          </m:e>
          <m:sub>
            <m:r>
              <m:rPr/>
              <w:rPr>
                <w:rFonts w:ascii="Cambria Math" w:hAnsi="Cambria Math" w:cs="Times New Roman"/>
              </w:rPr>
              <m:t>s</m:t>
            </m:r>
            <m:ctrlPr>
              <w:rPr>
                <w:rFonts w:ascii="Cambria Math" w:hAnsi="Cambria Math" w:cs="Times New Roman"/>
                <w:i/>
                <w:iCs/>
              </w:rPr>
            </m:ctrlPr>
          </m:sub>
        </m:sSub>
        <m:r>
          <m:rPr/>
          <w:rPr>
            <w:rFonts w:ascii="Cambria Math" w:hAnsi="Cambria Math" w:cs="Times New Roman"/>
          </w:rPr>
          <m:t xml:space="preserve"> = </m:t>
        </m:r>
        <m:f>
          <m:fPr>
            <m:ctrlPr>
              <w:rPr>
                <w:rFonts w:ascii="Cambria Math" w:hAnsi="Cambria Math" w:cs="Times New Roman"/>
                <w:i/>
                <w:iCs/>
              </w:rPr>
            </m:ctrlPr>
          </m:fPr>
          <m:num>
            <m:sSub>
              <m:sSubPr>
                <m:ctrlPr>
                  <w:rPr>
                    <w:rFonts w:ascii="Cambria Math" w:hAnsi="Cambria Math" w:cs="Times New Roman"/>
                    <w:i/>
                    <w:iCs/>
                  </w:rPr>
                </m:ctrlPr>
              </m:sSubPr>
              <m:e>
                <m:r>
                  <m:rPr/>
                  <w:rPr>
                    <w:rFonts w:ascii="Cambria Math" w:hAnsi="Cambria Math" w:cs="Times New Roman"/>
                  </w:rPr>
                  <m:t>K</m:t>
                </m:r>
                <m:ctrlPr>
                  <w:rPr>
                    <w:rFonts w:ascii="Cambria Math" w:hAnsi="Cambria Math" w:cs="Times New Roman"/>
                    <w:i/>
                    <w:iCs/>
                  </w:rPr>
                </m:ctrlPr>
              </m:e>
              <m:sub>
                <m:r>
                  <m:rPr/>
                  <w:rPr>
                    <w:rFonts w:ascii="Cambria Math" w:hAnsi="Cambria Math" w:cs="Times New Roman"/>
                  </w:rPr>
                  <m:t>2</m:t>
                </m:r>
                <m:ctrlPr>
                  <w:rPr>
                    <w:rFonts w:ascii="Cambria Math" w:hAnsi="Cambria Math" w:cs="Times New Roman"/>
                    <w:i/>
                    <w:iCs/>
                  </w:rPr>
                </m:ctrlPr>
              </m:sub>
            </m:sSub>
            <m:ctrlPr>
              <w:rPr>
                <w:rFonts w:ascii="Cambria Math" w:hAnsi="Cambria Math" w:cs="Times New Roman"/>
                <w:i/>
                <w:iCs/>
              </w:rPr>
            </m:ctrlPr>
          </m:num>
          <m:den>
            <m:r>
              <m:rPr/>
              <w:rPr>
                <w:rFonts w:ascii="Cambria Math" w:hAnsi="Cambria Math" w:cs="Times New Roman"/>
              </w:rPr>
              <m:t>ln(</m:t>
            </m:r>
            <m:f>
              <m:fPr>
                <m:ctrlPr>
                  <w:rPr>
                    <w:rFonts w:ascii="Cambria Math" w:hAnsi="Cambria Math" w:cs="Times New Roman"/>
                    <w:i/>
                    <w:iCs/>
                  </w:rPr>
                </m:ctrlPr>
              </m:fPr>
              <m:num>
                <m:sSub>
                  <m:sSubPr>
                    <m:ctrlPr>
                      <w:rPr>
                        <w:rFonts w:ascii="Cambria Math" w:hAnsi="Cambria Math" w:cs="Times New Roman"/>
                        <w:i/>
                        <w:iCs/>
                      </w:rPr>
                    </m:ctrlPr>
                  </m:sSubPr>
                  <m:e>
                    <m:r>
                      <m:rPr/>
                      <w:rPr>
                        <w:rFonts w:ascii="Cambria Math" w:hAnsi="Cambria Math" w:cs="Times New Roman"/>
                      </w:rPr>
                      <m:t>K</m:t>
                    </m:r>
                    <m:ctrlPr>
                      <w:rPr>
                        <w:rFonts w:ascii="Cambria Math" w:hAnsi="Cambria Math" w:cs="Times New Roman"/>
                        <w:i/>
                        <w:iCs/>
                      </w:rPr>
                    </m:ctrlPr>
                  </m:e>
                  <m:sub>
                    <m:r>
                      <m:rPr/>
                      <w:rPr>
                        <w:rFonts w:ascii="Cambria Math" w:hAnsi="Cambria Math" w:cs="Times New Roman"/>
                      </w:rPr>
                      <m:t>1</m:t>
                    </m:r>
                    <m:ctrlPr>
                      <w:rPr>
                        <w:rFonts w:ascii="Cambria Math" w:hAnsi="Cambria Math" w:cs="Times New Roman"/>
                        <w:i/>
                        <w:iCs/>
                      </w:rPr>
                    </m:ctrlPr>
                  </m:sub>
                </m:sSub>
                <m:ctrlPr>
                  <w:rPr>
                    <w:rFonts w:ascii="Cambria Math" w:hAnsi="Cambria Math" w:cs="Times New Roman"/>
                    <w:i/>
                    <w:iCs/>
                  </w:rPr>
                </m:ctrlPr>
              </m:num>
              <m:den>
                <m:r>
                  <m:rPr/>
                  <w:rPr>
                    <w:rFonts w:ascii="Cambria Math" w:hAnsi="Cambria Math" w:cs="Times New Roman"/>
                  </w:rPr>
                  <m:t>B(</m:t>
                </m:r>
                <m:sSub>
                  <m:sSubPr>
                    <m:ctrlPr>
                      <w:rPr>
                        <w:rFonts w:ascii="Cambria Math" w:hAnsi="Cambria Math" w:cs="Times New Roman"/>
                        <w:i/>
                        <w:iCs/>
                      </w:rPr>
                    </m:ctrlPr>
                  </m:sSubPr>
                  <m:e>
                    <m:r>
                      <m:rPr/>
                      <w:rPr>
                        <w:rFonts w:ascii="Cambria Math" w:hAnsi="Cambria Math" w:cs="Times New Roman"/>
                      </w:rPr>
                      <m:t>T</m:t>
                    </m:r>
                    <m:ctrlPr>
                      <w:rPr>
                        <w:rFonts w:ascii="Cambria Math" w:hAnsi="Cambria Math" w:cs="Times New Roman"/>
                        <w:i/>
                        <w:iCs/>
                      </w:rPr>
                    </m:ctrlPr>
                  </m:e>
                  <m:sub>
                    <m:r>
                      <m:rPr/>
                      <w:rPr>
                        <w:rFonts w:ascii="Cambria Math" w:hAnsi="Cambria Math" w:cs="Times New Roman"/>
                      </w:rPr>
                      <m:t>s</m:t>
                    </m:r>
                    <m:ctrlPr>
                      <w:rPr>
                        <w:rFonts w:ascii="Cambria Math" w:hAnsi="Cambria Math" w:cs="Times New Roman"/>
                        <w:i/>
                        <w:iCs/>
                      </w:rPr>
                    </m:ctrlPr>
                  </m:sub>
                </m:sSub>
                <m:r>
                  <m:rPr/>
                  <w:rPr>
                    <w:rFonts w:ascii="Cambria Math" w:hAnsi="Cambria Math" w:cs="Times New Roman"/>
                  </w:rPr>
                  <m:t>)</m:t>
                </m:r>
                <m:ctrlPr>
                  <w:rPr>
                    <w:rFonts w:ascii="Cambria Math" w:hAnsi="Cambria Math" w:cs="Times New Roman"/>
                    <w:i/>
                    <w:iCs/>
                  </w:rPr>
                </m:ctrlPr>
              </m:den>
            </m:f>
            <m:r>
              <m:rPr/>
              <w:rPr>
                <w:rFonts w:ascii="Cambria Math" w:hAnsi="Cambria Math" w:cs="Times New Roman"/>
              </w:rPr>
              <m:t>+1)</m:t>
            </m:r>
            <m:ctrlPr>
              <w:rPr>
                <w:rFonts w:ascii="Cambria Math" w:hAnsi="Cambria Math" w:cs="Times New Roman"/>
                <w:i/>
                <w:iCs/>
              </w:rPr>
            </m:ctrlPr>
          </m:den>
        </m:f>
      </m:oMath>
      <w:r>
        <w:rPr>
          <w:rFonts w:hint="eastAsia" w:hAnsi="Cambria Math" w:cs="Times New Roman"/>
          <w:i/>
          <w:iCs/>
        </w:rPr>
        <w:t xml:space="preserve">                                  </w:t>
      </w:r>
      <w:r>
        <w:rPr>
          <w:rFonts w:hint="eastAsia" w:hAnsi="Cambria Math" w:cs="Times New Roman"/>
        </w:rPr>
        <w:t>(3)</w:t>
      </w:r>
    </w:p>
    <w:p>
      <w:pPr>
        <w:jc w:val="left"/>
        <w:rPr>
          <w:rFonts w:cs="Times New Roman"/>
        </w:rPr>
      </w:pPr>
      <w:r>
        <w:rPr>
          <w:rFonts w:hint="eastAsia" w:cs="Times New Roman"/>
        </w:rPr>
        <w:t xml:space="preserve">According to the </w:t>
      </w:r>
      <w:r>
        <w:rPr>
          <w:rFonts w:hint="eastAsia" w:cs="Times New Roman"/>
          <w:highlight w:val="green"/>
          <w:rPrChange w:id="1629" w:author="野草" w:date="2024-04-24T20:38:43Z">
            <w:rPr>
              <w:rFonts w:hint="eastAsia" w:cs="Times New Roman"/>
            </w:rPr>
          </w:rPrChange>
        </w:rPr>
        <w:t>default values</w:t>
      </w:r>
      <w:r>
        <w:rPr>
          <w:rFonts w:hint="eastAsia" w:cs="Times New Roman"/>
        </w:rPr>
        <w:t xml:space="preserve"> of Landsat-8 images, </w:t>
      </w:r>
      <w:r>
        <w:rPr>
          <w:rFonts w:hint="eastAsia" w:cs="Times New Roman"/>
          <w:i/>
          <w:iCs/>
        </w:rPr>
        <w:t>K</w:t>
      </w:r>
      <w:r>
        <w:rPr>
          <w:rFonts w:hint="eastAsia" w:cs="Times New Roman"/>
          <w:i/>
          <w:iCs/>
          <w:vertAlign w:val="subscript"/>
        </w:rPr>
        <w:t>1</w:t>
      </w:r>
      <w:r>
        <w:rPr>
          <w:rFonts w:hint="eastAsia" w:cs="Times New Roman"/>
          <w:i/>
          <w:iCs/>
        </w:rPr>
        <w:t xml:space="preserve"> </w:t>
      </w:r>
      <w:r>
        <w:rPr>
          <w:rFonts w:hint="eastAsia" w:cs="Times New Roman"/>
        </w:rPr>
        <w:t xml:space="preserve">and </w:t>
      </w:r>
      <w:r>
        <w:rPr>
          <w:rFonts w:hint="eastAsia" w:cs="Times New Roman"/>
          <w:i/>
          <w:iCs/>
        </w:rPr>
        <w:t>K</w:t>
      </w:r>
      <w:r>
        <w:rPr>
          <w:rFonts w:hint="eastAsia" w:cs="Times New Roman"/>
          <w:i/>
          <w:iCs/>
          <w:vertAlign w:val="subscript"/>
        </w:rPr>
        <w:t>2</w:t>
      </w:r>
      <w:r>
        <w:rPr>
          <w:rFonts w:hint="eastAsia" w:cs="Times New Roman"/>
        </w:rPr>
        <w:t xml:space="preserve"> were set to be </w:t>
      </w:r>
      <w:r>
        <w:rPr>
          <w:rFonts w:hint="eastAsia" w:cs="Times New Roman"/>
          <w:highlight w:val="green"/>
          <w:rPrChange w:id="1630" w:author="野草" w:date="2024-04-24T20:38:52Z">
            <w:rPr>
              <w:rFonts w:hint="eastAsia" w:cs="Times New Roman"/>
            </w:rPr>
          </w:rPrChange>
        </w:rPr>
        <w:t>774.89 and 1321.08</w:t>
      </w:r>
      <w:r>
        <w:rPr>
          <w:rFonts w:hint="eastAsia" w:cs="Times New Roman"/>
        </w:rPr>
        <w:t xml:space="preserve">, respectively. In the </w:t>
      </w:r>
      <w:r>
        <w:rPr>
          <w:rFonts w:hint="eastAsia" w:cs="Times New Roman"/>
          <w:highlight w:val="green"/>
          <w:rPrChange w:id="1631" w:author="野草" w:date="2024-04-24T20:38:55Z">
            <w:rPr>
              <w:rFonts w:hint="eastAsia" w:cs="Times New Roman"/>
            </w:rPr>
          </w:rPrChange>
        </w:rPr>
        <w:t>following analysis</w:t>
      </w:r>
      <w:r>
        <w:rPr>
          <w:rFonts w:hint="eastAsia" w:cs="Times New Roman"/>
        </w:rPr>
        <w:t xml:space="preserve">, the </w:t>
      </w:r>
      <w:r>
        <w:rPr>
          <w:rFonts w:hint="eastAsia" w:cs="Times New Roman"/>
          <w:highlight w:val="green"/>
          <w:rPrChange w:id="1632" w:author="野草" w:date="2024-04-24T20:39:00Z">
            <w:rPr>
              <w:rFonts w:hint="eastAsia" w:cs="Times New Roman"/>
            </w:rPr>
          </w:rPrChange>
        </w:rPr>
        <w:t xml:space="preserve">unit of </w:t>
      </w:r>
      <w:r>
        <w:rPr>
          <w:rFonts w:hint="eastAsia" w:cs="Times New Roman"/>
          <w:i/>
          <w:iCs/>
          <w:highlight w:val="green"/>
          <w:rPrChange w:id="1633" w:author="野草" w:date="2024-04-24T20:39:00Z">
            <w:rPr>
              <w:rFonts w:hint="eastAsia" w:cs="Times New Roman"/>
              <w:i/>
              <w:iCs/>
            </w:rPr>
          </w:rPrChange>
        </w:rPr>
        <w:t>T</w:t>
      </w:r>
      <w:r>
        <w:rPr>
          <w:rFonts w:hint="eastAsia" w:cs="Times New Roman"/>
          <w:i/>
          <w:iCs/>
          <w:highlight w:val="green"/>
          <w:vertAlign w:val="subscript"/>
          <w:rPrChange w:id="1634" w:author="野草" w:date="2024-04-24T20:39:00Z">
            <w:rPr>
              <w:rFonts w:hint="eastAsia" w:cs="Times New Roman"/>
              <w:i/>
              <w:iCs/>
              <w:vertAlign w:val="subscript"/>
            </w:rPr>
          </w:rPrChange>
        </w:rPr>
        <w:t>s</w:t>
      </w:r>
      <w:r>
        <w:rPr>
          <w:rFonts w:hint="eastAsia" w:cs="Times New Roman"/>
        </w:rPr>
        <w:t xml:space="preserve"> was converted to Celsius. All the </w:t>
      </w:r>
      <w:r>
        <w:rPr>
          <w:rFonts w:hint="eastAsia" w:cs="Times New Roman"/>
          <w:highlight w:val="green"/>
          <w:rPrChange w:id="1635" w:author="野草" w:date="2024-04-24T20:39:06Z">
            <w:rPr>
              <w:rFonts w:hint="eastAsia" w:cs="Times New Roman"/>
            </w:rPr>
          </w:rPrChange>
        </w:rPr>
        <w:t>aforementioned procedures</w:t>
      </w:r>
      <w:r>
        <w:rPr>
          <w:rFonts w:hint="eastAsia" w:cs="Times New Roman"/>
        </w:rPr>
        <w:t xml:space="preserve"> were executed </w:t>
      </w:r>
      <w:r>
        <w:rPr>
          <w:rFonts w:hint="eastAsia" w:cs="Times New Roman"/>
          <w:highlight w:val="green"/>
          <w:rPrChange w:id="1636" w:author="野草" w:date="2024-04-24T20:39:09Z">
            <w:rPr>
              <w:rFonts w:hint="eastAsia" w:cs="Times New Roman"/>
            </w:rPr>
          </w:rPrChange>
        </w:rPr>
        <w:t>using ENVI software</w:t>
      </w:r>
      <w:r>
        <w:rPr>
          <w:rFonts w:hint="eastAsia" w:cs="Times New Roman"/>
        </w:rPr>
        <w:t>.</w:t>
      </w:r>
    </w:p>
    <w:p>
      <w:pPr>
        <w:rPr>
          <w:rFonts w:hAnsi="Cambria Math"/>
        </w:rPr>
      </w:pPr>
    </w:p>
    <w:p>
      <w:pPr>
        <w:rPr>
          <w:rFonts w:hAnsi="Cambria Math"/>
        </w:rPr>
      </w:pPr>
    </w:p>
    <w:p>
      <w:pPr>
        <w:pStyle w:val="4"/>
        <w:rPr>
          <w:rFonts w:cs="Times New Roman"/>
        </w:rPr>
      </w:pPr>
      <w:r>
        <w:t xml:space="preserve">2.4. </w:t>
      </w:r>
      <w:r>
        <w:rPr>
          <w:rFonts w:hint="eastAsia"/>
        </w:rPr>
        <w:t>Q</w:t>
      </w:r>
      <w:r>
        <w:t>uantification</w:t>
      </w:r>
      <w:r>
        <w:rPr>
          <w:rFonts w:hint="eastAsia"/>
        </w:rPr>
        <w:t xml:space="preserve"> of</w:t>
      </w:r>
      <w:r>
        <w:t xml:space="preserve"> </w:t>
      </w:r>
      <w:r>
        <w:rPr>
          <w:rFonts w:hint="eastAsia"/>
        </w:rPr>
        <w:t>riv</w:t>
      </w:r>
      <w:r>
        <w:t xml:space="preserve">er cooling </w:t>
      </w:r>
      <w:commentRangeStart w:id="3"/>
      <w:r>
        <w:t>effect</w:t>
      </w:r>
      <w:r>
        <w:rPr>
          <w:rFonts w:hint="eastAsia"/>
        </w:rPr>
        <w:t>s</w:t>
      </w:r>
      <w:commentRangeEnd w:id="3"/>
      <w:r>
        <w:rPr>
          <w:rStyle w:val="13"/>
          <w:rFonts w:eastAsiaTheme="minorEastAsia"/>
          <w:b w:val="0"/>
        </w:rPr>
        <w:commentReference w:id="3"/>
      </w:r>
    </w:p>
    <w:p>
      <w:pPr>
        <w:jc w:val="left"/>
        <w:rPr>
          <w:ins w:id="1637" w:author="野草" w:date="2024-04-24T22:37:01Z"/>
          <w:rFonts w:hint="eastAsia"/>
          <w:sz w:val="16"/>
          <w:szCs w:val="16"/>
        </w:rPr>
      </w:pPr>
      <w:ins w:id="1638" w:author="野草" w:date="2024-04-24T22:37:01Z">
        <w:bookmarkStart w:id="33" w:name="OLE_LINK61"/>
        <w:r>
          <w:rPr>
            <w:rFonts w:hint="eastAsia"/>
            <w:sz w:val="16"/>
            <w:szCs w:val="16"/>
            <w:lang w:val="en-US" w:eastAsia="zh-CN"/>
          </w:rPr>
          <w:t>【</w:t>
        </w:r>
      </w:ins>
      <w:ins w:id="1639" w:author="野草" w:date="2024-04-24T22:37:01Z">
        <w:bookmarkStart w:id="34" w:name="OLE_LINK82"/>
        <w:r>
          <w:rPr>
            <w:rFonts w:hint="eastAsia" w:cs="Times New Roman"/>
            <w:color w:val="000000" w:themeColor="text1"/>
            <w:lang w:val="en-US" w:eastAsia="zh-CN"/>
            <w14:textFill>
              <w14:solidFill>
                <w14:schemeClr w14:val="tx1"/>
              </w14:solidFill>
            </w14:textFill>
          </w:rPr>
          <w:t>up2024 042</w:t>
        </w:r>
      </w:ins>
      <w:ins w:id="1640" w:author="野草" w:date="2024-04-25T20:52:14Z">
        <w:r>
          <w:rPr>
            <w:rFonts w:hint="eastAsia" w:cs="Times New Roman"/>
            <w:color w:val="000000" w:themeColor="text1"/>
            <w:lang w:val="en-US" w:eastAsia="zh-CN"/>
            <w14:textFill>
              <w14:solidFill>
                <w14:schemeClr w14:val="tx1"/>
              </w14:solidFill>
            </w14:textFill>
          </w:rPr>
          <w:t>5</w:t>
        </w:r>
      </w:ins>
      <w:ins w:id="1641" w:author="野草" w:date="2024-04-24T22:37:01Z">
        <w:r>
          <w:rPr>
            <w:rFonts w:hint="eastAsia" w:cs="Times New Roman"/>
            <w:color w:val="000000" w:themeColor="text1"/>
            <w:lang w:val="en-US" w:eastAsia="zh-CN"/>
            <w14:textFill>
              <w14:solidFill>
                <w14:schemeClr w14:val="tx1"/>
              </w14:solidFill>
            </w14:textFill>
          </w:rPr>
          <w:t xml:space="preserve"> 2</w:t>
        </w:r>
      </w:ins>
      <w:ins w:id="1642" w:author="野草" w:date="2024-04-25T20:52:16Z">
        <w:r>
          <w:rPr>
            <w:rFonts w:hint="eastAsia" w:cs="Times New Roman"/>
            <w:color w:val="000000" w:themeColor="text1"/>
            <w:lang w:val="en-US" w:eastAsia="zh-CN"/>
            <w14:textFill>
              <w14:solidFill>
                <w14:schemeClr w14:val="tx1"/>
              </w14:solidFill>
            </w14:textFill>
          </w:rPr>
          <w:t>0</w:t>
        </w:r>
      </w:ins>
      <w:ins w:id="1643" w:author="野草" w:date="2024-04-24T22:37:01Z">
        <w:r>
          <w:rPr>
            <w:rFonts w:hint="eastAsia" w:cs="Times New Roman"/>
            <w:color w:val="000000" w:themeColor="text1"/>
            <w:lang w:val="en-US" w:eastAsia="zh-CN"/>
            <w14:textFill>
              <w14:solidFill>
                <w14:schemeClr w14:val="tx1"/>
              </w14:solidFill>
            </w14:textFill>
          </w:rPr>
          <w:t>:</w:t>
        </w:r>
      </w:ins>
      <w:ins w:id="1644" w:author="野草" w:date="2024-04-25T20:52:18Z">
        <w:r>
          <w:rPr>
            <w:rFonts w:hint="eastAsia" w:cs="Times New Roman"/>
            <w:color w:val="000000" w:themeColor="text1"/>
            <w:lang w:val="en-US" w:eastAsia="zh-CN"/>
            <w14:textFill>
              <w14:solidFill>
                <w14:schemeClr w14:val="tx1"/>
              </w14:solidFill>
            </w14:textFill>
          </w:rPr>
          <w:t>52</w:t>
        </w:r>
      </w:ins>
      <w:ins w:id="1645" w:author="野草" w:date="2024-04-24T22:37:01Z">
        <w:r>
          <w:rPr>
            <w:rFonts w:hint="eastAsia"/>
            <w:sz w:val="16"/>
            <w:szCs w:val="16"/>
            <w:lang w:val="en-US" w:eastAsia="zh-CN"/>
          </w:rPr>
          <w:t>】</w:t>
        </w:r>
        <w:bookmarkEnd w:id="34"/>
      </w:ins>
    </w:p>
    <w:bookmarkEnd w:id="33"/>
    <w:p>
      <w:bookmarkStart w:id="35" w:name="OLE_LINK81"/>
      <w:r>
        <w:rPr>
          <w:rFonts w:hint="eastAsia"/>
        </w:rPr>
        <w:t>Near</w:t>
      </w:r>
      <w:r>
        <w:t xml:space="preserve"> the </w:t>
      </w:r>
      <w:bookmarkStart w:id="36" w:name="OLE_LINK80"/>
      <w:r>
        <w:rPr>
          <w:highlight w:val="green"/>
          <w:rPrChange w:id="1646" w:author="野草" w:date="2024-04-24T20:47:03Z">
            <w:rPr/>
          </w:rPrChange>
        </w:rPr>
        <w:t>confluence</w:t>
      </w:r>
      <w:bookmarkEnd w:id="36"/>
      <w:r>
        <w:t xml:space="preserve"> of </w:t>
      </w:r>
      <w:r>
        <w:rPr>
          <w:highlight w:val="green"/>
          <w:rPrChange w:id="1647" w:author="野草" w:date="2024-04-24T20:47:07Z">
            <w:rPr/>
          </w:rPrChange>
        </w:rPr>
        <w:t xml:space="preserve">the </w:t>
      </w:r>
      <w:r>
        <w:rPr>
          <w:rFonts w:hint="eastAsia"/>
          <w:highlight w:val="green"/>
          <w:rPrChange w:id="1648" w:author="野草" w:date="2024-04-24T20:47:07Z">
            <w:rPr>
              <w:rFonts w:hint="eastAsia"/>
            </w:rPr>
          </w:rPrChange>
        </w:rPr>
        <w:t>Yangtze River</w:t>
      </w:r>
      <w:r>
        <w:rPr>
          <w:rFonts w:hint="eastAsia"/>
        </w:rPr>
        <w:t xml:space="preserve"> and </w:t>
      </w:r>
      <w:r>
        <w:rPr>
          <w:rFonts w:hint="eastAsia"/>
          <w:highlight w:val="green"/>
          <w:rPrChange w:id="1649" w:author="野草" w:date="2024-04-24T20:47:10Z">
            <w:rPr>
              <w:rFonts w:hint="eastAsia"/>
            </w:rPr>
          </w:rPrChange>
        </w:rPr>
        <w:t>the Jialing River</w:t>
      </w:r>
      <w:r>
        <w:t xml:space="preserve">, </w:t>
      </w:r>
      <w:r>
        <w:rPr>
          <w:highlight w:val="green"/>
          <w:rPrChange w:id="1650" w:author="野草" w:date="2024-04-24T20:47:16Z">
            <w:rPr/>
          </w:rPrChange>
        </w:rPr>
        <w:t>a small area</w:t>
      </w:r>
      <w:r>
        <w:t xml:space="preserve"> is </w:t>
      </w:r>
      <w:bookmarkStart w:id="37" w:name="OLE_LINK58"/>
      <w:r>
        <w:t>obscured</w:t>
      </w:r>
      <w:bookmarkEnd w:id="37"/>
      <w:r>
        <w:t xml:space="preserve"> by </w:t>
      </w:r>
      <w:r>
        <w:rPr>
          <w:highlight w:val="green"/>
          <w:rPrChange w:id="1651" w:author="野草" w:date="2024-04-24T20:47:31Z">
            <w:rPr/>
          </w:rPrChange>
        </w:rPr>
        <w:t>cloud cover</w:t>
      </w:r>
      <w:r>
        <w:rPr>
          <w:rFonts w:hint="eastAsia"/>
        </w:rPr>
        <w:t xml:space="preserve"> on the </w:t>
      </w:r>
      <w:r>
        <w:rPr>
          <w:rFonts w:hint="eastAsia"/>
          <w:highlight w:val="green"/>
          <w:rPrChange w:id="1652" w:author="野草" w:date="2024-04-24T20:47:35Z">
            <w:rPr>
              <w:rFonts w:hint="eastAsia"/>
            </w:rPr>
          </w:rPrChange>
        </w:rPr>
        <w:t>Landsat image</w:t>
      </w:r>
      <w:r>
        <w:rPr>
          <w:rFonts w:hint="eastAsia"/>
        </w:rPr>
        <w:t xml:space="preserve"> of the </w:t>
      </w:r>
      <w:r>
        <w:rPr>
          <w:rFonts w:hint="eastAsia"/>
          <w:highlight w:val="green"/>
          <w:rPrChange w:id="1653" w:author="野草" w:date="2024-04-24T20:47:39Z">
            <w:rPr>
              <w:rFonts w:hint="eastAsia"/>
            </w:rPr>
          </w:rPrChange>
        </w:rPr>
        <w:t>extremely hot day</w:t>
      </w:r>
      <w:r>
        <w:rPr>
          <w:rFonts w:hint="eastAsia"/>
        </w:rPr>
        <w:t>.</w:t>
      </w:r>
      <w:r>
        <w:t xml:space="preserve"> </w:t>
      </w:r>
      <w:r>
        <w:rPr>
          <w:rFonts w:hint="eastAsia"/>
        </w:rPr>
        <w:t>T</w:t>
      </w:r>
      <w:r>
        <w:t>herefore,</w:t>
      </w:r>
      <w:r>
        <w:rPr>
          <w:rFonts w:hint="eastAsia"/>
        </w:rPr>
        <w:t xml:space="preserve"> </w:t>
      </w:r>
      <w:r>
        <w:rPr>
          <w:rFonts w:hint="eastAsia"/>
          <w:highlight w:val="green"/>
          <w:rPrChange w:id="1654" w:author="野草" w:date="2024-04-24T20:47:44Z">
            <w:rPr>
              <w:rFonts w:hint="eastAsia"/>
            </w:rPr>
          </w:rPrChange>
        </w:rPr>
        <w:t>this area</w:t>
      </w:r>
      <w:r>
        <w:rPr>
          <w:rFonts w:hint="eastAsia"/>
        </w:rPr>
        <w:t xml:space="preserve"> wa</w:t>
      </w:r>
      <w:r>
        <w:t xml:space="preserve">s not used for </w:t>
      </w:r>
      <w:r>
        <w:rPr>
          <w:rFonts w:hint="eastAsia"/>
        </w:rPr>
        <w:t xml:space="preserve">the </w:t>
      </w:r>
      <w:r>
        <w:rPr>
          <w:highlight w:val="green"/>
          <w:rPrChange w:id="1655" w:author="野草" w:date="2024-04-24T20:47:49Z">
            <w:rPr/>
          </w:rPrChange>
        </w:rPr>
        <w:t>subsequent analysis</w:t>
      </w:r>
      <w:r>
        <w:t>.</w:t>
      </w:r>
      <w:r>
        <w:rPr>
          <w:rFonts w:hint="eastAsia"/>
        </w:rPr>
        <w:t xml:space="preserve"> For the </w:t>
      </w:r>
      <w:r>
        <w:rPr>
          <w:rFonts w:hint="eastAsia"/>
          <w:highlight w:val="green"/>
          <w:rPrChange w:id="1656" w:author="野草" w:date="2024-04-24T20:47:56Z">
            <w:rPr>
              <w:rFonts w:hint="eastAsia"/>
            </w:rPr>
          </w:rPrChange>
        </w:rPr>
        <w:t>rest of the area</w:t>
      </w:r>
      <w:r>
        <w:rPr>
          <w:rFonts w:hint="eastAsia"/>
        </w:rPr>
        <w:t xml:space="preserve">, the riverbanks were segmented at </w:t>
      </w:r>
      <w:r>
        <w:rPr>
          <w:rFonts w:hint="eastAsia"/>
          <w:highlight w:val="green"/>
          <w:rPrChange w:id="1657" w:author="野草" w:date="2024-04-24T20:48:03Z">
            <w:rPr>
              <w:rFonts w:hint="eastAsia"/>
            </w:rPr>
          </w:rPrChange>
        </w:rPr>
        <w:t>one-kilometer intervals</w:t>
      </w:r>
      <w:r>
        <w:t xml:space="preserve"> </w:t>
      </w:r>
      <w:r>
        <w:rPr>
          <w:rFonts w:hint="eastAsia"/>
        </w:rPr>
        <w:t>in</w:t>
      </w:r>
      <w:r>
        <w:t xml:space="preserve"> </w:t>
      </w:r>
      <w:r>
        <w:rPr>
          <w:rFonts w:hint="eastAsia"/>
        </w:rPr>
        <w:t xml:space="preserve">length. Consequently, a total of </w:t>
      </w:r>
      <w:r>
        <w:rPr>
          <w:rFonts w:hint="eastAsia"/>
          <w:highlight w:val="green"/>
          <w:rPrChange w:id="1658" w:author="野草" w:date="2024-04-24T20:48:16Z">
            <w:rPr>
              <w:rFonts w:hint="eastAsia"/>
            </w:rPr>
          </w:rPrChange>
        </w:rPr>
        <w:t>182 river segments</w:t>
      </w:r>
      <w:r>
        <w:rPr>
          <w:rFonts w:hint="eastAsia"/>
        </w:rPr>
        <w:t xml:space="preserve"> were generated along </w:t>
      </w:r>
      <w:r>
        <w:rPr>
          <w:rFonts w:hint="eastAsia"/>
          <w:highlight w:val="green"/>
          <w:rPrChange w:id="1659" w:author="野草" w:date="2024-04-24T20:48:22Z">
            <w:rPr>
              <w:rFonts w:hint="eastAsia"/>
            </w:rPr>
          </w:rPrChange>
        </w:rPr>
        <w:t>the two rivers</w:t>
      </w:r>
      <w:r>
        <w:rPr>
          <w:rFonts w:hint="eastAsia"/>
        </w:rPr>
        <w:t xml:space="preserve"> within the </w:t>
      </w:r>
      <w:r>
        <w:rPr>
          <w:rFonts w:hint="eastAsia"/>
          <w:highlight w:val="green"/>
          <w:rPrChange w:id="1660" w:author="野草" w:date="2024-04-24T20:48:25Z">
            <w:rPr>
              <w:rFonts w:hint="eastAsia"/>
            </w:rPr>
          </w:rPrChange>
        </w:rPr>
        <w:t>metropolitan area</w:t>
      </w:r>
      <w:r>
        <w:rPr>
          <w:rFonts w:hint="eastAsia"/>
        </w:rPr>
        <w:t xml:space="preserve"> of Chongqing, encompassing </w:t>
      </w:r>
      <w:r>
        <w:rPr>
          <w:rFonts w:hint="eastAsia"/>
          <w:highlight w:val="green"/>
          <w:rPrChange w:id="1661" w:author="野草" w:date="2024-04-24T20:48:31Z">
            <w:rPr>
              <w:rFonts w:hint="eastAsia"/>
            </w:rPr>
          </w:rPrChange>
        </w:rPr>
        <w:t>94 segments</w:t>
      </w:r>
      <w:r>
        <w:rPr>
          <w:rFonts w:hint="eastAsia"/>
        </w:rPr>
        <w:t xml:space="preserve"> along </w:t>
      </w:r>
      <w:r>
        <w:rPr>
          <w:rFonts w:hint="eastAsia"/>
          <w:highlight w:val="green"/>
          <w:rPrChange w:id="1662" w:author="野草" w:date="2024-04-24T20:48:42Z">
            <w:rPr>
              <w:rFonts w:hint="eastAsia"/>
            </w:rPr>
          </w:rPrChange>
        </w:rPr>
        <w:t>the Yangtze River</w:t>
      </w:r>
      <w:r>
        <w:rPr>
          <w:rFonts w:hint="eastAsia"/>
        </w:rPr>
        <w:t xml:space="preserve"> and </w:t>
      </w:r>
      <w:r>
        <w:rPr>
          <w:rFonts w:hint="eastAsia"/>
          <w:highlight w:val="green"/>
          <w:rPrChange w:id="1663" w:author="野草" w:date="2024-04-24T20:48:35Z">
            <w:rPr>
              <w:rFonts w:hint="eastAsia"/>
            </w:rPr>
          </w:rPrChange>
        </w:rPr>
        <w:t>88 segments</w:t>
      </w:r>
      <w:r>
        <w:rPr>
          <w:rFonts w:hint="eastAsia"/>
        </w:rPr>
        <w:t xml:space="preserve"> along </w:t>
      </w:r>
      <w:r>
        <w:rPr>
          <w:rFonts w:hint="eastAsia"/>
          <w:highlight w:val="green"/>
          <w:rPrChange w:id="1664" w:author="野草" w:date="2024-04-24T20:48:37Z">
            <w:rPr>
              <w:rFonts w:hint="eastAsia"/>
            </w:rPr>
          </w:rPrChange>
        </w:rPr>
        <w:t>the Jialing River</w:t>
      </w:r>
      <w:r>
        <w:rPr>
          <w:rFonts w:hint="eastAsia"/>
        </w:rPr>
        <w:t xml:space="preserve">. </w:t>
      </w:r>
    </w:p>
    <w:p/>
    <w:p>
      <w:pPr>
        <w:jc w:val="left"/>
        <w:rPr>
          <w:ins w:id="1665" w:author="野草" w:date="2024-04-24T22:37:07Z"/>
          <w:rFonts w:hint="eastAsia"/>
          <w:sz w:val="16"/>
          <w:szCs w:val="16"/>
        </w:rPr>
      </w:pPr>
      <w:ins w:id="1666" w:author="野草" w:date="2024-04-24T22:37:07Z">
        <w:r>
          <w:rPr>
            <w:rFonts w:hint="eastAsia"/>
            <w:sz w:val="16"/>
            <w:szCs w:val="16"/>
            <w:lang w:val="en-US" w:eastAsia="zh-CN"/>
          </w:rPr>
          <w:t>【</w:t>
        </w:r>
      </w:ins>
      <w:ins w:id="1667" w:author="野草" w:date="2024-04-25T20:52:21Z">
        <w:r>
          <w:rPr>
            <w:rFonts w:hint="eastAsia" w:cs="Times New Roman"/>
            <w:color w:val="000000" w:themeColor="text1"/>
            <w:lang w:val="en-US" w:eastAsia="zh-CN"/>
            <w14:textFill>
              <w14:solidFill>
                <w14:schemeClr w14:val="tx1"/>
              </w14:solidFill>
            </w14:textFill>
          </w:rPr>
          <w:t>up2024 0425 20:52</w:t>
        </w:r>
      </w:ins>
      <w:ins w:id="1668" w:author="野草" w:date="2024-04-25T20:52:21Z">
        <w:r>
          <w:rPr>
            <w:rFonts w:hint="eastAsia"/>
            <w:sz w:val="16"/>
            <w:szCs w:val="16"/>
            <w:lang w:val="en-US" w:eastAsia="zh-CN"/>
          </w:rPr>
          <w:t>】</w:t>
        </w:r>
      </w:ins>
    </w:p>
    <w:p>
      <w:pPr>
        <w:rPr>
          <w:rFonts w:cs="Times New Roman"/>
        </w:rPr>
      </w:pPr>
      <w:r>
        <w:rPr>
          <w:rFonts w:hint="eastAsia" w:cs="Times New Roman"/>
        </w:rPr>
        <w:t xml:space="preserve">The </w:t>
      </w:r>
      <w:r>
        <w:rPr>
          <w:rFonts w:hint="eastAsia" w:cs="Times New Roman"/>
          <w:highlight w:val="green"/>
          <w:rPrChange w:id="1669" w:author="野草" w:date="2024-04-24T20:48:55Z">
            <w:rPr>
              <w:rFonts w:hint="eastAsia" w:cs="Times New Roman"/>
            </w:rPr>
          </w:rPrChange>
        </w:rPr>
        <w:t>land surface temperature</w:t>
      </w:r>
      <w:r>
        <w:rPr>
          <w:rFonts w:hint="eastAsia" w:cs="Times New Roman"/>
        </w:rPr>
        <w:t xml:space="preserve"> of </w:t>
      </w:r>
      <w:r>
        <w:rPr>
          <w:rFonts w:hint="eastAsia" w:cs="Times New Roman"/>
          <w:highlight w:val="green"/>
          <w:rPrChange w:id="1670" w:author="野草" w:date="2024-04-24T20:48:59Z">
            <w:rPr>
              <w:rFonts w:hint="eastAsia" w:cs="Times New Roman"/>
            </w:rPr>
          </w:rPrChange>
        </w:rPr>
        <w:t>riverside area</w:t>
      </w:r>
      <w:r>
        <w:rPr>
          <w:rFonts w:hint="eastAsia" w:cs="Times New Roman"/>
        </w:rPr>
        <w:t xml:space="preserve"> exhibit</w:t>
      </w:r>
      <w:ins w:id="1671" w:author="野草" w:date="2024-04-24T22:24:50Z">
        <w:r>
          <w:rPr>
            <w:rFonts w:hint="eastAsia" w:cs="Times New Roman"/>
            <w:lang w:val="en-US" w:eastAsia="zh-CN"/>
          </w:rPr>
          <w:t>s</w:t>
        </w:r>
      </w:ins>
      <w:del w:id="1672" w:author="野草" w:date="2024-04-24T22:24:49Z">
        <w:r>
          <w:rPr>
            <w:rFonts w:hint="eastAsia" w:cs="Times New Roman"/>
          </w:rPr>
          <w:delText>ed</w:delText>
        </w:r>
      </w:del>
      <w:r>
        <w:rPr>
          <w:rFonts w:hint="eastAsia" w:cs="Times New Roman"/>
        </w:rPr>
        <w:t xml:space="preserve"> a </w:t>
      </w:r>
      <w:r>
        <w:rPr>
          <w:rFonts w:hint="eastAsia" w:cs="Times New Roman"/>
          <w:highlight w:val="green"/>
          <w:rPrChange w:id="1673" w:author="野草" w:date="2024-04-24T20:53:30Z">
            <w:rPr>
              <w:rFonts w:hint="eastAsia" w:cs="Times New Roman"/>
            </w:rPr>
          </w:rPrChange>
        </w:rPr>
        <w:t>notable correlation</w:t>
      </w:r>
      <w:r>
        <w:rPr>
          <w:rFonts w:hint="eastAsia" w:cs="Times New Roman"/>
        </w:rPr>
        <w:t xml:space="preserve"> with the </w:t>
      </w:r>
      <w:r>
        <w:rPr>
          <w:rFonts w:hint="eastAsia" w:cs="Times New Roman"/>
          <w:highlight w:val="green"/>
          <w:rPrChange w:id="1674" w:author="野草" w:date="2024-04-24T20:53:35Z">
            <w:rPr>
              <w:rFonts w:hint="eastAsia" w:cs="Times New Roman"/>
            </w:rPr>
          </w:rPrChange>
        </w:rPr>
        <w:t>distance from the riverbank</w:t>
      </w:r>
      <w:r>
        <w:rPr>
          <w:rFonts w:hint="eastAsia" w:cs="Times New Roman"/>
        </w:rPr>
        <w:t xml:space="preserve">. More precisely, the temperature </w:t>
      </w:r>
      <w:r>
        <w:rPr>
          <w:rFonts w:hint="eastAsia" w:cs="Times New Roman"/>
          <w:highlight w:val="green"/>
          <w:rPrChange w:id="1675" w:author="野草" w:date="2024-04-24T20:53:41Z">
            <w:rPr>
              <w:rFonts w:hint="eastAsia" w:cs="Times New Roman"/>
            </w:rPr>
          </w:rPrChange>
        </w:rPr>
        <w:t>gradually increase</w:t>
      </w:r>
      <w:ins w:id="1676" w:author="野草" w:date="2024-04-24T22:24:57Z">
        <w:r>
          <w:rPr>
            <w:rFonts w:hint="eastAsia" w:cs="Times New Roman"/>
            <w:highlight w:val="green"/>
            <w:lang w:val="en-US" w:eastAsia="zh-CN"/>
          </w:rPr>
          <w:t>s</w:t>
        </w:r>
      </w:ins>
      <w:del w:id="1677" w:author="野草" w:date="2024-04-24T22:24:55Z">
        <w:r>
          <w:rPr>
            <w:rFonts w:hint="eastAsia" w:cs="Times New Roman"/>
            <w:highlight w:val="green"/>
            <w:rPrChange w:id="1678" w:author="野草" w:date="2024-04-24T20:53:41Z">
              <w:rPr>
                <w:rFonts w:hint="eastAsia" w:cs="Times New Roman"/>
              </w:rPr>
            </w:rPrChange>
          </w:rPr>
          <w:delText>d</w:delText>
        </w:r>
      </w:del>
      <w:r>
        <w:rPr>
          <w:rFonts w:hint="eastAsia" w:cs="Times New Roman"/>
        </w:rPr>
        <w:t xml:space="preserve"> from </w:t>
      </w:r>
      <w:r>
        <w:rPr>
          <w:rFonts w:hint="eastAsia" w:cs="Times New Roman"/>
          <w:highlight w:val="green"/>
          <w:rPrChange w:id="1679" w:author="野草" w:date="2024-04-24T20:53:46Z">
            <w:rPr>
              <w:rFonts w:hint="eastAsia" w:cs="Times New Roman"/>
            </w:rPr>
          </w:rPrChange>
        </w:rPr>
        <w:t>the river surface's edge</w:t>
      </w:r>
      <w:r>
        <w:rPr>
          <w:rFonts w:hint="eastAsia" w:cs="Times New Roman"/>
        </w:rPr>
        <w:t xml:space="preserve"> toward </w:t>
      </w:r>
      <w:r>
        <w:rPr>
          <w:rFonts w:hint="eastAsia" w:cs="Times New Roman"/>
          <w:highlight w:val="green"/>
          <w:rPrChange w:id="1680" w:author="野草" w:date="2024-04-24T20:53:48Z">
            <w:rPr>
              <w:rFonts w:hint="eastAsia" w:cs="Times New Roman"/>
            </w:rPr>
          </w:rPrChange>
        </w:rPr>
        <w:t xml:space="preserve">the inland area </w:t>
      </w:r>
      <w:r>
        <w:rPr>
          <w:rFonts w:hint="eastAsia" w:cs="Times New Roman"/>
        </w:rPr>
        <w:t xml:space="preserve">until </w:t>
      </w:r>
      <w:r>
        <w:rPr>
          <w:rFonts w:hint="eastAsia" w:cs="Times New Roman"/>
          <w:highlight w:val="green"/>
          <w:rPrChange w:id="1681" w:author="野草" w:date="2024-04-24T20:53:52Z">
            <w:rPr>
              <w:rFonts w:hint="eastAsia" w:cs="Times New Roman"/>
            </w:rPr>
          </w:rPrChange>
        </w:rPr>
        <w:t>reaching a point</w:t>
      </w:r>
      <w:r>
        <w:rPr>
          <w:rFonts w:hint="eastAsia" w:cs="Times New Roman"/>
        </w:rPr>
        <w:t xml:space="preserve"> where the</w:t>
      </w:r>
      <w:r>
        <w:rPr>
          <w:rFonts w:hint="eastAsia" w:cs="Times New Roman"/>
          <w:highlight w:val="green"/>
          <w:rPrChange w:id="1682" w:author="野草" w:date="2024-04-24T20:53:58Z">
            <w:rPr>
              <w:rFonts w:hint="eastAsia" w:cs="Times New Roman"/>
            </w:rPr>
          </w:rPrChange>
        </w:rPr>
        <w:t xml:space="preserve"> upward temperature trend</w:t>
      </w:r>
      <w:r>
        <w:rPr>
          <w:rFonts w:hint="eastAsia" w:cs="Times New Roman"/>
        </w:rPr>
        <w:t xml:space="preserve"> cease</w:t>
      </w:r>
      <w:ins w:id="1683" w:author="野草" w:date="2024-04-24T22:25:02Z">
        <w:r>
          <w:rPr>
            <w:rFonts w:hint="eastAsia" w:cs="Times New Roman"/>
            <w:lang w:val="en-US" w:eastAsia="zh-CN"/>
          </w:rPr>
          <w:t>s</w:t>
        </w:r>
      </w:ins>
      <w:del w:id="1684" w:author="野草" w:date="2024-04-24T22:25:02Z">
        <w:r>
          <w:rPr>
            <w:rFonts w:hint="eastAsia" w:cs="Times New Roman"/>
          </w:rPr>
          <w:delText>d</w:delText>
        </w:r>
      </w:del>
      <w:r>
        <w:rPr>
          <w:rFonts w:cs="Times New Roman"/>
        </w:rPr>
        <w:t xml:space="preserve"> (</w:t>
      </w:r>
      <w:r>
        <w:rPr>
          <w:rFonts w:cs="Times New Roman"/>
          <w:highlight w:val="cyan"/>
          <w:rPrChange w:id="1685" w:author="野草" w:date="2024-04-24T20:54:02Z">
            <w:rPr>
              <w:rFonts w:cs="Times New Roman"/>
            </w:rPr>
          </w:rPrChange>
        </w:rPr>
        <w:t>Fig.3</w:t>
      </w:r>
      <w:r>
        <w:rPr>
          <w:rFonts w:cs="Times New Roman"/>
        </w:rPr>
        <w:t>)</w:t>
      </w:r>
      <w:r>
        <w:rPr>
          <w:rFonts w:hint="eastAsia" w:cs="Times New Roman"/>
        </w:rPr>
        <w:t xml:space="preserve">. </w:t>
      </w:r>
      <w:r>
        <w:rPr>
          <w:rFonts w:hint="eastAsia" w:cs="Times New Roman"/>
          <w:highlight w:val="green"/>
          <w:rPrChange w:id="1686" w:author="野草" w:date="2024-04-24T20:54:11Z">
            <w:rPr>
              <w:rFonts w:hint="eastAsia" w:cs="Times New Roman"/>
            </w:rPr>
          </w:rPrChange>
        </w:rPr>
        <w:t>This point</w:t>
      </w:r>
      <w:r>
        <w:rPr>
          <w:rFonts w:hint="eastAsia" w:cs="Times New Roman"/>
        </w:rPr>
        <w:t xml:space="preserve"> </w:t>
      </w:r>
      <w:del w:id="1687" w:author="野草" w:date="2024-04-24T22:25:11Z">
        <w:r>
          <w:rPr>
            <w:rFonts w:hint="default" w:cs="Times New Roman"/>
            <w:lang w:val="en-US"/>
          </w:rPr>
          <w:delText>wa</w:delText>
        </w:r>
      </w:del>
      <w:ins w:id="1688" w:author="野草" w:date="2024-04-24T22:25:11Z">
        <w:r>
          <w:rPr>
            <w:rFonts w:hint="eastAsia" w:cs="Times New Roman"/>
            <w:lang w:val="en-US" w:eastAsia="zh-CN"/>
          </w:rPr>
          <w:t>i</w:t>
        </w:r>
      </w:ins>
      <w:r>
        <w:rPr>
          <w:rFonts w:hint="eastAsia" w:cs="Times New Roman"/>
        </w:rPr>
        <w:t xml:space="preserve">s defined as the </w:t>
      </w:r>
      <w:r>
        <w:rPr>
          <w:rFonts w:hint="eastAsia" w:cs="Times New Roman"/>
          <w:highlight w:val="green"/>
          <w:rPrChange w:id="1689" w:author="野草" w:date="2024-04-24T20:54:16Z">
            <w:rPr>
              <w:rFonts w:hint="eastAsia" w:cs="Times New Roman"/>
            </w:rPr>
          </w:rPrChange>
        </w:rPr>
        <w:t>first turning point</w:t>
      </w:r>
      <w:r>
        <w:rPr>
          <w:rFonts w:hint="eastAsia" w:cs="Times New Roman"/>
        </w:rPr>
        <w:t xml:space="preserve"> and the </w:t>
      </w:r>
      <w:r>
        <w:rPr>
          <w:rFonts w:hint="eastAsia" w:cs="Times New Roman"/>
          <w:highlight w:val="green"/>
          <w:rPrChange w:id="1690" w:author="野草" w:date="2024-04-24T20:54:20Z">
            <w:rPr>
              <w:rFonts w:hint="eastAsia" w:cs="Times New Roman"/>
            </w:rPr>
          </w:rPrChange>
        </w:rPr>
        <w:t>temperature value</w:t>
      </w:r>
      <w:r>
        <w:rPr>
          <w:rFonts w:hint="eastAsia" w:cs="Times New Roman"/>
        </w:rPr>
        <w:t xml:space="preserve"> at this point </w:t>
      </w:r>
      <w:del w:id="1691" w:author="野草" w:date="2024-04-24T22:25:17Z">
        <w:bookmarkStart w:id="38" w:name="OLE_LINK59"/>
        <w:r>
          <w:rPr>
            <w:rFonts w:hint="default" w:cs="Times New Roman"/>
            <w:lang w:val="en-US"/>
          </w:rPr>
          <w:delText>was</w:delText>
        </w:r>
      </w:del>
      <w:ins w:id="1692" w:author="野草" w:date="2024-04-24T22:25:17Z">
        <w:r>
          <w:rPr>
            <w:rFonts w:hint="eastAsia" w:cs="Times New Roman"/>
            <w:lang w:val="en-US" w:eastAsia="zh-CN"/>
          </w:rPr>
          <w:t>is</w:t>
        </w:r>
      </w:ins>
      <w:r>
        <w:rPr>
          <w:rFonts w:hint="eastAsia" w:cs="Times New Roman"/>
        </w:rPr>
        <w:t xml:space="preserve"> </w:t>
      </w:r>
      <w:bookmarkEnd w:id="38"/>
      <w:ins w:id="1693" w:author="野草" w:date="2024-04-24T22:28:32Z">
        <w:r>
          <w:rPr>
            <w:rFonts w:hint="eastAsia" w:cs="Times New Roman"/>
          </w:rPr>
          <w:t>characterized to be</w:t>
        </w:r>
      </w:ins>
      <w:ins w:id="1694" w:author="野草" w:date="2024-04-24T22:24:02Z">
        <w:r>
          <w:rPr>
            <w:rFonts w:hint="eastAsia" w:cs="Times New Roman"/>
            <w:lang w:val="en-US" w:eastAsia="zh-CN"/>
          </w:rPr>
          <w:t xml:space="preserve"> </w:t>
        </w:r>
      </w:ins>
      <w:r>
        <w:rPr>
          <w:rFonts w:hint="eastAsia" w:cs="Times New Roman"/>
        </w:rPr>
        <w:t xml:space="preserve">the </w:t>
      </w:r>
      <w:r>
        <w:rPr>
          <w:rFonts w:hint="eastAsia" w:cs="Times New Roman"/>
          <w:highlight w:val="green"/>
          <w:rPrChange w:id="1695" w:author="野草" w:date="2024-04-24T20:54:25Z">
            <w:rPr>
              <w:rFonts w:hint="eastAsia" w:cs="Times New Roman"/>
            </w:rPr>
          </w:rPrChange>
        </w:rPr>
        <w:t>turning temperature</w:t>
      </w:r>
      <w:r>
        <w:rPr>
          <w:rFonts w:hint="eastAsia" w:cs="Times New Roman"/>
        </w:rPr>
        <w:t>. It</w:t>
      </w:r>
      <w:ins w:id="1696" w:author="野草" w:date="2024-04-24T22:25:40Z">
        <w:r>
          <w:rPr>
            <w:rFonts w:hint="default" w:cs="Times New Roman"/>
            <w:lang w:val="en-US" w:eastAsia="zh-CN"/>
          </w:rPr>
          <w:t>’</w:t>
        </w:r>
      </w:ins>
      <w:del w:id="1697" w:author="野草" w:date="2024-04-24T22:25:40Z">
        <w:r>
          <w:rPr>
            <w:rFonts w:hint="eastAsia" w:cs="Times New Roman"/>
          </w:rPr>
          <w:delText xml:space="preserve"> </w:delText>
        </w:r>
      </w:del>
      <w:del w:id="1698" w:author="野草" w:date="2024-04-24T22:25:36Z">
        <w:r>
          <w:rPr>
            <w:rFonts w:hint="default" w:cs="Times New Roman"/>
            <w:lang w:val="en-US"/>
          </w:rPr>
          <w:delText>was</w:delText>
        </w:r>
      </w:del>
      <w:ins w:id="1699" w:author="野草" w:date="2024-04-24T22:25:36Z">
        <w:r>
          <w:rPr>
            <w:rFonts w:hint="eastAsia" w:cs="Times New Roman"/>
            <w:lang w:val="en-US" w:eastAsia="zh-CN"/>
          </w:rPr>
          <w:t>s</w:t>
        </w:r>
      </w:ins>
      <w:r>
        <w:rPr>
          <w:rFonts w:hint="eastAsia" w:cs="Times New Roman"/>
        </w:rPr>
        <w:t xml:space="preserve"> clear that the </w:t>
      </w:r>
      <w:r>
        <w:rPr>
          <w:rFonts w:hint="eastAsia" w:cs="Times New Roman"/>
          <w:highlight w:val="green"/>
          <w:rPrChange w:id="1700" w:author="野草" w:date="2024-04-24T20:59:17Z">
            <w:rPr>
              <w:rFonts w:hint="eastAsia" w:cs="Times New Roman"/>
            </w:rPr>
          </w:rPrChange>
        </w:rPr>
        <w:t>riverside area</w:t>
      </w:r>
      <w:r>
        <w:rPr>
          <w:rFonts w:hint="eastAsia" w:cs="Times New Roman"/>
        </w:rPr>
        <w:t xml:space="preserve"> represented by </w:t>
      </w:r>
      <w:r>
        <w:rPr>
          <w:rFonts w:hint="eastAsia" w:cs="Times New Roman"/>
          <w:highlight w:val="green"/>
          <w:rPrChange w:id="1701" w:author="野草" w:date="2024-04-24T20:59:21Z">
            <w:rPr>
              <w:rFonts w:hint="eastAsia" w:cs="Times New Roman"/>
            </w:rPr>
          </w:rPrChange>
        </w:rPr>
        <w:t>the non-linear curve</w:t>
      </w:r>
      <w:r>
        <w:rPr>
          <w:rFonts w:hint="eastAsia" w:cs="Times New Roman"/>
        </w:rPr>
        <w:t xml:space="preserve"> from the </w:t>
      </w:r>
      <w:r>
        <w:rPr>
          <w:rFonts w:hint="eastAsia" w:cs="Times New Roman"/>
          <w:highlight w:val="green"/>
          <w:rPrChange w:id="1702" w:author="野草" w:date="2024-04-24T20:59:24Z">
            <w:rPr>
              <w:rFonts w:hint="eastAsia" w:cs="Times New Roman"/>
            </w:rPr>
          </w:rPrChange>
        </w:rPr>
        <w:t>river surface's edge</w:t>
      </w:r>
      <w:r>
        <w:rPr>
          <w:rFonts w:hint="eastAsia" w:cs="Times New Roman"/>
        </w:rPr>
        <w:t xml:space="preserve"> to the </w:t>
      </w:r>
      <w:r>
        <w:rPr>
          <w:rFonts w:hint="eastAsia" w:cs="Times New Roman"/>
          <w:highlight w:val="green"/>
          <w:rPrChange w:id="1703" w:author="野草" w:date="2024-04-24T20:59:27Z">
            <w:rPr>
              <w:rFonts w:hint="eastAsia" w:cs="Times New Roman"/>
            </w:rPr>
          </w:rPrChange>
        </w:rPr>
        <w:t>first turning point</w:t>
      </w:r>
      <w:r>
        <w:rPr>
          <w:rFonts w:hint="eastAsia" w:cs="Times New Roman"/>
        </w:rPr>
        <w:t xml:space="preserve"> </w:t>
      </w:r>
      <w:ins w:id="1704" w:author="野草" w:date="2024-04-24T22:25:48Z">
        <w:r>
          <w:rPr>
            <w:rFonts w:hint="eastAsia" w:cs="Times New Roman"/>
            <w:lang w:val="en-US" w:eastAsia="zh-CN"/>
          </w:rPr>
          <w:t>i</w:t>
        </w:r>
      </w:ins>
      <w:del w:id="1705" w:author="野草" w:date="2024-04-24T22:25:47Z">
        <w:r>
          <w:rPr>
            <w:rFonts w:hint="eastAsia" w:cs="Times New Roman"/>
          </w:rPr>
          <w:delText>wa</w:delText>
        </w:r>
      </w:del>
      <w:r>
        <w:rPr>
          <w:rFonts w:hint="eastAsia" w:cs="Times New Roman"/>
        </w:rPr>
        <w:t xml:space="preserve">s influenced by </w:t>
      </w:r>
      <w:r>
        <w:rPr>
          <w:rFonts w:hint="eastAsia" w:cs="Times New Roman"/>
          <w:highlight w:val="green"/>
          <w:rPrChange w:id="1706" w:author="野草" w:date="2024-04-24T20:59:30Z">
            <w:rPr>
              <w:rFonts w:hint="eastAsia" w:cs="Times New Roman"/>
            </w:rPr>
          </w:rPrChange>
        </w:rPr>
        <w:t>river cooling</w:t>
      </w:r>
      <w:r>
        <w:rPr>
          <w:rFonts w:hint="eastAsia" w:cs="Times New Roman"/>
        </w:rPr>
        <w:t>. Therefo</w:t>
      </w:r>
      <w:r>
        <w:rPr>
          <w:rFonts w:hint="eastAsia" w:cs="Times New Roman"/>
          <w:highlight w:val="none"/>
          <w:rPrChange w:id="1707" w:author="野草" w:date="2024-04-24T22:25:55Z">
            <w:rPr>
              <w:rFonts w:hint="eastAsia" w:cs="Times New Roman"/>
            </w:rPr>
          </w:rPrChange>
        </w:rPr>
        <w:t>re,</w:t>
      </w:r>
      <w:r>
        <w:rPr>
          <w:rFonts w:hint="eastAsia" w:cs="Times New Roman"/>
          <w:highlight w:val="none"/>
          <w:rPrChange w:id="1708" w:author="野草" w:date="2024-04-24T22:25:55Z">
            <w:rPr>
              <w:rFonts w:hint="eastAsia" w:cs="Times New Roman"/>
            </w:rPr>
          </w:rPrChange>
        </w:rPr>
        <w:t xml:space="preserve"> </w:t>
      </w:r>
      <w:r>
        <w:rPr>
          <w:rFonts w:hint="eastAsia" w:cs="Times New Roman"/>
          <w:highlight w:val="green"/>
          <w:rPrChange w:id="1709" w:author="野草" w:date="2024-04-24T20:59:45Z">
            <w:rPr>
              <w:rFonts w:hint="eastAsia" w:cs="Times New Roman"/>
            </w:rPr>
          </w:rPrChange>
        </w:rPr>
        <w:t>this area</w:t>
      </w:r>
      <w:r>
        <w:rPr>
          <w:rFonts w:hint="eastAsia" w:cs="Times New Roman"/>
        </w:rPr>
        <w:t xml:space="preserve"> </w:t>
      </w:r>
      <w:del w:id="1710" w:author="野草" w:date="2024-04-24T22:25:59Z">
        <w:r>
          <w:rPr>
            <w:rFonts w:hint="default" w:cs="Times New Roman"/>
            <w:lang w:val="en-US"/>
          </w:rPr>
          <w:delText>wa</w:delText>
        </w:r>
      </w:del>
      <w:ins w:id="1711" w:author="野草" w:date="2024-04-25T20:47:43Z">
        <w:r>
          <w:rPr>
            <w:rFonts w:hint="eastAsia" w:cs="Times New Roman"/>
            <w:lang w:val="en-US" w:eastAsia="zh-CN"/>
          </w:rPr>
          <w:t>can b</w:t>
        </w:r>
      </w:ins>
      <w:ins w:id="1712" w:author="野草" w:date="2024-04-25T20:47:44Z">
        <w:r>
          <w:rPr>
            <w:rFonts w:hint="eastAsia" w:cs="Times New Roman"/>
            <w:lang w:val="en-US" w:eastAsia="zh-CN"/>
          </w:rPr>
          <w:t>e</w:t>
        </w:r>
      </w:ins>
      <w:del w:id="1713" w:author="野草" w:date="2024-04-25T20:47:42Z">
        <w:r>
          <w:rPr>
            <w:rFonts w:hint="eastAsia" w:cs="Times New Roman"/>
          </w:rPr>
          <w:delText>s</w:delText>
        </w:r>
      </w:del>
      <w:r>
        <w:rPr>
          <w:rFonts w:hint="eastAsia" w:cs="Times New Roman"/>
        </w:rPr>
        <w:t xml:space="preserve"> utilized to compute</w:t>
      </w:r>
      <w:r>
        <w:rPr>
          <w:rFonts w:hint="eastAsia" w:cs="Times New Roman"/>
          <w:highlight w:val="green"/>
          <w:rPrChange w:id="1714" w:author="野草" w:date="2024-04-24T20:59:49Z">
            <w:rPr>
              <w:rFonts w:hint="eastAsia" w:cs="Times New Roman"/>
            </w:rPr>
          </w:rPrChange>
        </w:rPr>
        <w:t xml:space="preserve"> relevant indices</w:t>
      </w:r>
      <w:r>
        <w:rPr>
          <w:rFonts w:hint="eastAsia" w:cs="Times New Roman"/>
        </w:rPr>
        <w:t xml:space="preserve"> of </w:t>
      </w:r>
      <w:r>
        <w:rPr>
          <w:rFonts w:hint="eastAsia" w:cs="Times New Roman"/>
          <w:highlight w:val="green"/>
          <w:rPrChange w:id="1715" w:author="野草" w:date="2024-04-24T20:59:53Z">
            <w:rPr>
              <w:rFonts w:hint="eastAsia" w:cs="Times New Roman"/>
            </w:rPr>
          </w:rPrChange>
        </w:rPr>
        <w:t>river cooling effects</w:t>
      </w:r>
      <w:r>
        <w:rPr>
          <w:rFonts w:hint="eastAsia" w:cs="Times New Roman"/>
        </w:rPr>
        <w:t xml:space="preserve">. </w:t>
      </w:r>
      <w:r>
        <w:rPr>
          <w:rFonts w:cs="Times New Roman"/>
        </w:rPr>
        <w:t>T</w:t>
      </w:r>
      <w:r>
        <w:rPr>
          <w:rFonts w:hint="eastAsia" w:cs="Times New Roman"/>
        </w:rPr>
        <w:t xml:space="preserve">he distance from </w:t>
      </w:r>
      <w:r>
        <w:rPr>
          <w:rFonts w:hint="eastAsia" w:cs="Times New Roman"/>
          <w:highlight w:val="green"/>
          <w:rPrChange w:id="1716" w:author="野草" w:date="2024-04-24T20:59:57Z">
            <w:rPr>
              <w:rFonts w:hint="eastAsia" w:cs="Times New Roman"/>
            </w:rPr>
          </w:rPrChange>
        </w:rPr>
        <w:t>the river surface's edge</w:t>
      </w:r>
      <w:r>
        <w:rPr>
          <w:rFonts w:hint="eastAsia" w:cs="Times New Roman"/>
        </w:rPr>
        <w:t xml:space="preserve"> to the </w:t>
      </w:r>
      <w:r>
        <w:rPr>
          <w:rFonts w:hint="eastAsia" w:cs="Times New Roman"/>
          <w:highlight w:val="green"/>
          <w:rPrChange w:id="1717" w:author="野草" w:date="2024-04-24T21:00:01Z">
            <w:rPr>
              <w:rFonts w:hint="eastAsia" w:cs="Times New Roman"/>
            </w:rPr>
          </w:rPrChange>
        </w:rPr>
        <w:t>first turning point</w:t>
      </w:r>
      <w:r>
        <w:rPr>
          <w:rFonts w:hint="eastAsia" w:cs="Times New Roman"/>
        </w:rPr>
        <w:t xml:space="preserve"> </w:t>
      </w:r>
      <w:del w:id="1718" w:author="野草" w:date="2024-04-24T22:26:12Z">
        <w:r>
          <w:rPr>
            <w:rFonts w:hint="default" w:cs="Times New Roman"/>
            <w:lang w:val="en-US"/>
          </w:rPr>
          <w:delText>wa</w:delText>
        </w:r>
      </w:del>
      <w:ins w:id="1719" w:author="野草" w:date="2024-04-24T22:26:12Z">
        <w:r>
          <w:rPr>
            <w:rFonts w:hint="eastAsia" w:cs="Times New Roman"/>
            <w:lang w:val="en-US" w:eastAsia="zh-CN"/>
          </w:rPr>
          <w:t>i</w:t>
        </w:r>
      </w:ins>
      <w:r>
        <w:rPr>
          <w:rFonts w:hint="eastAsia" w:cs="Times New Roman"/>
        </w:rPr>
        <w:t xml:space="preserve">s defined as the </w:t>
      </w:r>
      <w:r>
        <w:rPr>
          <w:rFonts w:hint="eastAsia" w:cs="Times New Roman"/>
          <w:highlight w:val="green"/>
          <w:rPrChange w:id="1720" w:author="野草" w:date="2024-04-24T21:00:06Z">
            <w:rPr>
              <w:rFonts w:hint="eastAsia" w:cs="Times New Roman"/>
            </w:rPr>
          </w:rPrChange>
        </w:rPr>
        <w:t>River Cooling Distance (RCD)</w:t>
      </w:r>
      <w:r>
        <w:rPr>
          <w:rFonts w:hint="eastAsia" w:cs="Times New Roman"/>
        </w:rPr>
        <w:t xml:space="preserve">. The </w:t>
      </w:r>
      <w:r>
        <w:rPr>
          <w:rFonts w:hint="eastAsia" w:cs="Times New Roman"/>
          <w:highlight w:val="green"/>
          <w:rPrChange w:id="1721" w:author="野草" w:date="2024-04-24T21:00:09Z">
            <w:rPr>
              <w:rFonts w:hint="eastAsia" w:cs="Times New Roman"/>
            </w:rPr>
          </w:rPrChange>
        </w:rPr>
        <w:t>River Cooling Intensity (RCI)</w:t>
      </w:r>
      <w:r>
        <w:rPr>
          <w:rFonts w:hint="eastAsia" w:cs="Times New Roman"/>
        </w:rPr>
        <w:t xml:space="preserve"> </w:t>
      </w:r>
      <w:del w:id="1722" w:author="野草" w:date="2024-04-25T20:44:38Z">
        <w:r>
          <w:rPr>
            <w:rFonts w:hint="default" w:cs="Times New Roman"/>
            <w:lang w:val="en-US"/>
          </w:rPr>
          <w:delText>wa</w:delText>
        </w:r>
      </w:del>
      <w:ins w:id="1723" w:author="野草" w:date="2024-04-25T20:44:38Z">
        <w:r>
          <w:rPr>
            <w:rFonts w:hint="eastAsia" w:cs="Times New Roman"/>
            <w:lang w:val="en-US" w:eastAsia="zh-CN"/>
          </w:rPr>
          <w:t>i</w:t>
        </w:r>
      </w:ins>
      <w:r>
        <w:rPr>
          <w:rFonts w:hint="eastAsia" w:cs="Times New Roman"/>
        </w:rPr>
        <w:t xml:space="preserve">s </w:t>
      </w:r>
      <w:bookmarkStart w:id="39" w:name="OLE_LINK60"/>
      <w:r>
        <w:rPr>
          <w:rFonts w:hint="eastAsia" w:cs="Times New Roman"/>
        </w:rPr>
        <w:t>characterized to be</w:t>
      </w:r>
      <w:bookmarkEnd w:id="39"/>
      <w:r>
        <w:rPr>
          <w:rFonts w:hint="eastAsia" w:cs="Times New Roman"/>
        </w:rPr>
        <w:t xml:space="preserve"> the </w:t>
      </w:r>
      <w:r>
        <w:rPr>
          <w:rFonts w:hint="eastAsia" w:cs="Times New Roman"/>
          <w:highlight w:val="green"/>
          <w:rPrChange w:id="1724" w:author="野草" w:date="2024-04-24T21:00:13Z">
            <w:rPr>
              <w:rFonts w:hint="eastAsia" w:cs="Times New Roman"/>
            </w:rPr>
          </w:rPrChange>
        </w:rPr>
        <w:t>temperature contrast</w:t>
      </w:r>
      <w:r>
        <w:rPr>
          <w:rFonts w:hint="eastAsia" w:cs="Times New Roman"/>
        </w:rPr>
        <w:t xml:space="preserve"> between the </w:t>
      </w:r>
      <w:r>
        <w:rPr>
          <w:rFonts w:hint="eastAsia" w:cs="Times New Roman"/>
          <w:highlight w:val="green"/>
          <w:rPrChange w:id="1725" w:author="野草" w:date="2024-04-24T21:00:17Z">
            <w:rPr>
              <w:rFonts w:hint="eastAsia" w:cs="Times New Roman"/>
            </w:rPr>
          </w:rPrChange>
        </w:rPr>
        <w:t>river surface's edge</w:t>
      </w:r>
      <w:r>
        <w:rPr>
          <w:rFonts w:hint="eastAsia" w:cs="Times New Roman"/>
        </w:rPr>
        <w:t xml:space="preserve"> and the </w:t>
      </w:r>
      <w:r>
        <w:rPr>
          <w:rFonts w:hint="eastAsia" w:cs="Times New Roman"/>
          <w:highlight w:val="green"/>
          <w:rPrChange w:id="1726" w:author="野草" w:date="2024-04-24T21:00:23Z">
            <w:rPr>
              <w:rFonts w:hint="eastAsia" w:cs="Times New Roman"/>
            </w:rPr>
          </w:rPrChange>
        </w:rPr>
        <w:t>first turning point</w:t>
      </w:r>
      <w:r>
        <w:rPr>
          <w:rFonts w:hint="eastAsia" w:cs="Times New Roman"/>
        </w:rPr>
        <w:t xml:space="preserve">, expressed in </w:t>
      </w:r>
      <w:r>
        <w:rPr>
          <w:rFonts w:hint="eastAsia" w:cs="Times New Roman"/>
          <w:highlight w:val="green"/>
          <w:rPrChange w:id="1727" w:author="野草" w:date="2024-04-24T21:00:27Z">
            <w:rPr>
              <w:rFonts w:hint="eastAsia" w:cs="Times New Roman"/>
            </w:rPr>
          </w:rPrChange>
        </w:rPr>
        <w:t>the following equation</w:t>
      </w:r>
      <w:r>
        <w:rPr>
          <w:rFonts w:hint="eastAsia" w:cs="Times New Roman"/>
        </w:rPr>
        <w:t>:</w:t>
      </w:r>
    </w:p>
    <w:p>
      <w:pPr>
        <w:jc w:val="right"/>
        <w:rPr>
          <w:rFonts w:cs="Times New Roman"/>
        </w:rPr>
      </w:pPr>
      <m:oMath>
        <m:r>
          <m:rPr/>
          <w:rPr>
            <w:rFonts w:ascii="Cambria Math" w:hAnsi="Cambria Math" w:cs="Times New Roman"/>
          </w:rPr>
          <m:t>RCI =</m:t>
        </m:r>
        <m:sSub>
          <m:sSubPr>
            <m:ctrlPr>
              <w:rPr>
                <w:rFonts w:ascii="Cambria Math" w:hAnsi="Cambria Math" w:cs="Times New Roman"/>
                <w:i/>
                <w:iCs/>
              </w:rPr>
            </m:ctrlPr>
          </m:sSubPr>
          <m:e>
            <m:r>
              <m:rPr/>
              <w:rPr>
                <w:rFonts w:ascii="Cambria Math" w:hAnsi="Cambria Math" w:cs="Times New Roman"/>
              </w:rPr>
              <m:t>T</m:t>
            </m:r>
            <m:ctrlPr>
              <w:rPr>
                <w:rFonts w:ascii="Cambria Math" w:hAnsi="Cambria Math" w:cs="Times New Roman"/>
                <w:i/>
                <w:iCs/>
              </w:rPr>
            </m:ctrlPr>
          </m:e>
          <m:sub>
            <m:r>
              <m:rPr/>
              <w:rPr>
                <w:rFonts w:ascii="Cambria Math" w:hAnsi="Cambria Math" w:cs="Times New Roman"/>
              </w:rPr>
              <m:t>p</m:t>
            </m:r>
            <m:ctrlPr>
              <w:rPr>
                <w:rFonts w:ascii="Cambria Math" w:hAnsi="Cambria Math" w:cs="Times New Roman"/>
                <w:i/>
                <w:iCs/>
              </w:rPr>
            </m:ctrlPr>
          </m:sub>
        </m:sSub>
        <m:r>
          <m:rPr/>
          <w:rPr>
            <w:rFonts w:ascii="Cambria Math" w:hAnsi="Cambria Math" w:cs="Times New Roman"/>
          </w:rPr>
          <m:t xml:space="preserve">  − </m:t>
        </m:r>
        <m:sSub>
          <m:sSubPr>
            <m:ctrlPr>
              <w:rPr>
                <w:rFonts w:ascii="Cambria Math" w:hAnsi="Cambria Math" w:cs="Times New Roman"/>
                <w:i/>
                <w:iCs/>
              </w:rPr>
            </m:ctrlPr>
          </m:sSubPr>
          <m:e>
            <m:r>
              <m:rPr/>
              <w:rPr>
                <w:rFonts w:ascii="Cambria Math" w:hAnsi="Cambria Math" w:cs="Times New Roman"/>
              </w:rPr>
              <m:t>T</m:t>
            </m:r>
            <m:ctrlPr>
              <w:rPr>
                <w:rFonts w:ascii="Cambria Math" w:hAnsi="Cambria Math" w:cs="Times New Roman"/>
                <w:i/>
                <w:iCs/>
              </w:rPr>
            </m:ctrlPr>
          </m:e>
          <m:sub>
            <m:r>
              <m:rPr/>
              <w:rPr>
                <w:rFonts w:ascii="Cambria Math" w:hAnsi="Cambria Math" w:cs="Times New Roman"/>
              </w:rPr>
              <m:t>r</m:t>
            </m:r>
            <m:ctrlPr>
              <w:rPr>
                <w:rFonts w:ascii="Cambria Math" w:hAnsi="Cambria Math" w:cs="Times New Roman"/>
                <w:i/>
                <w:iCs/>
              </w:rPr>
            </m:ctrlPr>
          </m:sub>
        </m:sSub>
      </m:oMath>
      <w:r>
        <w:rPr>
          <w:rFonts w:hint="eastAsia" w:hAnsi="Cambria Math" w:cs="Times New Roman"/>
          <w:i/>
          <w:iCs/>
        </w:rPr>
        <w:t xml:space="preserve"> </w:t>
      </w:r>
      <w:r>
        <w:rPr>
          <w:rFonts w:hint="eastAsia" w:hAnsi="Cambria Math" w:cs="Times New Roman"/>
        </w:rPr>
        <w:t xml:space="preserve">                            (4)</w:t>
      </w:r>
    </w:p>
    <w:p>
      <w:pPr>
        <w:jc w:val="left"/>
        <w:rPr>
          <w:rFonts w:cs="Times New Roman"/>
        </w:rPr>
      </w:pPr>
      <w:r>
        <w:rPr>
          <w:rFonts w:hint="eastAsia" w:cs="Times New Roman"/>
        </w:rPr>
        <w:t xml:space="preserve">where </w:t>
      </w:r>
      <w:r>
        <w:rPr>
          <w:rFonts w:hint="eastAsia" w:cs="Times New Roman"/>
          <w:i/>
          <w:iCs/>
        </w:rPr>
        <w:t>T</w:t>
      </w:r>
      <w:r>
        <w:rPr>
          <w:rFonts w:hint="eastAsia" w:cs="Times New Roman"/>
          <w:i/>
          <w:iCs/>
          <w:vertAlign w:val="subscript"/>
        </w:rPr>
        <w:t>p</w:t>
      </w:r>
      <w:r>
        <w:rPr>
          <w:rFonts w:hint="eastAsia" w:cs="Times New Roman"/>
        </w:rPr>
        <w:t xml:space="preserve"> is the </w:t>
      </w:r>
      <w:r>
        <w:rPr>
          <w:rFonts w:hint="eastAsia" w:cs="Times New Roman"/>
          <w:highlight w:val="green"/>
          <w:rPrChange w:id="1728" w:author="野草" w:date="2024-04-24T21:00:32Z">
            <w:rPr>
              <w:rFonts w:hint="eastAsia" w:cs="Times New Roman"/>
            </w:rPr>
          </w:rPrChange>
        </w:rPr>
        <w:t>turning temperature</w:t>
      </w:r>
      <w:r>
        <w:rPr>
          <w:rFonts w:hint="eastAsia" w:cs="Times New Roman"/>
        </w:rPr>
        <w:t xml:space="preserve">, and </w:t>
      </w:r>
      <w:r>
        <w:rPr>
          <w:rFonts w:hint="eastAsia" w:cs="Times New Roman"/>
          <w:i/>
          <w:iCs/>
        </w:rPr>
        <w:t>T</w:t>
      </w:r>
      <w:r>
        <w:rPr>
          <w:rFonts w:hint="eastAsia" w:cs="Times New Roman"/>
          <w:i/>
          <w:iCs/>
          <w:vertAlign w:val="subscript"/>
        </w:rPr>
        <w:t>r</w:t>
      </w:r>
      <w:r>
        <w:rPr>
          <w:rFonts w:hint="eastAsia" w:cs="Times New Roman"/>
        </w:rPr>
        <w:t xml:space="preserve"> is the </w:t>
      </w:r>
      <w:r>
        <w:rPr>
          <w:rFonts w:hint="eastAsia" w:cs="Times New Roman"/>
          <w:highlight w:val="green"/>
          <w:rPrChange w:id="1729" w:author="野草" w:date="2024-04-24T21:00:37Z">
            <w:rPr>
              <w:rFonts w:hint="eastAsia" w:cs="Times New Roman"/>
            </w:rPr>
          </w:rPrChange>
        </w:rPr>
        <w:t>temperature</w:t>
      </w:r>
      <w:r>
        <w:rPr>
          <w:rFonts w:hint="eastAsia" w:cs="Times New Roman"/>
        </w:rPr>
        <w:t xml:space="preserve"> at the </w:t>
      </w:r>
      <w:r>
        <w:rPr>
          <w:rFonts w:hint="eastAsia" w:cs="Times New Roman"/>
          <w:highlight w:val="green"/>
          <w:rPrChange w:id="1730" w:author="野草" w:date="2024-04-24T21:00:40Z">
            <w:rPr>
              <w:rFonts w:hint="eastAsia" w:cs="Times New Roman"/>
            </w:rPr>
          </w:rPrChange>
        </w:rPr>
        <w:t>river surface's edge</w:t>
      </w:r>
      <w:r>
        <w:rPr>
          <w:rFonts w:hint="eastAsia" w:cs="Times New Roman"/>
        </w:rPr>
        <w:t>.</w:t>
      </w:r>
    </w:p>
    <w:p>
      <w:pPr>
        <w:jc w:val="left"/>
        <w:rPr>
          <w:rFonts w:cs="Times New Roman"/>
        </w:rPr>
      </w:pPr>
    </w:p>
    <w:p>
      <w:pPr>
        <w:jc w:val="left"/>
        <w:rPr>
          <w:ins w:id="1731" w:author="野草" w:date="2024-04-24T22:37:08Z"/>
          <w:rFonts w:hint="eastAsia"/>
          <w:sz w:val="16"/>
          <w:szCs w:val="16"/>
        </w:rPr>
      </w:pPr>
      <w:ins w:id="1732" w:author="野草" w:date="2024-04-24T22:37:08Z">
        <w:r>
          <w:rPr>
            <w:rFonts w:hint="eastAsia"/>
            <w:sz w:val="16"/>
            <w:szCs w:val="16"/>
            <w:lang w:val="en-US" w:eastAsia="zh-CN"/>
          </w:rPr>
          <w:t>【</w:t>
        </w:r>
      </w:ins>
      <w:ins w:id="1733" w:author="野草" w:date="2024-04-25T20:52:26Z">
        <w:r>
          <w:rPr>
            <w:rFonts w:hint="eastAsia" w:cs="Times New Roman"/>
            <w:color w:val="000000" w:themeColor="text1"/>
            <w:lang w:val="en-US" w:eastAsia="zh-CN"/>
            <w14:textFill>
              <w14:solidFill>
                <w14:schemeClr w14:val="tx1"/>
              </w14:solidFill>
            </w14:textFill>
          </w:rPr>
          <w:t>up2024 0425 20:52</w:t>
        </w:r>
      </w:ins>
      <w:ins w:id="1734" w:author="野草" w:date="2024-04-24T22:37:08Z">
        <w:r>
          <w:rPr>
            <w:rFonts w:hint="eastAsia"/>
            <w:sz w:val="16"/>
            <w:szCs w:val="16"/>
            <w:lang w:val="en-US" w:eastAsia="zh-CN"/>
          </w:rPr>
          <w:t>】</w:t>
        </w:r>
      </w:ins>
    </w:p>
    <w:p>
      <w:pPr>
        <w:jc w:val="left"/>
        <w:rPr>
          <w:rFonts w:cs="Times New Roman"/>
        </w:rPr>
      </w:pPr>
      <w:r>
        <w:rPr>
          <w:rFonts w:hint="eastAsia" w:cs="Times New Roman"/>
          <w:highlight w:val="green"/>
          <w:rPrChange w:id="1735" w:author="野草" w:date="2024-04-24T21:05:03Z">
            <w:rPr>
              <w:rFonts w:hint="eastAsia" w:cs="Times New Roman"/>
            </w:rPr>
          </w:rPrChange>
        </w:rPr>
        <w:t>The index of RCI</w:t>
      </w:r>
      <w:r>
        <w:rPr>
          <w:rFonts w:hint="eastAsia" w:cs="Times New Roman"/>
        </w:rPr>
        <w:t xml:space="preserve"> has a limitation in that </w:t>
      </w:r>
      <w:r>
        <w:rPr>
          <w:rFonts w:hint="eastAsia" w:cs="Times New Roman"/>
          <w:highlight w:val="green"/>
          <w:rPrChange w:id="1736" w:author="野草" w:date="2024-04-24T21:05:07Z">
            <w:rPr>
              <w:rFonts w:hint="eastAsia" w:cs="Times New Roman"/>
            </w:rPr>
          </w:rPrChange>
        </w:rPr>
        <w:t>it only indicates</w:t>
      </w:r>
      <w:r>
        <w:rPr>
          <w:rFonts w:hint="eastAsia" w:cs="Times New Roman"/>
        </w:rPr>
        <w:t xml:space="preserve"> the </w:t>
      </w:r>
      <w:r>
        <w:rPr>
          <w:rFonts w:hint="eastAsia" w:cs="Times New Roman"/>
          <w:highlight w:val="green"/>
          <w:rPrChange w:id="1737" w:author="野草" w:date="2024-04-24T21:05:11Z">
            <w:rPr>
              <w:rFonts w:hint="eastAsia" w:cs="Times New Roman"/>
            </w:rPr>
          </w:rPrChange>
        </w:rPr>
        <w:t>maximum temperature reduction</w:t>
      </w:r>
      <w:r>
        <w:rPr>
          <w:rFonts w:hint="eastAsia" w:cs="Times New Roman"/>
        </w:rPr>
        <w:t xml:space="preserve"> within </w:t>
      </w:r>
      <w:r>
        <w:rPr>
          <w:rFonts w:hint="eastAsia" w:cs="Times New Roman"/>
          <w:highlight w:val="green"/>
          <w:rPrChange w:id="1738" w:author="野草" w:date="2024-04-24T21:05:15Z">
            <w:rPr>
              <w:rFonts w:hint="eastAsia" w:cs="Times New Roman"/>
            </w:rPr>
          </w:rPrChange>
        </w:rPr>
        <w:t>the riverside area</w:t>
      </w:r>
      <w:r>
        <w:rPr>
          <w:rFonts w:hint="eastAsia" w:cs="Times New Roman"/>
        </w:rPr>
        <w:t>, neglecting the</w:t>
      </w:r>
      <w:r>
        <w:rPr>
          <w:rFonts w:hint="eastAsia" w:cs="Times New Roman"/>
          <w:highlight w:val="green"/>
          <w:rPrChange w:id="1739" w:author="野草" w:date="2024-04-24T21:05:18Z">
            <w:rPr>
              <w:rFonts w:hint="eastAsia" w:cs="Times New Roman"/>
            </w:rPr>
          </w:rPrChange>
        </w:rPr>
        <w:t xml:space="preserve"> non-linear variations</w:t>
      </w:r>
      <w:r>
        <w:rPr>
          <w:rFonts w:hint="eastAsia" w:cs="Times New Roman"/>
        </w:rPr>
        <w:t xml:space="preserve"> in </w:t>
      </w:r>
      <w:r>
        <w:rPr>
          <w:rFonts w:hint="eastAsia" w:cs="Times New Roman"/>
          <w:highlight w:val="green"/>
          <w:rPrChange w:id="1740" w:author="野草" w:date="2024-04-24T21:05:21Z">
            <w:rPr>
              <w:rFonts w:hint="eastAsia" w:cs="Times New Roman"/>
            </w:rPr>
          </w:rPrChange>
        </w:rPr>
        <w:t>surface temperature</w:t>
      </w:r>
      <w:r>
        <w:rPr>
          <w:rFonts w:hint="eastAsia" w:cs="Times New Roman"/>
        </w:rPr>
        <w:t xml:space="preserve">. To provide a </w:t>
      </w:r>
      <w:r>
        <w:rPr>
          <w:rFonts w:hint="eastAsia" w:cs="Times New Roman"/>
          <w:highlight w:val="green"/>
          <w:rPrChange w:id="1741" w:author="野草" w:date="2024-04-24T21:05:29Z">
            <w:rPr>
              <w:rFonts w:hint="eastAsia" w:cs="Times New Roman"/>
            </w:rPr>
          </w:rPrChange>
        </w:rPr>
        <w:t>more comprehensive insight</w:t>
      </w:r>
      <w:r>
        <w:rPr>
          <w:rFonts w:hint="eastAsia" w:cs="Times New Roman"/>
        </w:rPr>
        <w:t xml:space="preserve"> into the</w:t>
      </w:r>
      <w:r>
        <w:rPr>
          <w:rFonts w:hint="eastAsia" w:cs="Times New Roman"/>
          <w:highlight w:val="green"/>
          <w:rPrChange w:id="1742" w:author="野草" w:date="2024-04-24T21:05:32Z">
            <w:rPr>
              <w:rFonts w:hint="eastAsia" w:cs="Times New Roman"/>
            </w:rPr>
          </w:rPrChange>
        </w:rPr>
        <w:t xml:space="preserve"> inland penetration</w:t>
      </w:r>
      <w:r>
        <w:rPr>
          <w:rFonts w:hint="eastAsia" w:cs="Times New Roman"/>
        </w:rPr>
        <w:t xml:space="preserve"> of river cooling, the index of </w:t>
      </w:r>
      <w:r>
        <w:rPr>
          <w:rFonts w:hint="eastAsia" w:cs="Times New Roman"/>
          <w:highlight w:val="green"/>
          <w:rPrChange w:id="1743" w:author="野草" w:date="2024-04-24T21:05:36Z">
            <w:rPr>
              <w:rFonts w:hint="eastAsia" w:cs="Times New Roman"/>
            </w:rPr>
          </w:rPrChange>
        </w:rPr>
        <w:t xml:space="preserve">Cumulative River Cooling Intensity (CRCI) </w:t>
      </w:r>
      <w:r>
        <w:rPr>
          <w:rFonts w:hint="eastAsia" w:cs="Times New Roman"/>
        </w:rPr>
        <w:t xml:space="preserve">was employed </w:t>
      </w:r>
      <w:r>
        <w:rPr>
          <w:rFonts w:hint="eastAsia" w:cs="Times New Roman"/>
          <w:highlight w:val="green"/>
          <w:rPrChange w:id="1744" w:author="野草" w:date="2024-04-24T21:05:40Z">
            <w:rPr>
              <w:rFonts w:hint="eastAsia" w:cs="Times New Roman"/>
            </w:rPr>
          </w:rPrChange>
        </w:rPr>
        <w:t>in this study</w:t>
      </w:r>
      <w:r>
        <w:rPr>
          <w:rFonts w:hint="eastAsia" w:cs="Times New Roman"/>
        </w:rPr>
        <w:t xml:space="preserve">. CRCI </w:t>
      </w:r>
      <w:del w:id="1745" w:author="野草" w:date="2024-04-24T22:35:43Z">
        <w:r>
          <w:rPr>
            <w:rFonts w:hint="default" w:cs="Times New Roman"/>
            <w:lang w:val="en-US"/>
          </w:rPr>
          <w:delText>wa</w:delText>
        </w:r>
      </w:del>
      <w:ins w:id="1746" w:author="野草" w:date="2024-04-24T22:35:43Z">
        <w:r>
          <w:rPr>
            <w:rFonts w:hint="eastAsia" w:cs="Times New Roman"/>
            <w:lang w:val="en-US" w:eastAsia="zh-CN"/>
          </w:rPr>
          <w:t>i</w:t>
        </w:r>
      </w:ins>
      <w:r>
        <w:rPr>
          <w:rFonts w:hint="eastAsia" w:cs="Times New Roman"/>
        </w:rPr>
        <w:t xml:space="preserve">s defined as </w:t>
      </w:r>
      <w:r>
        <w:rPr>
          <w:rFonts w:hint="eastAsia" w:cs="Times New Roman"/>
          <w:highlight w:val="green"/>
          <w:rPrChange w:id="1747" w:author="野草" w:date="2024-04-24T21:05:44Z">
            <w:rPr>
              <w:rFonts w:hint="eastAsia" w:cs="Times New Roman"/>
            </w:rPr>
          </w:rPrChange>
        </w:rPr>
        <w:t>the cumulative difference</w:t>
      </w:r>
      <w:r>
        <w:rPr>
          <w:rFonts w:hint="eastAsia" w:cs="Times New Roman"/>
        </w:rPr>
        <w:t xml:space="preserve"> between the</w:t>
      </w:r>
      <w:r>
        <w:rPr>
          <w:rFonts w:hint="eastAsia" w:cs="Times New Roman"/>
          <w:highlight w:val="green"/>
          <w:rPrChange w:id="1748" w:author="野草" w:date="2024-04-24T21:05:48Z">
            <w:rPr>
              <w:rFonts w:hint="eastAsia" w:cs="Times New Roman"/>
            </w:rPr>
          </w:rPrChange>
        </w:rPr>
        <w:t xml:space="preserve"> turning temperature</w:t>
      </w:r>
      <w:r>
        <w:rPr>
          <w:rFonts w:hint="eastAsia" w:cs="Times New Roman"/>
        </w:rPr>
        <w:t xml:space="preserve"> and </w:t>
      </w:r>
      <w:r>
        <w:rPr>
          <w:rFonts w:hint="eastAsia" w:cs="Times New Roman"/>
          <w:highlight w:val="green"/>
          <w:rPrChange w:id="1749" w:author="野草" w:date="2024-04-24T21:05:51Z">
            <w:rPr>
              <w:rFonts w:hint="eastAsia" w:cs="Times New Roman"/>
            </w:rPr>
          </w:rPrChange>
        </w:rPr>
        <w:t>the non-linear temperature</w:t>
      </w:r>
      <w:r>
        <w:rPr>
          <w:rFonts w:hint="eastAsia" w:cs="Times New Roman"/>
          <w:highlight w:val="green"/>
          <w:rPrChange w:id="1750" w:author="野草" w:date="2024-04-24T22:36:21Z">
            <w:rPr>
              <w:rFonts w:hint="eastAsia" w:cs="Times New Roman"/>
            </w:rPr>
          </w:rPrChange>
        </w:rPr>
        <w:t xml:space="preserve"> curve</w:t>
      </w:r>
      <w:r>
        <w:rPr>
          <w:rFonts w:hint="eastAsia" w:cs="Times New Roman"/>
        </w:rPr>
        <w:t xml:space="preserve"> from the</w:t>
      </w:r>
      <w:r>
        <w:rPr>
          <w:rFonts w:hint="eastAsia" w:cs="Times New Roman"/>
          <w:highlight w:val="green"/>
          <w:rPrChange w:id="1751" w:author="野草" w:date="2024-04-24T21:05:56Z">
            <w:rPr>
              <w:rFonts w:hint="eastAsia" w:cs="Times New Roman"/>
            </w:rPr>
          </w:rPrChange>
        </w:rPr>
        <w:t xml:space="preserve"> river surface's edge </w:t>
      </w:r>
      <w:r>
        <w:rPr>
          <w:rFonts w:hint="eastAsia" w:cs="Times New Roman"/>
        </w:rPr>
        <w:t xml:space="preserve">to the </w:t>
      </w:r>
      <w:r>
        <w:rPr>
          <w:rFonts w:hint="eastAsia" w:cs="Times New Roman"/>
          <w:highlight w:val="green"/>
          <w:rPrChange w:id="1752" w:author="野草" w:date="2024-04-24T21:06:05Z">
            <w:rPr>
              <w:rFonts w:hint="eastAsia" w:cs="Times New Roman"/>
            </w:rPr>
          </w:rPrChange>
        </w:rPr>
        <w:t>first turning point</w:t>
      </w:r>
      <w:r>
        <w:rPr>
          <w:rFonts w:hint="eastAsia" w:cs="Times New Roman"/>
        </w:rPr>
        <w:t xml:space="preserve">, as depicted in </w:t>
      </w:r>
      <w:r>
        <w:rPr>
          <w:rFonts w:hint="eastAsia" w:cs="Times New Roman"/>
          <w:highlight w:val="green"/>
          <w:rPrChange w:id="1753" w:author="野草" w:date="2024-04-24T21:06:01Z">
            <w:rPr>
              <w:rFonts w:hint="eastAsia" w:cs="Times New Roman"/>
            </w:rPr>
          </w:rPrChange>
        </w:rPr>
        <w:t>the shaded area</w:t>
      </w:r>
      <w:r>
        <w:rPr>
          <w:rFonts w:hint="eastAsia" w:cs="Times New Roman"/>
        </w:rPr>
        <w:t xml:space="preserve"> of </w:t>
      </w:r>
      <w:r>
        <w:rPr>
          <w:rFonts w:hint="eastAsia" w:cs="Times New Roman"/>
          <w:highlight w:val="cyan"/>
          <w:rPrChange w:id="1754" w:author="野草" w:date="2024-04-24T21:06:09Z">
            <w:rPr>
              <w:rFonts w:hint="eastAsia" w:cs="Times New Roman"/>
            </w:rPr>
          </w:rPrChange>
        </w:rPr>
        <w:t>Fig. 3</w:t>
      </w:r>
      <w:r>
        <w:rPr>
          <w:rFonts w:hint="eastAsia" w:cs="Times New Roman"/>
        </w:rPr>
        <w:t>. The equation is given by:</w:t>
      </w:r>
    </w:p>
    <w:bookmarkEnd w:id="35"/>
    <w:p>
      <w:pPr>
        <w:wordWrap w:val="0"/>
        <w:jc w:val="right"/>
        <w:rPr>
          <w:rFonts w:cs="Times New Roman"/>
        </w:rPr>
      </w:pPr>
      <m:oMath>
        <m:r>
          <m:rPr/>
          <w:rPr>
            <w:rFonts w:ascii="Cambria Math" w:hAnsi="Cambria Math" w:cs="Times New Roman"/>
          </w:rPr>
          <m:t>CRCI</m:t>
        </m:r>
        <m:r>
          <m:rPr>
            <m:sty m:val="p"/>
          </m:rPr>
          <w:rPr>
            <w:rFonts w:ascii="Cambria Math" w:hAnsi="Cambria Math" w:cs="Times New Roman"/>
          </w:rPr>
          <m:t xml:space="preserve"> = </m:t>
        </m:r>
        <m:nary>
          <m:naryPr>
            <m:chr m:val="∑"/>
            <m:limLoc m:val="undOvr"/>
            <m:ctrlPr>
              <w:rPr>
                <w:rFonts w:ascii="Cambria Math" w:hAnsi="Cambria Math" w:cs="Times New Roman"/>
              </w:rPr>
            </m:ctrlPr>
          </m:naryPr>
          <m:sub>
            <m:r>
              <m:rPr/>
              <w:rPr>
                <w:rFonts w:ascii="Cambria Math" w:hAnsi="Cambria Math" w:cs="Times New Roman"/>
              </w:rPr>
              <m:t>0</m:t>
            </m:r>
            <m:ctrlPr>
              <w:rPr>
                <w:rFonts w:ascii="Cambria Math" w:hAnsi="Cambria Math" w:cs="Times New Roman"/>
              </w:rPr>
            </m:ctrlPr>
          </m:sub>
          <m:sup>
            <m:r>
              <m:rPr/>
              <w:rPr>
                <w:rFonts w:ascii="Cambria Math" w:hAnsi="Cambria Math" w:cs="Times New Roman"/>
              </w:rPr>
              <m:t>RCD</m:t>
            </m:r>
            <m:ctrlPr>
              <w:rPr>
                <w:rFonts w:ascii="Cambria Math" w:hAnsi="Cambria Math" w:cs="Times New Roman"/>
              </w:rPr>
            </m:ctrlPr>
          </m:sup>
          <m:e>
            <m:r>
              <m:rPr>
                <m:sty m:val="p"/>
              </m:rPr>
              <w:rPr>
                <w:rFonts w:ascii="Cambria Math" w:hAnsi="Cambria Math" w:cs="Times New Roman"/>
              </w:rPr>
              <m:t>(</m:t>
            </m:r>
            <m:sSub>
              <m:sSubPr>
                <m:ctrlPr>
                  <w:rPr>
                    <w:rFonts w:ascii="Cambria Math" w:hAnsi="Cambria Math" w:cs="Times New Roman"/>
                    <w:i/>
                    <w:iCs/>
                  </w:rPr>
                </m:ctrlPr>
              </m:sSubPr>
              <m:e>
                <m:r>
                  <m:rPr/>
                  <w:rPr>
                    <w:rFonts w:ascii="Cambria Math" w:hAnsi="Cambria Math" w:cs="Times New Roman"/>
                  </w:rPr>
                  <m:t>T</m:t>
                </m:r>
                <m:ctrlPr>
                  <w:rPr>
                    <w:rFonts w:ascii="Cambria Math" w:hAnsi="Cambria Math" w:cs="Times New Roman"/>
                    <w:i/>
                    <w:iCs/>
                  </w:rPr>
                </m:ctrlPr>
              </m:e>
              <m:sub>
                <m:r>
                  <m:rPr/>
                  <w:rPr>
                    <w:rFonts w:ascii="Cambria Math" w:hAnsi="Cambria Math" w:cs="Times New Roman"/>
                  </w:rPr>
                  <m:t>p</m:t>
                </m:r>
                <m:ctrlPr>
                  <w:rPr>
                    <w:rFonts w:ascii="Cambria Math" w:hAnsi="Cambria Math" w:cs="Times New Roman"/>
                    <w:i/>
                    <w:iCs/>
                  </w:rPr>
                </m:ctrlPr>
              </m:sub>
            </m:sSub>
            <m:r>
              <m:rPr>
                <m:sty m:val="p"/>
              </m:rPr>
              <w:rPr>
                <w:rFonts w:ascii="Cambria Math" w:hAnsi="Cambria Math" w:cs="Times New Roman"/>
              </w:rPr>
              <m:t xml:space="preserve"> − </m:t>
            </m:r>
            <m:sSub>
              <m:sSubPr>
                <m:ctrlPr>
                  <w:rPr>
                    <w:rFonts w:ascii="Cambria Math" w:hAnsi="Cambria Math" w:cs="Times New Roman"/>
                    <w:i/>
                    <w:iCs/>
                  </w:rPr>
                </m:ctrlPr>
              </m:sSubPr>
              <m:e>
                <m:r>
                  <m:rPr/>
                  <w:rPr>
                    <w:rFonts w:ascii="Cambria Math" w:hAnsi="Cambria Math" w:cs="Times New Roman"/>
                  </w:rPr>
                  <m:t>T</m:t>
                </m:r>
                <m:ctrlPr>
                  <w:rPr>
                    <w:rFonts w:ascii="Cambria Math" w:hAnsi="Cambria Math" w:cs="Times New Roman"/>
                    <w:i/>
                    <w:iCs/>
                  </w:rPr>
                </m:ctrlPr>
              </m:e>
              <m:sub>
                <m:r>
                  <m:rPr/>
                  <w:rPr>
                    <w:rFonts w:ascii="Cambria Math" w:hAnsi="Cambria Math" w:cs="Times New Roman"/>
                  </w:rPr>
                  <m:t>c</m:t>
                </m:r>
                <m:ctrlPr>
                  <w:rPr>
                    <w:rFonts w:ascii="Cambria Math" w:hAnsi="Cambria Math" w:cs="Times New Roman"/>
                    <w:i/>
                    <w:iCs/>
                  </w:rPr>
                </m:ctrlPr>
              </m:sub>
            </m:sSub>
            <m:r>
              <m:rPr>
                <m:sty m:val="p"/>
              </m:rPr>
              <w:rPr>
                <w:rFonts w:ascii="Cambria Math" w:hAnsi="Cambria Math" w:cs="Times New Roman"/>
              </w:rPr>
              <m:t>)</m:t>
            </m:r>
            <m:ctrlPr>
              <w:rPr>
                <w:rFonts w:ascii="Cambria Math" w:hAnsi="Cambria Math" w:cs="Times New Roman"/>
              </w:rPr>
            </m:ctrlPr>
          </m:e>
        </m:nary>
      </m:oMath>
      <w:r>
        <w:rPr>
          <w:rFonts w:hint="eastAsia" w:hAnsi="Cambria Math" w:cs="Times New Roman"/>
        </w:rPr>
        <w:t xml:space="preserve">                            (5)</w:t>
      </w:r>
    </w:p>
    <w:p>
      <w:pPr>
        <w:jc w:val="left"/>
        <w:rPr>
          <w:rFonts w:cs="Times New Roman"/>
        </w:rPr>
      </w:pPr>
      <w:r>
        <w:rPr>
          <w:rFonts w:hint="eastAsia" w:cs="Times New Roman"/>
        </w:rPr>
        <w:t xml:space="preserve">where </w:t>
      </w:r>
      <w:r>
        <w:rPr>
          <w:rFonts w:hint="eastAsia" w:cs="Times New Roman"/>
          <w:i/>
          <w:iCs/>
        </w:rPr>
        <w:t>T</w:t>
      </w:r>
      <w:r>
        <w:rPr>
          <w:rFonts w:hint="eastAsia" w:cs="Times New Roman"/>
          <w:i/>
          <w:iCs/>
          <w:vertAlign w:val="subscript"/>
        </w:rPr>
        <w:t>c</w:t>
      </w:r>
      <w:r>
        <w:rPr>
          <w:rFonts w:hint="eastAsia" w:cs="Times New Roman"/>
        </w:rPr>
        <w:t xml:space="preserve"> </w:t>
      </w:r>
      <w:r>
        <w:rPr>
          <w:rFonts w:hint="eastAsia" w:hAnsi="Cambria Math" w:cs="Times New Roman"/>
        </w:rPr>
        <w:t xml:space="preserve">is </w:t>
      </w:r>
      <w:r>
        <w:rPr>
          <w:rFonts w:hint="eastAsia" w:hAnsi="Cambria Math" w:cs="Times New Roman"/>
          <w:highlight w:val="green"/>
          <w:rPrChange w:id="1755" w:author="野草" w:date="2024-04-24T21:06:16Z">
            <w:rPr>
              <w:rFonts w:hint="eastAsia" w:hAnsi="Cambria Math" w:cs="Times New Roman"/>
            </w:rPr>
          </w:rPrChange>
        </w:rPr>
        <w:t>the temperature</w:t>
      </w:r>
      <w:r>
        <w:rPr>
          <w:rFonts w:hint="eastAsia" w:hAnsi="Cambria Math" w:cs="Times New Roman"/>
        </w:rPr>
        <w:t xml:space="preserve"> on the </w:t>
      </w:r>
      <w:r>
        <w:rPr>
          <w:rFonts w:hint="eastAsia" w:cs="Times New Roman"/>
          <w:highlight w:val="green"/>
          <w:rPrChange w:id="1756" w:author="野草" w:date="2024-04-24T21:06:20Z">
            <w:rPr>
              <w:rFonts w:hint="eastAsia" w:cs="Times New Roman"/>
            </w:rPr>
          </w:rPrChange>
        </w:rPr>
        <w:t>non-linear temperature curve</w:t>
      </w:r>
      <w:r>
        <w:rPr>
          <w:rFonts w:hint="eastAsia" w:hAnsi="Cambria Math" w:cs="Times New Roman"/>
        </w:rPr>
        <w:t>.</w:t>
      </w:r>
    </w:p>
    <w:p>
      <w:pPr>
        <w:jc w:val="center"/>
      </w:pPr>
      <w:ins w:id="1757" w:author="野草" w:date="2024-04-22T18:50:12Z">
        <w:r>
          <w:rP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0"/>
                      <a:stretch>
                        <a:fillRect/>
                      </a:stretch>
                    </pic:blipFill>
                    <pic:spPr>
                      <a:xfrm>
                        <a:off x="0" y="0"/>
                        <a:ext cx="3688715" cy="2664460"/>
                      </a:xfrm>
                      <a:prstGeom prst="rect">
                        <a:avLst/>
                      </a:prstGeom>
                      <a:noFill/>
                      <a:ln>
                        <a:noFill/>
                      </a:ln>
                    </pic:spPr>
                  </pic:pic>
                </a:graphicData>
              </a:graphic>
            </wp:inline>
          </w:drawing>
        </w:r>
      </w:ins>
      <w:del w:id="1759" w:author="野草" w:date="2024-04-22T18:50:12Z">
        <w:r>
          <w:rPr/>
          <w:drawing>
            <wp:inline distT="0" distB="0" distL="114300" distR="114300">
              <wp:extent cx="2695575" cy="2221865"/>
              <wp:effectExtent l="0" t="0" r="9525" b="635"/>
              <wp:docPr id="7" name="图片 7" descr="附图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附图_02"/>
                      <pic:cNvPicPr>
                        <a:picLocks noChangeAspect="1"/>
                      </pic:cNvPicPr>
                    </pic:nvPicPr>
                    <pic:blipFill>
                      <a:blip r:embed="rId11"/>
                      <a:srcRect l="26513" t="35148" r="36762" b="11037"/>
                      <a:stretch>
                        <a:fillRect/>
                      </a:stretch>
                    </pic:blipFill>
                    <pic:spPr>
                      <a:xfrm>
                        <a:off x="0" y="0"/>
                        <a:ext cx="2695575" cy="2221865"/>
                      </a:xfrm>
                      <a:prstGeom prst="rect">
                        <a:avLst/>
                      </a:prstGeom>
                    </pic:spPr>
                  </pic:pic>
                </a:graphicData>
              </a:graphic>
            </wp:inline>
          </w:drawing>
        </w:r>
      </w:del>
    </w:p>
    <w:p>
      <w:pPr>
        <w:jc w:val="center"/>
        <w:rPr>
          <w:del w:id="1761" w:author="野草" w:date="2024-04-22T18:50:16Z"/>
          <w:sz w:val="16"/>
          <w:szCs w:val="16"/>
        </w:rPr>
      </w:pPr>
      <w:del w:id="1762" w:author="野草" w:date="2024-04-22T18:50:16Z">
        <w:r>
          <w:rPr>
            <w:rFonts w:hint="eastAsia" w:cs="Times New Roman"/>
            <w:color w:val="000000" w:themeColor="text1"/>
            <w14:textFill>
              <w14:solidFill>
                <w14:schemeClr w14:val="tx1"/>
              </w14:solidFill>
            </w14:textFill>
          </w:rPr>
          <w:delText>【up2024 0130 17:41】</w:delText>
        </w:r>
      </w:del>
    </w:p>
    <w:p>
      <w:pPr>
        <w:jc w:val="center"/>
        <w:rPr>
          <w:ins w:id="1764" w:author="野草" w:date="2024-04-24T22:37:11Z"/>
          <w:rFonts w:hint="eastAsia"/>
          <w:sz w:val="16"/>
          <w:szCs w:val="16"/>
        </w:rPr>
        <w:pPrChange w:id="1763" w:author="野草" w:date="2024-04-24T22:37:16Z">
          <w:pPr>
            <w:jc w:val="left"/>
          </w:pPr>
        </w:pPrChange>
      </w:pPr>
      <w:ins w:id="1765" w:author="野草" w:date="2024-04-24T22:37:11Z">
        <w:r>
          <w:rPr>
            <w:rFonts w:hint="eastAsia"/>
            <w:sz w:val="16"/>
            <w:szCs w:val="16"/>
            <w:lang w:val="en-US" w:eastAsia="zh-CN"/>
          </w:rPr>
          <w:t>【</w:t>
        </w:r>
      </w:ins>
      <w:ins w:id="1766" w:author="野草" w:date="2024-04-24T22:37:11Z">
        <w:r>
          <w:rPr>
            <w:rFonts w:hint="eastAsia" w:cs="Times New Roman"/>
            <w:color w:val="000000" w:themeColor="text1"/>
            <w:lang w:val="en-US" w:eastAsia="zh-CN"/>
            <w14:textFill>
              <w14:solidFill>
                <w14:schemeClr w14:val="tx1"/>
              </w14:solidFill>
            </w14:textFill>
          </w:rPr>
          <w:t>up2024 042</w:t>
        </w:r>
      </w:ins>
      <w:ins w:id="1767" w:author="野草" w:date="2024-04-25T20:51:13Z">
        <w:r>
          <w:rPr>
            <w:rFonts w:hint="eastAsia" w:cs="Times New Roman"/>
            <w:color w:val="000000" w:themeColor="text1"/>
            <w:lang w:val="en-US" w:eastAsia="zh-CN"/>
            <w14:textFill>
              <w14:solidFill>
                <w14:schemeClr w14:val="tx1"/>
              </w14:solidFill>
            </w14:textFill>
          </w:rPr>
          <w:t>5</w:t>
        </w:r>
      </w:ins>
      <w:ins w:id="1768" w:author="野草" w:date="2024-04-24T22:37:11Z">
        <w:r>
          <w:rPr>
            <w:rFonts w:hint="eastAsia" w:cs="Times New Roman"/>
            <w:color w:val="000000" w:themeColor="text1"/>
            <w:lang w:val="en-US" w:eastAsia="zh-CN"/>
            <w14:textFill>
              <w14:solidFill>
                <w14:schemeClr w14:val="tx1"/>
              </w14:solidFill>
            </w14:textFill>
          </w:rPr>
          <w:t xml:space="preserve"> 2</w:t>
        </w:r>
      </w:ins>
      <w:ins w:id="1769" w:author="野草" w:date="2024-04-25T20:51:15Z">
        <w:r>
          <w:rPr>
            <w:rFonts w:hint="eastAsia" w:cs="Times New Roman"/>
            <w:color w:val="000000" w:themeColor="text1"/>
            <w:lang w:val="en-US" w:eastAsia="zh-CN"/>
            <w14:textFill>
              <w14:solidFill>
                <w14:schemeClr w14:val="tx1"/>
              </w14:solidFill>
            </w14:textFill>
          </w:rPr>
          <w:t>0</w:t>
        </w:r>
      </w:ins>
      <w:ins w:id="1770" w:author="野草" w:date="2024-04-24T22:37:11Z">
        <w:r>
          <w:rPr>
            <w:rFonts w:hint="eastAsia" w:cs="Times New Roman"/>
            <w:color w:val="000000" w:themeColor="text1"/>
            <w:lang w:val="en-US" w:eastAsia="zh-CN"/>
            <w14:textFill>
              <w14:solidFill>
                <w14:schemeClr w14:val="tx1"/>
              </w14:solidFill>
            </w14:textFill>
          </w:rPr>
          <w:t>:</w:t>
        </w:r>
      </w:ins>
      <w:ins w:id="1771" w:author="野草" w:date="2024-04-25T20:51:17Z">
        <w:r>
          <w:rPr>
            <w:rFonts w:hint="eastAsia" w:cs="Times New Roman"/>
            <w:color w:val="000000" w:themeColor="text1"/>
            <w:lang w:val="en-US" w:eastAsia="zh-CN"/>
            <w14:textFill>
              <w14:solidFill>
                <w14:schemeClr w14:val="tx1"/>
              </w14:solidFill>
            </w14:textFill>
          </w:rPr>
          <w:t>5</w:t>
        </w:r>
      </w:ins>
      <w:ins w:id="1772" w:author="野草" w:date="2024-04-25T20:51:18Z">
        <w:r>
          <w:rPr>
            <w:rFonts w:hint="eastAsia" w:cs="Times New Roman"/>
            <w:color w:val="000000" w:themeColor="text1"/>
            <w:lang w:val="en-US" w:eastAsia="zh-CN"/>
            <w14:textFill>
              <w14:solidFill>
                <w14:schemeClr w14:val="tx1"/>
              </w14:solidFill>
            </w14:textFill>
          </w:rPr>
          <w:t>1</w:t>
        </w:r>
      </w:ins>
      <w:ins w:id="1773" w:author="野草" w:date="2024-04-24T22:37:11Z">
        <w:r>
          <w:rPr>
            <w:rFonts w:hint="eastAsia"/>
            <w:sz w:val="16"/>
            <w:szCs w:val="16"/>
            <w:lang w:val="en-US" w:eastAsia="zh-CN"/>
          </w:rPr>
          <w:t>】</w:t>
        </w:r>
      </w:ins>
    </w:p>
    <w:p>
      <w:pPr>
        <w:jc w:val="center"/>
        <w:rPr>
          <w:sz w:val="16"/>
          <w:szCs w:val="16"/>
        </w:rPr>
      </w:pPr>
      <w:r>
        <w:rPr>
          <w:rFonts w:hint="eastAsia"/>
          <w:sz w:val="16"/>
          <w:szCs w:val="16"/>
        </w:rPr>
        <w:t xml:space="preserve">Fig. 3  Illustration of indexes </w:t>
      </w:r>
      <w:del w:id="1774" w:author="野草" w:date="2024-04-24T22:36:48Z">
        <w:r>
          <w:rPr>
            <w:rFonts w:hint="default"/>
            <w:sz w:val="16"/>
            <w:szCs w:val="16"/>
            <w:lang w:val="en-US"/>
          </w:rPr>
          <w:delText>of</w:delText>
        </w:r>
      </w:del>
      <w:ins w:id="1775" w:author="野草" w:date="2024-04-24T22:36:48Z">
        <w:r>
          <w:rPr>
            <w:rFonts w:hint="eastAsia"/>
            <w:sz w:val="16"/>
            <w:szCs w:val="16"/>
            <w:lang w:val="en-US" w:eastAsia="zh-CN"/>
          </w:rPr>
          <w:t>rel</w:t>
        </w:r>
      </w:ins>
      <w:ins w:id="1776" w:author="野草" w:date="2024-04-24T22:36:49Z">
        <w:r>
          <w:rPr>
            <w:rFonts w:hint="eastAsia"/>
            <w:sz w:val="16"/>
            <w:szCs w:val="16"/>
            <w:lang w:val="en-US" w:eastAsia="zh-CN"/>
          </w:rPr>
          <w:t>ated t</w:t>
        </w:r>
      </w:ins>
      <w:ins w:id="1777" w:author="野草" w:date="2024-04-24T22:36:50Z">
        <w:r>
          <w:rPr>
            <w:rFonts w:hint="eastAsia"/>
            <w:sz w:val="16"/>
            <w:szCs w:val="16"/>
            <w:lang w:val="en-US" w:eastAsia="zh-CN"/>
          </w:rPr>
          <w:t>o</w:t>
        </w:r>
      </w:ins>
      <w:r>
        <w:rPr>
          <w:rFonts w:hint="eastAsia"/>
          <w:sz w:val="16"/>
          <w:szCs w:val="16"/>
        </w:rPr>
        <w:t xml:space="preserve"> </w:t>
      </w:r>
      <w:r>
        <w:rPr>
          <w:rFonts w:hint="eastAsia"/>
          <w:sz w:val="16"/>
          <w:szCs w:val="16"/>
          <w:highlight w:val="green"/>
          <w:rPrChange w:id="1778" w:author="野草" w:date="2024-04-24T22:36:54Z">
            <w:rPr>
              <w:rFonts w:hint="eastAsia"/>
              <w:sz w:val="16"/>
              <w:szCs w:val="16"/>
            </w:rPr>
          </w:rPrChange>
        </w:rPr>
        <w:t>river cooling effects.</w:t>
      </w:r>
    </w:p>
    <w:p>
      <w:pPr>
        <w:jc w:val="center"/>
        <w:rPr>
          <w:sz w:val="16"/>
          <w:szCs w:val="16"/>
        </w:rPr>
      </w:pPr>
    </w:p>
    <w:p>
      <w:pPr>
        <w:rPr>
          <w:sz w:val="16"/>
          <w:szCs w:val="16"/>
        </w:rPr>
      </w:pPr>
    </w:p>
    <w:p>
      <w:pPr>
        <w:pStyle w:val="4"/>
      </w:pPr>
      <w:commentRangeStart w:id="4"/>
      <w:r>
        <w:t>2.5. Calculation of</w:t>
      </w:r>
      <w:r>
        <w:rPr>
          <w:rFonts w:hint="eastAsia"/>
        </w:rPr>
        <w:t xml:space="preserve"> influencing </w:t>
      </w:r>
      <w:r>
        <w:t>factors</w:t>
      </w:r>
      <w:commentRangeEnd w:id="4"/>
      <w:r>
        <w:rPr>
          <w:rStyle w:val="13"/>
          <w:rFonts w:eastAsiaTheme="minorEastAsia"/>
          <w:b w:val="0"/>
        </w:rPr>
        <w:commentReference w:id="4"/>
      </w:r>
    </w:p>
    <w:p>
      <w:pPr>
        <w:jc w:val="left"/>
        <w:rPr>
          <w:ins w:id="1779" w:author="野草" w:date="2024-04-25T22:39:02Z"/>
          <w:rFonts w:hint="eastAsia"/>
          <w:sz w:val="16"/>
          <w:szCs w:val="16"/>
        </w:rPr>
      </w:pPr>
      <w:ins w:id="1780" w:author="野草" w:date="2024-04-25T22:39:02Z">
        <w:bookmarkStart w:id="40" w:name="OLE_LINK83"/>
        <w:r>
          <w:rPr>
            <w:rFonts w:hint="eastAsia"/>
            <w:sz w:val="16"/>
            <w:szCs w:val="16"/>
            <w:lang w:val="en-US" w:eastAsia="zh-CN"/>
          </w:rPr>
          <w:t>【</w:t>
        </w:r>
      </w:ins>
      <w:ins w:id="1781" w:author="野草" w:date="2024-04-25T22:39:02Z">
        <w:r>
          <w:rPr>
            <w:rFonts w:hint="eastAsia" w:cs="Times New Roman"/>
            <w:color w:val="000000" w:themeColor="text1"/>
            <w:lang w:val="en-US" w:eastAsia="zh-CN"/>
            <w14:textFill>
              <w14:solidFill>
                <w14:schemeClr w14:val="tx1"/>
              </w14:solidFill>
            </w14:textFill>
          </w:rPr>
          <w:t>up2024 0425 2</w:t>
        </w:r>
      </w:ins>
      <w:ins w:id="1782" w:author="野草" w:date="2024-04-25T22:39:04Z">
        <w:r>
          <w:rPr>
            <w:rFonts w:hint="eastAsia" w:cs="Times New Roman"/>
            <w:color w:val="000000" w:themeColor="text1"/>
            <w:lang w:val="en-US" w:eastAsia="zh-CN"/>
            <w14:textFill>
              <w14:solidFill>
                <w14:schemeClr w14:val="tx1"/>
              </w14:solidFill>
            </w14:textFill>
          </w:rPr>
          <w:t>2</w:t>
        </w:r>
      </w:ins>
      <w:ins w:id="1783" w:author="野草" w:date="2024-04-25T22:39:02Z">
        <w:r>
          <w:rPr>
            <w:rFonts w:hint="eastAsia" w:cs="Times New Roman"/>
            <w:color w:val="000000" w:themeColor="text1"/>
            <w:lang w:val="en-US" w:eastAsia="zh-CN"/>
            <w14:textFill>
              <w14:solidFill>
                <w14:schemeClr w14:val="tx1"/>
              </w14:solidFill>
            </w14:textFill>
          </w:rPr>
          <w:t>:</w:t>
        </w:r>
      </w:ins>
      <w:ins w:id="1784" w:author="野草" w:date="2024-04-25T22:39:05Z">
        <w:r>
          <w:rPr>
            <w:rFonts w:hint="eastAsia" w:cs="Times New Roman"/>
            <w:color w:val="000000" w:themeColor="text1"/>
            <w:lang w:val="en-US" w:eastAsia="zh-CN"/>
            <w14:textFill>
              <w14:solidFill>
                <w14:schemeClr w14:val="tx1"/>
              </w14:solidFill>
            </w14:textFill>
          </w:rPr>
          <w:t>3</w:t>
        </w:r>
      </w:ins>
      <w:ins w:id="1785" w:author="野草" w:date="2024-04-25T22:39:06Z">
        <w:r>
          <w:rPr>
            <w:rFonts w:hint="eastAsia" w:cs="Times New Roman"/>
            <w:color w:val="000000" w:themeColor="text1"/>
            <w:lang w:val="en-US" w:eastAsia="zh-CN"/>
            <w14:textFill>
              <w14:solidFill>
                <w14:schemeClr w14:val="tx1"/>
              </w14:solidFill>
            </w14:textFill>
          </w:rPr>
          <w:t>8</w:t>
        </w:r>
      </w:ins>
      <w:ins w:id="1786" w:author="野草" w:date="2024-04-25T22:39:02Z">
        <w:r>
          <w:rPr>
            <w:rFonts w:hint="eastAsia"/>
            <w:sz w:val="16"/>
            <w:szCs w:val="16"/>
            <w:lang w:val="en-US" w:eastAsia="zh-CN"/>
          </w:rPr>
          <w:t>】</w:t>
        </w:r>
      </w:ins>
    </w:p>
    <w:bookmarkEnd w:id="40"/>
    <w:p>
      <w:pPr>
        <w:rPr>
          <w:ins w:id="1787" w:author="野草" w:date="2024-04-25T13:55:20Z"/>
          <w:rFonts w:eastAsia="宋体" w:cs="Times New Roman"/>
          <w:color w:val="2E2E2E"/>
        </w:rPr>
      </w:pPr>
      <w:r>
        <w:rPr>
          <w:rFonts w:hint="eastAsia" w:eastAsia="宋体" w:cs="Times New Roman"/>
          <w:color w:val="2E2E2E"/>
        </w:rPr>
        <w:t xml:space="preserve">The </w:t>
      </w:r>
      <w:r>
        <w:rPr>
          <w:rFonts w:hint="eastAsia" w:eastAsia="宋体" w:cs="Times New Roman"/>
          <w:color w:val="2E2E2E"/>
          <w:highlight w:val="green"/>
          <w:rPrChange w:id="1788" w:author="野草" w:date="2024-04-24T22:37:26Z">
            <w:rPr>
              <w:rFonts w:hint="eastAsia" w:eastAsia="宋体" w:cs="Times New Roman"/>
              <w:color w:val="2E2E2E"/>
            </w:rPr>
          </w:rPrChange>
        </w:rPr>
        <w:t>potenti</w:t>
      </w:r>
      <w:r>
        <w:rPr>
          <w:rFonts w:hint="eastAsia" w:eastAsia="宋体" w:cs="Times New Roman"/>
          <w:color w:val="2E2E2E"/>
          <w:highlight w:val="green"/>
          <w:rPrChange w:id="1789" w:author="野草" w:date="2024-04-24T22:37:26Z">
            <w:rPr>
              <w:rFonts w:hint="eastAsia" w:eastAsia="宋体" w:cs="Times New Roman"/>
              <w:color w:val="2E2E2E"/>
            </w:rPr>
          </w:rPrChange>
        </w:rPr>
        <w:t>al influencing factors</w:t>
      </w:r>
      <w:r>
        <w:rPr>
          <w:rFonts w:hint="eastAsia" w:eastAsia="宋体" w:cs="Times New Roman"/>
          <w:color w:val="2E2E2E"/>
          <w:highlight w:val="none"/>
          <w:rPrChange w:id="1790" w:author="野草" w:date="2024-04-24T11:15:13Z">
            <w:rPr>
              <w:rFonts w:hint="eastAsia" w:eastAsia="宋体" w:cs="Times New Roman"/>
              <w:color w:val="2E2E2E"/>
            </w:rPr>
          </w:rPrChange>
        </w:rPr>
        <w:t xml:space="preserve"> of </w:t>
      </w:r>
      <w:r>
        <w:rPr>
          <w:rFonts w:hint="eastAsia" w:eastAsia="宋体" w:cs="Times New Roman"/>
          <w:color w:val="2E2E2E"/>
          <w:highlight w:val="green"/>
          <w:rPrChange w:id="1791" w:author="野草" w:date="2024-04-24T22:37:29Z">
            <w:rPr>
              <w:rFonts w:hint="eastAsia" w:eastAsia="宋体" w:cs="Times New Roman"/>
              <w:color w:val="2E2E2E"/>
            </w:rPr>
          </w:rPrChange>
        </w:rPr>
        <w:t>river cooling effects</w:t>
      </w:r>
      <w:r>
        <w:rPr>
          <w:rFonts w:hint="eastAsia" w:eastAsia="宋体" w:cs="Times New Roman"/>
          <w:color w:val="2E2E2E"/>
          <w:highlight w:val="none"/>
          <w:rPrChange w:id="1792" w:author="野草" w:date="2024-04-24T11:15:13Z">
            <w:rPr>
              <w:rFonts w:hint="eastAsia" w:eastAsia="宋体" w:cs="Times New Roman"/>
              <w:color w:val="2E2E2E"/>
            </w:rPr>
          </w:rPrChange>
        </w:rPr>
        <w:t xml:space="preserve"> can be classified into</w:t>
      </w:r>
      <w:r>
        <w:rPr>
          <w:rFonts w:hint="eastAsia" w:eastAsia="宋体" w:cs="Times New Roman"/>
          <w:color w:val="2E2E2E"/>
          <w:highlight w:val="green"/>
          <w:rPrChange w:id="1793" w:author="野草" w:date="2024-04-24T22:37:32Z">
            <w:rPr>
              <w:rFonts w:hint="eastAsia" w:eastAsia="宋体" w:cs="Times New Roman"/>
              <w:color w:val="2E2E2E"/>
            </w:rPr>
          </w:rPrChange>
        </w:rPr>
        <w:t xml:space="preserve"> the following types</w:t>
      </w:r>
      <w:r>
        <w:rPr>
          <w:rFonts w:hint="eastAsia" w:eastAsia="宋体" w:cs="Times New Roman"/>
          <w:color w:val="2E2E2E"/>
          <w:highlight w:val="none"/>
          <w:rPrChange w:id="1794" w:author="野草" w:date="2024-04-24T11:15:13Z">
            <w:rPr>
              <w:rFonts w:hint="eastAsia" w:eastAsia="宋体" w:cs="Times New Roman"/>
              <w:color w:val="2E2E2E"/>
            </w:rPr>
          </w:rPrChange>
        </w:rPr>
        <w:t xml:space="preserve">: </w:t>
      </w:r>
      <w:r>
        <w:rPr>
          <w:rFonts w:hint="eastAsia" w:eastAsia="宋体" w:cs="Times New Roman"/>
          <w:color w:val="2E2E2E"/>
          <w:highlight w:val="green"/>
          <w:rPrChange w:id="1795" w:author="野草" w:date="2024-04-24T22:37:44Z">
            <w:rPr>
              <w:rFonts w:hint="eastAsia" w:eastAsia="宋体" w:cs="Times New Roman"/>
              <w:color w:val="2E2E2E"/>
              <w:highlight w:val="yellow"/>
            </w:rPr>
          </w:rPrChange>
        </w:rPr>
        <w:t xml:space="preserve">river </w:t>
      </w:r>
      <w:ins w:id="1796" w:author="野草" w:date="2024-04-24T10:51:28Z">
        <w:r>
          <w:rPr>
            <w:rFonts w:hint="eastAsia" w:eastAsia="宋体" w:cs="Times New Roman"/>
            <w:color w:val="2E2E2E"/>
            <w:highlight w:val="green"/>
            <w:rPrChange w:id="1797" w:author="野草" w:date="2024-04-24T22:37:44Z">
              <w:rPr>
                <w:rFonts w:hint="eastAsia" w:eastAsia="宋体" w:cs="Times New Roman"/>
                <w:color w:val="2E2E2E"/>
              </w:rPr>
            </w:rPrChange>
          </w:rPr>
          <w:t>c</w:t>
        </w:r>
      </w:ins>
      <w:ins w:id="1798" w:author="野草" w:date="2024-04-24T10:51:28Z">
        <w:bookmarkStart w:id="41" w:name="OLE_LINK36"/>
        <w:r>
          <w:rPr>
            <w:rFonts w:hint="eastAsia" w:eastAsia="宋体" w:cs="Times New Roman"/>
            <w:color w:val="2E2E2E"/>
            <w:highlight w:val="green"/>
            <w:rPrChange w:id="1799" w:author="野草" w:date="2024-04-24T22:37:44Z">
              <w:rPr>
                <w:rFonts w:hint="eastAsia" w:eastAsia="宋体" w:cs="Times New Roman"/>
                <w:color w:val="2E2E2E"/>
              </w:rPr>
            </w:rPrChange>
          </w:rPr>
          <w:t>haracteristics</w:t>
        </w:r>
        <w:bookmarkEnd w:id="41"/>
      </w:ins>
      <w:del w:id="1800" w:author="野草" w:date="2024-04-24T10:51:28Z">
        <w:commentRangeStart w:id="5"/>
        <w:r>
          <w:rPr>
            <w:rFonts w:hint="eastAsia" w:eastAsia="宋体" w:cs="Times New Roman"/>
            <w:color w:val="2E2E2E"/>
            <w:highlight w:val="none"/>
            <w:rPrChange w:id="1801" w:author="野草" w:date="2024-04-24T11:15:13Z">
              <w:rPr>
                <w:rFonts w:hint="eastAsia" w:eastAsia="宋体" w:cs="Times New Roman"/>
                <w:color w:val="2E2E2E"/>
                <w:highlight w:val="yellow"/>
              </w:rPr>
            </w:rPrChange>
          </w:rPr>
          <w:delText>width</w:delText>
        </w:r>
        <w:commentRangeEnd w:id="5"/>
      </w:del>
      <w:del w:id="1802" w:author="野草" w:date="2024-04-24T10:51:28Z">
        <w:r>
          <w:rPr>
            <w:rStyle w:val="13"/>
            <w:highlight w:val="none"/>
            <w:rPrChange w:id="1803" w:author="野草" w:date="2024-04-24T11:15:13Z">
              <w:rPr>
                <w:rStyle w:val="13"/>
              </w:rPr>
            </w:rPrChange>
          </w:rPr>
          <w:commentReference w:id="5"/>
        </w:r>
      </w:del>
      <w:r>
        <w:rPr>
          <w:rFonts w:hint="eastAsia" w:eastAsia="宋体" w:cs="Times New Roman"/>
          <w:color w:val="2E2E2E"/>
          <w:highlight w:val="none"/>
          <w:rPrChange w:id="1805" w:author="野草" w:date="2024-04-24T11:15:13Z">
            <w:rPr>
              <w:rFonts w:hint="eastAsia" w:eastAsia="宋体" w:cs="Times New Roman"/>
              <w:color w:val="2E2E2E"/>
            </w:rPr>
          </w:rPrChange>
        </w:rPr>
        <w:t xml:space="preserve">, </w:t>
      </w:r>
      <w:r>
        <w:rPr>
          <w:rFonts w:hint="eastAsia" w:eastAsia="宋体" w:cs="Times New Roman"/>
          <w:color w:val="2E2E2E"/>
          <w:highlight w:val="green"/>
          <w:rPrChange w:id="1806" w:author="野草" w:date="2024-04-24T22:37:48Z">
            <w:rPr>
              <w:rFonts w:hint="eastAsia" w:eastAsia="宋体" w:cs="Times New Roman"/>
              <w:color w:val="2E2E2E"/>
            </w:rPr>
          </w:rPrChange>
        </w:rPr>
        <w:t xml:space="preserve">land cover </w:t>
      </w:r>
      <w:r>
        <w:rPr>
          <w:rFonts w:hint="eastAsia" w:eastAsia="宋体" w:cs="Times New Roman"/>
          <w:color w:val="2E2E2E"/>
          <w:highlight w:val="none"/>
          <w:rPrChange w:id="1807" w:author="野草" w:date="2024-04-24T11:15:13Z">
            <w:rPr>
              <w:rFonts w:hint="eastAsia" w:eastAsia="宋体" w:cs="Times New Roman"/>
              <w:color w:val="2E2E2E"/>
            </w:rPr>
          </w:rPrChange>
        </w:rPr>
        <w:t xml:space="preserve">characteristics, </w:t>
      </w:r>
      <w:ins w:id="1808" w:author="野草" w:date="2024-04-25T11:04:33Z">
        <w:r>
          <w:rPr>
            <w:rFonts w:hint="eastAsia" w:eastAsia="宋体" w:cs="Times New Roman"/>
            <w:color w:val="2E2E2E"/>
            <w:highlight w:val="none"/>
            <w:lang w:val="en-US" w:eastAsia="zh-CN"/>
          </w:rPr>
          <w:t xml:space="preserve">3D </w:t>
        </w:r>
      </w:ins>
      <w:del w:id="1809" w:author="野草" w:date="2024-04-24T22:37:38Z">
        <w:r>
          <w:rPr>
            <w:rFonts w:hint="eastAsia" w:eastAsia="宋体" w:cs="Times New Roman"/>
            <w:color w:val="2E2E2E"/>
            <w:highlight w:val="green"/>
            <w:rPrChange w:id="1810" w:author="野草" w:date="2024-04-24T22:37:51Z">
              <w:rPr>
                <w:rFonts w:hint="eastAsia" w:eastAsia="宋体" w:cs="Times New Roman"/>
                <w:color w:val="2E2E2E"/>
              </w:rPr>
            </w:rPrChange>
          </w:rPr>
          <w:delText>3</w:delText>
        </w:r>
      </w:del>
      <w:del w:id="1811" w:author="野草" w:date="2024-04-24T22:37:38Z">
        <w:r>
          <w:rPr>
            <w:rFonts w:hint="eastAsia" w:eastAsia="宋体" w:cs="Times New Roman"/>
            <w:color w:val="2E2E2E"/>
            <w:highlight w:val="green"/>
            <w:rPrChange w:id="1812" w:author="野草" w:date="2024-04-24T22:37:51Z">
              <w:rPr>
                <w:rFonts w:hint="eastAsia" w:eastAsia="宋体" w:cs="Times New Roman"/>
                <w:color w:val="2E2E2E"/>
              </w:rPr>
            </w:rPrChange>
          </w:rPr>
          <w:delText>D</w:delText>
        </w:r>
      </w:del>
      <w:del w:id="1813" w:author="野草" w:date="2024-04-24T22:37:38Z">
        <w:r>
          <w:rPr>
            <w:rFonts w:hint="eastAsia" w:eastAsia="宋体" w:cs="Times New Roman"/>
            <w:color w:val="2E2E2E"/>
            <w:highlight w:val="green"/>
            <w:rPrChange w:id="1814" w:author="野草" w:date="2024-04-24T22:37:51Z">
              <w:rPr>
                <w:rFonts w:hint="eastAsia" w:eastAsia="宋体" w:cs="Times New Roman"/>
                <w:color w:val="2E2E2E"/>
              </w:rPr>
            </w:rPrChange>
          </w:rPr>
          <w:delText xml:space="preserve"> </w:delText>
        </w:r>
      </w:del>
      <w:r>
        <w:rPr>
          <w:rFonts w:hint="eastAsia" w:eastAsia="宋体" w:cs="Times New Roman"/>
          <w:color w:val="2E2E2E"/>
          <w:highlight w:val="green"/>
          <w:rPrChange w:id="1815" w:author="野草" w:date="2024-04-24T22:37:51Z">
            <w:rPr>
              <w:rFonts w:hint="eastAsia" w:eastAsia="宋体" w:cs="Times New Roman"/>
              <w:color w:val="2E2E2E"/>
            </w:rPr>
          </w:rPrChange>
        </w:rPr>
        <w:t>building characteristics</w:t>
      </w:r>
      <w:r>
        <w:rPr>
          <w:rFonts w:hint="eastAsia" w:eastAsia="宋体" w:cs="Times New Roman"/>
          <w:color w:val="2E2E2E"/>
          <w:highlight w:val="none"/>
          <w:rPrChange w:id="1816" w:author="野草" w:date="2024-04-24T11:15:13Z">
            <w:rPr>
              <w:rFonts w:hint="eastAsia" w:eastAsia="宋体" w:cs="Times New Roman"/>
              <w:color w:val="2E2E2E"/>
            </w:rPr>
          </w:rPrChange>
        </w:rPr>
        <w:t xml:space="preserve">, and </w:t>
      </w:r>
      <w:r>
        <w:rPr>
          <w:rFonts w:hint="eastAsia" w:eastAsia="宋体" w:cs="Times New Roman"/>
          <w:color w:val="2E2E2E"/>
          <w:highlight w:val="green"/>
          <w:rPrChange w:id="1817" w:author="野草" w:date="2024-04-24T22:37:54Z">
            <w:rPr>
              <w:rFonts w:hint="eastAsia" w:eastAsia="宋体" w:cs="Times New Roman"/>
              <w:color w:val="2E2E2E"/>
            </w:rPr>
          </w:rPrChange>
        </w:rPr>
        <w:t xml:space="preserve">topographical </w:t>
      </w:r>
      <w:r>
        <w:rPr>
          <w:rFonts w:hint="eastAsia" w:eastAsia="宋体" w:cs="Times New Roman"/>
          <w:color w:val="2E2E2E"/>
          <w:highlight w:val="none"/>
          <w:rPrChange w:id="1818" w:author="野草" w:date="2024-04-24T11:15:13Z">
            <w:rPr>
              <w:rFonts w:hint="eastAsia" w:eastAsia="宋体" w:cs="Times New Roman"/>
              <w:color w:val="2E2E2E"/>
            </w:rPr>
          </w:rPrChange>
        </w:rPr>
        <w:t>characteristics.</w:t>
      </w:r>
      <w:ins w:id="1819" w:author="野草" w:date="2024-04-25T13:55:22Z">
        <w:r>
          <w:rPr>
            <w:rFonts w:hint="eastAsia" w:eastAsia="宋体" w:cs="Times New Roman"/>
            <w:color w:val="2E2E2E"/>
            <w:highlight w:val="none"/>
            <w:lang w:val="en-US" w:eastAsia="zh-CN"/>
          </w:rPr>
          <w:t xml:space="preserve"> </w:t>
        </w:r>
      </w:ins>
      <w:ins w:id="1820" w:author="野草" w:date="2024-04-25T13:55:20Z">
        <w:r>
          <w:rPr>
            <w:rFonts w:hint="eastAsia" w:eastAsia="宋体" w:cs="Times New Roman"/>
            <w:color w:val="2E2E2E"/>
          </w:rPr>
          <w:t xml:space="preserve">It is worth noting that </w:t>
        </w:r>
      </w:ins>
      <w:ins w:id="1821" w:author="野草" w:date="2024-04-25T21:05:57Z">
        <w:r>
          <w:rPr>
            <w:rFonts w:hint="eastAsia" w:eastAsia="宋体" w:cs="Times New Roman"/>
            <w:color w:val="2E2E2E"/>
            <w:lang w:val="en-US" w:eastAsia="zh-CN"/>
          </w:rPr>
          <w:t>the c</w:t>
        </w:r>
      </w:ins>
      <w:ins w:id="1822" w:author="野草" w:date="2024-04-25T21:05:58Z">
        <w:r>
          <w:rPr>
            <w:rFonts w:hint="eastAsia" w:eastAsia="宋体" w:cs="Times New Roman"/>
            <w:color w:val="2E2E2E"/>
            <w:lang w:val="en-US" w:eastAsia="zh-CN"/>
          </w:rPr>
          <w:t>alcu</w:t>
        </w:r>
      </w:ins>
      <w:ins w:id="1823" w:author="野草" w:date="2024-04-25T21:05:59Z">
        <w:r>
          <w:rPr>
            <w:rFonts w:hint="eastAsia" w:eastAsia="宋体" w:cs="Times New Roman"/>
            <w:color w:val="2E2E2E"/>
            <w:lang w:val="en-US" w:eastAsia="zh-CN"/>
          </w:rPr>
          <w:t>lat</w:t>
        </w:r>
      </w:ins>
      <w:ins w:id="1824" w:author="野草" w:date="2024-04-25T21:06:00Z">
        <w:r>
          <w:rPr>
            <w:rFonts w:hint="eastAsia" w:eastAsia="宋体" w:cs="Times New Roman"/>
            <w:color w:val="2E2E2E"/>
            <w:lang w:val="en-US" w:eastAsia="zh-CN"/>
          </w:rPr>
          <w:t xml:space="preserve">ion </w:t>
        </w:r>
      </w:ins>
      <w:ins w:id="1825" w:author="野草" w:date="2024-04-25T21:06:01Z">
        <w:r>
          <w:rPr>
            <w:rFonts w:hint="eastAsia" w:eastAsia="宋体" w:cs="Times New Roman"/>
            <w:color w:val="2E2E2E"/>
            <w:lang w:val="en-US" w:eastAsia="zh-CN"/>
          </w:rPr>
          <w:t xml:space="preserve">of </w:t>
        </w:r>
      </w:ins>
      <w:ins w:id="1826" w:author="野草" w:date="2024-04-25T13:55:20Z">
        <w:r>
          <w:rPr>
            <w:rFonts w:hint="eastAsia" w:eastAsia="宋体" w:cs="Times New Roman"/>
            <w:color w:val="2E2E2E"/>
            <w:highlight w:val="green"/>
          </w:rPr>
          <w:t>land cover</w:t>
        </w:r>
      </w:ins>
      <w:ins w:id="1827" w:author="野草" w:date="2024-04-25T13:55:20Z">
        <w:r>
          <w:rPr>
            <w:rFonts w:hint="eastAsia" w:eastAsia="宋体" w:cs="Times New Roman"/>
            <w:color w:val="2E2E2E"/>
          </w:rPr>
          <w:t xml:space="preserve">, </w:t>
        </w:r>
      </w:ins>
      <w:ins w:id="1828" w:author="野草" w:date="2024-04-25T13:55:20Z">
        <w:r>
          <w:rPr>
            <w:rFonts w:hint="eastAsia" w:eastAsia="宋体" w:cs="Times New Roman"/>
            <w:color w:val="2E2E2E"/>
            <w:lang w:val="en-US" w:eastAsia="zh-CN"/>
          </w:rPr>
          <w:t xml:space="preserve">3D </w:t>
        </w:r>
      </w:ins>
      <w:ins w:id="1829" w:author="野草" w:date="2024-04-25T13:55:20Z">
        <w:r>
          <w:rPr>
            <w:rFonts w:hint="eastAsia" w:eastAsia="宋体" w:cs="Times New Roman"/>
            <w:color w:val="2E2E2E"/>
          </w:rPr>
          <w:t xml:space="preserve">building, and </w:t>
        </w:r>
      </w:ins>
      <w:ins w:id="1830" w:author="野草" w:date="2024-04-25T13:55:20Z">
        <w:r>
          <w:rPr>
            <w:rFonts w:hint="eastAsia" w:eastAsia="宋体" w:cs="Times New Roman"/>
            <w:color w:val="2E2E2E"/>
            <w:highlight w:val="green"/>
          </w:rPr>
          <w:t>topographical characteristics</w:t>
        </w:r>
      </w:ins>
      <w:ins w:id="1831" w:author="野草" w:date="2024-04-25T13:55:20Z">
        <w:r>
          <w:rPr>
            <w:rFonts w:hint="eastAsia" w:eastAsia="宋体" w:cs="Times New Roman"/>
            <w:color w:val="2E2E2E"/>
          </w:rPr>
          <w:t xml:space="preserve"> </w:t>
        </w:r>
      </w:ins>
      <w:ins w:id="1832" w:author="野草" w:date="2024-04-25T13:55:20Z">
        <w:r>
          <w:rPr>
            <w:rFonts w:hint="eastAsia" w:eastAsia="宋体" w:cs="Times New Roman"/>
            <w:color w:val="2E2E2E"/>
            <w:highlight w:val="cyan"/>
            <w:rPrChange w:id="1833" w:author="野草" w:date="2024-04-25T22:22:36Z">
              <w:rPr>
                <w:rFonts w:hint="eastAsia" w:eastAsia="宋体" w:cs="Times New Roman"/>
                <w:color w:val="2E2E2E"/>
              </w:rPr>
            </w:rPrChange>
          </w:rPr>
          <w:t xml:space="preserve">were </w:t>
        </w:r>
      </w:ins>
      <w:ins w:id="1834" w:author="野草" w:date="2024-04-25T13:55:20Z">
        <w:r>
          <w:rPr>
            <w:rFonts w:hint="eastAsia" w:eastAsia="宋体" w:cs="Times New Roman"/>
            <w:color w:val="2E2E2E"/>
          </w:rPr>
          <w:t xml:space="preserve">based on the </w:t>
        </w:r>
      </w:ins>
      <w:ins w:id="1835" w:author="野草" w:date="2024-04-25T13:55:20Z">
        <w:r>
          <w:rPr>
            <w:rFonts w:hint="eastAsia" w:eastAsia="宋体" w:cs="Times New Roman"/>
            <w:color w:val="2E2E2E"/>
            <w:highlight w:val="green"/>
          </w:rPr>
          <w:t>riverside areas</w:t>
        </w:r>
      </w:ins>
      <w:ins w:id="1836" w:author="野草" w:date="2024-04-25T13:55:20Z">
        <w:r>
          <w:rPr>
            <w:rFonts w:hint="eastAsia" w:eastAsia="宋体" w:cs="Times New Roman"/>
            <w:color w:val="2E2E2E"/>
          </w:rPr>
          <w:t xml:space="preserve"> within the </w:t>
        </w:r>
      </w:ins>
      <w:ins w:id="1837" w:author="野草" w:date="2024-04-25T13:55:20Z">
        <w:r>
          <w:rPr>
            <w:rFonts w:hint="eastAsia" w:eastAsia="宋体" w:cs="Times New Roman"/>
            <w:color w:val="2E2E2E"/>
            <w:highlight w:val="green"/>
          </w:rPr>
          <w:t>river cooling distance</w:t>
        </w:r>
      </w:ins>
      <w:ins w:id="1838" w:author="野草" w:date="2024-04-25T22:31:41Z">
        <w:r>
          <w:rPr>
            <w:rFonts w:hint="eastAsia" w:eastAsia="宋体" w:cs="Times New Roman"/>
            <w:color w:val="2E2E2E"/>
            <w:highlight w:val="green"/>
            <w:lang w:val="en-US" w:eastAsia="zh-CN"/>
          </w:rPr>
          <w:t>s</w:t>
        </w:r>
      </w:ins>
      <w:ins w:id="1839" w:author="野草" w:date="2024-04-25T13:55:20Z">
        <w:r>
          <w:rPr>
            <w:rFonts w:hint="eastAsia" w:eastAsia="宋体" w:cs="Times New Roman"/>
            <w:color w:val="2E2E2E"/>
          </w:rPr>
          <w:t xml:space="preserve"> in this study.</w:t>
        </w:r>
      </w:ins>
    </w:p>
    <w:p>
      <w:pPr>
        <w:rPr>
          <w:del w:id="1840" w:author="野草" w:date="2024-04-24T11:14:46Z"/>
          <w:rFonts w:eastAsia="宋体" w:cs="Times New Roman"/>
          <w:color w:val="2E2E2E"/>
          <w:highlight w:val="none"/>
          <w:rPrChange w:id="1841" w:author="野草" w:date="2024-04-24T11:15:13Z">
            <w:rPr>
              <w:del w:id="1842" w:author="野草" w:date="2024-04-24T11:14:46Z"/>
              <w:rFonts w:eastAsia="宋体" w:cs="Times New Roman"/>
              <w:color w:val="2E2E2E"/>
            </w:rPr>
          </w:rPrChange>
        </w:rPr>
      </w:pPr>
    </w:p>
    <w:p>
      <w:pPr>
        <w:rPr>
          <w:ins w:id="1843" w:author="野草" w:date="2024-04-24T11:13:40Z"/>
          <w:rFonts w:eastAsia="宋体" w:cs="Times New Roman"/>
          <w:color w:val="2E2E2E"/>
          <w:highlight w:val="none"/>
          <w:rPrChange w:id="1844" w:author="野草" w:date="2024-04-24T11:15:13Z">
            <w:rPr>
              <w:ins w:id="1845" w:author="野草" w:date="2024-04-24T11:13:40Z"/>
              <w:rFonts w:eastAsia="宋体" w:cs="Times New Roman"/>
              <w:color w:val="2E2E2E"/>
            </w:rPr>
          </w:rPrChange>
        </w:rPr>
      </w:pPr>
    </w:p>
    <w:p>
      <w:pPr>
        <w:rPr>
          <w:del w:id="1846" w:author="野草" w:date="2024-04-25T13:55:25Z"/>
          <w:rFonts w:eastAsia="宋体" w:cs="Times New Roman"/>
          <w:color w:val="2E2E2E"/>
        </w:rPr>
      </w:pPr>
    </w:p>
    <w:p>
      <w:pPr>
        <w:jc w:val="left"/>
        <w:rPr>
          <w:ins w:id="1847" w:author="野草" w:date="2024-04-25T22:39:07Z"/>
          <w:rFonts w:hint="eastAsia"/>
          <w:sz w:val="16"/>
          <w:szCs w:val="16"/>
        </w:rPr>
      </w:pPr>
      <w:ins w:id="1848" w:author="野草" w:date="2024-04-25T22:39:07Z">
        <w:r>
          <w:rPr>
            <w:rFonts w:hint="eastAsia"/>
            <w:sz w:val="16"/>
            <w:szCs w:val="16"/>
            <w:lang w:val="en-US" w:eastAsia="zh-CN"/>
          </w:rPr>
          <w:t>【</w:t>
        </w:r>
      </w:ins>
      <w:ins w:id="1849" w:author="野草" w:date="2024-04-25T22:39:07Z">
        <w:r>
          <w:rPr>
            <w:rFonts w:hint="eastAsia" w:cs="Times New Roman"/>
            <w:color w:val="000000" w:themeColor="text1"/>
            <w:lang w:val="en-US" w:eastAsia="zh-CN"/>
            <w14:textFill>
              <w14:solidFill>
                <w14:schemeClr w14:val="tx1"/>
              </w14:solidFill>
            </w14:textFill>
          </w:rPr>
          <w:t>up2024 0425 22:38</w:t>
        </w:r>
      </w:ins>
      <w:ins w:id="1850" w:author="野草" w:date="2024-04-25T22:39:07Z">
        <w:r>
          <w:rPr>
            <w:rFonts w:hint="eastAsia"/>
            <w:sz w:val="16"/>
            <w:szCs w:val="16"/>
            <w:lang w:val="en-US" w:eastAsia="zh-CN"/>
          </w:rPr>
          <w:t>】</w:t>
        </w:r>
      </w:ins>
    </w:p>
    <w:p>
      <w:pPr>
        <w:rPr>
          <w:del w:id="1851" w:author="野草" w:date="2024-04-25T13:54:27Z"/>
          <w:rFonts w:hint="eastAsia" w:cs="Times New Roman" w:eastAsiaTheme="minorEastAsia"/>
          <w:color w:val="2E2E2E"/>
          <w:lang w:val="en-US" w:eastAsia="zh-CN"/>
        </w:rPr>
      </w:pPr>
      <w:ins w:id="1852" w:author="野草" w:date="2024-04-24T11:09:41Z">
        <w:r>
          <w:rPr>
            <w:rFonts w:hint="eastAsia" w:eastAsia="宋体" w:cs="Times New Roman"/>
            <w:color w:val="2E2E2E"/>
            <w:lang w:val="en-US" w:eastAsia="zh-CN"/>
          </w:rPr>
          <w:t>We</w:t>
        </w:r>
      </w:ins>
      <w:ins w:id="1853" w:author="野草" w:date="2024-04-24T11:09:42Z">
        <w:r>
          <w:rPr>
            <w:rFonts w:hint="eastAsia" w:eastAsia="宋体" w:cs="Times New Roman"/>
            <w:color w:val="2E2E2E"/>
            <w:highlight w:val="cyan"/>
            <w:lang w:val="en-US" w:eastAsia="zh-CN"/>
            <w:rPrChange w:id="1854" w:author="野草" w:date="2024-04-25T22:22:42Z">
              <w:rPr>
                <w:rFonts w:hint="eastAsia" w:eastAsia="宋体" w:cs="Times New Roman"/>
                <w:color w:val="2E2E2E"/>
                <w:lang w:val="en-US" w:eastAsia="zh-CN"/>
              </w:rPr>
            </w:rPrChange>
          </w:rPr>
          <w:t xml:space="preserve"> </w:t>
        </w:r>
      </w:ins>
      <w:ins w:id="1855" w:author="野草" w:date="2024-04-24T11:10:20Z">
        <w:r>
          <w:rPr>
            <w:rFonts w:hint="eastAsia" w:eastAsia="宋体" w:cs="Times New Roman"/>
            <w:color w:val="2E2E2E"/>
            <w:highlight w:val="cyan"/>
            <w:lang w:val="en-US" w:eastAsia="zh-CN"/>
            <w:rPrChange w:id="1856" w:author="野草" w:date="2024-04-25T22:22:42Z">
              <w:rPr>
                <w:rFonts w:hint="eastAsia" w:eastAsia="宋体" w:cs="Times New Roman"/>
                <w:color w:val="2E2E2E"/>
                <w:lang w:val="en-US" w:eastAsia="zh-CN"/>
              </w:rPr>
            </w:rPrChange>
          </w:rPr>
          <w:t>chose</w:t>
        </w:r>
      </w:ins>
      <w:ins w:id="1857" w:author="野草" w:date="2024-04-24T11:05:32Z">
        <w:r>
          <w:rPr>
            <w:rFonts w:hint="eastAsia" w:eastAsia="宋体" w:cs="Times New Roman"/>
            <w:color w:val="2E2E2E"/>
            <w:lang w:val="en-US" w:eastAsia="zh-CN"/>
          </w:rPr>
          <w:t xml:space="preserve"> </w:t>
        </w:r>
      </w:ins>
      <w:ins w:id="1858" w:author="野草" w:date="2024-04-25T13:52:38Z">
        <w:r>
          <w:rPr>
            <w:rFonts w:hint="eastAsia" w:eastAsia="宋体" w:cs="Times New Roman"/>
            <w:color w:val="2E2E2E"/>
            <w:highlight w:val="green"/>
            <w:lang w:val="en-US" w:eastAsia="zh-CN"/>
            <w:rPrChange w:id="1859" w:author="野草" w:date="2024-04-25T13:52:45Z">
              <w:rPr>
                <w:rFonts w:hint="eastAsia" w:eastAsia="宋体" w:cs="Times New Roman"/>
                <w:color w:val="2E2E2E"/>
                <w:lang w:val="en-US" w:eastAsia="zh-CN"/>
              </w:rPr>
            </w:rPrChange>
          </w:rPr>
          <w:t xml:space="preserve">river </w:t>
        </w:r>
      </w:ins>
      <w:ins w:id="1860" w:author="野草" w:date="2024-04-24T11:05:33Z">
        <w:r>
          <w:rPr>
            <w:rFonts w:hint="eastAsia" w:eastAsia="宋体" w:cs="Times New Roman"/>
            <w:color w:val="2E2E2E"/>
            <w:highlight w:val="green"/>
            <w:lang w:val="en-US" w:eastAsia="zh-CN"/>
            <w:rPrChange w:id="1861" w:author="野草" w:date="2024-04-24T22:49:31Z">
              <w:rPr>
                <w:rFonts w:hint="eastAsia" w:eastAsia="宋体" w:cs="Times New Roman"/>
                <w:color w:val="2E2E2E"/>
                <w:lang w:val="en-US" w:eastAsia="zh-CN"/>
              </w:rPr>
            </w:rPrChange>
          </w:rPr>
          <w:t>w</w:t>
        </w:r>
      </w:ins>
      <w:ins w:id="1862" w:author="野草" w:date="2024-04-24T11:05:35Z">
        <w:r>
          <w:rPr>
            <w:rFonts w:hint="eastAsia" w:eastAsia="宋体" w:cs="Times New Roman"/>
            <w:color w:val="2E2E2E"/>
            <w:highlight w:val="green"/>
            <w:lang w:val="en-US" w:eastAsia="zh-CN"/>
            <w:rPrChange w:id="1863" w:author="野草" w:date="2024-04-24T22:49:31Z">
              <w:rPr>
                <w:rFonts w:hint="eastAsia" w:eastAsia="宋体" w:cs="Times New Roman"/>
                <w:color w:val="2E2E2E"/>
                <w:lang w:val="en-US" w:eastAsia="zh-CN"/>
              </w:rPr>
            </w:rPrChange>
          </w:rPr>
          <w:t>id</w:t>
        </w:r>
      </w:ins>
      <w:ins w:id="1864" w:author="野草" w:date="2024-04-24T11:05:36Z">
        <w:r>
          <w:rPr>
            <w:rFonts w:hint="eastAsia" w:eastAsia="宋体" w:cs="Times New Roman"/>
            <w:color w:val="2E2E2E"/>
            <w:highlight w:val="green"/>
            <w:lang w:val="en-US" w:eastAsia="zh-CN"/>
            <w:rPrChange w:id="1865" w:author="野草" w:date="2024-04-24T22:49:31Z">
              <w:rPr>
                <w:rFonts w:hint="eastAsia" w:eastAsia="宋体" w:cs="Times New Roman"/>
                <w:color w:val="2E2E2E"/>
                <w:lang w:val="en-US" w:eastAsia="zh-CN"/>
              </w:rPr>
            </w:rPrChange>
          </w:rPr>
          <w:t>t</w:t>
        </w:r>
      </w:ins>
      <w:ins w:id="1866" w:author="野草" w:date="2024-04-24T11:05:39Z">
        <w:r>
          <w:rPr>
            <w:rFonts w:hint="eastAsia" w:eastAsia="宋体" w:cs="Times New Roman"/>
            <w:color w:val="2E2E2E"/>
            <w:highlight w:val="green"/>
            <w:lang w:val="en-US" w:eastAsia="zh-CN"/>
            <w:rPrChange w:id="1867" w:author="野草" w:date="2024-04-24T22:49:31Z">
              <w:rPr>
                <w:rFonts w:hint="eastAsia" w:eastAsia="宋体" w:cs="Times New Roman"/>
                <w:color w:val="2E2E2E"/>
                <w:lang w:val="en-US" w:eastAsia="zh-CN"/>
              </w:rPr>
            </w:rPrChange>
          </w:rPr>
          <w:t>h</w:t>
        </w:r>
      </w:ins>
      <w:ins w:id="1868" w:author="野草" w:date="2024-04-25T13:53:01Z">
        <w:r>
          <w:rPr>
            <w:rFonts w:hint="eastAsia" w:eastAsia="宋体" w:cs="Times New Roman"/>
            <w:color w:val="2E2E2E"/>
            <w:highlight w:val="green"/>
            <w:lang w:val="en-US" w:eastAsia="zh-CN"/>
          </w:rPr>
          <w:t xml:space="preserve"> (</w:t>
        </w:r>
      </w:ins>
      <w:ins w:id="1869" w:author="野草" w:date="2024-04-25T13:53:02Z">
        <w:r>
          <w:rPr>
            <w:rFonts w:hint="eastAsia" w:eastAsia="宋体" w:cs="Times New Roman"/>
            <w:color w:val="2E2E2E"/>
            <w:highlight w:val="green"/>
            <w:lang w:val="en-US" w:eastAsia="zh-CN"/>
          </w:rPr>
          <w:t>RW</w:t>
        </w:r>
      </w:ins>
      <w:ins w:id="1870" w:author="野草" w:date="2024-04-25T13:53:04Z">
        <w:bookmarkStart w:id="42" w:name="OLE_LINK67"/>
        <w:r>
          <w:rPr>
            <w:rFonts w:hint="eastAsia" w:eastAsia="宋体" w:cs="Times New Roman"/>
            <w:color w:val="2E2E2E"/>
            <w:highlight w:val="green"/>
            <w:lang w:val="en-US" w:eastAsia="zh-CN"/>
          </w:rPr>
          <w:t>, uni</w:t>
        </w:r>
      </w:ins>
      <w:ins w:id="1871" w:author="野草" w:date="2024-04-25T13:53:05Z">
        <w:r>
          <w:rPr>
            <w:rFonts w:hint="eastAsia" w:eastAsia="宋体" w:cs="Times New Roman"/>
            <w:color w:val="2E2E2E"/>
            <w:highlight w:val="green"/>
            <w:lang w:val="en-US" w:eastAsia="zh-CN"/>
          </w:rPr>
          <w:t xml:space="preserve">t: </w:t>
        </w:r>
      </w:ins>
      <w:ins w:id="1872" w:author="野草" w:date="2024-04-25T13:53:06Z">
        <w:r>
          <w:rPr>
            <w:rFonts w:hint="eastAsia" w:eastAsia="宋体" w:cs="Times New Roman"/>
            <w:color w:val="2E2E2E"/>
            <w:highlight w:val="green"/>
            <w:lang w:val="en-US" w:eastAsia="zh-CN"/>
          </w:rPr>
          <w:t>m</w:t>
        </w:r>
        <w:bookmarkEnd w:id="42"/>
      </w:ins>
      <w:ins w:id="1873" w:author="野草" w:date="2024-04-25T13:53:01Z">
        <w:r>
          <w:rPr>
            <w:rFonts w:hint="eastAsia" w:eastAsia="宋体" w:cs="Times New Roman"/>
            <w:color w:val="2E2E2E"/>
            <w:highlight w:val="green"/>
            <w:lang w:val="en-US" w:eastAsia="zh-CN"/>
          </w:rPr>
          <w:t>)</w:t>
        </w:r>
      </w:ins>
      <w:ins w:id="1874" w:author="野草" w:date="2024-04-24T11:05:39Z">
        <w:r>
          <w:rPr>
            <w:rFonts w:hint="eastAsia" w:eastAsia="宋体" w:cs="Times New Roman"/>
            <w:color w:val="2E2E2E"/>
            <w:highlight w:val="none"/>
            <w:lang w:val="en-US" w:eastAsia="zh-CN"/>
            <w:rPrChange w:id="1875" w:author="野草" w:date="2024-04-25T13:52:42Z">
              <w:rPr>
                <w:rFonts w:hint="eastAsia" w:eastAsia="宋体" w:cs="Times New Roman"/>
                <w:color w:val="2E2E2E"/>
                <w:lang w:val="en-US" w:eastAsia="zh-CN"/>
              </w:rPr>
            </w:rPrChange>
          </w:rPr>
          <w:t>,</w:t>
        </w:r>
      </w:ins>
      <w:ins w:id="1876" w:author="野草" w:date="2024-04-24T11:05:40Z">
        <w:r>
          <w:rPr>
            <w:rFonts w:hint="eastAsia" w:eastAsia="宋体" w:cs="Times New Roman"/>
            <w:color w:val="2E2E2E"/>
            <w:highlight w:val="none"/>
            <w:lang w:val="en-US" w:eastAsia="zh-CN"/>
            <w:rPrChange w:id="1877" w:author="野草" w:date="2024-04-25T13:52:42Z">
              <w:rPr>
                <w:rFonts w:hint="eastAsia" w:eastAsia="宋体" w:cs="Times New Roman"/>
                <w:color w:val="2E2E2E"/>
                <w:lang w:val="en-US" w:eastAsia="zh-CN"/>
              </w:rPr>
            </w:rPrChange>
          </w:rPr>
          <w:t xml:space="preserve"> </w:t>
        </w:r>
      </w:ins>
      <w:ins w:id="1878" w:author="野草" w:date="2024-04-25T13:52:46Z">
        <w:bookmarkStart w:id="43" w:name="OLE_LINK38"/>
        <w:r>
          <w:rPr>
            <w:rFonts w:hint="eastAsia" w:eastAsia="宋体" w:cs="Times New Roman"/>
            <w:color w:val="2E2E2E"/>
            <w:highlight w:val="green"/>
            <w:lang w:val="en-US" w:eastAsia="zh-CN"/>
            <w:rPrChange w:id="1879" w:author="野草" w:date="2024-04-25T13:52:49Z">
              <w:rPr>
                <w:rFonts w:hint="eastAsia" w:eastAsia="宋体" w:cs="Times New Roman"/>
                <w:color w:val="2E2E2E"/>
                <w:highlight w:val="none"/>
                <w:lang w:val="en-US" w:eastAsia="zh-CN"/>
              </w:rPr>
            </w:rPrChange>
          </w:rPr>
          <w:t>r</w:t>
        </w:r>
      </w:ins>
      <w:ins w:id="1880" w:author="野草" w:date="2024-04-25T13:52:47Z">
        <w:r>
          <w:rPr>
            <w:rFonts w:hint="eastAsia" w:eastAsia="宋体" w:cs="Times New Roman"/>
            <w:color w:val="2E2E2E"/>
            <w:highlight w:val="green"/>
            <w:lang w:val="en-US" w:eastAsia="zh-CN"/>
            <w:rPrChange w:id="1881" w:author="野草" w:date="2024-04-25T13:52:49Z">
              <w:rPr>
                <w:rFonts w:hint="eastAsia" w:eastAsia="宋体" w:cs="Times New Roman"/>
                <w:color w:val="2E2E2E"/>
                <w:highlight w:val="none"/>
                <w:lang w:val="en-US" w:eastAsia="zh-CN"/>
              </w:rPr>
            </w:rPrChange>
          </w:rPr>
          <w:t xml:space="preserve">iver </w:t>
        </w:r>
      </w:ins>
      <w:ins w:id="1882" w:author="野草" w:date="2024-04-24T11:05:43Z">
        <w:r>
          <w:rPr>
            <w:rFonts w:hint="eastAsia" w:eastAsia="宋体" w:cs="Times New Roman"/>
            <w:color w:val="2E2E2E"/>
            <w:highlight w:val="green"/>
            <w:lang w:val="en-US" w:eastAsia="zh-CN"/>
            <w:rPrChange w:id="1883" w:author="野草" w:date="2024-04-24T22:49:31Z">
              <w:rPr>
                <w:rFonts w:hint="eastAsia" w:eastAsia="宋体" w:cs="Times New Roman"/>
                <w:color w:val="2E2E2E"/>
                <w:lang w:val="en-US" w:eastAsia="zh-CN"/>
              </w:rPr>
            </w:rPrChange>
          </w:rPr>
          <w:t>or</w:t>
        </w:r>
      </w:ins>
      <w:ins w:id="1884" w:author="野草" w:date="2024-04-24T11:05:44Z">
        <w:r>
          <w:rPr>
            <w:rFonts w:hint="eastAsia" w:eastAsia="宋体" w:cs="Times New Roman"/>
            <w:color w:val="2E2E2E"/>
            <w:highlight w:val="green"/>
            <w:lang w:val="en-US" w:eastAsia="zh-CN"/>
            <w:rPrChange w:id="1885" w:author="野草" w:date="2024-04-24T22:49:31Z">
              <w:rPr>
                <w:rFonts w:hint="eastAsia" w:eastAsia="宋体" w:cs="Times New Roman"/>
                <w:color w:val="2E2E2E"/>
                <w:lang w:val="en-US" w:eastAsia="zh-CN"/>
              </w:rPr>
            </w:rPrChange>
          </w:rPr>
          <w:t>ientat</w:t>
        </w:r>
      </w:ins>
      <w:ins w:id="1886" w:author="野草" w:date="2024-04-24T11:05:45Z">
        <w:r>
          <w:rPr>
            <w:rFonts w:hint="eastAsia" w:eastAsia="宋体" w:cs="Times New Roman"/>
            <w:color w:val="2E2E2E"/>
            <w:highlight w:val="green"/>
            <w:lang w:val="en-US" w:eastAsia="zh-CN"/>
            <w:rPrChange w:id="1887" w:author="野草" w:date="2024-04-24T22:49:31Z">
              <w:rPr>
                <w:rFonts w:hint="eastAsia" w:eastAsia="宋体" w:cs="Times New Roman"/>
                <w:color w:val="2E2E2E"/>
                <w:lang w:val="en-US" w:eastAsia="zh-CN"/>
              </w:rPr>
            </w:rPrChange>
          </w:rPr>
          <w:t>ion</w:t>
        </w:r>
        <w:bookmarkEnd w:id="43"/>
      </w:ins>
      <w:ins w:id="1888" w:author="野草" w:date="2024-04-25T13:53:08Z">
        <w:r>
          <w:rPr>
            <w:rFonts w:hint="eastAsia" w:eastAsia="宋体" w:cs="Times New Roman"/>
            <w:color w:val="2E2E2E"/>
            <w:highlight w:val="green"/>
            <w:lang w:val="en-US" w:eastAsia="zh-CN"/>
          </w:rPr>
          <w:t xml:space="preserve"> </w:t>
        </w:r>
      </w:ins>
      <w:ins w:id="1889" w:author="野草" w:date="2024-04-25T13:53:09Z">
        <w:r>
          <w:rPr>
            <w:rFonts w:hint="eastAsia" w:eastAsia="宋体" w:cs="Times New Roman"/>
            <w:color w:val="2E2E2E"/>
            <w:highlight w:val="green"/>
            <w:lang w:val="en-US" w:eastAsia="zh-CN"/>
          </w:rPr>
          <w:t>(</w:t>
        </w:r>
      </w:ins>
      <w:ins w:id="1890" w:author="野草" w:date="2024-04-25T13:53:29Z">
        <w:r>
          <w:rPr>
            <w:rFonts w:hint="eastAsia" w:eastAsia="宋体" w:cs="Times New Roman"/>
            <w:color w:val="2E2E2E"/>
            <w:highlight w:val="green"/>
            <w:lang w:val="en-US" w:eastAsia="zh-CN"/>
          </w:rPr>
          <w:t>ORI</w:t>
        </w:r>
      </w:ins>
      <w:ins w:id="1891" w:author="野草" w:date="2024-04-25T14:11:13Z">
        <w:bookmarkStart w:id="44" w:name="OLE_LINK68"/>
        <w:r>
          <w:rPr>
            <w:rFonts w:hint="eastAsia" w:eastAsia="宋体" w:cs="Times New Roman"/>
            <w:color w:val="2E2E2E"/>
            <w:highlight w:val="green"/>
            <w:lang w:val="en-US" w:eastAsia="zh-CN"/>
          </w:rPr>
          <w:t xml:space="preserve">, unit: </w:t>
        </w:r>
      </w:ins>
      <w:ins w:id="1892" w:author="野草" w:date="2024-04-25T14:11:23Z">
        <w:r>
          <w:rPr>
            <w:rFonts w:hint="eastAsia" w:eastAsia="宋体" w:cs="Times New Roman"/>
            <w:color w:val="2E2E2E"/>
            <w:highlight w:val="green"/>
            <w:lang w:val="en-US" w:eastAsia="zh-CN"/>
          </w:rPr>
          <w:t>°</w:t>
        </w:r>
        <w:bookmarkEnd w:id="44"/>
      </w:ins>
      <w:ins w:id="1893" w:author="野草" w:date="2024-04-25T13:53:09Z">
        <w:r>
          <w:rPr>
            <w:rFonts w:hint="eastAsia" w:eastAsia="宋体" w:cs="Times New Roman"/>
            <w:color w:val="2E2E2E"/>
            <w:highlight w:val="green"/>
            <w:lang w:val="en-US" w:eastAsia="zh-CN"/>
          </w:rPr>
          <w:t>)</w:t>
        </w:r>
      </w:ins>
      <w:ins w:id="1894" w:author="野草" w:date="2024-04-24T11:05:45Z">
        <w:r>
          <w:rPr>
            <w:rFonts w:hint="eastAsia" w:eastAsia="宋体" w:cs="Times New Roman"/>
            <w:color w:val="2E2E2E"/>
            <w:highlight w:val="none"/>
            <w:lang w:val="en-US" w:eastAsia="zh-CN"/>
            <w:rPrChange w:id="1895" w:author="野草" w:date="2024-04-25T13:52:56Z">
              <w:rPr>
                <w:rFonts w:hint="eastAsia" w:eastAsia="宋体" w:cs="Times New Roman"/>
                <w:color w:val="2E2E2E"/>
                <w:lang w:val="en-US" w:eastAsia="zh-CN"/>
              </w:rPr>
            </w:rPrChange>
          </w:rPr>
          <w:t xml:space="preserve"> and</w:t>
        </w:r>
      </w:ins>
      <w:ins w:id="1896" w:author="野草" w:date="2024-04-24T11:05:46Z">
        <w:r>
          <w:rPr>
            <w:rFonts w:hint="eastAsia" w:eastAsia="宋体" w:cs="Times New Roman"/>
            <w:color w:val="2E2E2E"/>
            <w:highlight w:val="none"/>
            <w:lang w:val="en-US" w:eastAsia="zh-CN"/>
            <w:rPrChange w:id="1897" w:author="野草" w:date="2024-04-25T13:52:56Z">
              <w:rPr>
                <w:rFonts w:hint="eastAsia" w:eastAsia="宋体" w:cs="Times New Roman"/>
                <w:color w:val="2E2E2E"/>
                <w:lang w:val="en-US" w:eastAsia="zh-CN"/>
              </w:rPr>
            </w:rPrChange>
          </w:rPr>
          <w:t xml:space="preserve"> </w:t>
        </w:r>
      </w:ins>
      <w:ins w:id="1898" w:author="野草" w:date="2024-04-25T13:52:51Z">
        <w:r>
          <w:rPr>
            <w:rFonts w:hint="eastAsia" w:eastAsia="宋体" w:cs="Times New Roman"/>
            <w:color w:val="2E2E2E"/>
            <w:highlight w:val="green"/>
            <w:lang w:val="en-US" w:eastAsia="zh-CN"/>
          </w:rPr>
          <w:t>riv</w:t>
        </w:r>
      </w:ins>
      <w:ins w:id="1899" w:author="野草" w:date="2024-04-25T13:52:52Z">
        <w:r>
          <w:rPr>
            <w:rFonts w:hint="eastAsia" w:eastAsia="宋体" w:cs="Times New Roman"/>
            <w:color w:val="2E2E2E"/>
            <w:highlight w:val="green"/>
            <w:lang w:val="en-US" w:eastAsia="zh-CN"/>
          </w:rPr>
          <w:t xml:space="preserve">er </w:t>
        </w:r>
      </w:ins>
      <w:ins w:id="1900" w:author="野草" w:date="2024-04-24T11:05:48Z">
        <w:r>
          <w:rPr>
            <w:rFonts w:hint="eastAsia" w:eastAsia="宋体" w:cs="Times New Roman"/>
            <w:color w:val="2E2E2E"/>
            <w:highlight w:val="green"/>
            <w:lang w:val="en-US" w:eastAsia="zh-CN"/>
            <w:rPrChange w:id="1901" w:author="野草" w:date="2024-04-24T22:49:31Z">
              <w:rPr>
                <w:rFonts w:hint="eastAsia" w:eastAsia="宋体" w:cs="Times New Roman"/>
                <w:color w:val="2E2E2E"/>
                <w:lang w:val="en-US" w:eastAsia="zh-CN"/>
              </w:rPr>
            </w:rPrChange>
          </w:rPr>
          <w:t>ro</w:t>
        </w:r>
      </w:ins>
      <w:ins w:id="1902" w:author="野草" w:date="2024-04-24T11:05:49Z">
        <w:r>
          <w:rPr>
            <w:rFonts w:hint="eastAsia" w:eastAsia="宋体" w:cs="Times New Roman"/>
            <w:color w:val="2E2E2E"/>
            <w:highlight w:val="green"/>
            <w:lang w:val="en-US" w:eastAsia="zh-CN"/>
            <w:rPrChange w:id="1903" w:author="野草" w:date="2024-04-24T22:49:31Z">
              <w:rPr>
                <w:rFonts w:hint="eastAsia" w:eastAsia="宋体" w:cs="Times New Roman"/>
                <w:color w:val="2E2E2E"/>
                <w:lang w:val="en-US" w:eastAsia="zh-CN"/>
              </w:rPr>
            </w:rPrChange>
          </w:rPr>
          <w:t>tatio</w:t>
        </w:r>
      </w:ins>
      <w:ins w:id="1904" w:author="野草" w:date="2024-04-24T11:05:50Z">
        <w:r>
          <w:rPr>
            <w:rFonts w:hint="eastAsia" w:eastAsia="宋体" w:cs="Times New Roman"/>
            <w:color w:val="2E2E2E"/>
            <w:highlight w:val="green"/>
            <w:lang w:val="en-US" w:eastAsia="zh-CN"/>
            <w:rPrChange w:id="1905" w:author="野草" w:date="2024-04-24T22:49:31Z">
              <w:rPr>
                <w:rFonts w:hint="eastAsia" w:eastAsia="宋体" w:cs="Times New Roman"/>
                <w:color w:val="2E2E2E"/>
                <w:lang w:val="en-US" w:eastAsia="zh-CN"/>
              </w:rPr>
            </w:rPrChange>
          </w:rPr>
          <w:t>n</w:t>
        </w:r>
      </w:ins>
      <w:ins w:id="1906" w:author="野草" w:date="2024-04-24T11:05:52Z">
        <w:r>
          <w:rPr>
            <w:rFonts w:hint="eastAsia" w:eastAsia="宋体" w:cs="Times New Roman"/>
            <w:color w:val="2E2E2E"/>
            <w:highlight w:val="green"/>
            <w:lang w:val="en-US" w:eastAsia="zh-CN"/>
            <w:rPrChange w:id="1907" w:author="野草" w:date="2024-04-24T22:49:31Z">
              <w:rPr>
                <w:rFonts w:hint="eastAsia" w:eastAsia="宋体" w:cs="Times New Roman"/>
                <w:color w:val="2E2E2E"/>
                <w:lang w:val="en-US" w:eastAsia="zh-CN"/>
              </w:rPr>
            </w:rPrChange>
          </w:rPr>
          <w:t xml:space="preserve"> a</w:t>
        </w:r>
      </w:ins>
      <w:ins w:id="1908" w:author="野草" w:date="2024-04-24T11:05:53Z">
        <w:r>
          <w:rPr>
            <w:rFonts w:hint="eastAsia" w:eastAsia="宋体" w:cs="Times New Roman"/>
            <w:color w:val="2E2E2E"/>
            <w:highlight w:val="green"/>
            <w:lang w:val="en-US" w:eastAsia="zh-CN"/>
            <w:rPrChange w:id="1909" w:author="野草" w:date="2024-04-24T22:49:31Z">
              <w:rPr>
                <w:rFonts w:hint="eastAsia" w:eastAsia="宋体" w:cs="Times New Roman"/>
                <w:color w:val="2E2E2E"/>
                <w:lang w:val="en-US" w:eastAsia="zh-CN"/>
              </w:rPr>
            </w:rPrChange>
          </w:rPr>
          <w:t>ngle</w:t>
        </w:r>
      </w:ins>
      <w:ins w:id="1910" w:author="野草" w:date="2024-04-24T11:05:53Z">
        <w:r>
          <w:rPr>
            <w:rFonts w:hint="eastAsia" w:eastAsia="宋体" w:cs="Times New Roman"/>
            <w:color w:val="2E2E2E"/>
            <w:highlight w:val="green"/>
            <w:lang w:val="en-US" w:eastAsia="zh-CN"/>
            <w:rPrChange w:id="1911" w:author="野草" w:date="2024-04-25T13:53:43Z">
              <w:rPr>
                <w:rFonts w:hint="eastAsia" w:eastAsia="宋体" w:cs="Times New Roman"/>
                <w:color w:val="2E2E2E"/>
                <w:lang w:val="en-US" w:eastAsia="zh-CN"/>
              </w:rPr>
            </w:rPrChange>
          </w:rPr>
          <w:t xml:space="preserve"> </w:t>
        </w:r>
      </w:ins>
      <w:ins w:id="1912" w:author="野草" w:date="2024-04-25T13:53:33Z">
        <w:r>
          <w:rPr>
            <w:rFonts w:hint="eastAsia" w:eastAsia="宋体" w:cs="Times New Roman"/>
            <w:color w:val="2E2E2E"/>
            <w:highlight w:val="green"/>
            <w:lang w:val="en-US" w:eastAsia="zh-CN"/>
            <w:rPrChange w:id="1913" w:author="野草" w:date="2024-04-25T13:53:43Z">
              <w:rPr>
                <w:rFonts w:hint="eastAsia" w:eastAsia="宋体" w:cs="Times New Roman"/>
                <w:color w:val="2E2E2E"/>
                <w:lang w:val="en-US" w:eastAsia="zh-CN"/>
              </w:rPr>
            </w:rPrChange>
          </w:rPr>
          <w:t>(</w:t>
        </w:r>
      </w:ins>
      <w:ins w:id="1914" w:author="野草" w:date="2024-04-25T13:53:35Z">
        <w:r>
          <w:rPr>
            <w:rFonts w:hint="eastAsia" w:eastAsia="宋体" w:cs="Times New Roman"/>
            <w:color w:val="2E2E2E"/>
            <w:highlight w:val="green"/>
            <w:lang w:val="en-US" w:eastAsia="zh-CN"/>
            <w:rPrChange w:id="1915" w:author="野草" w:date="2024-04-25T13:53:43Z">
              <w:rPr>
                <w:rFonts w:hint="eastAsia" w:eastAsia="宋体" w:cs="Times New Roman"/>
                <w:color w:val="2E2E2E"/>
                <w:lang w:val="en-US" w:eastAsia="zh-CN"/>
              </w:rPr>
            </w:rPrChange>
          </w:rPr>
          <w:t>ROT</w:t>
        </w:r>
      </w:ins>
      <w:ins w:id="1916" w:author="野草" w:date="2024-04-25T14:11:29Z">
        <w:r>
          <w:rPr>
            <w:rFonts w:hint="eastAsia" w:eastAsia="宋体" w:cs="Times New Roman"/>
            <w:color w:val="2E2E2E"/>
            <w:highlight w:val="green"/>
            <w:lang w:val="en-US" w:eastAsia="zh-CN"/>
          </w:rPr>
          <w:t>, unit: °</w:t>
        </w:r>
      </w:ins>
      <w:ins w:id="1917" w:author="野草" w:date="2024-04-25T13:53:33Z">
        <w:r>
          <w:rPr>
            <w:rFonts w:hint="eastAsia" w:eastAsia="宋体" w:cs="Times New Roman"/>
            <w:color w:val="2E2E2E"/>
            <w:highlight w:val="green"/>
            <w:lang w:val="en-US" w:eastAsia="zh-CN"/>
            <w:rPrChange w:id="1918" w:author="野草" w:date="2024-04-25T13:53:43Z">
              <w:rPr>
                <w:rFonts w:hint="eastAsia" w:eastAsia="宋体" w:cs="Times New Roman"/>
                <w:color w:val="2E2E2E"/>
                <w:lang w:val="en-US" w:eastAsia="zh-CN"/>
              </w:rPr>
            </w:rPrChange>
          </w:rPr>
          <w:t>)</w:t>
        </w:r>
      </w:ins>
      <w:ins w:id="1919" w:author="野草" w:date="2024-04-25T13:53:36Z">
        <w:r>
          <w:rPr>
            <w:rFonts w:hint="eastAsia" w:eastAsia="宋体" w:cs="Times New Roman"/>
            <w:color w:val="2E2E2E"/>
            <w:highlight w:val="green"/>
            <w:lang w:val="en-US" w:eastAsia="zh-CN"/>
            <w:rPrChange w:id="1920" w:author="野草" w:date="2024-04-25T13:53:43Z">
              <w:rPr>
                <w:rFonts w:hint="eastAsia" w:eastAsia="宋体" w:cs="Times New Roman"/>
                <w:color w:val="2E2E2E"/>
                <w:lang w:val="en-US" w:eastAsia="zh-CN"/>
              </w:rPr>
            </w:rPrChange>
          </w:rPr>
          <w:t xml:space="preserve"> </w:t>
        </w:r>
      </w:ins>
      <w:ins w:id="1921" w:author="野草" w:date="2024-04-24T11:10:42Z">
        <w:r>
          <w:rPr>
            <w:rFonts w:hint="eastAsia" w:eastAsia="宋体" w:cs="Times New Roman"/>
            <w:color w:val="2E2E2E"/>
            <w:lang w:val="en-US" w:eastAsia="zh-CN"/>
          </w:rPr>
          <w:t xml:space="preserve">to </w:t>
        </w:r>
      </w:ins>
      <w:ins w:id="1922" w:author="野草" w:date="2024-04-24T11:10:43Z">
        <w:r>
          <w:rPr>
            <w:rFonts w:hint="eastAsia" w:eastAsia="宋体" w:cs="Times New Roman"/>
            <w:color w:val="2E2E2E"/>
            <w:lang w:val="en-US" w:eastAsia="zh-CN"/>
          </w:rPr>
          <w:t>rep</w:t>
        </w:r>
      </w:ins>
      <w:ins w:id="1923" w:author="野草" w:date="2024-04-24T11:10:44Z">
        <w:r>
          <w:rPr>
            <w:rFonts w:hint="eastAsia" w:eastAsia="宋体" w:cs="Times New Roman"/>
            <w:color w:val="2E2E2E"/>
            <w:lang w:val="en-US" w:eastAsia="zh-CN"/>
          </w:rPr>
          <w:t xml:space="preserve">resent </w:t>
        </w:r>
      </w:ins>
      <w:ins w:id="1924" w:author="野草" w:date="2024-04-24T11:10:45Z">
        <w:r>
          <w:rPr>
            <w:rFonts w:hint="eastAsia" w:eastAsia="宋体" w:cs="Times New Roman"/>
            <w:color w:val="2E2E2E"/>
            <w:lang w:val="en-US" w:eastAsia="zh-CN"/>
          </w:rPr>
          <w:t xml:space="preserve">the </w:t>
        </w:r>
      </w:ins>
      <w:ins w:id="1925" w:author="野草" w:date="2024-04-24T11:11:00Z">
        <w:r>
          <w:rPr>
            <w:rFonts w:hint="eastAsia" w:eastAsia="宋体" w:cs="Times New Roman"/>
            <w:color w:val="2E2E2E"/>
            <w:highlight w:val="green"/>
            <w:rPrChange w:id="1926" w:author="野草" w:date="2024-04-24T22:49:36Z">
              <w:rPr>
                <w:rFonts w:hint="eastAsia" w:eastAsia="宋体" w:cs="Times New Roman"/>
                <w:color w:val="2E2E2E"/>
              </w:rPr>
            </w:rPrChange>
          </w:rPr>
          <w:t>characteristics</w:t>
        </w:r>
      </w:ins>
      <w:ins w:id="1927" w:author="野草" w:date="2024-04-24T11:11:00Z">
        <w:r>
          <w:rPr>
            <w:rFonts w:hint="eastAsia" w:eastAsia="宋体" w:cs="Times New Roman"/>
            <w:color w:val="2E2E2E"/>
            <w:highlight w:val="green"/>
            <w:lang w:val="en-US" w:eastAsia="zh-CN"/>
            <w:rPrChange w:id="1928" w:author="野草" w:date="2024-04-24T22:49:36Z">
              <w:rPr>
                <w:rFonts w:hint="eastAsia" w:eastAsia="宋体" w:cs="Times New Roman"/>
                <w:color w:val="2E2E2E"/>
                <w:lang w:val="en-US" w:eastAsia="zh-CN"/>
              </w:rPr>
            </w:rPrChange>
          </w:rPr>
          <w:t xml:space="preserve"> </w:t>
        </w:r>
      </w:ins>
      <w:ins w:id="1929" w:author="野草" w:date="2024-04-24T11:11:01Z">
        <w:r>
          <w:rPr>
            <w:rFonts w:hint="eastAsia" w:eastAsia="宋体" w:cs="Times New Roman"/>
            <w:color w:val="2E2E2E"/>
            <w:highlight w:val="green"/>
            <w:lang w:val="en-US" w:eastAsia="zh-CN"/>
            <w:rPrChange w:id="1930" w:author="野草" w:date="2024-04-24T22:49:36Z">
              <w:rPr>
                <w:rFonts w:hint="eastAsia" w:eastAsia="宋体" w:cs="Times New Roman"/>
                <w:color w:val="2E2E2E"/>
                <w:lang w:val="en-US" w:eastAsia="zh-CN"/>
              </w:rPr>
            </w:rPrChange>
          </w:rPr>
          <w:t>of r</w:t>
        </w:r>
      </w:ins>
      <w:ins w:id="1931" w:author="野草" w:date="2024-04-24T11:11:02Z">
        <w:r>
          <w:rPr>
            <w:rFonts w:hint="eastAsia" w:eastAsia="宋体" w:cs="Times New Roman"/>
            <w:color w:val="2E2E2E"/>
            <w:highlight w:val="green"/>
            <w:lang w:val="en-US" w:eastAsia="zh-CN"/>
            <w:rPrChange w:id="1932" w:author="野草" w:date="2024-04-24T22:49:36Z">
              <w:rPr>
                <w:rFonts w:hint="eastAsia" w:eastAsia="宋体" w:cs="Times New Roman"/>
                <w:color w:val="2E2E2E"/>
                <w:lang w:val="en-US" w:eastAsia="zh-CN"/>
              </w:rPr>
            </w:rPrChange>
          </w:rPr>
          <w:t>ivers</w:t>
        </w:r>
      </w:ins>
      <w:ins w:id="1933" w:author="野草" w:date="2024-04-24T11:06:19Z">
        <w:r>
          <w:rPr>
            <w:rFonts w:hint="eastAsia" w:eastAsia="宋体" w:cs="Times New Roman"/>
            <w:color w:val="2E2E2E"/>
            <w:lang w:val="en-US" w:eastAsia="zh-CN"/>
          </w:rPr>
          <w:t>.</w:t>
        </w:r>
      </w:ins>
      <w:ins w:id="1934" w:author="野草" w:date="2024-04-25T13:54:21Z">
        <w:r>
          <w:rPr>
            <w:rFonts w:hint="eastAsia" w:eastAsia="宋体" w:cs="Times New Roman"/>
            <w:color w:val="2E2E2E"/>
            <w:lang w:val="en-US" w:eastAsia="zh-CN"/>
          </w:rPr>
          <w:t xml:space="preserve"> </w:t>
        </w:r>
      </w:ins>
      <w:del w:id="1935" w:author="野草" w:date="2024-04-25T13:52:59Z">
        <w:commentRangeStart w:id="6"/>
        <w:r>
          <w:rPr>
            <w:rFonts w:hint="eastAsia" w:eastAsia="宋体" w:cs="Times New Roman"/>
            <w:color w:val="2E2E2E"/>
            <w:highlight w:val="green"/>
            <w:rPrChange w:id="1936" w:author="野草" w:date="2024-04-24T22:49:44Z">
              <w:rPr>
                <w:rFonts w:hint="eastAsia" w:eastAsia="宋体" w:cs="Times New Roman"/>
                <w:color w:val="2E2E2E"/>
              </w:rPr>
            </w:rPrChange>
          </w:rPr>
          <w:delText>River width (RW</w:delText>
        </w:r>
      </w:del>
      <w:del w:id="1937" w:author="野草" w:date="2024-04-25T13:52:59Z">
        <w:r>
          <w:rPr>
            <w:rFonts w:hint="eastAsia" w:eastAsia="宋体" w:cs="Times New Roman"/>
            <w:color w:val="2E2E2E"/>
            <w:highlight w:val="green"/>
            <w:rPrChange w:id="1938" w:author="野草" w:date="2024-04-24T22:49:44Z">
              <w:rPr>
                <w:rFonts w:hint="eastAsia" w:eastAsia="宋体" w:cs="Times New Roman"/>
                <w:color w:val="2E2E2E"/>
              </w:rPr>
            </w:rPrChange>
          </w:rPr>
          <w:delText>)(</w:delText>
        </w:r>
      </w:del>
      <w:del w:id="1939" w:author="野草" w:date="2024-04-25T13:52:59Z">
        <w:r>
          <w:rPr>
            <w:rFonts w:hint="eastAsia" w:eastAsia="宋体" w:cs="Times New Roman"/>
            <w:color w:val="2E2E2E"/>
            <w:highlight w:val="green"/>
            <w:rPrChange w:id="1940" w:author="野草" w:date="2024-04-24T22:49:44Z">
              <w:rPr>
                <w:rFonts w:hint="eastAsia" w:eastAsia="宋体" w:cs="Times New Roman"/>
                <w:color w:val="2E2E2E"/>
              </w:rPr>
            </w:rPrChange>
          </w:rPr>
          <w:delText>m)</w:delText>
        </w:r>
      </w:del>
      <w:del w:id="1941" w:author="野草" w:date="2024-04-25T13:52:59Z">
        <w:r>
          <w:rPr>
            <w:rFonts w:hint="eastAsia" w:eastAsia="宋体" w:cs="Times New Roman"/>
            <w:color w:val="2E2E2E"/>
          </w:rPr>
          <w:delText xml:space="preserve"> for each </w:delText>
        </w:r>
      </w:del>
      <w:del w:id="1942" w:author="野草" w:date="2024-04-25T13:52:59Z">
        <w:r>
          <w:rPr>
            <w:rFonts w:hint="eastAsia" w:eastAsia="宋体" w:cs="Times New Roman"/>
            <w:color w:val="2E2E2E"/>
            <w:highlight w:val="green"/>
            <w:rPrChange w:id="1943" w:author="野草" w:date="2024-04-24T22:49:49Z">
              <w:rPr>
                <w:rFonts w:hint="eastAsia" w:eastAsia="宋体" w:cs="Times New Roman"/>
                <w:color w:val="2E2E2E"/>
              </w:rPr>
            </w:rPrChange>
          </w:rPr>
          <w:delText>river segment</w:delText>
        </w:r>
      </w:del>
      <w:del w:id="1944" w:author="野草" w:date="2024-04-25T13:52:59Z">
        <w:r>
          <w:rPr>
            <w:rFonts w:hint="eastAsia" w:eastAsia="宋体" w:cs="Times New Roman"/>
            <w:color w:val="2E2E2E"/>
          </w:rPr>
          <w:delText xml:space="preserve"> was calculated as </w:delText>
        </w:r>
      </w:del>
      <w:del w:id="1945" w:author="野草" w:date="2024-04-25T13:52:59Z">
        <w:r>
          <w:rPr>
            <w:rFonts w:hint="eastAsia" w:eastAsia="宋体" w:cs="Times New Roman"/>
            <w:color w:val="2E2E2E"/>
            <w:highlight w:val="green"/>
            <w:rPrChange w:id="1946" w:author="野草" w:date="2024-04-24T22:49:56Z">
              <w:rPr>
                <w:rFonts w:hint="eastAsia" w:eastAsia="宋体" w:cs="Times New Roman"/>
                <w:color w:val="2E2E2E"/>
              </w:rPr>
            </w:rPrChange>
          </w:rPr>
          <w:delText>the distance</w:delText>
        </w:r>
      </w:del>
      <w:del w:id="1947" w:author="野草" w:date="2024-04-25T13:52:59Z">
        <w:r>
          <w:rPr>
            <w:rFonts w:hint="eastAsia" w:eastAsia="宋体" w:cs="Times New Roman"/>
            <w:color w:val="2E2E2E"/>
          </w:rPr>
          <w:delText xml:space="preserve"> from </w:delText>
        </w:r>
      </w:del>
      <w:del w:id="1948" w:author="野草" w:date="2024-04-25T13:52:59Z">
        <w:r>
          <w:rPr>
            <w:rFonts w:hint="eastAsia" w:eastAsia="宋体" w:cs="Times New Roman"/>
            <w:color w:val="2E2E2E"/>
            <w:highlight w:val="green"/>
            <w:rPrChange w:id="1949" w:author="野草" w:date="2024-04-24T22:50:01Z">
              <w:rPr>
                <w:rFonts w:hint="eastAsia" w:eastAsia="宋体" w:cs="Times New Roman"/>
                <w:color w:val="2E2E2E"/>
              </w:rPr>
            </w:rPrChange>
          </w:rPr>
          <w:delText>the midpoint</w:delText>
        </w:r>
      </w:del>
      <w:del w:id="1950" w:author="野草" w:date="2024-04-25T13:52:59Z">
        <w:r>
          <w:rPr>
            <w:rFonts w:hint="eastAsia" w:eastAsia="宋体" w:cs="Times New Roman"/>
            <w:color w:val="2E2E2E"/>
          </w:rPr>
          <w:delText xml:space="preserve"> of the </w:delText>
        </w:r>
      </w:del>
      <w:del w:id="1951" w:author="野草" w:date="2024-04-25T13:52:59Z">
        <w:r>
          <w:rPr>
            <w:rFonts w:hint="eastAsia" w:eastAsia="宋体" w:cs="Times New Roman"/>
            <w:color w:val="2E2E2E"/>
            <w:highlight w:val="green"/>
            <w:rPrChange w:id="1952" w:author="野草" w:date="2024-04-24T22:50:05Z">
              <w:rPr>
                <w:rFonts w:hint="eastAsia" w:eastAsia="宋体" w:cs="Times New Roman"/>
                <w:color w:val="2E2E2E"/>
              </w:rPr>
            </w:rPrChange>
          </w:rPr>
          <w:delText>corresponding riverbank</w:delText>
        </w:r>
      </w:del>
      <w:del w:id="1953" w:author="野草" w:date="2024-04-25T13:52:59Z">
        <w:r>
          <w:rPr>
            <w:rFonts w:hint="eastAsia" w:eastAsia="宋体" w:cs="Times New Roman"/>
            <w:color w:val="2E2E2E"/>
          </w:rPr>
          <w:delText xml:space="preserve"> to the </w:delText>
        </w:r>
      </w:del>
      <w:del w:id="1954" w:author="野草" w:date="2024-04-25T13:52:59Z">
        <w:r>
          <w:rPr>
            <w:rFonts w:hint="eastAsia" w:eastAsia="宋体" w:cs="Times New Roman"/>
            <w:color w:val="2E2E2E"/>
            <w:highlight w:val="green"/>
            <w:rPrChange w:id="1955" w:author="野草" w:date="2024-04-24T22:50:08Z">
              <w:rPr>
                <w:rFonts w:hint="eastAsia" w:eastAsia="宋体" w:cs="Times New Roman"/>
                <w:color w:val="2E2E2E"/>
              </w:rPr>
            </w:rPrChange>
          </w:rPr>
          <w:delText>opposite bank</w:delText>
        </w:r>
      </w:del>
      <w:del w:id="1956" w:author="野草" w:date="2024-04-25T13:52:59Z">
        <w:r>
          <w:rPr>
            <w:rFonts w:hint="eastAsia" w:eastAsia="宋体" w:cs="Times New Roman"/>
            <w:color w:val="2E2E2E"/>
          </w:rPr>
          <w:delText xml:space="preserve"> along the line </w:delText>
        </w:r>
      </w:del>
      <w:del w:id="1957" w:author="野草" w:date="2024-04-25T13:52:59Z">
        <w:bookmarkStart w:id="45" w:name="OLE_LINK62"/>
        <w:r>
          <w:rPr>
            <w:rFonts w:hint="eastAsia" w:eastAsia="宋体" w:cs="Times New Roman"/>
            <w:color w:val="2E2E2E"/>
            <w:highlight w:val="green"/>
            <w:rPrChange w:id="1958" w:author="野草" w:date="2024-04-24T22:50:14Z">
              <w:rPr>
                <w:rFonts w:hint="eastAsia" w:eastAsia="宋体" w:cs="Times New Roman"/>
                <w:color w:val="2E2E2E"/>
              </w:rPr>
            </w:rPrChange>
          </w:rPr>
          <w:delText>perpendicular to</w:delText>
        </w:r>
        <w:bookmarkEnd w:id="45"/>
      </w:del>
      <w:del w:id="1959" w:author="野草" w:date="2024-04-25T13:52:59Z">
        <w:r>
          <w:rPr>
            <w:rFonts w:hint="eastAsia" w:eastAsia="宋体" w:cs="Times New Roman"/>
            <w:color w:val="2E2E2E"/>
            <w:highlight w:val="green"/>
            <w:rPrChange w:id="1960" w:author="野草" w:date="2024-04-24T22:50:14Z">
              <w:rPr>
                <w:rFonts w:hint="eastAsia" w:eastAsia="宋体" w:cs="Times New Roman"/>
                <w:color w:val="2E2E2E"/>
              </w:rPr>
            </w:rPrChange>
          </w:rPr>
          <w:delText xml:space="preserve"> the </w:delText>
        </w:r>
      </w:del>
      <w:del w:id="1961" w:author="野草" w:date="2024-04-25T13:52:59Z">
        <w:r>
          <w:rPr>
            <w:rFonts w:hint="eastAsia" w:eastAsia="宋体" w:cs="Times New Roman"/>
            <w:color w:val="2E2E2E"/>
            <w:highlight w:val="green"/>
            <w:rPrChange w:id="1962" w:author="野草" w:date="2024-04-24T22:50:14Z">
              <w:rPr>
                <w:rFonts w:hint="eastAsia" w:eastAsia="宋体" w:cs="Times New Roman"/>
                <w:color w:val="2E2E2E"/>
              </w:rPr>
            </w:rPrChange>
          </w:rPr>
          <w:delText>riverbank</w:delText>
        </w:r>
      </w:del>
      <w:del w:id="1963" w:author="野草" w:date="2024-04-25T13:52:59Z">
        <w:r>
          <w:rPr>
            <w:rFonts w:hint="eastAsia" w:eastAsia="宋体" w:cs="Times New Roman"/>
            <w:color w:val="2E2E2E"/>
            <w:highlight w:val="green"/>
            <w:rPrChange w:id="1964" w:author="野草" w:date="2024-04-24T22:50:14Z">
              <w:rPr>
                <w:rFonts w:hint="eastAsia" w:eastAsia="宋体" w:cs="Times New Roman"/>
                <w:color w:val="2E2E2E"/>
              </w:rPr>
            </w:rPrChange>
          </w:rPr>
          <w:delText>.</w:delText>
        </w:r>
      </w:del>
      <w:del w:id="1965" w:author="野草" w:date="2024-04-25T13:52:59Z">
        <w:r>
          <w:rPr>
            <w:rFonts w:hint="eastAsia" w:eastAsia="宋体" w:cs="Times New Roman"/>
            <w:color w:val="2E2E2E"/>
          </w:rPr>
          <w:delText xml:space="preserve"> </w:delText>
        </w:r>
      </w:del>
      <w:r>
        <w:rPr>
          <w:rFonts w:hint="eastAsia" w:eastAsia="宋体" w:cs="Times New Roman"/>
          <w:color w:val="2E2E2E"/>
        </w:rPr>
        <w:t xml:space="preserve">Regarding </w:t>
      </w:r>
      <w:r>
        <w:rPr>
          <w:rFonts w:hint="eastAsia" w:eastAsia="宋体" w:cs="Times New Roman"/>
          <w:color w:val="2E2E2E"/>
          <w:highlight w:val="green"/>
          <w:rPrChange w:id="1966" w:author="野草" w:date="2024-04-24T22:51:03Z">
            <w:rPr>
              <w:rFonts w:hint="eastAsia" w:eastAsia="宋体" w:cs="Times New Roman"/>
              <w:color w:val="2E2E2E"/>
            </w:rPr>
          </w:rPrChange>
        </w:rPr>
        <w:t>land cover characteristics</w:t>
      </w:r>
      <w:r>
        <w:rPr>
          <w:rFonts w:hint="eastAsia" w:eastAsia="宋体" w:cs="Times New Roman"/>
          <w:color w:val="2E2E2E"/>
        </w:rPr>
        <w:t xml:space="preserve">, </w:t>
      </w:r>
      <w:r>
        <w:rPr>
          <w:rFonts w:hint="eastAsia" w:eastAsia="宋体" w:cs="Times New Roman"/>
          <w:color w:val="2E2E2E"/>
          <w:highlight w:val="green"/>
          <w:rPrChange w:id="1967" w:author="野草" w:date="2024-04-24T22:51:46Z">
            <w:rPr>
              <w:rFonts w:hint="eastAsia" w:eastAsia="宋体" w:cs="Times New Roman"/>
              <w:color w:val="2E2E2E"/>
            </w:rPr>
          </w:rPrChange>
        </w:rPr>
        <w:t>area percentage</w:t>
      </w:r>
      <w:r>
        <w:rPr>
          <w:rFonts w:hint="eastAsia" w:eastAsia="宋体" w:cs="Times New Roman"/>
          <w:color w:val="2E2E2E"/>
          <w:highlight w:val="none"/>
          <w:rPrChange w:id="1968" w:author="野草" w:date="2024-04-24T22:51:53Z">
            <w:rPr>
              <w:rFonts w:hint="eastAsia" w:eastAsia="宋体" w:cs="Times New Roman"/>
              <w:color w:val="2E2E2E"/>
            </w:rPr>
          </w:rPrChange>
        </w:rPr>
        <w:t xml:space="preserve"> of </w:t>
      </w:r>
      <w:r>
        <w:rPr>
          <w:rFonts w:hint="eastAsia" w:eastAsia="宋体" w:cs="Times New Roman"/>
          <w:color w:val="2E2E2E"/>
          <w:highlight w:val="green"/>
          <w:rPrChange w:id="1969" w:author="野草" w:date="2024-04-24T22:51:46Z">
            <w:rPr>
              <w:rFonts w:hint="eastAsia" w:eastAsia="宋体" w:cs="Times New Roman"/>
              <w:color w:val="2E2E2E"/>
            </w:rPr>
          </w:rPrChange>
        </w:rPr>
        <w:t>impervious surface</w:t>
      </w:r>
      <w:r>
        <w:rPr>
          <w:rFonts w:hint="eastAsia" w:eastAsia="宋体" w:cs="Times New Roman"/>
          <w:color w:val="2E2E2E"/>
        </w:rPr>
        <w:t xml:space="preserve"> (PLAND_I</w:t>
      </w:r>
      <w:del w:id="1970" w:author="野草" w:date="2024-04-24T22:51:08Z">
        <w:bookmarkStart w:id="46" w:name="OLE_LINK63"/>
        <w:r>
          <w:rPr>
            <w:rFonts w:hint="default" w:eastAsia="宋体" w:cs="Times New Roman"/>
            <w:color w:val="2E2E2E"/>
            <w:lang w:val="en-US"/>
          </w:rPr>
          <w:delText>)(</w:delText>
        </w:r>
      </w:del>
      <w:ins w:id="1971" w:author="野草" w:date="2024-04-24T22:51:08Z">
        <w:r>
          <w:rPr>
            <w:rFonts w:hint="eastAsia" w:eastAsia="宋体" w:cs="Times New Roman"/>
            <w:color w:val="2E2E2E"/>
            <w:lang w:val="en-US" w:eastAsia="zh-CN"/>
          </w:rPr>
          <w:t xml:space="preserve">, </w:t>
        </w:r>
      </w:ins>
      <w:ins w:id="1972" w:author="野草" w:date="2024-04-24T22:51:09Z">
        <w:r>
          <w:rPr>
            <w:rFonts w:hint="eastAsia" w:eastAsia="宋体" w:cs="Times New Roman"/>
            <w:color w:val="2E2E2E"/>
            <w:lang w:val="en-US" w:eastAsia="zh-CN"/>
          </w:rPr>
          <w:t>uni</w:t>
        </w:r>
      </w:ins>
      <w:ins w:id="1973" w:author="野草" w:date="2024-04-24T22:51:10Z">
        <w:r>
          <w:rPr>
            <w:rFonts w:hint="eastAsia" w:eastAsia="宋体" w:cs="Times New Roman"/>
            <w:color w:val="2E2E2E"/>
            <w:lang w:val="en-US" w:eastAsia="zh-CN"/>
          </w:rPr>
          <w:t xml:space="preserve">t: </w:t>
        </w:r>
        <w:bookmarkEnd w:id="46"/>
      </w:ins>
      <w:r>
        <w:rPr>
          <w:rFonts w:hint="eastAsia" w:eastAsia="宋体" w:cs="Times New Roman"/>
          <w:color w:val="2E2E2E"/>
        </w:rPr>
        <w:t xml:space="preserve">%), </w:t>
      </w:r>
      <w:r>
        <w:rPr>
          <w:rFonts w:hint="eastAsia" w:eastAsia="宋体" w:cs="Times New Roman"/>
          <w:color w:val="2E2E2E"/>
          <w:highlight w:val="green"/>
          <w:rPrChange w:id="1974" w:author="野草" w:date="2024-04-24T22:51:57Z">
            <w:rPr>
              <w:rFonts w:hint="eastAsia" w:eastAsia="宋体" w:cs="Times New Roman"/>
              <w:color w:val="2E2E2E"/>
            </w:rPr>
          </w:rPrChange>
        </w:rPr>
        <w:t>area percentage</w:t>
      </w:r>
      <w:r>
        <w:rPr>
          <w:rFonts w:hint="eastAsia" w:eastAsia="宋体" w:cs="Times New Roman"/>
          <w:color w:val="2E2E2E"/>
          <w:highlight w:val="none"/>
          <w:rPrChange w:id="1975" w:author="野草" w:date="2024-04-24T22:52:01Z">
            <w:rPr>
              <w:rFonts w:hint="eastAsia" w:eastAsia="宋体" w:cs="Times New Roman"/>
              <w:color w:val="2E2E2E"/>
            </w:rPr>
          </w:rPrChange>
        </w:rPr>
        <w:t xml:space="preserve"> of </w:t>
      </w:r>
      <w:r>
        <w:rPr>
          <w:rFonts w:hint="eastAsia" w:eastAsia="宋体" w:cs="Times New Roman"/>
          <w:color w:val="2E2E2E"/>
          <w:highlight w:val="green"/>
          <w:rPrChange w:id="1976" w:author="野草" w:date="2024-04-24T22:51:57Z">
            <w:rPr>
              <w:rFonts w:hint="eastAsia" w:eastAsia="宋体" w:cs="Times New Roman"/>
              <w:color w:val="2E2E2E"/>
            </w:rPr>
          </w:rPrChange>
        </w:rPr>
        <w:t>vegetation</w:t>
      </w:r>
      <w:r>
        <w:rPr>
          <w:rFonts w:hint="eastAsia" w:eastAsia="宋体" w:cs="Times New Roman"/>
          <w:color w:val="2E2E2E"/>
        </w:rPr>
        <w:t xml:space="preserve"> (PLAND_V</w:t>
      </w:r>
      <w:ins w:id="1977" w:author="野草" w:date="2024-04-24T22:51:15Z">
        <w:bookmarkStart w:id="47" w:name="OLE_LINK65"/>
        <w:r>
          <w:rPr>
            <w:rFonts w:hint="eastAsia" w:eastAsia="宋体" w:cs="Times New Roman"/>
            <w:color w:val="2E2E2E"/>
            <w:lang w:val="en-US" w:eastAsia="zh-CN"/>
          </w:rPr>
          <w:t xml:space="preserve">, unit: </w:t>
        </w:r>
      </w:ins>
      <w:del w:id="1978" w:author="野草" w:date="2024-04-24T22:51:15Z">
        <w:r>
          <w:rPr>
            <w:rFonts w:hint="eastAsia" w:eastAsia="宋体" w:cs="Times New Roman"/>
            <w:color w:val="2E2E2E"/>
          </w:rPr>
          <w:delText>)(</w:delText>
        </w:r>
      </w:del>
      <w:r>
        <w:rPr>
          <w:rFonts w:hint="eastAsia" w:eastAsia="宋体" w:cs="Times New Roman"/>
          <w:color w:val="2E2E2E"/>
        </w:rPr>
        <w:t>%</w:t>
      </w:r>
      <w:bookmarkEnd w:id="47"/>
      <w:r>
        <w:rPr>
          <w:rFonts w:hint="eastAsia" w:eastAsia="宋体" w:cs="Times New Roman"/>
          <w:color w:val="2E2E2E"/>
        </w:rPr>
        <w:t xml:space="preserve">), </w:t>
      </w:r>
      <w:r>
        <w:rPr>
          <w:rFonts w:hint="eastAsia" w:eastAsia="宋体" w:cs="Times New Roman"/>
          <w:color w:val="2E2E2E"/>
          <w:highlight w:val="green"/>
          <w:rPrChange w:id="1979" w:author="野草" w:date="2024-04-24T22:52:05Z">
            <w:rPr>
              <w:rFonts w:hint="eastAsia" w:eastAsia="宋体" w:cs="Times New Roman"/>
              <w:color w:val="2E2E2E"/>
            </w:rPr>
          </w:rPrChange>
        </w:rPr>
        <w:t>aggregation index</w:t>
      </w:r>
      <w:r>
        <w:rPr>
          <w:rFonts w:hint="eastAsia" w:eastAsia="宋体" w:cs="Times New Roman"/>
          <w:color w:val="2E2E2E"/>
        </w:rPr>
        <w:t xml:space="preserve"> of </w:t>
      </w:r>
      <w:r>
        <w:rPr>
          <w:rFonts w:hint="eastAsia" w:eastAsia="宋体" w:cs="Times New Roman"/>
          <w:color w:val="2E2E2E"/>
          <w:highlight w:val="green"/>
          <w:rPrChange w:id="1980" w:author="野草" w:date="2024-04-24T22:52:08Z">
            <w:rPr>
              <w:rFonts w:hint="eastAsia" w:eastAsia="宋体" w:cs="Times New Roman"/>
              <w:color w:val="2E2E2E"/>
            </w:rPr>
          </w:rPrChange>
        </w:rPr>
        <w:t>impervious surface</w:t>
      </w:r>
      <w:r>
        <w:rPr>
          <w:rFonts w:hint="eastAsia" w:eastAsia="宋体" w:cs="Times New Roman"/>
          <w:color w:val="2E2E2E"/>
        </w:rPr>
        <w:t xml:space="preserve"> (AI_I</w:t>
      </w:r>
      <w:ins w:id="1981" w:author="野草" w:date="2024-04-24T22:51:17Z">
        <w:r>
          <w:rPr>
            <w:rFonts w:hint="eastAsia" w:eastAsia="宋体" w:cs="Times New Roman"/>
            <w:color w:val="2E2E2E"/>
            <w:lang w:val="en-US" w:eastAsia="zh-CN"/>
          </w:rPr>
          <w:t xml:space="preserve">, unit: </w:t>
        </w:r>
      </w:ins>
      <w:del w:id="1982" w:author="野草" w:date="2024-04-24T22:51:17Z">
        <w:r>
          <w:rPr>
            <w:rFonts w:hint="eastAsia" w:eastAsia="宋体" w:cs="Times New Roman"/>
            <w:color w:val="2E2E2E"/>
          </w:rPr>
          <w:delText>)</w:delText>
        </w:r>
      </w:del>
      <w:del w:id="1983" w:author="野草" w:date="2024-04-25T13:55:49Z">
        <w:r>
          <w:rPr>
            <w:rFonts w:hint="eastAsia" w:eastAsia="宋体" w:cs="Times New Roman"/>
            <w:color w:val="2E2E2E"/>
          </w:rPr>
          <w:delText>(</w:delText>
        </w:r>
      </w:del>
      <w:r>
        <w:rPr>
          <w:rFonts w:hint="eastAsia" w:eastAsia="宋体" w:cs="Times New Roman"/>
          <w:color w:val="2E2E2E"/>
        </w:rPr>
        <w:t xml:space="preserve">%), </w:t>
      </w:r>
      <w:r>
        <w:rPr>
          <w:rFonts w:hint="eastAsia" w:eastAsia="宋体" w:cs="Times New Roman"/>
          <w:color w:val="2E2E2E"/>
          <w:highlight w:val="green"/>
          <w:rPrChange w:id="1984" w:author="野草" w:date="2024-04-24T22:52:12Z">
            <w:rPr>
              <w:rFonts w:hint="eastAsia" w:eastAsia="宋体" w:cs="Times New Roman"/>
              <w:color w:val="2E2E2E"/>
            </w:rPr>
          </w:rPrChange>
        </w:rPr>
        <w:t>aggregation index</w:t>
      </w:r>
      <w:r>
        <w:rPr>
          <w:rFonts w:hint="eastAsia" w:eastAsia="宋体" w:cs="Times New Roman"/>
          <w:color w:val="2E2E2E"/>
        </w:rPr>
        <w:t xml:space="preserve"> of </w:t>
      </w:r>
      <w:r>
        <w:rPr>
          <w:rFonts w:hint="eastAsia" w:eastAsia="宋体" w:cs="Times New Roman"/>
          <w:color w:val="2E2E2E"/>
          <w:highlight w:val="green"/>
          <w:rPrChange w:id="1985" w:author="野草" w:date="2024-04-24T22:52:14Z">
            <w:rPr>
              <w:rFonts w:hint="eastAsia" w:eastAsia="宋体" w:cs="Times New Roman"/>
              <w:color w:val="2E2E2E"/>
            </w:rPr>
          </w:rPrChange>
        </w:rPr>
        <w:t>vegetation</w:t>
      </w:r>
      <w:r>
        <w:rPr>
          <w:rFonts w:hint="eastAsia" w:eastAsia="宋体" w:cs="Times New Roman"/>
          <w:color w:val="2E2E2E"/>
        </w:rPr>
        <w:t xml:space="preserve"> (AI_V</w:t>
      </w:r>
      <w:ins w:id="1986" w:author="野草" w:date="2024-04-24T22:51:24Z">
        <w:r>
          <w:rPr>
            <w:rFonts w:hint="eastAsia" w:eastAsia="宋体" w:cs="Times New Roman"/>
            <w:color w:val="2E2E2E"/>
            <w:lang w:val="en-US" w:eastAsia="zh-CN"/>
          </w:rPr>
          <w:t xml:space="preserve">, unit: </w:t>
        </w:r>
      </w:ins>
      <w:del w:id="1987" w:author="野草" w:date="2024-04-24T22:51:24Z">
        <w:r>
          <w:rPr>
            <w:rFonts w:hint="eastAsia" w:eastAsia="宋体" w:cs="Times New Roman"/>
            <w:color w:val="2E2E2E"/>
          </w:rPr>
          <w:delText>)(</w:delText>
        </w:r>
      </w:del>
      <w:r>
        <w:rPr>
          <w:rFonts w:hint="eastAsia" w:eastAsia="宋体" w:cs="Times New Roman"/>
          <w:color w:val="2E2E2E"/>
        </w:rPr>
        <w:t xml:space="preserve">%) and </w:t>
      </w:r>
      <w:r>
        <w:rPr>
          <w:rFonts w:hint="eastAsia" w:eastAsia="宋体" w:cs="Times New Roman"/>
          <w:color w:val="2E2E2E"/>
          <w:highlight w:val="green"/>
          <w:rPrChange w:id="1988" w:author="野草" w:date="2024-04-24T22:52:18Z">
            <w:rPr>
              <w:rFonts w:hint="eastAsia" w:eastAsia="宋体" w:cs="Times New Roman"/>
              <w:color w:val="2E2E2E"/>
            </w:rPr>
          </w:rPrChange>
        </w:rPr>
        <w:t>patch density</w:t>
      </w:r>
      <w:r>
        <w:rPr>
          <w:rFonts w:hint="eastAsia" w:eastAsia="宋体" w:cs="Times New Roman"/>
          <w:color w:val="2E2E2E"/>
        </w:rPr>
        <w:t xml:space="preserve"> (PD</w:t>
      </w:r>
      <w:ins w:id="1989" w:author="野草" w:date="2024-04-24T22:52:30Z">
        <w:r>
          <w:rPr>
            <w:rFonts w:hint="eastAsia" w:eastAsia="宋体" w:cs="Times New Roman"/>
            <w:color w:val="2E2E2E"/>
            <w:lang w:val="en-US" w:eastAsia="zh-CN"/>
          </w:rPr>
          <w:t xml:space="preserve">, </w:t>
        </w:r>
      </w:ins>
      <w:ins w:id="1990" w:author="野草" w:date="2024-04-24T22:52:30Z">
        <w:r>
          <w:rPr>
            <w:rFonts w:ascii="Times New Roman" w:hAnsi="Times New Roman" w:eastAsia="宋体"/>
          </w:rPr>
          <w:t xml:space="preserve">unit: </w:t>
        </w:r>
      </w:ins>
      <w:ins w:id="1991" w:author="野草" w:date="2024-04-25T14:29:13Z">
        <w:r>
          <w:rPr>
            <w:rFonts w:hint="eastAsia" w:eastAsia="宋体"/>
            <w:lang w:val="en-US" w:eastAsia="zh-CN"/>
          </w:rPr>
          <w:t>10</w:t>
        </w:r>
      </w:ins>
      <w:ins w:id="1992" w:author="野草" w:date="2024-04-25T14:29:14Z">
        <w:r>
          <w:rPr>
            <w:rFonts w:hint="eastAsia" w:eastAsia="宋体"/>
            <w:lang w:val="en-US" w:eastAsia="zh-CN"/>
          </w:rPr>
          <w:t>0</w:t>
        </w:r>
      </w:ins>
      <w:ins w:id="1993" w:author="野草" w:date="2024-04-25T14:29:15Z">
        <w:r>
          <w:rPr>
            <w:rFonts w:hint="eastAsia" w:eastAsia="宋体"/>
            <w:lang w:val="en-US" w:eastAsia="zh-CN"/>
          </w:rPr>
          <w:t>ha</w:t>
        </w:r>
      </w:ins>
      <w:ins w:id="1994" w:author="野草" w:date="2024-04-25T14:29:22Z">
        <w:r>
          <w:rPr>
            <w:rFonts w:hint="eastAsia" w:eastAsia="宋体"/>
            <w:vertAlign w:val="superscript"/>
            <w:lang w:val="en-US" w:eastAsia="zh-CN"/>
            <w:rPrChange w:id="1995" w:author="野草" w:date="2024-04-25T14:29:28Z">
              <w:rPr>
                <w:rFonts w:hint="eastAsia" w:eastAsia="宋体"/>
                <w:lang w:val="en-US" w:eastAsia="zh-CN"/>
              </w:rPr>
            </w:rPrChange>
          </w:rPr>
          <w:t>-1</w:t>
        </w:r>
      </w:ins>
      <w:r>
        <w:rPr>
          <w:rFonts w:hint="eastAsia" w:eastAsia="宋体" w:cs="Times New Roman"/>
          <w:color w:val="2E2E2E"/>
        </w:rPr>
        <w:t xml:space="preserve">) </w:t>
      </w:r>
      <w:r>
        <w:rPr>
          <w:rFonts w:hint="eastAsia" w:eastAsia="宋体" w:cs="Times New Roman"/>
          <w:color w:val="2E2E2E"/>
          <w:highlight w:val="cyan"/>
          <w:rPrChange w:id="1996" w:author="野草" w:date="2024-04-25T22:22:50Z">
            <w:rPr>
              <w:rFonts w:hint="eastAsia" w:eastAsia="宋体" w:cs="Times New Roman"/>
              <w:color w:val="2E2E2E"/>
            </w:rPr>
          </w:rPrChange>
        </w:rPr>
        <w:t xml:space="preserve">were </w:t>
      </w:r>
      <w:r>
        <w:rPr>
          <w:rFonts w:hint="eastAsia" w:eastAsia="宋体" w:cs="Times New Roman"/>
          <w:color w:val="2E2E2E"/>
        </w:rPr>
        <w:t xml:space="preserve">selected as </w:t>
      </w:r>
      <w:r>
        <w:rPr>
          <w:rFonts w:hint="eastAsia" w:eastAsia="宋体" w:cs="Times New Roman"/>
          <w:color w:val="2E2E2E"/>
          <w:highlight w:val="green"/>
          <w:rPrChange w:id="1997" w:author="野草" w:date="2024-04-24T22:52:35Z">
            <w:rPr>
              <w:rFonts w:hint="eastAsia" w:eastAsia="宋体" w:cs="Times New Roman"/>
              <w:color w:val="2E2E2E"/>
            </w:rPr>
          </w:rPrChange>
        </w:rPr>
        <w:t>potential influencing factors</w:t>
      </w:r>
      <w:r>
        <w:rPr>
          <w:rFonts w:hint="eastAsia" w:eastAsia="宋体" w:cs="Times New Roman"/>
          <w:color w:val="2E2E2E"/>
        </w:rPr>
        <w:t>.</w:t>
      </w:r>
      <w:commentRangeEnd w:id="6"/>
      <w:r>
        <w:rPr>
          <w:rStyle w:val="13"/>
        </w:rPr>
        <w:commentReference w:id="6"/>
      </w:r>
      <w:ins w:id="1998" w:author="野草" w:date="2024-04-25T13:54:28Z">
        <w:r>
          <w:rPr>
            <w:rStyle w:val="13"/>
            <w:rFonts w:hint="eastAsia"/>
            <w:lang w:val="en-US" w:eastAsia="zh-CN"/>
          </w:rPr>
          <w:t xml:space="preserve"> </w:t>
        </w:r>
      </w:ins>
    </w:p>
    <w:p>
      <w:pPr>
        <w:rPr>
          <w:del w:id="1999" w:author="野草" w:date="2024-04-25T13:54:26Z"/>
          <w:rFonts w:eastAsia="宋体" w:cs="Times New Roman"/>
          <w:color w:val="2E2E2E"/>
        </w:rPr>
      </w:pPr>
    </w:p>
    <w:p>
      <w:pPr>
        <w:rPr>
          <w:del w:id="2000" w:author="野草" w:date="2024-04-25T14:19:14Z"/>
          <w:rFonts w:eastAsia="宋体" w:cs="Georgia" w:asciiTheme="majorHAnsi" w:hAnsiTheme="majorHAnsi"/>
          <w:color w:val="2E2E2E"/>
        </w:rPr>
      </w:pPr>
      <w:r>
        <w:rPr>
          <w:rFonts w:hint="eastAsia" w:eastAsia="宋体" w:cs="Times New Roman"/>
          <w:color w:val="2E2E2E"/>
        </w:rPr>
        <w:t xml:space="preserve">The </w:t>
      </w:r>
      <w:r>
        <w:rPr>
          <w:rFonts w:hint="eastAsia" w:eastAsia="宋体" w:cs="Times New Roman"/>
          <w:color w:val="2E2E2E"/>
          <w:highlight w:val="green"/>
          <w:rPrChange w:id="2001" w:author="野草" w:date="2024-04-24T22:52:39Z">
            <w:rPr>
              <w:rFonts w:hint="eastAsia" w:eastAsia="宋体" w:cs="Times New Roman"/>
              <w:color w:val="2E2E2E"/>
            </w:rPr>
          </w:rPrChange>
        </w:rPr>
        <w:t>aggregation index</w:t>
      </w:r>
      <w:r>
        <w:rPr>
          <w:rFonts w:hint="eastAsia" w:eastAsia="宋体" w:cs="Times New Roman"/>
          <w:color w:val="2E2E2E"/>
        </w:rPr>
        <w:t xml:space="preserve"> </w:t>
      </w:r>
      <w:ins w:id="2002" w:author="野草" w:date="2024-04-25T14:19:27Z">
        <w:r>
          <w:rPr>
            <w:rFonts w:hint="eastAsia" w:eastAsia="宋体" w:cs="Times New Roman"/>
            <w:color w:val="2E2E2E"/>
          </w:rPr>
          <w:t xml:space="preserve">is defined as </w:t>
        </w:r>
      </w:ins>
      <w:ins w:id="2003" w:author="野草" w:date="2024-04-25T14:19:27Z">
        <w:r>
          <w:rPr>
            <w:rFonts w:hint="eastAsia" w:eastAsia="宋体" w:cs="Times New Roman"/>
            <w:color w:val="2E2E2E"/>
            <w:highlight w:val="green"/>
          </w:rPr>
          <w:t>the ratio</w:t>
        </w:r>
      </w:ins>
      <w:ins w:id="2004" w:author="野草" w:date="2024-04-25T14:19:27Z">
        <w:r>
          <w:rPr>
            <w:rFonts w:hint="eastAsia" w:eastAsia="宋体" w:cs="Times New Roman"/>
            <w:color w:val="2E2E2E"/>
          </w:rPr>
          <w:t xml:space="preserve"> of </w:t>
        </w:r>
      </w:ins>
      <w:ins w:id="2005" w:author="野草" w:date="2024-04-25T14:19:27Z">
        <w:r>
          <w:rPr>
            <w:rFonts w:hint="eastAsia" w:eastAsia="宋体" w:cs="Times New Roman"/>
            <w:color w:val="2E2E2E"/>
            <w:highlight w:val="green"/>
          </w:rPr>
          <w:t>actual number</w:t>
        </w:r>
      </w:ins>
      <w:ins w:id="2006" w:author="野草" w:date="2024-04-25T14:19:27Z">
        <w:r>
          <w:rPr>
            <w:rFonts w:hint="eastAsia" w:eastAsia="宋体" w:cs="Times New Roman"/>
            <w:color w:val="2E2E2E"/>
          </w:rPr>
          <w:t xml:space="preserve"> to the </w:t>
        </w:r>
      </w:ins>
      <w:ins w:id="2007" w:author="野草" w:date="2024-04-25T14:19:27Z">
        <w:r>
          <w:rPr>
            <w:rFonts w:hint="eastAsia" w:eastAsia="宋体" w:cs="Times New Roman"/>
            <w:color w:val="2E2E2E"/>
            <w:highlight w:val="green"/>
          </w:rPr>
          <w:t>theoretical maximum number</w:t>
        </w:r>
      </w:ins>
      <w:ins w:id="2008" w:author="野草" w:date="2024-04-25T14:19:27Z">
        <w:r>
          <w:rPr>
            <w:rFonts w:hint="eastAsia" w:eastAsia="宋体" w:cs="Times New Roman"/>
            <w:color w:val="2E2E2E"/>
          </w:rPr>
          <w:t xml:space="preserve"> of </w:t>
        </w:r>
      </w:ins>
      <w:ins w:id="2009" w:author="野草" w:date="2024-04-25T14:19:27Z">
        <w:r>
          <w:rPr>
            <w:rFonts w:hint="eastAsia" w:eastAsia="宋体" w:cs="Times New Roman"/>
            <w:color w:val="2E2E2E"/>
            <w:highlight w:val="green"/>
          </w:rPr>
          <w:t>like adjacencies</w:t>
        </w:r>
      </w:ins>
      <w:ins w:id="2010" w:author="野草" w:date="2024-04-25T14:19:30Z">
        <w:r>
          <w:rPr>
            <w:rFonts w:hint="eastAsia" w:eastAsia="宋体" w:cs="Times New Roman"/>
            <w:color w:val="2E2E2E"/>
            <w:highlight w:val="none"/>
            <w:lang w:val="en-US" w:eastAsia="zh-CN"/>
            <w:rPrChange w:id="2011" w:author="野草" w:date="2024-04-25T22:19:03Z">
              <w:rPr>
                <w:rFonts w:hint="eastAsia" w:eastAsia="宋体" w:cs="Times New Roman"/>
                <w:color w:val="2E2E2E"/>
                <w:highlight w:val="green"/>
                <w:lang w:val="en-US" w:eastAsia="zh-CN"/>
              </w:rPr>
            </w:rPrChange>
          </w:rPr>
          <w:t xml:space="preserve">. </w:t>
        </w:r>
      </w:ins>
      <w:ins w:id="2012" w:author="野草" w:date="2024-04-25T14:19:31Z">
        <w:r>
          <w:rPr>
            <w:rFonts w:hint="eastAsia" w:eastAsia="宋体" w:cs="Times New Roman"/>
            <w:color w:val="2E2E2E"/>
            <w:highlight w:val="none"/>
            <w:lang w:val="en-US" w:eastAsia="zh-CN"/>
            <w:rPrChange w:id="2013" w:author="野草" w:date="2024-04-25T22:19:03Z">
              <w:rPr>
                <w:rFonts w:hint="eastAsia" w:eastAsia="宋体" w:cs="Times New Roman"/>
                <w:color w:val="2E2E2E"/>
                <w:highlight w:val="green"/>
                <w:lang w:val="en-US" w:eastAsia="zh-CN"/>
              </w:rPr>
            </w:rPrChange>
          </w:rPr>
          <w:t>It</w:t>
        </w:r>
      </w:ins>
      <w:ins w:id="2014" w:author="野草" w:date="2024-04-25T14:19:32Z">
        <w:r>
          <w:rPr>
            <w:rFonts w:hint="eastAsia" w:eastAsia="宋体" w:cs="Times New Roman"/>
            <w:color w:val="2E2E2E"/>
            <w:highlight w:val="none"/>
            <w:lang w:val="en-US" w:eastAsia="zh-CN"/>
            <w:rPrChange w:id="2015" w:author="野草" w:date="2024-04-25T22:19:03Z">
              <w:rPr>
                <w:rFonts w:hint="eastAsia" w:eastAsia="宋体" w:cs="Times New Roman"/>
                <w:color w:val="2E2E2E"/>
                <w:highlight w:val="green"/>
                <w:lang w:val="en-US" w:eastAsia="zh-CN"/>
              </w:rPr>
            </w:rPrChange>
          </w:rPr>
          <w:t xml:space="preserve"> </w:t>
        </w:r>
      </w:ins>
      <w:r>
        <w:rPr>
          <w:rFonts w:hint="eastAsia" w:eastAsia="宋体" w:cs="Times New Roman"/>
          <w:color w:val="2E2E2E"/>
          <w:highlight w:val="cyan"/>
          <w:rPrChange w:id="2016" w:author="野草" w:date="2024-04-25T22:30:29Z">
            <w:rPr>
              <w:rFonts w:hint="eastAsia" w:eastAsia="宋体" w:cs="Times New Roman"/>
              <w:color w:val="2E2E2E"/>
            </w:rPr>
          </w:rPrChange>
        </w:rPr>
        <w:t xml:space="preserve">was </w:t>
      </w:r>
      <w:r>
        <w:rPr>
          <w:rFonts w:hint="eastAsia" w:eastAsia="宋体" w:cs="Times New Roman"/>
          <w:color w:val="2E2E2E"/>
        </w:rPr>
        <w:t xml:space="preserve">used here to reflect the </w:t>
      </w:r>
      <w:r>
        <w:rPr>
          <w:rFonts w:hint="eastAsia" w:eastAsia="宋体" w:cs="Times New Roman"/>
          <w:color w:val="2E2E2E"/>
          <w:highlight w:val="green"/>
          <w:rPrChange w:id="2017" w:author="野草" w:date="2024-04-24T22:52:43Z">
            <w:rPr>
              <w:rFonts w:hint="eastAsia" w:eastAsia="宋体" w:cs="Times New Roman"/>
              <w:color w:val="2E2E2E"/>
            </w:rPr>
          </w:rPrChange>
        </w:rPr>
        <w:t>a</w:t>
      </w:r>
      <w:r>
        <w:rPr>
          <w:rFonts w:eastAsia="宋体" w:cs="Times New Roman"/>
          <w:color w:val="2E2E2E"/>
          <w:highlight w:val="green"/>
          <w:rPrChange w:id="2018" w:author="野草" w:date="2024-04-24T22:52:43Z">
            <w:rPr>
              <w:rFonts w:eastAsia="宋体" w:cs="Times New Roman"/>
              <w:color w:val="2E2E2E"/>
            </w:rPr>
          </w:rPrChange>
        </w:rPr>
        <w:t xml:space="preserve">ggregating </w:t>
      </w:r>
      <w:r>
        <w:rPr>
          <w:rFonts w:hint="eastAsia" w:eastAsia="宋体" w:cs="Times New Roman"/>
          <w:color w:val="2E2E2E"/>
          <w:highlight w:val="green"/>
          <w:rPrChange w:id="2019" w:author="野草" w:date="2024-04-24T22:52:43Z">
            <w:rPr>
              <w:rFonts w:hint="eastAsia" w:eastAsia="宋体" w:cs="Times New Roman"/>
              <w:color w:val="2E2E2E"/>
            </w:rPr>
          </w:rPrChange>
        </w:rPr>
        <w:t>level</w:t>
      </w:r>
      <w:r>
        <w:rPr>
          <w:rFonts w:eastAsia="宋体" w:cs="Times New Roman"/>
          <w:color w:val="2E2E2E"/>
        </w:rPr>
        <w:t xml:space="preserve"> of patches</w:t>
      </w:r>
      <w:r>
        <w:rPr>
          <w:rFonts w:hint="eastAsia" w:eastAsia="宋体" w:cs="Times New Roman"/>
          <w:color w:val="2E2E2E"/>
        </w:rPr>
        <w:t xml:space="preserve"> for </w:t>
      </w:r>
      <w:r>
        <w:rPr>
          <w:rFonts w:hint="eastAsia" w:eastAsia="宋体" w:cs="Times New Roman"/>
          <w:color w:val="2E2E2E"/>
          <w:highlight w:val="green"/>
          <w:rPrChange w:id="2020" w:author="野草" w:date="2024-04-24T22:52:47Z">
            <w:rPr>
              <w:rFonts w:hint="eastAsia" w:eastAsia="宋体" w:cs="Times New Roman"/>
              <w:color w:val="2E2E2E"/>
            </w:rPr>
          </w:rPrChange>
        </w:rPr>
        <w:t>particular land cover types</w:t>
      </w:r>
      <w:r>
        <w:rPr>
          <w:rFonts w:hint="eastAsia" w:eastAsia="宋体" w:cs="Times New Roman"/>
          <w:color w:val="2E2E2E"/>
        </w:rPr>
        <w:t xml:space="preserve">. </w:t>
      </w:r>
      <w:del w:id="2021" w:author="野草" w:date="2024-04-25T14:19:35Z">
        <w:r>
          <w:rPr>
            <w:rFonts w:hint="eastAsia" w:eastAsia="宋体" w:cs="Times New Roman"/>
            <w:color w:val="2E2E2E"/>
          </w:rPr>
          <w:delText xml:space="preserve">It is defined as </w:delText>
        </w:r>
      </w:del>
      <w:del w:id="2022" w:author="野草" w:date="2024-04-25T14:19:35Z">
        <w:r>
          <w:rPr>
            <w:rFonts w:hint="eastAsia" w:eastAsia="宋体" w:cs="Times New Roman"/>
            <w:color w:val="2E2E2E"/>
            <w:highlight w:val="green"/>
            <w:rPrChange w:id="2023" w:author="野草" w:date="2024-04-24T22:52:52Z">
              <w:rPr>
                <w:rFonts w:hint="eastAsia" w:eastAsia="宋体" w:cs="Times New Roman"/>
                <w:color w:val="2E2E2E"/>
              </w:rPr>
            </w:rPrChange>
          </w:rPr>
          <w:delText>the ratio</w:delText>
        </w:r>
      </w:del>
      <w:del w:id="2024" w:author="野草" w:date="2024-04-25T14:19:35Z">
        <w:r>
          <w:rPr>
            <w:rFonts w:hint="eastAsia" w:eastAsia="宋体" w:cs="Times New Roman"/>
            <w:color w:val="2E2E2E"/>
          </w:rPr>
          <w:delText xml:space="preserve"> of </w:delText>
        </w:r>
      </w:del>
      <w:del w:id="2025" w:author="野草" w:date="2024-04-25T14:19:35Z">
        <w:r>
          <w:rPr>
            <w:rFonts w:hint="eastAsia" w:eastAsia="宋体" w:cs="Times New Roman"/>
            <w:color w:val="2E2E2E"/>
            <w:highlight w:val="green"/>
            <w:rPrChange w:id="2026" w:author="野草" w:date="2024-04-24T22:52:55Z">
              <w:rPr>
                <w:rFonts w:hint="eastAsia" w:eastAsia="宋体" w:cs="Times New Roman"/>
                <w:color w:val="2E2E2E"/>
              </w:rPr>
            </w:rPrChange>
          </w:rPr>
          <w:delText>actual number</w:delText>
        </w:r>
      </w:del>
      <w:del w:id="2027" w:author="野草" w:date="2024-04-25T14:19:35Z">
        <w:r>
          <w:rPr>
            <w:rFonts w:hint="eastAsia" w:eastAsia="宋体" w:cs="Times New Roman"/>
            <w:color w:val="2E2E2E"/>
          </w:rPr>
          <w:delText xml:space="preserve"> to the </w:delText>
        </w:r>
      </w:del>
      <w:del w:id="2028" w:author="野草" w:date="2024-04-25T14:19:35Z">
        <w:r>
          <w:rPr>
            <w:rFonts w:hint="eastAsia" w:eastAsia="宋体" w:cs="Times New Roman"/>
            <w:color w:val="2E2E2E"/>
            <w:highlight w:val="green"/>
            <w:rPrChange w:id="2029" w:author="野草" w:date="2024-04-24T22:52:59Z">
              <w:rPr>
                <w:rFonts w:hint="eastAsia" w:eastAsia="宋体" w:cs="Times New Roman"/>
                <w:color w:val="2E2E2E"/>
              </w:rPr>
            </w:rPrChange>
          </w:rPr>
          <w:delText>theoretical maximum number</w:delText>
        </w:r>
      </w:del>
      <w:del w:id="2030" w:author="野草" w:date="2024-04-25T14:19:35Z">
        <w:r>
          <w:rPr>
            <w:rFonts w:hint="eastAsia" w:eastAsia="宋体" w:cs="Times New Roman"/>
            <w:color w:val="2E2E2E"/>
          </w:rPr>
          <w:delText xml:space="preserve"> of </w:delText>
        </w:r>
      </w:del>
      <w:del w:id="2031" w:author="野草" w:date="2024-04-25T14:19:35Z">
        <w:r>
          <w:rPr>
            <w:rFonts w:hint="eastAsia" w:eastAsia="宋体" w:cs="Times New Roman"/>
            <w:color w:val="2E2E2E"/>
            <w:highlight w:val="green"/>
            <w:rPrChange w:id="2032" w:author="野草" w:date="2024-04-24T22:53:04Z">
              <w:rPr>
                <w:rFonts w:hint="eastAsia" w:eastAsia="宋体" w:cs="Times New Roman"/>
                <w:color w:val="2E2E2E"/>
              </w:rPr>
            </w:rPrChange>
          </w:rPr>
          <w:delText>like adjacencies</w:delText>
        </w:r>
      </w:del>
      <w:del w:id="2033" w:author="野草" w:date="2024-04-25T14:19:35Z">
        <w:r>
          <w:rPr>
            <w:rFonts w:hint="eastAsia" w:eastAsia="宋体" w:cs="Times New Roman"/>
            <w:color w:val="2E2E2E"/>
          </w:rPr>
          <w:delText xml:space="preserve">. </w:delText>
        </w:r>
      </w:del>
      <w:del w:id="2034" w:author="野草" w:date="2024-04-25T14:19:14Z">
        <w:r>
          <w:rPr>
            <w:rFonts w:hint="eastAsia" w:eastAsia="宋体" w:cs="Times New Roman"/>
            <w:color w:val="2E2E2E"/>
          </w:rPr>
          <w:delText xml:space="preserve">The equation for calculating </w:delText>
        </w:r>
      </w:del>
      <w:del w:id="2035" w:author="野草" w:date="2024-04-25T14:19:14Z">
        <w:r>
          <w:rPr>
            <w:rFonts w:hint="eastAsia" w:eastAsia="宋体" w:cs="Times New Roman"/>
            <w:color w:val="2E2E2E"/>
            <w:highlight w:val="green"/>
            <w:rPrChange w:id="2036" w:author="野草" w:date="2024-04-24T22:53:10Z">
              <w:rPr>
                <w:rFonts w:hint="eastAsia" w:eastAsia="宋体" w:cs="Times New Roman"/>
                <w:color w:val="2E2E2E"/>
              </w:rPr>
            </w:rPrChange>
          </w:rPr>
          <w:delText>aggregation index</w:delText>
        </w:r>
      </w:del>
      <w:del w:id="2037" w:author="野草" w:date="2024-04-25T14:19:14Z">
        <w:r>
          <w:rPr>
            <w:rFonts w:hint="eastAsia" w:eastAsia="宋体" w:cs="Times New Roman"/>
            <w:color w:val="2E2E2E"/>
          </w:rPr>
          <w:delText xml:space="preserve"> for a particular</w:delText>
        </w:r>
      </w:del>
      <w:del w:id="2038" w:author="野草" w:date="2024-04-25T14:19:14Z">
        <w:r>
          <w:rPr>
            <w:rFonts w:hint="eastAsia" w:eastAsia="宋体" w:cs="Times New Roman"/>
            <w:color w:val="2E2E2E"/>
            <w:highlight w:val="green"/>
            <w:rPrChange w:id="2039" w:author="野草" w:date="2024-04-24T22:53:21Z">
              <w:rPr>
                <w:rFonts w:hint="eastAsia" w:eastAsia="宋体" w:cs="Times New Roman"/>
                <w:color w:val="2E2E2E"/>
              </w:rPr>
            </w:rPrChange>
          </w:rPr>
          <w:delText xml:space="preserve"> land </w:delText>
        </w:r>
      </w:del>
      <w:del w:id="2040" w:author="野草" w:date="2024-04-25T14:19:14Z">
        <w:r>
          <w:rPr>
            <w:rFonts w:hint="eastAsia"/>
            <w:highlight w:val="green"/>
            <w:rPrChange w:id="2041" w:author="野草" w:date="2024-04-24T22:53:21Z">
              <w:rPr>
                <w:rFonts w:hint="eastAsia"/>
              </w:rPr>
            </w:rPrChange>
          </w:rPr>
          <w:delText>cover</w:delText>
        </w:r>
      </w:del>
      <w:del w:id="2042" w:author="野草" w:date="2024-04-25T14:19:14Z">
        <w:r>
          <w:rPr>
            <w:rFonts w:hint="eastAsia" w:eastAsia="宋体" w:cs="Times New Roman"/>
            <w:color w:val="2E2E2E"/>
            <w:highlight w:val="green"/>
            <w:rPrChange w:id="2043" w:author="野草" w:date="2024-04-24T22:53:21Z">
              <w:rPr>
                <w:rFonts w:hint="eastAsia" w:eastAsia="宋体" w:cs="Times New Roman"/>
                <w:color w:val="2E2E2E"/>
              </w:rPr>
            </w:rPrChange>
          </w:rPr>
          <w:delText xml:space="preserve"> type</w:delText>
        </w:r>
      </w:del>
      <w:del w:id="2044" w:author="野草" w:date="2024-04-25T14:19:14Z">
        <w:r>
          <w:rPr>
            <w:rFonts w:hint="eastAsia" w:eastAsia="宋体" w:cs="Times New Roman"/>
            <w:color w:val="2E2E2E"/>
          </w:rPr>
          <w:delText xml:space="preserve"> is shown below:</w:delText>
        </w:r>
      </w:del>
    </w:p>
    <w:p>
      <w:pPr>
        <w:jc w:val="right"/>
        <w:rPr>
          <w:del w:id="2045" w:author="野草" w:date="2024-04-25T14:19:14Z"/>
          <w:rFonts w:eastAsia="宋体" w:cs="Georgia" w:asciiTheme="majorHAnsi" w:hAnsiTheme="majorHAnsi"/>
          <w:color w:val="2E2E2E"/>
        </w:rPr>
      </w:pPr>
      <m:oMath>
        <w:del w:id="2046" w:author="野草" w:date="2024-04-25T14:19:14Z">
          <m:r>
            <m:rPr/>
            <w:rPr>
              <w:rFonts w:ascii="Cambria Math" w:hAnsi="Cambria Math" w:eastAsia="宋体" w:cs="Georgia"/>
              <w:color w:val="2E2E2E"/>
            </w:rPr>
            <m:t>AI</m:t>
          </m:r>
        </w:del>
        <w:del w:id="2047" w:author="野草" w:date="2024-04-25T14:19:14Z">
          <m:r>
            <m:rPr>
              <m:sty m:val="p"/>
            </m:rPr>
            <w:rPr>
              <w:rFonts w:ascii="Cambria Math" w:hAnsi="Cambria Math" w:eastAsia="宋体" w:cs="Georgia"/>
              <w:color w:val="2E2E2E"/>
            </w:rPr>
            <m:t xml:space="preserve"> = [</m:t>
          </m:r>
        </w:del>
        <m:f>
          <m:fPr>
            <m:ctrlPr>
              <w:del w:id="2048" w:author="野草" w:date="2024-04-25T14:19:14Z">
                <w:rPr>
                  <w:rFonts w:ascii="Cambria Math" w:hAnsi="Cambria Math" w:eastAsia="宋体" w:cs="Georgia"/>
                  <w:color w:val="2E2E2E"/>
                </w:rPr>
              </w:del>
            </m:ctrlPr>
          </m:fPr>
          <m:num>
            <m:sSub>
              <m:sSubPr>
                <m:ctrlPr>
                  <w:del w:id="2049" w:author="野草" w:date="2024-04-25T14:19:14Z">
                    <w:rPr>
                      <w:rFonts w:ascii="Cambria Math" w:hAnsi="Cambria Math" w:eastAsia="宋体" w:cs="Georgia"/>
                      <w:i/>
                      <w:iCs/>
                      <w:color w:val="2E2E2E"/>
                    </w:rPr>
                  </w:del>
                </m:ctrlPr>
              </m:sSubPr>
              <m:e>
                <w:del w:id="2050" w:author="野草" w:date="2024-04-25T14:19:14Z">
                  <m:r>
                    <m:rPr/>
                    <w:rPr>
                      <w:rFonts w:ascii="Cambria Math" w:hAnsi="Cambria Math" w:eastAsia="宋体" w:cs="Georgia"/>
                      <w:color w:val="2E2E2E"/>
                    </w:rPr>
                    <m:t>g</m:t>
                  </m:r>
                </w:del>
                <m:ctrlPr>
                  <w:del w:id="2051" w:author="野草" w:date="2024-04-25T14:19:14Z">
                    <w:rPr>
                      <w:rFonts w:ascii="Cambria Math" w:hAnsi="Cambria Math" w:eastAsia="宋体" w:cs="Georgia"/>
                      <w:i/>
                      <w:iCs/>
                      <w:color w:val="2E2E2E"/>
                    </w:rPr>
                  </w:del>
                </m:ctrlPr>
              </m:e>
              <m:sub>
                <w:del w:id="2052" w:author="野草" w:date="2024-04-25T14:19:14Z">
                  <m:r>
                    <m:rPr/>
                    <w:rPr>
                      <w:rFonts w:ascii="Cambria Math" w:hAnsi="Cambria Math" w:eastAsia="宋体" w:cs="Georgia"/>
                      <w:color w:val="2E2E2E"/>
                    </w:rPr>
                    <m:t>ii</m:t>
                  </m:r>
                </w:del>
                <m:ctrlPr>
                  <w:del w:id="2053" w:author="野草" w:date="2024-04-25T14:19:14Z">
                    <w:rPr>
                      <w:rFonts w:ascii="Cambria Math" w:hAnsi="Cambria Math" w:eastAsia="宋体" w:cs="Georgia"/>
                      <w:i/>
                      <w:iCs/>
                      <w:color w:val="2E2E2E"/>
                    </w:rPr>
                  </w:del>
                </m:ctrlPr>
              </m:sub>
            </m:sSub>
            <m:ctrlPr>
              <w:del w:id="2054" w:author="野草" w:date="2024-04-25T14:19:14Z">
                <w:rPr>
                  <w:rFonts w:ascii="Cambria Math" w:hAnsi="Cambria Math" w:eastAsia="宋体" w:cs="Georgia"/>
                  <w:color w:val="2E2E2E"/>
                </w:rPr>
              </w:del>
            </m:ctrlPr>
          </m:num>
          <m:den>
            <w:del w:id="2055" w:author="野草" w:date="2024-04-25T14:19:14Z">
              <m:r>
                <m:rPr/>
                <w:rPr>
                  <w:rFonts w:ascii="Cambria Math" w:hAnsi="Cambria Math" w:eastAsia="宋体" w:cs="Georgia"/>
                  <w:color w:val="2E2E2E"/>
                </w:rPr>
                <m:t xml:space="preserve">max − </m:t>
              </m:r>
            </w:del>
            <m:sSub>
              <m:sSubPr>
                <m:ctrlPr>
                  <w:del w:id="2056" w:author="野草" w:date="2024-04-25T14:19:14Z">
                    <w:rPr>
                      <w:rFonts w:ascii="Cambria Math" w:hAnsi="Cambria Math" w:eastAsia="宋体" w:cs="Georgia"/>
                      <w:i/>
                      <w:iCs/>
                      <w:color w:val="2E2E2E"/>
                    </w:rPr>
                  </w:del>
                </m:ctrlPr>
              </m:sSubPr>
              <m:e>
                <w:del w:id="2057" w:author="野草" w:date="2024-04-25T14:19:14Z">
                  <m:r>
                    <m:rPr/>
                    <w:rPr>
                      <w:rFonts w:ascii="Cambria Math" w:hAnsi="Cambria Math" w:eastAsia="宋体" w:cs="Georgia"/>
                      <w:color w:val="2E2E2E"/>
                    </w:rPr>
                    <m:t>g</m:t>
                  </m:r>
                </w:del>
                <m:ctrlPr>
                  <w:del w:id="2058" w:author="野草" w:date="2024-04-25T14:19:14Z">
                    <w:rPr>
                      <w:rFonts w:ascii="Cambria Math" w:hAnsi="Cambria Math" w:eastAsia="宋体" w:cs="Georgia"/>
                      <w:i/>
                      <w:iCs/>
                      <w:color w:val="2E2E2E"/>
                    </w:rPr>
                  </w:del>
                </m:ctrlPr>
              </m:e>
              <m:sub>
                <w:del w:id="2059" w:author="野草" w:date="2024-04-25T14:19:14Z">
                  <m:r>
                    <m:rPr/>
                    <w:rPr>
                      <w:rFonts w:ascii="Cambria Math" w:hAnsi="Cambria Math" w:eastAsia="宋体" w:cs="Georgia"/>
                      <w:color w:val="2E2E2E"/>
                    </w:rPr>
                    <m:t>ii</m:t>
                  </m:r>
                </w:del>
                <m:ctrlPr>
                  <w:del w:id="2060" w:author="野草" w:date="2024-04-25T14:19:14Z">
                    <w:rPr>
                      <w:rFonts w:ascii="Cambria Math" w:hAnsi="Cambria Math" w:eastAsia="宋体" w:cs="Georgia"/>
                      <w:i/>
                      <w:iCs/>
                      <w:color w:val="2E2E2E"/>
                    </w:rPr>
                  </w:del>
                </m:ctrlPr>
              </m:sub>
            </m:sSub>
            <m:ctrlPr>
              <w:del w:id="2061" w:author="野草" w:date="2024-04-25T14:19:14Z">
                <w:rPr>
                  <w:rFonts w:ascii="Cambria Math" w:hAnsi="Cambria Math" w:eastAsia="宋体" w:cs="Georgia"/>
                  <w:color w:val="2E2E2E"/>
                </w:rPr>
              </w:del>
            </m:ctrlPr>
          </m:den>
        </m:f>
        <w:del w:id="2062" w:author="野草" w:date="2024-04-25T14:19:14Z">
          <m:r>
            <m:rPr>
              <m:sty m:val="p"/>
            </m:rPr>
            <w:rPr>
              <w:rFonts w:ascii="Cambria Math" w:hAnsi="Cambria Math" w:eastAsia="宋体" w:cs="Georgia"/>
              <w:color w:val="2E2E2E"/>
            </w:rPr>
            <m:t xml:space="preserve"> ] </m:t>
          </m:r>
        </w:del>
        <w:del w:id="2063" w:author="野草" w:date="2024-04-25T14:19:14Z">
          <m:r>
            <m:rPr>
              <m:sty m:val="p"/>
            </m:rPr>
            <w:rPr>
              <w:rFonts w:hint="eastAsia" w:ascii="Cambria Math" w:hAnsi="Cambria Math" w:eastAsia="宋体" w:cs="Georgia"/>
              <w:color w:val="2E2E2E"/>
            </w:rPr>
            <m:t>(100)</m:t>
          </m:r>
        </w:del>
      </m:oMath>
      <w:del w:id="2064" w:author="野草" w:date="2024-04-25T14:19:14Z">
        <w:r>
          <w:rPr>
            <w:rFonts w:hint="eastAsia" w:hAnsi="Cambria Math" w:eastAsia="宋体" w:cs="Georgia"/>
            <w:color w:val="2E2E2E"/>
          </w:rPr>
          <w:delText xml:space="preserve">                           (6)</w:delText>
        </w:r>
      </w:del>
    </w:p>
    <w:p>
      <w:pPr>
        <w:rPr>
          <w:del w:id="2065" w:author="野草" w:date="2024-04-25T13:54:33Z"/>
          <w:rFonts w:hint="eastAsia" w:hAnsi="Cambria Math" w:eastAsia="宋体" w:cs="Georgia"/>
          <w:color w:val="2E2E2E"/>
          <w:lang w:val="en-US" w:eastAsia="zh-CN"/>
        </w:rPr>
      </w:pPr>
      <w:del w:id="2066" w:author="野草" w:date="2024-04-25T14:19:14Z">
        <w:r>
          <w:rPr>
            <w:rFonts w:hint="eastAsia" w:eastAsia="宋体" w:cs="Times New Roman"/>
            <w:i w:val="0"/>
            <w:iCs w:val="0"/>
            <w:color w:val="2E2E2E"/>
            <w:rPrChange w:id="2067" w:author="野草" w:date="2024-04-25T14:00:36Z">
              <w:rPr>
                <w:rFonts w:hint="eastAsia" w:eastAsia="宋体" w:cs="Times New Roman"/>
                <w:color w:val="2E2E2E"/>
              </w:rPr>
            </w:rPrChange>
          </w:rPr>
          <w:delText xml:space="preserve">where </w:delText>
        </w:r>
      </w:del>
      <w:del w:id="2068" w:author="野草" w:date="2024-04-25T14:19:14Z">
        <w:r>
          <w:rPr>
            <w:rFonts w:hint="eastAsia" w:eastAsia="宋体" w:cs="Times New Roman"/>
            <w:i w:val="0"/>
            <w:iCs w:val="0"/>
            <w:color w:val="2E2E2E"/>
            <w:rPrChange w:id="2069" w:author="野草" w:date="2024-04-25T14:00:36Z">
              <w:rPr>
                <w:rFonts w:hint="eastAsia" w:eastAsia="宋体" w:cs="Times New Roman"/>
                <w:i/>
                <w:iCs/>
                <w:color w:val="2E2E2E"/>
              </w:rPr>
            </w:rPrChange>
          </w:rPr>
          <w:delText>AI</w:delText>
        </w:r>
      </w:del>
      <w:del w:id="2070" w:author="野草" w:date="2024-04-25T14:19:14Z">
        <w:r>
          <w:rPr>
            <w:rFonts w:hint="eastAsia" w:eastAsia="宋体" w:cs="Times New Roman"/>
            <w:i w:val="0"/>
            <w:iCs w:val="0"/>
            <w:color w:val="2E2E2E"/>
            <w:rPrChange w:id="2071" w:author="野草" w:date="2024-04-25T14:00:36Z">
              <w:rPr>
                <w:rFonts w:hint="eastAsia" w:eastAsia="宋体" w:cs="Times New Roman"/>
                <w:color w:val="2E2E2E"/>
              </w:rPr>
            </w:rPrChange>
          </w:rPr>
          <w:delText xml:space="preserve"> represents the</w:delText>
        </w:r>
      </w:del>
      <w:del w:id="2072" w:author="野草" w:date="2024-04-25T14:19:14Z">
        <w:r>
          <w:rPr>
            <w:rFonts w:hint="eastAsia" w:eastAsia="宋体" w:cs="Times New Roman"/>
            <w:i w:val="0"/>
            <w:iCs w:val="0"/>
            <w:color w:val="2E2E2E"/>
            <w:highlight w:val="green"/>
            <w:rPrChange w:id="2073" w:author="野草" w:date="2024-04-25T14:00:36Z">
              <w:rPr>
                <w:rFonts w:hint="eastAsia" w:eastAsia="宋体" w:cs="Times New Roman"/>
                <w:color w:val="2E2E2E"/>
              </w:rPr>
            </w:rPrChange>
          </w:rPr>
          <w:delText xml:space="preserve"> aggregation index</w:delText>
        </w:r>
      </w:del>
      <w:del w:id="2074" w:author="野草" w:date="2024-04-25T14:19:14Z">
        <w:r>
          <w:rPr>
            <w:rFonts w:hint="eastAsia" w:eastAsia="宋体" w:cs="Times New Roman"/>
            <w:i w:val="0"/>
            <w:iCs w:val="0"/>
            <w:color w:val="2E2E2E"/>
            <w:rPrChange w:id="2075" w:author="野草" w:date="2024-04-25T14:00:36Z">
              <w:rPr>
                <w:rFonts w:hint="eastAsia" w:eastAsia="宋体" w:cs="Times New Roman"/>
                <w:color w:val="2E2E2E"/>
              </w:rPr>
            </w:rPrChange>
          </w:rPr>
          <w:delText xml:space="preserve"> of a particular </w:delText>
        </w:r>
      </w:del>
      <w:del w:id="2076" w:author="野草" w:date="2024-04-25T14:19:14Z">
        <w:r>
          <w:rPr>
            <w:rFonts w:hint="eastAsia" w:eastAsia="宋体" w:cs="Times New Roman"/>
            <w:i w:val="0"/>
            <w:iCs w:val="0"/>
            <w:color w:val="2E2E2E"/>
            <w:highlight w:val="green"/>
            <w:rPrChange w:id="2077" w:author="野草" w:date="2024-04-25T14:00:36Z">
              <w:rPr>
                <w:rFonts w:hint="eastAsia" w:eastAsia="宋体" w:cs="Times New Roman"/>
                <w:color w:val="2E2E2E"/>
              </w:rPr>
            </w:rPrChange>
          </w:rPr>
          <w:delText xml:space="preserve">land </w:delText>
        </w:r>
      </w:del>
      <w:del w:id="2078" w:author="野草" w:date="2024-04-25T14:19:14Z">
        <w:r>
          <w:rPr>
            <w:rFonts w:hint="eastAsia"/>
            <w:i w:val="0"/>
            <w:iCs w:val="0"/>
            <w:highlight w:val="green"/>
            <w:rPrChange w:id="2079" w:author="野草" w:date="2024-04-25T14:00:36Z">
              <w:rPr>
                <w:rFonts w:hint="eastAsia"/>
              </w:rPr>
            </w:rPrChange>
          </w:rPr>
          <w:delText>cover</w:delText>
        </w:r>
      </w:del>
      <w:del w:id="2080" w:author="野草" w:date="2024-04-25T14:19:14Z">
        <w:r>
          <w:rPr>
            <w:rFonts w:hint="eastAsia" w:eastAsia="宋体" w:cs="Times New Roman"/>
            <w:i w:val="0"/>
            <w:iCs w:val="0"/>
            <w:color w:val="2E2E2E"/>
            <w:highlight w:val="green"/>
            <w:rPrChange w:id="2081" w:author="野草" w:date="2024-04-25T14:00:36Z">
              <w:rPr>
                <w:rFonts w:hint="eastAsia" w:eastAsia="宋体" w:cs="Times New Roman"/>
                <w:color w:val="2E2E2E"/>
              </w:rPr>
            </w:rPrChange>
          </w:rPr>
          <w:delText xml:space="preserve"> type</w:delText>
        </w:r>
      </w:del>
      <w:del w:id="2082" w:author="野草" w:date="2024-04-25T14:19:14Z">
        <w:r>
          <w:rPr>
            <w:rFonts w:hint="eastAsia" w:eastAsia="宋体" w:cs="Times New Roman"/>
            <w:i w:val="0"/>
            <w:iCs w:val="0"/>
            <w:color w:val="2E2E2E"/>
            <w:rPrChange w:id="2083" w:author="野草" w:date="2024-04-25T14:00:36Z">
              <w:rPr>
                <w:rFonts w:hint="eastAsia" w:eastAsia="宋体" w:cs="Times New Roman"/>
                <w:color w:val="2E2E2E"/>
              </w:rPr>
            </w:rPrChange>
          </w:rPr>
          <w:delText xml:space="preserve">, </w:delText>
        </w:r>
      </w:del>
      <w:del w:id="2084" w:author="野草" w:date="2024-04-25T14:19:14Z">
        <w:r>
          <w:rPr>
            <w:rFonts w:hint="eastAsia" w:hAnsi="Cambria Math" w:eastAsia="宋体" w:cs="Georgia"/>
            <w:i w:val="0"/>
            <w:iCs w:val="0"/>
            <w:color w:val="2E2E2E"/>
            <w:rPrChange w:id="2085" w:author="野草" w:date="2024-04-25T14:00:36Z">
              <w:rPr>
                <w:rFonts w:hint="eastAsia" w:hAnsi="Cambria Math" w:eastAsia="宋体" w:cs="Georgia"/>
                <w:color w:val="2E2E2E"/>
              </w:rPr>
            </w:rPrChange>
          </w:rPr>
          <w:delText>𝑔</w:delText>
        </w:r>
      </w:del>
      <w:del w:id="2086" w:author="野草" w:date="2024-04-25T14:19:14Z">
        <w:r>
          <w:rPr>
            <w:rFonts w:hint="eastAsia" w:hAnsi="Cambria Math" w:eastAsia="宋体" w:cs="Georgia"/>
            <w:i w:val="0"/>
            <w:iCs w:val="0"/>
            <w:color w:val="2E2E2E"/>
            <w:vertAlign w:val="subscript"/>
            <w:rPrChange w:id="2087" w:author="野草" w:date="2024-04-25T14:00:36Z">
              <w:rPr>
                <w:rFonts w:hint="eastAsia" w:hAnsi="Cambria Math" w:eastAsia="宋体" w:cs="Georgia"/>
                <w:color w:val="2E2E2E"/>
                <w:vertAlign w:val="subscript"/>
              </w:rPr>
            </w:rPrChange>
          </w:rPr>
          <w:delText>𝑖𝑖</w:delText>
        </w:r>
      </w:del>
      <w:del w:id="2088" w:author="野草" w:date="2024-04-25T14:19:14Z">
        <w:r>
          <w:rPr>
            <w:rFonts w:hint="eastAsia" w:hAnsi="Cambria Math" w:eastAsia="宋体" w:cs="Georgia"/>
            <w:i w:val="0"/>
            <w:iCs w:val="0"/>
            <w:color w:val="2E2E2E"/>
            <w:rPrChange w:id="2089" w:author="野草" w:date="2024-04-25T14:00:36Z">
              <w:rPr>
                <w:rFonts w:hint="eastAsia" w:hAnsi="Cambria Math" w:eastAsia="宋体" w:cs="Georgia"/>
                <w:color w:val="2E2E2E"/>
              </w:rPr>
            </w:rPrChange>
          </w:rPr>
          <w:delText xml:space="preserve"> is the number of </w:delText>
        </w:r>
      </w:del>
      <w:del w:id="2090" w:author="野草" w:date="2024-04-25T14:19:14Z">
        <w:r>
          <w:rPr>
            <w:rFonts w:hint="eastAsia" w:hAnsi="Cambria Math" w:eastAsia="宋体" w:cs="Georgia"/>
            <w:i w:val="0"/>
            <w:iCs w:val="0"/>
            <w:color w:val="2E2E2E"/>
            <w:highlight w:val="green"/>
            <w:rPrChange w:id="2091" w:author="野草" w:date="2024-04-25T14:00:36Z">
              <w:rPr>
                <w:rFonts w:hint="eastAsia" w:hAnsi="Cambria Math" w:eastAsia="宋体" w:cs="Georgia"/>
                <w:color w:val="2E2E2E"/>
              </w:rPr>
            </w:rPrChange>
          </w:rPr>
          <w:delText>like adjacencies</w:delText>
        </w:r>
      </w:del>
      <w:del w:id="2092" w:author="野草" w:date="2024-04-25T14:19:14Z">
        <w:r>
          <w:rPr>
            <w:rFonts w:hint="eastAsia" w:hAnsi="Cambria Math" w:eastAsia="宋体" w:cs="Georgia"/>
            <w:i w:val="0"/>
            <w:iCs w:val="0"/>
            <w:color w:val="2E2E2E"/>
            <w:rPrChange w:id="2093" w:author="野草" w:date="2024-04-25T14:00:36Z">
              <w:rPr>
                <w:rFonts w:hint="eastAsia" w:hAnsi="Cambria Math" w:eastAsia="宋体" w:cs="Georgia"/>
                <w:color w:val="2E2E2E"/>
              </w:rPr>
            </w:rPrChange>
          </w:rPr>
          <w:delText xml:space="preserve"> of type i, </w:delText>
        </w:r>
      </w:del>
      <w:del w:id="2094" w:author="野草" w:date="2024-04-25T14:19:14Z">
        <w:r>
          <w:rPr>
            <w:rFonts w:hint="eastAsia" w:hAnsi="Cambria Math" w:eastAsia="宋体" w:cs="Georgia"/>
            <w:i w:val="0"/>
            <w:iCs w:val="0"/>
            <w:color w:val="2E2E2E"/>
            <w:rPrChange w:id="2095" w:author="野草" w:date="2024-04-25T14:00:36Z">
              <w:rPr>
                <w:rFonts w:hint="eastAsia" w:hAnsi="Cambria Math" w:eastAsia="宋体" w:cs="Georgia"/>
                <w:color w:val="2E2E2E"/>
              </w:rPr>
            </w:rPrChange>
          </w:rPr>
          <w:delText>𝑚𝑎𝑥</w:delText>
        </w:r>
      </w:del>
      <w:del w:id="2096" w:author="野草" w:date="2024-04-25T14:19:14Z">
        <w:r>
          <w:rPr>
            <w:rFonts w:hint="eastAsia" w:hAnsi="Cambria Math" w:eastAsia="宋体" w:cs="Georgia"/>
            <w:i w:val="0"/>
            <w:iCs w:val="0"/>
            <w:color w:val="2E2E2E"/>
            <w:rPrChange w:id="2097" w:author="野草" w:date="2024-04-25T14:00:36Z">
              <w:rPr>
                <w:rFonts w:hint="eastAsia" w:hAnsi="Cambria Math" w:eastAsia="宋体" w:cs="Georgia"/>
                <w:color w:val="2E2E2E"/>
              </w:rPr>
            </w:rPrChange>
          </w:rPr>
          <w:delText>−</w:delText>
        </w:r>
      </w:del>
      <w:del w:id="2098" w:author="野草" w:date="2024-04-25T14:19:14Z">
        <w:r>
          <w:rPr>
            <w:rFonts w:hint="eastAsia" w:hAnsi="Cambria Math" w:eastAsia="宋体" w:cs="Georgia"/>
            <w:i w:val="0"/>
            <w:iCs w:val="0"/>
            <w:color w:val="2E2E2E"/>
            <w:rPrChange w:id="2099" w:author="野草" w:date="2024-04-25T14:00:36Z">
              <w:rPr>
                <w:rFonts w:hint="eastAsia" w:hAnsi="Cambria Math" w:eastAsia="宋体" w:cs="Georgia"/>
                <w:color w:val="2E2E2E"/>
              </w:rPr>
            </w:rPrChange>
          </w:rPr>
          <w:delText>𝑔</w:delText>
        </w:r>
      </w:del>
      <w:del w:id="2100" w:author="野草" w:date="2024-04-25T14:19:14Z">
        <w:r>
          <w:rPr>
            <w:rFonts w:hint="eastAsia" w:hAnsi="Cambria Math" w:eastAsia="宋体" w:cs="Georgia"/>
            <w:i w:val="0"/>
            <w:iCs w:val="0"/>
            <w:color w:val="2E2E2E"/>
            <w:vertAlign w:val="subscript"/>
            <w:rPrChange w:id="2101" w:author="野草" w:date="2024-04-25T14:00:36Z">
              <w:rPr>
                <w:rFonts w:hint="eastAsia" w:hAnsi="Cambria Math" w:eastAsia="宋体" w:cs="Georgia"/>
                <w:color w:val="2E2E2E"/>
                <w:vertAlign w:val="subscript"/>
              </w:rPr>
            </w:rPrChange>
          </w:rPr>
          <w:delText>𝑖𝑖</w:delText>
        </w:r>
      </w:del>
      <w:del w:id="2102" w:author="野草" w:date="2024-04-25T14:19:14Z">
        <w:r>
          <w:rPr>
            <w:rFonts w:hint="eastAsia" w:hAnsi="Cambria Math" w:eastAsia="宋体" w:cs="Georgia"/>
            <w:i w:val="0"/>
            <w:iCs w:val="0"/>
            <w:color w:val="2E2E2E"/>
            <w:rPrChange w:id="2103" w:author="野草" w:date="2024-04-25T14:00:36Z">
              <w:rPr>
                <w:rFonts w:hint="eastAsia" w:hAnsi="Cambria Math" w:eastAsia="宋体" w:cs="Georgia"/>
                <w:color w:val="2E2E2E"/>
              </w:rPr>
            </w:rPrChange>
          </w:rPr>
          <w:delText> i</w:delText>
        </w:r>
      </w:del>
      <w:del w:id="2104" w:author="野草" w:date="2024-04-25T14:19:14Z">
        <w:r>
          <w:rPr>
            <w:rFonts w:hint="eastAsia" w:hAnsi="Cambria Math" w:eastAsia="宋体" w:cs="Georgia"/>
            <w:color w:val="2E2E2E"/>
          </w:rPr>
          <w:delText xml:space="preserve">s the </w:delText>
        </w:r>
      </w:del>
      <w:del w:id="2105" w:author="野草" w:date="2024-04-25T14:19:14Z">
        <w:r>
          <w:rPr>
            <w:rFonts w:hint="eastAsia" w:eastAsia="宋体" w:cs="Times New Roman"/>
            <w:color w:val="2E2E2E"/>
            <w:highlight w:val="green"/>
            <w:rPrChange w:id="2106" w:author="野草" w:date="2024-04-24T22:53:41Z">
              <w:rPr>
                <w:rFonts w:hint="eastAsia" w:eastAsia="宋体" w:cs="Times New Roman"/>
                <w:color w:val="2E2E2E"/>
              </w:rPr>
            </w:rPrChange>
          </w:rPr>
          <w:delText xml:space="preserve">theoretical </w:delText>
        </w:r>
      </w:del>
      <w:del w:id="2107" w:author="野草" w:date="2024-04-25T14:19:14Z">
        <w:r>
          <w:rPr>
            <w:rFonts w:hint="eastAsia" w:hAnsi="Cambria Math" w:eastAsia="宋体" w:cs="Georgia"/>
            <w:color w:val="2E2E2E"/>
            <w:highlight w:val="green"/>
            <w:rPrChange w:id="2108" w:author="野草" w:date="2024-04-24T22:53:41Z">
              <w:rPr>
                <w:rFonts w:hint="eastAsia" w:hAnsi="Cambria Math" w:eastAsia="宋体" w:cs="Georgia"/>
                <w:color w:val="2E2E2E"/>
              </w:rPr>
            </w:rPrChange>
          </w:rPr>
          <w:delText>maximum number</w:delText>
        </w:r>
      </w:del>
      <w:del w:id="2109" w:author="野草" w:date="2024-04-25T14:19:14Z">
        <w:r>
          <w:rPr>
            <w:rFonts w:hint="eastAsia" w:hAnsi="Cambria Math" w:eastAsia="宋体" w:cs="Georgia"/>
            <w:color w:val="2E2E2E"/>
          </w:rPr>
          <w:delText xml:space="preserve"> of </w:delText>
        </w:r>
      </w:del>
      <w:del w:id="2110" w:author="野草" w:date="2024-04-25T14:19:14Z">
        <w:r>
          <w:rPr>
            <w:rFonts w:hint="eastAsia" w:hAnsi="Cambria Math" w:eastAsia="宋体" w:cs="Georgia"/>
            <w:color w:val="2E2E2E"/>
            <w:highlight w:val="green"/>
            <w:rPrChange w:id="2111" w:author="野草" w:date="2024-04-24T22:53:44Z">
              <w:rPr>
                <w:rFonts w:hint="eastAsia" w:hAnsi="Cambria Math" w:eastAsia="宋体" w:cs="Georgia"/>
                <w:color w:val="2E2E2E"/>
              </w:rPr>
            </w:rPrChange>
          </w:rPr>
          <w:delText>like adjacencies</w:delText>
        </w:r>
      </w:del>
      <w:del w:id="2112" w:author="野草" w:date="2024-04-25T14:19:14Z">
        <w:r>
          <w:rPr>
            <w:rFonts w:hint="eastAsia" w:hAnsi="Cambria Math" w:eastAsia="宋体" w:cs="Georgia"/>
            <w:color w:val="2E2E2E"/>
          </w:rPr>
          <w:delText xml:space="preserve"> of type i.</w:delText>
        </w:r>
      </w:del>
    </w:p>
    <w:p>
      <w:pPr>
        <w:rPr>
          <w:del w:id="2113" w:author="野草" w:date="2024-04-25T13:54:33Z"/>
          <w:rFonts w:hAnsi="Cambria Math" w:eastAsia="宋体" w:cs="Georgia"/>
          <w:color w:val="2E2E2E"/>
        </w:rPr>
      </w:pPr>
    </w:p>
    <w:p>
      <w:pPr>
        <w:rPr>
          <w:del w:id="2114" w:author="野草" w:date="2024-04-25T14:20:26Z"/>
          <w:rFonts w:eastAsia="宋体" w:cs="Times New Roman"/>
          <w:color w:val="2E2E2E"/>
        </w:rPr>
      </w:pPr>
      <w:r>
        <w:rPr>
          <w:rFonts w:hint="eastAsia" w:eastAsia="宋体" w:cs="Times New Roman"/>
          <w:color w:val="2E2E2E"/>
        </w:rPr>
        <w:t>P</w:t>
      </w:r>
      <w:del w:id="2115" w:author="野草" w:date="2024-04-25T22:19:14Z">
        <w:r>
          <w:rPr>
            <w:rFonts w:hint="default" w:eastAsia="宋体" w:cs="Times New Roman"/>
            <w:color w:val="2E2E2E"/>
            <w:lang w:val="en-US"/>
          </w:rPr>
          <w:delText>D</w:delText>
        </w:r>
      </w:del>
      <w:ins w:id="2116" w:author="野草" w:date="2024-04-25T22:19:14Z">
        <w:r>
          <w:rPr>
            <w:rFonts w:hint="eastAsia" w:eastAsia="宋体" w:cs="Times New Roman"/>
            <w:color w:val="2E2E2E"/>
            <w:lang w:val="en-US" w:eastAsia="zh-CN"/>
          </w:rPr>
          <w:t xml:space="preserve">atch </w:t>
        </w:r>
      </w:ins>
      <w:ins w:id="2117" w:author="野草" w:date="2024-04-25T22:19:15Z">
        <w:r>
          <w:rPr>
            <w:rFonts w:hint="eastAsia" w:eastAsia="宋体" w:cs="Times New Roman"/>
            <w:color w:val="2E2E2E"/>
            <w:lang w:val="en-US" w:eastAsia="zh-CN"/>
          </w:rPr>
          <w:t>density</w:t>
        </w:r>
      </w:ins>
      <w:r>
        <w:rPr>
          <w:rFonts w:hint="eastAsia" w:eastAsia="宋体" w:cs="Times New Roman"/>
          <w:color w:val="2E2E2E"/>
        </w:rPr>
        <w:t xml:space="preserve"> </w:t>
      </w:r>
      <w:ins w:id="2118" w:author="野草" w:date="2024-04-25T14:19:42Z">
        <w:r>
          <w:rPr>
            <w:rFonts w:hint="eastAsia" w:eastAsia="宋体" w:cs="Times New Roman"/>
            <w:color w:val="2E2E2E"/>
          </w:rPr>
          <w:t>is defined as t</w:t>
        </w:r>
      </w:ins>
      <w:ins w:id="2119" w:author="野草" w:date="2024-04-25T14:19:42Z">
        <w:r>
          <w:rPr>
            <w:rFonts w:eastAsia="宋体" w:cs="Times New Roman"/>
            <w:color w:val="2E2E2E"/>
          </w:rPr>
          <w:t xml:space="preserve">he </w:t>
        </w:r>
      </w:ins>
      <w:ins w:id="2120" w:author="野草" w:date="2024-04-25T22:27:43Z">
        <w:r>
          <w:rPr>
            <w:rFonts w:hint="eastAsia" w:eastAsia="宋体" w:cs="Times New Roman"/>
            <w:color w:val="2E2E2E"/>
            <w:highlight w:val="green"/>
            <w:lang w:val="en-US" w:eastAsia="zh-CN"/>
          </w:rPr>
          <w:t>number</w:t>
        </w:r>
      </w:ins>
      <w:ins w:id="2121" w:author="野草" w:date="2024-04-25T14:19:42Z">
        <w:r>
          <w:rPr>
            <w:rFonts w:eastAsia="宋体" w:cs="Times New Roman"/>
            <w:color w:val="2E2E2E"/>
            <w:highlight w:val="green"/>
          </w:rPr>
          <w:t xml:space="preserve"> of patches</w:t>
        </w:r>
      </w:ins>
      <w:ins w:id="2122" w:author="野草" w:date="2024-04-25T14:19:42Z">
        <w:r>
          <w:rPr>
            <w:rFonts w:hint="eastAsia" w:eastAsia="宋体" w:cs="Times New Roman"/>
            <w:color w:val="2E2E2E"/>
          </w:rPr>
          <w:t xml:space="preserve"> in a </w:t>
        </w:r>
      </w:ins>
      <w:ins w:id="2123" w:author="野草" w:date="2024-04-25T14:19:42Z">
        <w:r>
          <w:rPr>
            <w:rFonts w:hint="eastAsia" w:eastAsia="宋体" w:cs="Times New Roman"/>
            <w:color w:val="2E2E2E"/>
            <w:highlight w:val="green"/>
          </w:rPr>
          <w:t>particular area</w:t>
        </w:r>
      </w:ins>
      <w:del w:id="2124" w:author="野草" w:date="2024-04-25T14:19:59Z">
        <w:r>
          <w:rPr>
            <w:rFonts w:hint="default" w:eastAsia="宋体" w:cs="Times New Roman"/>
            <w:color w:val="2E2E2E"/>
            <w:highlight w:val="green"/>
            <w:rPrChange w:id="2125" w:author="野草" w:date="2024-04-24T23:03:26Z">
              <w:rPr>
                <w:rFonts w:hint="eastAsia" w:eastAsia="宋体" w:cs="Times New Roman"/>
                <w:color w:val="2E2E2E"/>
              </w:rPr>
            </w:rPrChange>
          </w:rPr>
          <w:delText>was employed here</w:delText>
        </w:r>
      </w:del>
      <w:del w:id="2126" w:author="野草" w:date="2024-04-25T14:19:59Z">
        <w:r>
          <w:rPr>
            <w:rFonts w:hint="default" w:eastAsia="宋体" w:cs="Times New Roman"/>
            <w:color w:val="2E2E2E"/>
            <w:lang w:val="en-US"/>
          </w:rPr>
          <w:delText xml:space="preserve"> to</w:delText>
        </w:r>
      </w:del>
      <w:ins w:id="2127" w:author="野草" w:date="2024-04-25T14:19:59Z">
        <w:r>
          <w:rPr>
            <w:rFonts w:hint="eastAsia" w:eastAsia="宋体" w:cs="Times New Roman"/>
            <w:color w:val="2E2E2E"/>
            <w:highlight w:val="green"/>
            <w:lang w:eastAsia="zh-CN"/>
          </w:rPr>
          <w:t xml:space="preserve"> </w:t>
        </w:r>
      </w:ins>
      <w:ins w:id="2128" w:author="野草" w:date="2024-04-25T14:19:59Z">
        <w:r>
          <w:rPr>
            <w:rFonts w:hint="eastAsia" w:eastAsia="宋体" w:cs="Times New Roman"/>
            <w:color w:val="2E2E2E"/>
            <w:highlight w:val="green"/>
            <w:lang w:val="en-US" w:eastAsia="zh-CN"/>
          </w:rPr>
          <w:t>a</w:t>
        </w:r>
      </w:ins>
      <w:ins w:id="2129" w:author="野草" w:date="2024-04-25T14:20:00Z">
        <w:r>
          <w:rPr>
            <w:rFonts w:hint="eastAsia" w:eastAsia="宋体" w:cs="Times New Roman"/>
            <w:color w:val="2E2E2E"/>
            <w:highlight w:val="green"/>
            <w:lang w:val="en-US" w:eastAsia="zh-CN"/>
          </w:rPr>
          <w:t>nd i</w:t>
        </w:r>
      </w:ins>
      <w:ins w:id="2130" w:author="野草" w:date="2024-04-25T14:20:01Z">
        <w:r>
          <w:rPr>
            <w:rFonts w:hint="eastAsia" w:eastAsia="宋体" w:cs="Times New Roman"/>
            <w:color w:val="2E2E2E"/>
            <w:highlight w:val="green"/>
            <w:lang w:val="en-US" w:eastAsia="zh-CN"/>
          </w:rPr>
          <w:t>t can</w:t>
        </w:r>
      </w:ins>
      <w:r>
        <w:rPr>
          <w:rFonts w:hint="eastAsia" w:eastAsia="宋体" w:cs="Times New Roman"/>
          <w:color w:val="2E2E2E"/>
        </w:rPr>
        <w:t xml:space="preserve"> reflect </w:t>
      </w:r>
      <w:r>
        <w:rPr>
          <w:rFonts w:hint="eastAsia" w:eastAsia="宋体" w:cs="Times New Roman"/>
          <w:color w:val="2E2E2E"/>
          <w:highlight w:val="green"/>
          <w:rPrChange w:id="2131" w:author="野草" w:date="2024-04-24T23:03:30Z">
            <w:rPr>
              <w:rFonts w:hint="eastAsia" w:eastAsia="宋体" w:cs="Times New Roman"/>
              <w:color w:val="2E2E2E"/>
            </w:rPr>
          </w:rPrChange>
        </w:rPr>
        <w:t xml:space="preserve">the fragmentation </w:t>
      </w:r>
      <w:r>
        <w:rPr>
          <w:rFonts w:hint="eastAsia" w:eastAsia="宋体" w:cs="Times New Roman"/>
          <w:color w:val="2E2E2E"/>
        </w:rPr>
        <w:t xml:space="preserve">of landscape within </w:t>
      </w:r>
      <w:r>
        <w:rPr>
          <w:rFonts w:hint="eastAsia" w:eastAsia="宋体" w:cs="Times New Roman"/>
          <w:color w:val="2E2E2E"/>
          <w:highlight w:val="green"/>
          <w:rPrChange w:id="2132" w:author="野草" w:date="2024-04-24T23:03:38Z">
            <w:rPr>
              <w:rFonts w:hint="eastAsia" w:eastAsia="宋体" w:cs="Times New Roman"/>
              <w:color w:val="2E2E2E"/>
            </w:rPr>
          </w:rPrChange>
        </w:rPr>
        <w:t>each river segment</w:t>
      </w:r>
      <w:r>
        <w:rPr>
          <w:rFonts w:hint="eastAsia" w:eastAsia="宋体" w:cs="Times New Roman"/>
          <w:color w:val="2E2E2E"/>
        </w:rPr>
        <w:t>.</w:t>
      </w:r>
      <w:del w:id="2133" w:author="野草" w:date="2024-04-25T14:20:26Z">
        <w:r>
          <w:rPr>
            <w:rFonts w:hint="eastAsia" w:eastAsia="宋体" w:cs="Times New Roman"/>
            <w:color w:val="2E2E2E"/>
          </w:rPr>
          <w:delText xml:space="preserve"> It is defined as t</w:delText>
        </w:r>
      </w:del>
      <w:del w:id="2134" w:author="野草" w:date="2024-04-25T14:20:26Z">
        <w:r>
          <w:rPr>
            <w:rFonts w:eastAsia="宋体" w:cs="Times New Roman"/>
            <w:color w:val="2E2E2E"/>
          </w:rPr>
          <w:delText xml:space="preserve">he </w:delText>
        </w:r>
      </w:del>
      <w:del w:id="2135" w:author="野草" w:date="2024-04-25T14:20:26Z">
        <w:r>
          <w:rPr>
            <w:rFonts w:eastAsia="宋体" w:cs="Times New Roman"/>
            <w:color w:val="2E2E2E"/>
            <w:highlight w:val="green"/>
            <w:rPrChange w:id="2136" w:author="野草" w:date="2024-04-24T23:03:42Z">
              <w:rPr>
                <w:rFonts w:eastAsia="宋体" w:cs="Times New Roman"/>
                <w:color w:val="2E2E2E"/>
              </w:rPr>
            </w:rPrChange>
          </w:rPr>
          <w:delText>density of patches</w:delText>
        </w:r>
      </w:del>
      <w:del w:id="2137" w:author="野草" w:date="2024-04-25T14:20:26Z">
        <w:r>
          <w:rPr>
            <w:rFonts w:hint="eastAsia" w:eastAsia="宋体" w:cs="Times New Roman"/>
            <w:color w:val="2E2E2E"/>
          </w:rPr>
          <w:delText xml:space="preserve"> in a </w:delText>
        </w:r>
      </w:del>
      <w:del w:id="2138" w:author="野草" w:date="2024-04-25T14:20:26Z">
        <w:r>
          <w:rPr>
            <w:rFonts w:hint="eastAsia" w:eastAsia="宋体" w:cs="Times New Roman"/>
            <w:color w:val="2E2E2E"/>
            <w:highlight w:val="green"/>
            <w:rPrChange w:id="2139" w:author="野草" w:date="2024-04-24T23:03:46Z">
              <w:rPr>
                <w:rFonts w:hint="eastAsia" w:eastAsia="宋体" w:cs="Times New Roman"/>
                <w:color w:val="2E2E2E"/>
              </w:rPr>
            </w:rPrChange>
          </w:rPr>
          <w:delText>particular area</w:delText>
        </w:r>
      </w:del>
      <w:del w:id="2140" w:author="野草" w:date="2024-04-25T14:20:26Z">
        <w:r>
          <w:rPr>
            <w:rFonts w:hint="eastAsia" w:eastAsia="宋体" w:cs="Times New Roman"/>
            <w:color w:val="2E2E2E"/>
          </w:rPr>
          <w:delText xml:space="preserve"> with the unit of number per square kilometer and is </w:delText>
        </w:r>
      </w:del>
      <w:del w:id="2141" w:author="野草" w:date="2024-04-25T14:20:26Z">
        <w:r>
          <w:rPr>
            <w:rFonts w:hint="eastAsia" w:eastAsia="宋体" w:cs="Times New Roman"/>
            <w:color w:val="2E2E2E"/>
            <w:highlight w:val="green"/>
            <w:rPrChange w:id="2142" w:author="野草" w:date="2024-04-24T23:04:13Z">
              <w:rPr>
                <w:rFonts w:hint="eastAsia" w:eastAsia="宋体" w:cs="Times New Roman"/>
                <w:color w:val="2E2E2E"/>
              </w:rPr>
            </w:rPrChange>
          </w:rPr>
          <w:delText>calculated by</w:delText>
        </w:r>
      </w:del>
      <w:del w:id="2143" w:author="野草" w:date="2024-04-25T14:20:26Z">
        <w:r>
          <w:rPr>
            <w:rFonts w:hint="eastAsia" w:eastAsia="宋体" w:cs="Times New Roman"/>
            <w:color w:val="2E2E2E"/>
          </w:rPr>
          <w:delText>:</w:delText>
        </w:r>
      </w:del>
    </w:p>
    <w:p>
      <w:pPr>
        <w:jc w:val="right"/>
        <w:rPr>
          <w:del w:id="2144" w:author="野草" w:date="2024-04-25T14:20:26Z"/>
          <w:rFonts w:hAnsi="Cambria Math" w:eastAsia="宋体" w:cs="Cambria Math"/>
          <w:color w:val="2E2E2E"/>
        </w:rPr>
      </w:pPr>
      <m:oMath>
        <w:del w:id="2145" w:author="野草" w:date="2024-04-25T14:20:26Z">
          <m:r>
            <m:rPr/>
            <w:rPr>
              <w:rFonts w:ascii="Cambria Math" w:hAnsi="Cambria Math" w:eastAsia="宋体" w:cs="Times New Roman"/>
              <w:color w:val="2E2E2E"/>
            </w:rPr>
            <m:t xml:space="preserve">PD = </m:t>
          </m:r>
        </w:del>
        <m:f>
          <m:fPr>
            <m:ctrlPr>
              <w:del w:id="2146" w:author="野草" w:date="2024-04-25T14:20:26Z">
                <w:rPr>
                  <w:rFonts w:ascii="Cambria Math" w:hAnsi="Cambria Math" w:eastAsia="宋体" w:cs="Times New Roman"/>
                  <w:i/>
                  <w:iCs/>
                  <w:color w:val="2E2E2E"/>
                </w:rPr>
              </w:del>
            </m:ctrlPr>
          </m:fPr>
          <m:num>
            <w:del w:id="2147" w:author="野草" w:date="2024-04-25T14:20:26Z">
              <m:r>
                <m:rPr/>
                <w:rPr>
                  <w:rFonts w:ascii="Cambria Math" w:hAnsi="Cambria Math" w:eastAsia="宋体" w:cs="Times New Roman"/>
                  <w:color w:val="2E2E2E"/>
                </w:rPr>
                <m:t>N</m:t>
              </m:r>
            </w:del>
            <m:ctrlPr>
              <w:del w:id="2148" w:author="野草" w:date="2024-04-25T14:20:26Z">
                <w:rPr>
                  <w:rFonts w:ascii="Cambria Math" w:hAnsi="Cambria Math" w:eastAsia="宋体" w:cs="Times New Roman"/>
                  <w:i/>
                  <w:iCs/>
                  <w:color w:val="2E2E2E"/>
                </w:rPr>
              </w:del>
            </m:ctrlPr>
          </m:num>
          <m:den>
            <w:del w:id="2149" w:author="野草" w:date="2024-04-25T14:20:26Z">
              <m:r>
                <m:rPr/>
                <w:rPr>
                  <w:rFonts w:ascii="Cambria Math" w:hAnsi="Cambria Math" w:eastAsia="宋体" w:cs="Times New Roman"/>
                  <w:color w:val="2E2E2E"/>
                </w:rPr>
                <m:t>A</m:t>
              </m:r>
            </w:del>
            <m:ctrlPr>
              <w:del w:id="2150" w:author="野草" w:date="2024-04-25T14:20:26Z">
                <w:rPr>
                  <w:rFonts w:ascii="Cambria Math" w:hAnsi="Cambria Math" w:eastAsia="宋体" w:cs="Times New Roman"/>
                  <w:i/>
                  <w:iCs/>
                  <w:color w:val="2E2E2E"/>
                </w:rPr>
              </w:del>
            </m:ctrlPr>
          </m:den>
        </m:f>
        <w:del w:id="2151" w:author="野草" w:date="2024-04-25T14:20:26Z">
          <m:r>
            <m:rPr/>
            <w:rPr>
              <w:rFonts w:ascii="Cambria Math" w:hAnsi="Cambria Math" w:eastAsia="宋体" w:cs="Cambria Math"/>
              <w:color w:val="2E2E2E"/>
            </w:rPr>
            <m:t>×</m:t>
          </m:r>
        </w:del>
        <m:sSup>
          <m:sSupPr>
            <m:ctrlPr>
              <w:del w:id="2152" w:author="野草" w:date="2024-04-25T14:20:26Z">
                <w:rPr>
                  <w:rFonts w:ascii="Cambria Math" w:hAnsi="Cambria Math" w:eastAsia="宋体" w:cs="Cambria Math"/>
                  <w:i/>
                  <w:iCs/>
                  <w:color w:val="2E2E2E"/>
                </w:rPr>
              </w:del>
            </m:ctrlPr>
          </m:sSupPr>
          <m:e>
            <w:del w:id="2153" w:author="野草" w:date="2024-04-25T14:20:26Z">
              <m:r>
                <m:rPr/>
                <w:rPr>
                  <w:rFonts w:ascii="Cambria Math" w:hAnsi="Cambria Math" w:eastAsia="宋体" w:cs="Cambria Math"/>
                  <w:color w:val="2E2E2E"/>
                </w:rPr>
                <m:t>10</m:t>
              </m:r>
            </w:del>
            <m:ctrlPr>
              <w:del w:id="2154" w:author="野草" w:date="2024-04-25T14:20:26Z">
                <w:rPr>
                  <w:rFonts w:ascii="Cambria Math" w:hAnsi="Cambria Math" w:eastAsia="宋体" w:cs="Cambria Math"/>
                  <w:i/>
                  <w:iCs/>
                  <w:color w:val="2E2E2E"/>
                </w:rPr>
              </w:del>
            </m:ctrlPr>
          </m:e>
          <m:sup>
            <w:del w:id="2155" w:author="野草" w:date="2024-04-25T14:20:26Z">
              <m:r>
                <m:rPr/>
                <w:rPr>
                  <w:rFonts w:ascii="Cambria Math" w:hAnsi="Cambria Math" w:eastAsia="宋体" w:cs="Cambria Math"/>
                  <w:color w:val="2E2E2E"/>
                </w:rPr>
                <m:t>6</m:t>
              </m:r>
            </w:del>
            <m:ctrlPr>
              <w:del w:id="2156" w:author="野草" w:date="2024-04-25T14:20:26Z">
                <w:rPr>
                  <w:rFonts w:ascii="Cambria Math" w:hAnsi="Cambria Math" w:eastAsia="宋体" w:cs="Cambria Math"/>
                  <w:i/>
                  <w:iCs/>
                  <w:color w:val="2E2E2E"/>
                </w:rPr>
              </w:del>
            </m:ctrlPr>
          </m:sup>
        </m:sSup>
      </m:oMath>
      <w:del w:id="2157" w:author="野草" w:date="2024-04-25T14:20:26Z">
        <w:r>
          <w:rPr>
            <w:rFonts w:hint="eastAsia" w:hAnsi="Cambria Math" w:eastAsia="宋体" w:cs="Cambria Math"/>
            <w:i/>
            <w:iCs/>
            <w:color w:val="2E2E2E"/>
          </w:rPr>
          <w:delText xml:space="preserve">  </w:delText>
        </w:r>
      </w:del>
      <w:del w:id="2158" w:author="野草" w:date="2024-04-25T14:20:26Z">
        <w:r>
          <w:rPr>
            <w:rFonts w:hint="eastAsia" w:hAnsi="Cambria Math" w:eastAsia="宋体" w:cs="Cambria Math"/>
            <w:color w:val="2E2E2E"/>
          </w:rPr>
          <w:delText xml:space="preserve">                               (7)</w:delText>
        </w:r>
      </w:del>
    </w:p>
    <w:p>
      <w:pPr>
        <w:rPr>
          <w:del w:id="2159" w:author="野草" w:date="2024-04-25T22:33:02Z"/>
          <w:rFonts w:eastAsia="宋体" w:cs="Times New Roman"/>
          <w:color w:val="2E2E2E"/>
        </w:rPr>
      </w:pPr>
      <w:del w:id="2160" w:author="野草" w:date="2024-04-25T14:20:26Z">
        <w:r>
          <w:rPr>
            <w:rFonts w:hint="eastAsia" w:eastAsia="宋体" w:cs="Times New Roman"/>
            <w:color w:val="2E2E2E"/>
          </w:rPr>
          <w:delText xml:space="preserve">where </w:delText>
        </w:r>
      </w:del>
      <w:del w:id="2161" w:author="野草" w:date="2024-04-25T14:20:26Z">
        <w:r>
          <w:rPr>
            <w:rFonts w:hint="eastAsia" w:eastAsia="宋体" w:cs="Times New Roman"/>
            <w:i/>
            <w:iCs/>
            <w:color w:val="2E2E2E"/>
          </w:rPr>
          <w:delText>N</w:delText>
        </w:r>
      </w:del>
      <w:del w:id="2162" w:author="野草" w:date="2024-04-25T14:20:26Z">
        <w:r>
          <w:rPr>
            <w:rFonts w:hint="eastAsia" w:eastAsia="宋体" w:cs="Times New Roman"/>
            <w:color w:val="2E2E2E"/>
          </w:rPr>
          <w:delText xml:space="preserve"> is the </w:delText>
        </w:r>
      </w:del>
      <w:del w:id="2163" w:author="野草" w:date="2024-04-25T14:20:26Z">
        <w:r>
          <w:rPr>
            <w:rFonts w:hint="eastAsia" w:eastAsia="宋体" w:cs="Times New Roman"/>
            <w:color w:val="2E2E2E"/>
            <w:highlight w:val="green"/>
            <w:rPrChange w:id="2164" w:author="野草" w:date="2024-04-24T23:04:22Z">
              <w:rPr>
                <w:rFonts w:hint="eastAsia" w:eastAsia="宋体" w:cs="Times New Roman"/>
                <w:color w:val="2E2E2E"/>
              </w:rPr>
            </w:rPrChange>
          </w:rPr>
          <w:delText>number of patches</w:delText>
        </w:r>
      </w:del>
      <w:del w:id="2165" w:author="野草" w:date="2024-04-25T14:20:26Z">
        <w:r>
          <w:rPr>
            <w:rFonts w:hint="eastAsia" w:eastAsia="宋体" w:cs="Times New Roman"/>
            <w:color w:val="2E2E2E"/>
          </w:rPr>
          <w:delText xml:space="preserve"> in a </w:delText>
        </w:r>
      </w:del>
      <w:del w:id="2166" w:author="野草" w:date="2024-04-25T14:20:26Z">
        <w:r>
          <w:rPr>
            <w:rFonts w:hint="eastAsia" w:eastAsia="宋体" w:cs="Times New Roman"/>
            <w:color w:val="2E2E2E"/>
            <w:highlight w:val="green"/>
            <w:rPrChange w:id="2167" w:author="野草" w:date="2024-04-24T23:04:26Z">
              <w:rPr>
                <w:rFonts w:hint="eastAsia" w:eastAsia="宋体" w:cs="Times New Roman"/>
                <w:color w:val="2E2E2E"/>
              </w:rPr>
            </w:rPrChange>
          </w:rPr>
          <w:delText>particular area</w:delText>
        </w:r>
      </w:del>
      <w:del w:id="2168" w:author="野草" w:date="2024-04-25T14:20:26Z">
        <w:r>
          <w:rPr>
            <w:rFonts w:hint="eastAsia" w:eastAsia="宋体" w:cs="Times New Roman"/>
            <w:color w:val="2E2E2E"/>
          </w:rPr>
          <w:delText xml:space="preserve"> and </w:delText>
        </w:r>
      </w:del>
      <w:del w:id="2169" w:author="野草" w:date="2024-04-25T14:20:26Z">
        <w:r>
          <w:rPr>
            <w:rFonts w:hint="eastAsia" w:eastAsia="宋体" w:cs="Times New Roman"/>
            <w:i/>
            <w:iCs/>
            <w:color w:val="2E2E2E"/>
          </w:rPr>
          <w:delText>A</w:delText>
        </w:r>
      </w:del>
      <w:del w:id="2170" w:author="野草" w:date="2024-04-25T14:20:26Z">
        <w:r>
          <w:rPr>
            <w:rFonts w:hint="eastAsia" w:eastAsia="宋体" w:cs="Times New Roman"/>
            <w:color w:val="2E2E2E"/>
          </w:rPr>
          <w:delText xml:space="preserve"> is the area in the unit of </w:delText>
        </w:r>
      </w:del>
      <w:del w:id="2171" w:author="野草" w:date="2024-04-25T14:20:26Z">
        <w:r>
          <w:rPr>
            <w:rFonts w:hint="eastAsia" w:eastAsia="宋体" w:cs="Times New Roman"/>
            <w:color w:val="2E2E2E"/>
            <w:highlight w:val="green"/>
            <w:rPrChange w:id="2172" w:author="野草" w:date="2024-04-24T23:04:30Z">
              <w:rPr>
                <w:rFonts w:hint="eastAsia" w:eastAsia="宋体" w:cs="Times New Roman"/>
                <w:color w:val="2E2E2E"/>
              </w:rPr>
            </w:rPrChange>
          </w:rPr>
          <w:delText>square meters</w:delText>
        </w:r>
      </w:del>
      <w:del w:id="2173" w:author="野草" w:date="2024-04-25T14:20:26Z">
        <w:r>
          <w:rPr>
            <w:rFonts w:hint="eastAsia" w:eastAsia="宋体" w:cs="Times New Roman"/>
            <w:color w:val="2E2E2E"/>
          </w:rPr>
          <w:delText xml:space="preserve"> (Peng et al., 2020b).</w:delText>
        </w:r>
      </w:del>
    </w:p>
    <w:p>
      <w:pPr>
        <w:rPr>
          <w:rFonts w:eastAsia="宋体" w:cs="Times New Roman"/>
          <w:color w:val="2E2E2E"/>
        </w:rPr>
      </w:pPr>
    </w:p>
    <w:p>
      <w:pPr>
        <w:rPr>
          <w:rFonts w:hint="eastAsia" w:eastAsia="宋体" w:cs="Times New Roman"/>
          <w:color w:val="2E2E2E"/>
          <w:lang w:val="en-US" w:eastAsia="zh-CN"/>
        </w:rPr>
      </w:pPr>
      <w:ins w:id="2174" w:author="野草" w:date="2024-04-25T11:04:07Z">
        <w:r>
          <w:rPr>
            <w:rFonts w:hint="eastAsia" w:eastAsia="宋体" w:cs="Times New Roman"/>
            <w:color w:val="2E2E2E"/>
            <w:highlight w:val="green"/>
            <w:lang w:val="en-US" w:eastAsia="zh-CN"/>
          </w:rPr>
          <w:t>3D</w:t>
        </w:r>
      </w:ins>
      <w:ins w:id="2175" w:author="野草" w:date="2024-04-25T11:04:08Z">
        <w:r>
          <w:rPr>
            <w:rFonts w:hint="eastAsia" w:eastAsia="宋体" w:cs="Times New Roman"/>
            <w:color w:val="2E2E2E"/>
            <w:highlight w:val="green"/>
            <w:lang w:val="en-US" w:eastAsia="zh-CN"/>
          </w:rPr>
          <w:t xml:space="preserve"> </w:t>
        </w:r>
      </w:ins>
      <w:del w:id="2176" w:author="野草" w:date="2024-04-24T23:04:49Z">
        <w:r>
          <w:rPr>
            <w:rFonts w:hint="default" w:eastAsia="宋体" w:cs="Times New Roman"/>
            <w:color w:val="2E2E2E"/>
            <w:highlight w:val="green"/>
            <w:lang w:val="en-US"/>
            <w:rPrChange w:id="2177" w:author="野草" w:date="2024-04-25T10:48:42Z">
              <w:rPr>
                <w:rFonts w:hint="default" w:eastAsia="宋体" w:cs="Times New Roman"/>
                <w:color w:val="2E2E2E"/>
                <w:lang w:val="en-US"/>
              </w:rPr>
            </w:rPrChange>
          </w:rPr>
          <w:delText>3D b</w:delText>
        </w:r>
      </w:del>
      <w:ins w:id="2178" w:author="野草" w:date="2024-04-25T11:04:12Z">
        <w:r>
          <w:rPr>
            <w:rFonts w:hint="eastAsia" w:eastAsia="宋体" w:cs="Times New Roman"/>
            <w:color w:val="2E2E2E"/>
            <w:highlight w:val="green"/>
            <w:lang w:val="en-US" w:eastAsia="zh-CN"/>
          </w:rPr>
          <w:t>b</w:t>
        </w:r>
      </w:ins>
      <w:r>
        <w:rPr>
          <w:rFonts w:hint="eastAsia" w:eastAsia="宋体" w:cs="Times New Roman"/>
          <w:color w:val="2E2E2E"/>
          <w:highlight w:val="green"/>
          <w:rPrChange w:id="2179" w:author="野草" w:date="2024-04-25T10:48:42Z">
            <w:rPr>
              <w:rFonts w:hint="eastAsia" w:eastAsia="宋体" w:cs="Times New Roman"/>
              <w:color w:val="2E2E2E"/>
            </w:rPr>
          </w:rPrChange>
        </w:rPr>
        <w:t>uilding</w:t>
      </w:r>
      <w:del w:id="2180" w:author="野草" w:date="2024-04-25T11:04:25Z">
        <w:r>
          <w:rPr>
            <w:rFonts w:hint="eastAsia" w:eastAsia="宋体" w:cs="Times New Roman"/>
            <w:color w:val="2E2E2E"/>
            <w:highlight w:val="green"/>
            <w:rPrChange w:id="2181" w:author="野草" w:date="2024-04-25T10:48:42Z">
              <w:rPr>
                <w:rFonts w:hint="eastAsia" w:eastAsia="宋体" w:cs="Times New Roman"/>
                <w:color w:val="2E2E2E"/>
              </w:rPr>
            </w:rPrChange>
          </w:rPr>
          <w:delText>s</w:delText>
        </w:r>
      </w:del>
      <w:r>
        <w:rPr>
          <w:rFonts w:hint="eastAsia" w:eastAsia="宋体" w:cs="Times New Roman"/>
          <w:color w:val="2E2E2E"/>
          <w:highlight w:val="green"/>
          <w:rPrChange w:id="2182" w:author="野草" w:date="2024-04-25T10:48:42Z">
            <w:rPr>
              <w:rFonts w:hint="eastAsia" w:eastAsia="宋体" w:cs="Times New Roman"/>
              <w:color w:val="2E2E2E"/>
            </w:rPr>
          </w:rPrChange>
        </w:rPr>
        <w:t xml:space="preserve"> characteristics</w:t>
      </w:r>
      <w:r>
        <w:rPr>
          <w:rFonts w:hint="eastAsia" w:eastAsia="宋体" w:cs="Times New Roman"/>
          <w:color w:val="2E2E2E"/>
        </w:rPr>
        <w:t xml:space="preserve"> </w:t>
      </w:r>
      <w:r>
        <w:rPr>
          <w:rFonts w:hint="eastAsia" w:eastAsia="宋体" w:cs="Times New Roman"/>
          <w:color w:val="2E2E2E"/>
          <w:highlight w:val="cyan"/>
          <w:rPrChange w:id="2183" w:author="野草" w:date="2024-04-25T22:30:35Z">
            <w:rPr>
              <w:rFonts w:hint="eastAsia" w:eastAsia="宋体" w:cs="Times New Roman"/>
              <w:color w:val="2E2E2E"/>
            </w:rPr>
          </w:rPrChange>
        </w:rPr>
        <w:t>were</w:t>
      </w:r>
      <w:r>
        <w:rPr>
          <w:rFonts w:hint="eastAsia" w:eastAsia="宋体" w:cs="Times New Roman"/>
          <w:color w:val="2E2E2E"/>
        </w:rPr>
        <w:t xml:space="preserve"> recognized to have </w:t>
      </w:r>
      <w:r>
        <w:rPr>
          <w:rFonts w:hint="eastAsia" w:eastAsia="宋体" w:cs="Times New Roman"/>
          <w:color w:val="2E2E2E"/>
          <w:highlight w:val="green"/>
          <w:rPrChange w:id="2184" w:author="野草" w:date="2024-04-25T10:48:45Z">
            <w:rPr>
              <w:rFonts w:hint="eastAsia" w:eastAsia="宋体" w:cs="Times New Roman"/>
              <w:color w:val="2E2E2E"/>
            </w:rPr>
          </w:rPrChange>
        </w:rPr>
        <w:t>potential impacts</w:t>
      </w:r>
      <w:r>
        <w:rPr>
          <w:rFonts w:hint="eastAsia" w:eastAsia="宋体" w:cs="Times New Roman"/>
          <w:color w:val="2E2E2E"/>
        </w:rPr>
        <w:t xml:space="preserve">, as </w:t>
      </w:r>
      <w:r>
        <w:rPr>
          <w:rFonts w:hint="eastAsia" w:eastAsia="宋体" w:cs="Times New Roman"/>
          <w:color w:val="2E2E2E"/>
          <w:highlight w:val="green"/>
          <w:rPrChange w:id="2185" w:author="野草" w:date="2024-04-25T10:48:48Z">
            <w:rPr>
              <w:rFonts w:hint="eastAsia" w:eastAsia="宋体" w:cs="Times New Roman"/>
              <w:color w:val="2E2E2E"/>
            </w:rPr>
          </w:rPrChange>
        </w:rPr>
        <w:t>urban architecture</w:t>
      </w:r>
      <w:r>
        <w:rPr>
          <w:rFonts w:hint="eastAsia" w:eastAsia="宋体" w:cs="Times New Roman"/>
          <w:color w:val="2E2E2E"/>
        </w:rPr>
        <w:t xml:space="preserve"> can influence </w:t>
      </w:r>
      <w:r>
        <w:rPr>
          <w:rFonts w:hint="eastAsia" w:eastAsia="宋体" w:cs="Times New Roman"/>
          <w:color w:val="2E2E2E"/>
          <w:highlight w:val="green"/>
          <w:rPrChange w:id="2186" w:author="野草" w:date="2024-04-25T10:48:51Z">
            <w:rPr>
              <w:rFonts w:hint="eastAsia" w:eastAsia="宋体" w:cs="Times New Roman"/>
              <w:color w:val="2E2E2E"/>
            </w:rPr>
          </w:rPrChange>
        </w:rPr>
        <w:t>the thermal environment</w:t>
      </w:r>
      <w:r>
        <w:rPr>
          <w:rFonts w:hint="eastAsia" w:eastAsia="宋体" w:cs="Times New Roman"/>
          <w:color w:val="2E2E2E"/>
        </w:rPr>
        <w:t xml:space="preserve"> by modifying </w:t>
      </w:r>
      <w:r>
        <w:rPr>
          <w:rFonts w:hint="eastAsia" w:eastAsia="宋体" w:cs="Times New Roman"/>
          <w:color w:val="2E2E2E"/>
          <w:highlight w:val="green"/>
          <w:rPrChange w:id="2187" w:author="野草" w:date="2024-04-25T10:48:54Z">
            <w:rPr>
              <w:rFonts w:hint="eastAsia" w:eastAsia="宋体" w:cs="Times New Roman"/>
              <w:color w:val="2E2E2E"/>
            </w:rPr>
          </w:rPrChange>
        </w:rPr>
        <w:t>surface energy balance</w:t>
      </w:r>
      <w:r>
        <w:rPr>
          <w:rFonts w:hint="eastAsia" w:eastAsia="宋体" w:cs="Times New Roman"/>
          <w:color w:val="2E2E2E"/>
        </w:rPr>
        <w:t xml:space="preserve">, creating </w:t>
      </w:r>
      <w:r>
        <w:rPr>
          <w:rFonts w:hint="eastAsia" w:eastAsia="宋体" w:cs="Times New Roman"/>
          <w:color w:val="2E2E2E"/>
          <w:highlight w:val="green"/>
          <w:rPrChange w:id="2188" w:author="野草" w:date="2024-04-25T10:48:58Z">
            <w:rPr>
              <w:rFonts w:hint="eastAsia" w:eastAsia="宋体" w:cs="Times New Roman"/>
              <w:color w:val="2E2E2E"/>
            </w:rPr>
          </w:rPrChange>
        </w:rPr>
        <w:t>shaded areas</w:t>
      </w:r>
      <w:r>
        <w:rPr>
          <w:rFonts w:hint="eastAsia" w:eastAsia="宋体" w:cs="Times New Roman"/>
          <w:color w:val="2E2E2E"/>
        </w:rPr>
        <w:t>, and altering</w:t>
      </w:r>
      <w:r>
        <w:rPr>
          <w:rFonts w:hint="eastAsia" w:eastAsia="宋体" w:cs="Times New Roman"/>
          <w:color w:val="2E2E2E"/>
          <w:highlight w:val="green"/>
          <w:rPrChange w:id="2189" w:author="野草" w:date="2024-04-25T10:49:00Z">
            <w:rPr>
              <w:rFonts w:hint="eastAsia" w:eastAsia="宋体" w:cs="Times New Roman"/>
              <w:color w:val="2E2E2E"/>
            </w:rPr>
          </w:rPrChange>
        </w:rPr>
        <w:t xml:space="preserve"> ventilation patterns</w:t>
      </w:r>
      <w:r>
        <w:rPr>
          <w:rFonts w:hint="eastAsia" w:eastAsia="宋体" w:cs="Times New Roman"/>
          <w:color w:val="2E2E2E"/>
        </w:rPr>
        <w:t xml:space="preserve">. In this study, </w:t>
      </w:r>
      <w:r>
        <w:rPr>
          <w:rFonts w:hint="eastAsia" w:eastAsia="宋体" w:cs="Times New Roman"/>
          <w:color w:val="2E2E2E"/>
          <w:highlight w:val="green"/>
          <w:rPrChange w:id="2190" w:author="野草" w:date="2024-04-25T10:50:34Z">
            <w:rPr>
              <w:rFonts w:hint="eastAsia" w:eastAsia="宋体" w:cs="Times New Roman"/>
              <w:color w:val="2E2E2E"/>
            </w:rPr>
          </w:rPrChange>
        </w:rPr>
        <w:t>floor area ratio (FAR)</w:t>
      </w:r>
      <w:r>
        <w:rPr>
          <w:rFonts w:hint="eastAsia" w:eastAsia="宋体" w:cs="Times New Roman"/>
          <w:color w:val="2E2E2E"/>
        </w:rPr>
        <w:t xml:space="preserve">, building </w:t>
      </w:r>
      <w:bookmarkStart w:id="48" w:name="OLE_LINK73"/>
      <w:r>
        <w:rPr>
          <w:rFonts w:hint="eastAsia" w:eastAsia="宋体" w:cs="Times New Roman"/>
          <w:color w:val="2E2E2E"/>
        </w:rPr>
        <w:t>coverage</w:t>
      </w:r>
      <w:bookmarkEnd w:id="48"/>
      <w:r>
        <w:rPr>
          <w:rFonts w:hint="eastAsia" w:eastAsia="宋体" w:cs="Times New Roman"/>
          <w:color w:val="2E2E2E"/>
        </w:rPr>
        <w:t xml:space="preserve"> ratio (BCR</w:t>
      </w:r>
      <w:ins w:id="2191" w:author="野草" w:date="2024-04-25T10:50:58Z">
        <w:r>
          <w:rPr>
            <w:rFonts w:hint="eastAsia" w:eastAsia="宋体" w:cs="Times New Roman"/>
            <w:color w:val="2E2E2E"/>
            <w:lang w:val="en-US" w:eastAsia="zh-CN"/>
          </w:rPr>
          <w:t xml:space="preserve">, unit: </w:t>
        </w:r>
      </w:ins>
      <w:ins w:id="2192" w:author="野草" w:date="2024-04-25T10:50:58Z">
        <w:r>
          <w:rPr>
            <w:rFonts w:hint="eastAsia" w:eastAsia="宋体" w:cs="Times New Roman"/>
            <w:color w:val="2E2E2E"/>
          </w:rPr>
          <w:t>%</w:t>
        </w:r>
      </w:ins>
      <w:r>
        <w:rPr>
          <w:rFonts w:hint="eastAsia" w:eastAsia="宋体" w:cs="Times New Roman"/>
          <w:color w:val="2E2E2E"/>
        </w:rPr>
        <w:t xml:space="preserve">) and </w:t>
      </w:r>
      <w:r>
        <w:rPr>
          <w:rFonts w:hint="eastAsia" w:eastAsia="宋体" w:cs="Times New Roman"/>
          <w:color w:val="2E2E2E"/>
          <w:highlight w:val="green"/>
          <w:rPrChange w:id="2193" w:author="野草" w:date="2024-04-25T10:49:06Z">
            <w:rPr>
              <w:rFonts w:hint="eastAsia" w:eastAsia="宋体" w:cs="Times New Roman"/>
              <w:color w:val="2E2E2E"/>
            </w:rPr>
          </w:rPrChange>
        </w:rPr>
        <w:t>mean building height (MBH</w:t>
      </w:r>
      <w:ins w:id="2194" w:author="野草" w:date="2024-04-25T10:50:41Z">
        <w:r>
          <w:rPr>
            <w:rFonts w:hint="eastAsia" w:eastAsia="宋体" w:cs="Times New Roman"/>
            <w:color w:val="2E2E2E"/>
            <w:highlight w:val="green"/>
            <w:lang w:val="en-US" w:eastAsia="zh-CN"/>
          </w:rPr>
          <w:t xml:space="preserve">, </w:t>
        </w:r>
      </w:ins>
      <w:ins w:id="2195" w:author="野草" w:date="2024-04-25T10:50:43Z">
        <w:r>
          <w:rPr>
            <w:rFonts w:hint="eastAsia" w:eastAsia="宋体" w:cs="Times New Roman"/>
            <w:color w:val="2E2E2E"/>
            <w:highlight w:val="green"/>
            <w:lang w:val="en-US" w:eastAsia="zh-CN"/>
          </w:rPr>
          <w:t>unit</w:t>
        </w:r>
      </w:ins>
      <w:ins w:id="2196" w:author="野草" w:date="2024-04-25T10:50:44Z">
        <w:r>
          <w:rPr>
            <w:rFonts w:hint="eastAsia" w:eastAsia="宋体" w:cs="Times New Roman"/>
            <w:color w:val="2E2E2E"/>
            <w:highlight w:val="green"/>
            <w:lang w:val="en-US" w:eastAsia="zh-CN"/>
          </w:rPr>
          <w:t xml:space="preserve">: </w:t>
        </w:r>
      </w:ins>
      <w:del w:id="2197" w:author="野草" w:date="2024-04-25T10:50:40Z">
        <w:r>
          <w:rPr>
            <w:rFonts w:hint="eastAsia" w:eastAsia="宋体" w:cs="Times New Roman"/>
            <w:color w:val="2E2E2E"/>
            <w:highlight w:val="green"/>
            <w:rPrChange w:id="2198" w:author="野草" w:date="2024-04-25T10:49:06Z">
              <w:rPr>
                <w:rFonts w:hint="eastAsia" w:eastAsia="宋体" w:cs="Times New Roman"/>
                <w:color w:val="2E2E2E"/>
              </w:rPr>
            </w:rPrChange>
          </w:rPr>
          <w:delText>)</w:delText>
        </w:r>
      </w:del>
      <w:del w:id="2199" w:author="野草" w:date="2024-04-25T10:50:40Z">
        <w:r>
          <w:rPr>
            <w:rFonts w:hint="eastAsia" w:eastAsia="宋体" w:cs="Times New Roman"/>
            <w:color w:val="2E2E2E"/>
            <w:highlight w:val="green"/>
            <w:rPrChange w:id="2200" w:author="野草" w:date="2024-04-25T10:49:06Z">
              <w:rPr>
                <w:rFonts w:hint="eastAsia" w:eastAsia="宋体" w:cs="Times New Roman"/>
                <w:color w:val="2E2E2E"/>
              </w:rPr>
            </w:rPrChange>
          </w:rPr>
          <w:delText>(</w:delText>
        </w:r>
      </w:del>
      <w:r>
        <w:rPr>
          <w:rFonts w:hint="eastAsia" w:eastAsia="宋体" w:cs="Times New Roman"/>
          <w:color w:val="2E2E2E"/>
          <w:highlight w:val="green"/>
          <w:rPrChange w:id="2201" w:author="野草" w:date="2024-04-25T10:49:06Z">
            <w:rPr>
              <w:rFonts w:hint="eastAsia" w:eastAsia="宋体" w:cs="Times New Roman"/>
              <w:color w:val="2E2E2E"/>
            </w:rPr>
          </w:rPrChange>
        </w:rPr>
        <w:t>m)</w:t>
      </w:r>
      <w:r>
        <w:rPr>
          <w:rFonts w:hint="eastAsia" w:eastAsia="宋体" w:cs="Times New Roman"/>
          <w:color w:val="2E2E2E"/>
        </w:rPr>
        <w:t xml:space="preserve"> were selected as </w:t>
      </w:r>
      <w:r>
        <w:rPr>
          <w:rFonts w:hint="eastAsia" w:eastAsia="宋体" w:cs="Times New Roman"/>
          <w:color w:val="2E2E2E"/>
          <w:highlight w:val="green"/>
          <w:rPrChange w:id="2202" w:author="野草" w:date="2024-04-25T11:00:49Z">
            <w:rPr>
              <w:rFonts w:hint="eastAsia" w:eastAsia="宋体" w:cs="Times New Roman"/>
              <w:color w:val="2E2E2E"/>
            </w:rPr>
          </w:rPrChange>
        </w:rPr>
        <w:t>representative</w:t>
      </w:r>
      <w:r>
        <w:rPr>
          <w:rFonts w:hint="eastAsia" w:eastAsia="宋体" w:cs="Times New Roman"/>
          <w:color w:val="2E2E2E"/>
        </w:rPr>
        <w:t xml:space="preserve"> 3D </w:t>
      </w:r>
      <w:r>
        <w:rPr>
          <w:rFonts w:hint="eastAsia" w:eastAsia="宋体" w:cs="Times New Roman"/>
          <w:color w:val="2E2E2E"/>
          <w:highlight w:val="green"/>
          <w:rPrChange w:id="2203" w:author="野草" w:date="2024-04-25T11:00:51Z">
            <w:rPr>
              <w:rFonts w:hint="eastAsia" w:eastAsia="宋体" w:cs="Times New Roman"/>
              <w:color w:val="2E2E2E"/>
            </w:rPr>
          </w:rPrChange>
        </w:rPr>
        <w:t>building characteristics</w:t>
      </w:r>
      <w:r>
        <w:rPr>
          <w:rFonts w:hint="eastAsia" w:eastAsia="宋体" w:cs="Times New Roman"/>
          <w:color w:val="2E2E2E"/>
        </w:rPr>
        <w:t xml:space="preserve">. FAR </w:t>
      </w:r>
      <w:r>
        <w:rPr>
          <w:rFonts w:hint="eastAsia" w:eastAsia="宋体" w:cs="Times New Roman"/>
          <w:color w:val="2E2E2E"/>
          <w:highlight w:val="green"/>
          <w:rPrChange w:id="2204" w:author="野草" w:date="2024-04-25T11:00:59Z">
            <w:rPr>
              <w:rFonts w:hint="eastAsia" w:eastAsia="宋体" w:cs="Times New Roman"/>
              <w:color w:val="2E2E2E"/>
            </w:rPr>
          </w:rPrChange>
        </w:rPr>
        <w:t>is defined as</w:t>
      </w:r>
      <w:r>
        <w:rPr>
          <w:rFonts w:hint="eastAsia" w:eastAsia="宋体" w:cs="Times New Roman"/>
          <w:color w:val="2E2E2E"/>
        </w:rPr>
        <w:t xml:space="preserve"> the ratio of </w:t>
      </w:r>
      <w:r>
        <w:rPr>
          <w:rFonts w:hint="eastAsia" w:eastAsia="宋体" w:cs="Times New Roman"/>
          <w:color w:val="2E2E2E"/>
          <w:highlight w:val="green"/>
          <w:rPrChange w:id="2205" w:author="野草" w:date="2024-04-25T11:01:02Z">
            <w:rPr>
              <w:rFonts w:hint="eastAsia" w:eastAsia="宋体" w:cs="Times New Roman"/>
              <w:color w:val="2E2E2E"/>
            </w:rPr>
          </w:rPrChange>
        </w:rPr>
        <w:t>the total floor area</w:t>
      </w:r>
      <w:r>
        <w:rPr>
          <w:rFonts w:hint="eastAsia" w:eastAsia="宋体" w:cs="Times New Roman"/>
          <w:color w:val="2E2E2E"/>
        </w:rPr>
        <w:t xml:space="preserve"> to </w:t>
      </w:r>
      <w:r>
        <w:rPr>
          <w:rFonts w:hint="eastAsia" w:eastAsia="宋体" w:cs="Times New Roman"/>
          <w:color w:val="2E2E2E"/>
          <w:highlight w:val="green"/>
          <w:rPrChange w:id="2206" w:author="野草" w:date="2024-04-25T11:01:05Z">
            <w:rPr>
              <w:rFonts w:hint="eastAsia" w:eastAsia="宋体" w:cs="Times New Roman"/>
              <w:color w:val="2E2E2E"/>
            </w:rPr>
          </w:rPrChange>
        </w:rPr>
        <w:t>the total land area</w:t>
      </w:r>
      <w:r>
        <w:rPr>
          <w:rFonts w:hint="eastAsia" w:eastAsia="宋体" w:cs="Times New Roman"/>
          <w:color w:val="2E2E2E"/>
        </w:rPr>
        <w:t xml:space="preserve">, while MBH represents the area-weighted </w:t>
      </w:r>
      <w:r>
        <w:rPr>
          <w:rFonts w:hint="eastAsia" w:eastAsia="宋体" w:cs="Times New Roman"/>
          <w:color w:val="2E2E2E"/>
          <w:highlight w:val="green"/>
          <w:rPrChange w:id="2207" w:author="野草" w:date="2024-04-25T11:01:11Z">
            <w:rPr>
              <w:rFonts w:hint="eastAsia" w:eastAsia="宋体" w:cs="Times New Roman"/>
              <w:color w:val="2E2E2E"/>
            </w:rPr>
          </w:rPrChange>
        </w:rPr>
        <w:t>mean building height</w:t>
      </w:r>
      <w:r>
        <w:rPr>
          <w:rFonts w:hint="eastAsia" w:eastAsia="宋体" w:cs="Times New Roman"/>
          <w:color w:val="2E2E2E"/>
        </w:rPr>
        <w:t xml:space="preserve"> </w:t>
      </w:r>
      <w:del w:id="2208" w:author="野草" w:date="2024-04-25T22:34:07Z">
        <w:r>
          <w:rPr>
            <w:rFonts w:hint="default" w:eastAsia="宋体" w:cs="Times New Roman"/>
            <w:color w:val="2E2E2E"/>
            <w:lang w:val="en-US"/>
          </w:rPr>
          <w:delText xml:space="preserve">within </w:delText>
        </w:r>
      </w:del>
      <w:del w:id="2209" w:author="野草" w:date="2024-04-25T22:34:07Z">
        <w:r>
          <w:rPr>
            <w:rFonts w:hint="default" w:eastAsia="宋体" w:cs="Times New Roman"/>
            <w:color w:val="2E2E2E"/>
            <w:highlight w:val="green"/>
            <w:rPrChange w:id="2210" w:author="野草" w:date="2024-04-25T11:01:17Z">
              <w:rPr>
                <w:rFonts w:hint="eastAsia" w:eastAsia="宋体" w:cs="Times New Roman"/>
                <w:color w:val="2E2E2E"/>
              </w:rPr>
            </w:rPrChange>
          </w:rPr>
          <w:delText>a particular area</w:delText>
        </w:r>
      </w:del>
      <w:ins w:id="2211" w:author="野草" w:date="2024-04-25T22:34:07Z">
        <w:r>
          <w:rPr>
            <w:rFonts w:hint="eastAsia" w:eastAsia="宋体" w:cs="Times New Roman"/>
            <w:color w:val="2E2E2E"/>
            <w:lang w:val="en-US" w:eastAsia="zh-CN"/>
          </w:rPr>
          <w:t xml:space="preserve">of </w:t>
        </w:r>
      </w:ins>
      <w:ins w:id="2212" w:author="野草" w:date="2024-04-25T22:34:13Z">
        <w:r>
          <w:rPr>
            <w:rFonts w:hint="eastAsia" w:eastAsia="宋体" w:cs="Times New Roman"/>
            <w:color w:val="2E2E2E"/>
            <w:lang w:val="en-US" w:eastAsia="zh-CN"/>
          </w:rPr>
          <w:t>a</w:t>
        </w:r>
      </w:ins>
      <w:ins w:id="2213" w:author="野草" w:date="2024-04-25T22:34:14Z">
        <w:r>
          <w:rPr>
            <w:rFonts w:hint="eastAsia" w:eastAsia="宋体" w:cs="Times New Roman"/>
            <w:color w:val="2E2E2E"/>
            <w:lang w:val="en-US" w:eastAsia="zh-CN"/>
          </w:rPr>
          <w:t xml:space="preserve"> </w:t>
        </w:r>
      </w:ins>
      <w:ins w:id="2214" w:author="野草" w:date="2024-04-25T22:34:15Z">
        <w:r>
          <w:rPr>
            <w:rFonts w:hint="eastAsia" w:eastAsia="宋体" w:cs="Times New Roman"/>
            <w:color w:val="2E2E2E"/>
            <w:lang w:val="en-US" w:eastAsia="zh-CN"/>
          </w:rPr>
          <w:t>s</w:t>
        </w:r>
      </w:ins>
      <w:ins w:id="2215" w:author="野草" w:date="2024-04-25T22:34:16Z">
        <w:r>
          <w:rPr>
            <w:rFonts w:hint="eastAsia" w:eastAsia="宋体" w:cs="Times New Roman"/>
            <w:color w:val="2E2E2E"/>
            <w:lang w:val="en-US" w:eastAsia="zh-CN"/>
          </w:rPr>
          <w:t>pecif</w:t>
        </w:r>
      </w:ins>
      <w:ins w:id="2216" w:author="野草" w:date="2024-04-25T22:34:17Z">
        <w:r>
          <w:rPr>
            <w:rFonts w:hint="eastAsia" w:eastAsia="宋体" w:cs="Times New Roman"/>
            <w:color w:val="2E2E2E"/>
            <w:lang w:val="en-US" w:eastAsia="zh-CN"/>
          </w:rPr>
          <w:t xml:space="preserve">ic </w:t>
        </w:r>
      </w:ins>
      <w:ins w:id="2217" w:author="野草" w:date="2024-04-25T22:35:30Z">
        <w:r>
          <w:rPr>
            <w:rFonts w:hint="eastAsia" w:eastAsia="宋体" w:cs="Times New Roman"/>
            <w:color w:val="2E2E2E"/>
            <w:lang w:val="en-US" w:eastAsia="zh-CN"/>
          </w:rPr>
          <w:t>bui</w:t>
        </w:r>
      </w:ins>
      <w:ins w:id="2218" w:author="野草" w:date="2024-04-25T22:35:32Z">
        <w:r>
          <w:rPr>
            <w:rFonts w:hint="eastAsia" w:eastAsia="宋体" w:cs="Times New Roman"/>
            <w:color w:val="2E2E2E"/>
            <w:lang w:val="en-US" w:eastAsia="zh-CN"/>
          </w:rPr>
          <w:t xml:space="preserve">lding </w:t>
        </w:r>
      </w:ins>
      <w:ins w:id="2219" w:author="野草" w:date="2024-04-25T22:34:09Z">
        <w:r>
          <w:rPr>
            <w:rFonts w:hint="eastAsia" w:eastAsia="宋体" w:cs="Times New Roman"/>
            <w:color w:val="2E2E2E"/>
            <w:lang w:val="en-US" w:eastAsia="zh-CN"/>
          </w:rPr>
          <w:t>area</w:t>
        </w:r>
      </w:ins>
      <w:r>
        <w:rPr>
          <w:rFonts w:hint="eastAsia" w:eastAsia="宋体" w:cs="Times New Roman"/>
          <w:color w:val="2E2E2E"/>
        </w:rPr>
        <w:t xml:space="preserve">. </w:t>
      </w:r>
      <w:del w:id="2220" w:author="野草" w:date="2024-04-25T22:37:51Z">
        <w:r>
          <w:rPr>
            <w:rFonts w:hint="eastAsia" w:eastAsia="宋体" w:cs="Times New Roman"/>
            <w:color w:val="2E2E2E"/>
          </w:rPr>
          <w:delText xml:space="preserve">Both metrics </w:delText>
        </w:r>
      </w:del>
      <w:del w:id="2221" w:author="野草" w:date="2024-04-25T22:37:51Z">
        <w:r>
          <w:rPr>
            <w:rFonts w:hint="eastAsia" w:eastAsia="宋体" w:cs="Times New Roman"/>
            <w:color w:val="2E2E2E"/>
            <w:highlight w:val="cyan"/>
            <w:rPrChange w:id="2222" w:author="野草" w:date="2024-04-25T22:31:07Z">
              <w:rPr>
                <w:rFonts w:hint="eastAsia" w:eastAsia="宋体" w:cs="Times New Roman"/>
                <w:color w:val="2E2E2E"/>
              </w:rPr>
            </w:rPrChange>
          </w:rPr>
          <w:delText>were</w:delText>
        </w:r>
      </w:del>
      <w:del w:id="2223" w:author="野草" w:date="2024-04-25T22:37:51Z">
        <w:r>
          <w:rPr>
            <w:rFonts w:hint="eastAsia" w:eastAsia="宋体" w:cs="Times New Roman"/>
            <w:color w:val="2E2E2E"/>
          </w:rPr>
          <w:delText xml:space="preserve"> calculated using </w:delText>
        </w:r>
      </w:del>
      <w:del w:id="2224" w:author="野草" w:date="2024-04-25T22:37:51Z">
        <w:r>
          <w:rPr>
            <w:rFonts w:hint="eastAsia" w:eastAsia="宋体" w:cs="Times New Roman"/>
            <w:color w:val="2E2E2E"/>
            <w:highlight w:val="green"/>
            <w:rPrChange w:id="2225" w:author="野草" w:date="2024-04-25T11:01:23Z">
              <w:rPr>
                <w:rFonts w:hint="eastAsia" w:eastAsia="宋体" w:cs="Times New Roman"/>
                <w:color w:val="2E2E2E"/>
              </w:rPr>
            </w:rPrChange>
          </w:rPr>
          <w:delText>the collected building data</w:delText>
        </w:r>
      </w:del>
      <w:del w:id="2226" w:author="野草" w:date="2024-04-25T22:37:51Z">
        <w:r>
          <w:rPr>
            <w:rFonts w:hint="eastAsia" w:eastAsia="宋体" w:cs="Times New Roman"/>
            <w:color w:val="2E2E2E"/>
          </w:rPr>
          <w:delText>.</w:delText>
        </w:r>
      </w:del>
      <w:ins w:id="2227" w:author="野草" w:date="2024-04-24T20:20:10Z">
        <w:r>
          <w:rPr>
            <w:rFonts w:hint="eastAsia" w:eastAsia="宋体" w:cs="Times New Roman"/>
            <w:color w:val="2E2E2E"/>
            <w:lang w:val="en-US" w:eastAsia="zh-CN"/>
          </w:rPr>
          <w:t xml:space="preserve">In </w:t>
        </w:r>
      </w:ins>
      <w:ins w:id="2228" w:author="野草" w:date="2024-04-24T20:20:11Z">
        <w:r>
          <w:rPr>
            <w:rFonts w:hint="eastAsia" w:eastAsia="宋体" w:cs="Times New Roman"/>
            <w:color w:val="2E2E2E"/>
            <w:lang w:val="en-US" w:eastAsia="zh-CN"/>
          </w:rPr>
          <w:t>this stud</w:t>
        </w:r>
      </w:ins>
      <w:ins w:id="2229" w:author="野草" w:date="2024-04-24T20:20:12Z">
        <w:r>
          <w:rPr>
            <w:rFonts w:hint="eastAsia" w:eastAsia="宋体" w:cs="Times New Roman"/>
            <w:color w:val="2E2E2E"/>
            <w:lang w:val="en-US" w:eastAsia="zh-CN"/>
          </w:rPr>
          <w:t>y,</w:t>
        </w:r>
      </w:ins>
      <w:ins w:id="2230" w:author="野草" w:date="2024-04-24T20:20:13Z">
        <w:r>
          <w:rPr>
            <w:rFonts w:hint="eastAsia" w:eastAsia="宋体" w:cs="Times New Roman"/>
            <w:color w:val="2E2E2E"/>
            <w:lang w:val="en-US" w:eastAsia="zh-CN"/>
          </w:rPr>
          <w:t xml:space="preserve"> </w:t>
        </w:r>
      </w:ins>
      <w:ins w:id="2231" w:author="野草" w:date="2024-04-25T22:34:48Z">
        <w:r>
          <w:rPr>
            <w:rFonts w:hint="eastAsia" w:eastAsia="宋体" w:cs="Times New Roman"/>
            <w:highlight w:val="green"/>
            <w:lang w:val="en-US" w:eastAsia="zh-CN"/>
          </w:rPr>
          <w:t>buidli</w:t>
        </w:r>
      </w:ins>
      <w:ins w:id="2232" w:author="野草" w:date="2024-04-25T22:34:49Z">
        <w:r>
          <w:rPr>
            <w:rFonts w:hint="eastAsia" w:eastAsia="宋体" w:cs="Times New Roman"/>
            <w:highlight w:val="green"/>
            <w:lang w:val="en-US" w:eastAsia="zh-CN"/>
          </w:rPr>
          <w:t>ng heig</w:t>
        </w:r>
      </w:ins>
      <w:ins w:id="2233" w:author="野草" w:date="2024-04-25T22:34:50Z">
        <w:r>
          <w:rPr>
            <w:rFonts w:hint="eastAsia" w:eastAsia="宋体" w:cs="Times New Roman"/>
            <w:highlight w:val="green"/>
            <w:lang w:val="en-US" w:eastAsia="zh-CN"/>
          </w:rPr>
          <w:t>ht</w:t>
        </w:r>
      </w:ins>
      <w:ins w:id="2234" w:author="野草" w:date="2024-04-24T20:19:55Z">
        <w:r>
          <w:rPr>
            <w:rFonts w:hint="eastAsia" w:cs="Times New Roman"/>
          </w:rPr>
          <w:t xml:space="preserve"> </w:t>
        </w:r>
      </w:ins>
      <w:ins w:id="2235" w:author="野草" w:date="2024-04-24T20:19:55Z">
        <w:r>
          <w:rPr>
            <w:rFonts w:hint="eastAsia" w:cs="Times New Roman"/>
            <w:highlight w:val="cyan"/>
            <w:rPrChange w:id="2236" w:author="野草" w:date="2024-04-25T22:31:00Z">
              <w:rPr>
                <w:rFonts w:hint="eastAsia" w:cs="Times New Roman"/>
                <w:highlight w:val="green"/>
              </w:rPr>
            </w:rPrChange>
          </w:rPr>
          <w:t>w</w:t>
        </w:r>
      </w:ins>
      <w:ins w:id="2237" w:author="野草" w:date="2024-04-24T20:20:22Z">
        <w:r>
          <w:rPr>
            <w:rFonts w:hint="eastAsia" w:cs="Times New Roman"/>
            <w:highlight w:val="cyan"/>
            <w:lang w:val="en-US" w:eastAsia="zh-CN"/>
            <w:rPrChange w:id="2238" w:author="野草" w:date="2024-04-25T22:31:00Z">
              <w:rPr>
                <w:rFonts w:hint="eastAsia" w:cs="Times New Roman"/>
                <w:highlight w:val="green"/>
                <w:lang w:val="en-US" w:eastAsia="zh-CN"/>
              </w:rPr>
            </w:rPrChange>
          </w:rPr>
          <w:t>a</w:t>
        </w:r>
      </w:ins>
      <w:ins w:id="2239" w:author="野草" w:date="2024-04-24T20:20:23Z">
        <w:r>
          <w:rPr>
            <w:rFonts w:hint="eastAsia" w:cs="Times New Roman"/>
            <w:highlight w:val="cyan"/>
            <w:lang w:val="en-US" w:eastAsia="zh-CN"/>
            <w:rPrChange w:id="2240" w:author="野草" w:date="2024-04-25T22:31:00Z">
              <w:rPr>
                <w:rFonts w:hint="eastAsia" w:cs="Times New Roman"/>
                <w:highlight w:val="green"/>
                <w:lang w:val="en-US" w:eastAsia="zh-CN"/>
              </w:rPr>
            </w:rPrChange>
          </w:rPr>
          <w:t>s</w:t>
        </w:r>
      </w:ins>
      <w:ins w:id="2241" w:author="野草" w:date="2024-04-24T20:19:55Z">
        <w:r>
          <w:rPr>
            <w:rFonts w:hint="eastAsia" w:cs="Times New Roman"/>
            <w:highlight w:val="none"/>
            <w:rPrChange w:id="2242" w:author="野草" w:date="2024-04-25T22:31:04Z">
              <w:rPr>
                <w:rFonts w:hint="eastAsia" w:cs="Times New Roman"/>
                <w:highlight w:val="green"/>
              </w:rPr>
            </w:rPrChange>
          </w:rPr>
          <w:t xml:space="preserve"> </w:t>
        </w:r>
      </w:ins>
      <w:ins w:id="2243" w:author="野草" w:date="2024-04-24T20:19:55Z">
        <w:r>
          <w:rPr>
            <w:rFonts w:hint="eastAsia" w:cs="Times New Roman"/>
            <w:highlight w:val="green"/>
          </w:rPr>
          <w:t>calculated by</w:t>
        </w:r>
      </w:ins>
      <w:ins w:id="2244" w:author="野草" w:date="2024-04-24T20:19:55Z">
        <w:r>
          <w:rPr>
            <w:rFonts w:hint="eastAsia" w:cs="Times New Roman"/>
          </w:rPr>
          <w:t xml:space="preserve"> multiplying the </w:t>
        </w:r>
      </w:ins>
      <w:ins w:id="2245" w:author="野草" w:date="2024-04-24T20:19:55Z">
        <w:r>
          <w:rPr>
            <w:rFonts w:hint="eastAsia" w:cs="Times New Roman"/>
            <w:highlight w:val="green"/>
          </w:rPr>
          <w:t>number of floors</w:t>
        </w:r>
      </w:ins>
      <w:ins w:id="2246" w:author="野草" w:date="2024-04-24T20:19:55Z">
        <w:r>
          <w:rPr>
            <w:rFonts w:hint="eastAsia" w:cs="Times New Roman"/>
          </w:rPr>
          <w:t xml:space="preserve"> by 3. </w:t>
        </w:r>
      </w:ins>
    </w:p>
    <w:p>
      <w:pPr>
        <w:rPr>
          <w:rFonts w:eastAsia="宋体" w:cs="Times New Roman"/>
          <w:color w:val="2E2E2E"/>
        </w:rPr>
      </w:pPr>
    </w:p>
    <w:p>
      <w:pPr>
        <w:jc w:val="left"/>
        <w:rPr>
          <w:ins w:id="2247" w:author="野草" w:date="2024-04-25T22:39:09Z"/>
          <w:rFonts w:hint="eastAsia"/>
          <w:sz w:val="16"/>
          <w:szCs w:val="16"/>
        </w:rPr>
      </w:pPr>
      <w:ins w:id="2248" w:author="野草" w:date="2024-04-25T22:39:09Z">
        <w:bookmarkStart w:id="49" w:name="OLE_LINK86"/>
        <w:r>
          <w:rPr>
            <w:rFonts w:hint="eastAsia"/>
            <w:sz w:val="16"/>
            <w:szCs w:val="16"/>
            <w:lang w:val="en-US" w:eastAsia="zh-CN"/>
          </w:rPr>
          <w:t>【</w:t>
        </w:r>
      </w:ins>
      <w:ins w:id="2249" w:author="野草" w:date="2024-04-25T22:39:09Z">
        <w:r>
          <w:rPr>
            <w:rFonts w:hint="eastAsia" w:cs="Times New Roman"/>
            <w:color w:val="000000" w:themeColor="text1"/>
            <w:lang w:val="en-US" w:eastAsia="zh-CN"/>
            <w14:textFill>
              <w14:solidFill>
                <w14:schemeClr w14:val="tx1"/>
              </w14:solidFill>
            </w14:textFill>
          </w:rPr>
          <w:t>up2024 0425 22:38</w:t>
        </w:r>
      </w:ins>
      <w:ins w:id="2250" w:author="野草" w:date="2024-04-25T22:39:09Z">
        <w:r>
          <w:rPr>
            <w:rFonts w:hint="eastAsia"/>
            <w:sz w:val="16"/>
            <w:szCs w:val="16"/>
            <w:lang w:val="en-US" w:eastAsia="zh-CN"/>
          </w:rPr>
          <w:t>】</w:t>
        </w:r>
      </w:ins>
    </w:p>
    <w:bookmarkEnd w:id="49"/>
    <w:p>
      <w:pPr>
        <w:rPr>
          <w:rFonts w:eastAsia="宋体" w:cs="Times New Roman"/>
          <w:color w:val="2E2E2E"/>
        </w:rPr>
      </w:pPr>
      <w:r>
        <w:rPr>
          <w:rFonts w:hint="eastAsia" w:eastAsia="宋体" w:cs="Times New Roman"/>
          <w:color w:val="2E2E2E"/>
          <w:highlight w:val="green"/>
          <w:rPrChange w:id="2251" w:author="野草" w:date="2024-04-25T11:01:27Z">
            <w:rPr>
              <w:rFonts w:hint="eastAsia" w:eastAsia="宋体" w:cs="Times New Roman"/>
              <w:color w:val="2E2E2E"/>
            </w:rPr>
          </w:rPrChange>
        </w:rPr>
        <w:t>Topographical characteristics</w:t>
      </w:r>
      <w:r>
        <w:rPr>
          <w:rFonts w:hint="eastAsia" w:eastAsia="宋体" w:cs="Times New Roman"/>
          <w:color w:val="2E2E2E"/>
        </w:rPr>
        <w:t xml:space="preserve"> were chosen because of the </w:t>
      </w:r>
      <w:r>
        <w:rPr>
          <w:rFonts w:hint="eastAsia" w:eastAsia="宋体" w:cs="Times New Roman"/>
          <w:color w:val="2E2E2E"/>
          <w:highlight w:val="green"/>
          <w:rPrChange w:id="2252" w:author="野草" w:date="2024-04-25T11:02:39Z">
            <w:rPr>
              <w:rFonts w:hint="eastAsia" w:eastAsia="宋体" w:cs="Times New Roman"/>
              <w:color w:val="2E2E2E"/>
            </w:rPr>
          </w:rPrChange>
        </w:rPr>
        <w:t>moderate fluctuations</w:t>
      </w:r>
      <w:r>
        <w:rPr>
          <w:rFonts w:hint="eastAsia" w:eastAsia="宋体" w:cs="Times New Roman"/>
          <w:color w:val="2E2E2E"/>
        </w:rPr>
        <w:t xml:space="preserve"> in elevation in the </w:t>
      </w:r>
      <w:r>
        <w:rPr>
          <w:rFonts w:hint="eastAsia" w:eastAsia="宋体" w:cs="Times New Roman"/>
          <w:color w:val="2E2E2E"/>
          <w:highlight w:val="green"/>
          <w:rPrChange w:id="2253" w:author="野草" w:date="2024-04-25T11:02:43Z">
            <w:rPr>
              <w:rFonts w:hint="eastAsia" w:eastAsia="宋体" w:cs="Times New Roman"/>
              <w:color w:val="2E2E2E"/>
            </w:rPr>
          </w:rPrChange>
        </w:rPr>
        <w:t>metropolitan area</w:t>
      </w:r>
      <w:r>
        <w:rPr>
          <w:rFonts w:hint="eastAsia" w:eastAsia="宋体" w:cs="Times New Roman"/>
          <w:color w:val="2E2E2E"/>
        </w:rPr>
        <w:t xml:space="preserve"> of Chongqing. </w:t>
      </w:r>
      <w:r>
        <w:rPr>
          <w:rFonts w:hint="eastAsia" w:eastAsia="宋体" w:cs="Times New Roman"/>
          <w:color w:val="2E2E2E"/>
          <w:highlight w:val="green"/>
          <w:rPrChange w:id="2254" w:author="野草" w:date="2024-04-25T11:03:12Z">
            <w:rPr>
              <w:rFonts w:hint="eastAsia" w:eastAsia="宋体" w:cs="Times New Roman"/>
              <w:color w:val="2E2E2E"/>
            </w:rPr>
          </w:rPrChange>
        </w:rPr>
        <w:t>Average elevation</w:t>
      </w:r>
      <w:r>
        <w:rPr>
          <w:rFonts w:hint="eastAsia" w:eastAsia="宋体" w:cs="Times New Roman"/>
          <w:color w:val="2E2E2E"/>
        </w:rPr>
        <w:t xml:space="preserve"> (ELE</w:t>
      </w:r>
      <w:ins w:id="2255" w:author="野草" w:date="2024-04-25T11:02:50Z">
        <w:r>
          <w:rPr>
            <w:rFonts w:hint="eastAsia" w:eastAsia="宋体" w:cs="Times New Roman"/>
            <w:color w:val="2E2E2E"/>
            <w:lang w:val="en-US" w:eastAsia="zh-CN"/>
          </w:rPr>
          <w:t xml:space="preserve">, </w:t>
        </w:r>
      </w:ins>
      <w:ins w:id="2256" w:author="野草" w:date="2024-04-25T11:02:51Z">
        <w:r>
          <w:rPr>
            <w:rFonts w:hint="eastAsia" w:eastAsia="宋体" w:cs="Times New Roman"/>
            <w:color w:val="2E2E2E"/>
            <w:lang w:val="en-US" w:eastAsia="zh-CN"/>
          </w:rPr>
          <w:t>uni</w:t>
        </w:r>
      </w:ins>
      <w:ins w:id="2257" w:author="野草" w:date="2024-04-25T11:02:52Z">
        <w:r>
          <w:rPr>
            <w:rFonts w:hint="eastAsia" w:eastAsia="宋体" w:cs="Times New Roman"/>
            <w:color w:val="2E2E2E"/>
            <w:lang w:val="en-US" w:eastAsia="zh-CN"/>
          </w:rPr>
          <w:t xml:space="preserve">t: </w:t>
        </w:r>
      </w:ins>
      <w:del w:id="2258" w:author="野草" w:date="2024-04-25T11:02:48Z">
        <w:r>
          <w:rPr>
            <w:rFonts w:hint="eastAsia" w:eastAsia="宋体" w:cs="Times New Roman"/>
            <w:color w:val="2E2E2E"/>
          </w:rPr>
          <w:delText>)</w:delText>
        </w:r>
      </w:del>
      <w:del w:id="2259" w:author="野草" w:date="2024-04-25T11:02:47Z">
        <w:r>
          <w:rPr>
            <w:rFonts w:hint="eastAsia" w:eastAsia="宋体" w:cs="Times New Roman"/>
            <w:color w:val="2E2E2E"/>
          </w:rPr>
          <w:delText>(</w:delText>
        </w:r>
      </w:del>
      <w:r>
        <w:rPr>
          <w:rFonts w:hint="eastAsia" w:eastAsia="宋体" w:cs="Times New Roman"/>
          <w:color w:val="2E2E2E"/>
        </w:rPr>
        <w:t xml:space="preserve">m) and </w:t>
      </w:r>
      <w:r>
        <w:rPr>
          <w:rFonts w:hint="eastAsia" w:eastAsia="宋体" w:cs="Times New Roman"/>
          <w:color w:val="2E2E2E"/>
          <w:highlight w:val="green"/>
          <w:rPrChange w:id="2260" w:author="野草" w:date="2024-04-25T11:03:14Z">
            <w:rPr>
              <w:rFonts w:hint="eastAsia" w:eastAsia="宋体" w:cs="Times New Roman"/>
              <w:color w:val="2E2E2E"/>
            </w:rPr>
          </w:rPrChange>
        </w:rPr>
        <w:t>average slope</w:t>
      </w:r>
      <w:r>
        <w:rPr>
          <w:rFonts w:hint="eastAsia" w:eastAsia="宋体" w:cs="Times New Roman"/>
          <w:color w:val="2E2E2E"/>
        </w:rPr>
        <w:t xml:space="preserve"> (SLP</w:t>
      </w:r>
      <w:ins w:id="2261" w:author="野草" w:date="2024-04-25T11:02:56Z">
        <w:r>
          <w:rPr>
            <w:rFonts w:hint="eastAsia" w:eastAsia="宋体" w:cs="Times New Roman"/>
            <w:color w:val="2E2E2E"/>
            <w:lang w:val="en-US" w:eastAsia="zh-CN"/>
          </w:rPr>
          <w:t xml:space="preserve">, unit: </w:t>
        </w:r>
      </w:ins>
      <w:ins w:id="2262" w:author="野草" w:date="2024-04-25T11:02:59Z">
        <w:r>
          <w:rPr>
            <w:rFonts w:hint="eastAsia" w:eastAsia="宋体" w:cs="Times New Roman"/>
            <w:color w:val="2E2E2E"/>
            <w:lang w:val="en-US" w:eastAsia="zh-CN"/>
          </w:rPr>
          <w:t>°</w:t>
        </w:r>
      </w:ins>
      <w:r>
        <w:rPr>
          <w:rFonts w:hint="eastAsia" w:eastAsia="宋体" w:cs="Times New Roman"/>
          <w:color w:val="2E2E2E"/>
        </w:rPr>
        <w:t xml:space="preserve">) were employed here to explain the </w:t>
      </w:r>
      <w:r>
        <w:rPr>
          <w:rFonts w:hint="eastAsia" w:eastAsia="宋体" w:cs="Times New Roman"/>
          <w:color w:val="2E2E2E"/>
          <w:highlight w:val="green"/>
          <w:rPrChange w:id="2263" w:author="野草" w:date="2024-04-25T11:03:04Z">
            <w:rPr>
              <w:rFonts w:hint="eastAsia" w:eastAsia="宋体" w:cs="Times New Roman"/>
              <w:color w:val="2E2E2E"/>
            </w:rPr>
          </w:rPrChange>
        </w:rPr>
        <w:t xml:space="preserve">spatial variations </w:t>
      </w:r>
      <w:r>
        <w:rPr>
          <w:rFonts w:hint="eastAsia" w:eastAsia="宋体" w:cs="Times New Roman"/>
          <w:color w:val="2E2E2E"/>
        </w:rPr>
        <w:t xml:space="preserve">of </w:t>
      </w:r>
      <w:r>
        <w:rPr>
          <w:rFonts w:hint="eastAsia" w:eastAsia="宋体" w:cs="Times New Roman"/>
          <w:color w:val="2E2E2E"/>
          <w:highlight w:val="green"/>
          <w:rPrChange w:id="2264" w:author="野草" w:date="2024-04-25T11:03:07Z">
            <w:rPr>
              <w:rFonts w:hint="eastAsia" w:eastAsia="宋体" w:cs="Times New Roman"/>
              <w:color w:val="2E2E2E"/>
            </w:rPr>
          </w:rPrChange>
        </w:rPr>
        <w:t>river cooling effects</w:t>
      </w:r>
      <w:r>
        <w:rPr>
          <w:rFonts w:hint="eastAsia" w:eastAsia="宋体" w:cs="Times New Roman"/>
          <w:color w:val="2E2E2E"/>
        </w:rPr>
        <w:t xml:space="preserve">. ELE served to indicate the </w:t>
      </w:r>
      <w:r>
        <w:rPr>
          <w:rFonts w:hint="eastAsia" w:eastAsia="宋体" w:cs="Times New Roman"/>
          <w:color w:val="2E2E2E"/>
          <w:highlight w:val="green"/>
          <w:rPrChange w:id="2265" w:author="野草" w:date="2024-04-25T11:03:21Z">
            <w:rPr>
              <w:rFonts w:hint="eastAsia" w:eastAsia="宋体" w:cs="Times New Roman"/>
              <w:color w:val="2E2E2E"/>
            </w:rPr>
          </w:rPrChange>
        </w:rPr>
        <w:t>absolute height level</w:t>
      </w:r>
      <w:r>
        <w:rPr>
          <w:rFonts w:hint="eastAsia" w:eastAsia="宋体" w:cs="Times New Roman"/>
          <w:color w:val="2E2E2E"/>
        </w:rPr>
        <w:t xml:space="preserve"> of </w:t>
      </w:r>
      <w:r>
        <w:rPr>
          <w:rFonts w:hint="eastAsia" w:eastAsia="宋体" w:cs="Times New Roman"/>
          <w:color w:val="2E2E2E"/>
          <w:highlight w:val="green"/>
          <w:rPrChange w:id="2266" w:author="野草" w:date="2024-04-25T11:03:36Z">
            <w:rPr>
              <w:rFonts w:hint="eastAsia" w:eastAsia="宋体" w:cs="Times New Roman"/>
              <w:color w:val="2E2E2E"/>
            </w:rPr>
          </w:rPrChange>
        </w:rPr>
        <w:t xml:space="preserve">each </w:t>
      </w:r>
      <w:r>
        <w:rPr>
          <w:rFonts w:hint="eastAsia" w:eastAsia="宋体" w:cs="Times New Roman"/>
          <w:color w:val="2E2E2E"/>
          <w:highlight w:val="green"/>
          <w:rPrChange w:id="2267" w:author="野草" w:date="2024-04-25T11:03:25Z">
            <w:rPr>
              <w:rFonts w:hint="eastAsia" w:eastAsia="宋体" w:cs="Times New Roman"/>
              <w:color w:val="2E2E2E"/>
            </w:rPr>
          </w:rPrChange>
        </w:rPr>
        <w:t>river segment</w:t>
      </w:r>
      <w:r>
        <w:rPr>
          <w:rFonts w:hint="eastAsia" w:eastAsia="宋体" w:cs="Times New Roman"/>
          <w:color w:val="2E2E2E"/>
        </w:rPr>
        <w:t xml:space="preserve">, while SLP was utilized to represent the </w:t>
      </w:r>
      <w:r>
        <w:rPr>
          <w:rFonts w:hint="eastAsia" w:eastAsia="宋体" w:cs="Times New Roman"/>
          <w:color w:val="2E2E2E"/>
          <w:highlight w:val="green"/>
          <w:rPrChange w:id="2268" w:author="野草" w:date="2024-04-25T11:03:29Z">
            <w:rPr>
              <w:rFonts w:hint="eastAsia" w:eastAsia="宋体" w:cs="Times New Roman"/>
              <w:color w:val="2E2E2E"/>
            </w:rPr>
          </w:rPrChange>
        </w:rPr>
        <w:t>relative change</w:t>
      </w:r>
      <w:r>
        <w:rPr>
          <w:rFonts w:hint="eastAsia" w:eastAsia="宋体" w:cs="Times New Roman"/>
          <w:color w:val="2E2E2E"/>
        </w:rPr>
        <w:t xml:space="preserve"> in elevation within </w:t>
      </w:r>
      <w:r>
        <w:rPr>
          <w:rFonts w:hint="eastAsia" w:eastAsia="宋体" w:cs="Times New Roman"/>
          <w:color w:val="2E2E2E"/>
          <w:highlight w:val="green"/>
          <w:rPrChange w:id="2269" w:author="野草" w:date="2024-04-25T11:03:33Z">
            <w:rPr>
              <w:rFonts w:hint="eastAsia" w:eastAsia="宋体" w:cs="Times New Roman"/>
              <w:color w:val="2E2E2E"/>
            </w:rPr>
          </w:rPrChange>
        </w:rPr>
        <w:t>each river segment</w:t>
      </w:r>
      <w:r>
        <w:rPr>
          <w:rFonts w:hint="eastAsia" w:eastAsia="宋体" w:cs="Times New Roman"/>
          <w:color w:val="2E2E2E"/>
        </w:rPr>
        <w:t xml:space="preserve">. </w:t>
      </w:r>
    </w:p>
    <w:p>
      <w:pPr>
        <w:rPr>
          <w:del w:id="2270" w:author="野草" w:date="2024-04-25T13:55:17Z"/>
          <w:rFonts w:eastAsia="宋体" w:cs="Times New Roman"/>
          <w:color w:val="2E2E2E"/>
        </w:rPr>
      </w:pPr>
      <w:del w:id="2271" w:author="野草" w:date="2024-04-25T13:55:17Z">
        <w:r>
          <w:rPr>
            <w:rFonts w:hint="eastAsia" w:eastAsia="宋体" w:cs="Times New Roman"/>
            <w:color w:val="2E2E2E"/>
          </w:rPr>
          <w:delText xml:space="preserve">It is worth noting that </w:delText>
        </w:r>
      </w:del>
      <w:del w:id="2272" w:author="野草" w:date="2024-04-25T13:55:17Z">
        <w:r>
          <w:rPr>
            <w:rFonts w:hint="eastAsia" w:eastAsia="宋体" w:cs="Times New Roman"/>
            <w:color w:val="2E2E2E"/>
            <w:highlight w:val="green"/>
            <w:rPrChange w:id="2273" w:author="野草" w:date="2024-04-25T11:03:40Z">
              <w:rPr>
                <w:rFonts w:hint="eastAsia" w:eastAsia="宋体" w:cs="Times New Roman"/>
                <w:color w:val="2E2E2E"/>
              </w:rPr>
            </w:rPrChange>
          </w:rPr>
          <w:delText>land cover characteristics</w:delText>
        </w:r>
      </w:del>
      <w:del w:id="2274" w:author="野草" w:date="2024-04-25T13:55:17Z">
        <w:r>
          <w:rPr>
            <w:rFonts w:hint="eastAsia" w:eastAsia="宋体" w:cs="Times New Roman"/>
            <w:color w:val="2E2E2E"/>
          </w:rPr>
          <w:delText xml:space="preserve">, 3D building characteristics, and </w:delText>
        </w:r>
      </w:del>
      <w:del w:id="2275" w:author="野草" w:date="2024-04-25T13:55:17Z">
        <w:r>
          <w:rPr>
            <w:rFonts w:hint="eastAsia" w:eastAsia="宋体" w:cs="Times New Roman"/>
            <w:color w:val="2E2E2E"/>
            <w:highlight w:val="green"/>
            <w:rPrChange w:id="2276" w:author="野草" w:date="2024-04-25T11:03:52Z">
              <w:rPr>
                <w:rFonts w:hint="eastAsia" w:eastAsia="宋体" w:cs="Times New Roman"/>
                <w:color w:val="2E2E2E"/>
              </w:rPr>
            </w:rPrChange>
          </w:rPr>
          <w:delText>topographical characteristics</w:delText>
        </w:r>
      </w:del>
      <w:del w:id="2277" w:author="野草" w:date="2024-04-25T13:55:17Z">
        <w:r>
          <w:rPr>
            <w:rFonts w:hint="eastAsia" w:eastAsia="宋体" w:cs="Times New Roman"/>
            <w:color w:val="2E2E2E"/>
          </w:rPr>
          <w:delText xml:space="preserve"> were calculated based on the </w:delText>
        </w:r>
      </w:del>
      <w:del w:id="2278" w:author="野草" w:date="2024-04-25T13:55:17Z">
        <w:r>
          <w:rPr>
            <w:rFonts w:hint="eastAsia" w:eastAsia="宋体" w:cs="Times New Roman"/>
            <w:color w:val="2E2E2E"/>
            <w:highlight w:val="green"/>
            <w:rPrChange w:id="2279" w:author="野草" w:date="2024-04-25T11:03:58Z">
              <w:rPr>
                <w:rFonts w:hint="eastAsia" w:eastAsia="宋体" w:cs="Times New Roman"/>
                <w:color w:val="2E2E2E"/>
              </w:rPr>
            </w:rPrChange>
          </w:rPr>
          <w:delText>riverside areas</w:delText>
        </w:r>
      </w:del>
      <w:del w:id="2280" w:author="野草" w:date="2024-04-25T13:55:17Z">
        <w:r>
          <w:rPr>
            <w:rFonts w:hint="eastAsia" w:eastAsia="宋体" w:cs="Times New Roman"/>
            <w:color w:val="2E2E2E"/>
          </w:rPr>
          <w:delText xml:space="preserve"> within the </w:delText>
        </w:r>
      </w:del>
      <w:del w:id="2281" w:author="野草" w:date="2024-04-25T13:55:17Z">
        <w:r>
          <w:rPr>
            <w:rFonts w:hint="eastAsia" w:eastAsia="宋体" w:cs="Times New Roman"/>
            <w:color w:val="2E2E2E"/>
            <w:highlight w:val="green"/>
            <w:rPrChange w:id="2282" w:author="野草" w:date="2024-04-25T11:04:02Z">
              <w:rPr>
                <w:rFonts w:hint="eastAsia" w:eastAsia="宋体" w:cs="Times New Roman"/>
                <w:color w:val="2E2E2E"/>
              </w:rPr>
            </w:rPrChange>
          </w:rPr>
          <w:delText>river cooling distance</w:delText>
        </w:r>
      </w:del>
      <w:del w:id="2283" w:author="野草" w:date="2024-04-25T13:55:17Z">
        <w:r>
          <w:rPr>
            <w:rFonts w:hint="eastAsia" w:eastAsia="宋体" w:cs="Times New Roman"/>
            <w:color w:val="2E2E2E"/>
          </w:rPr>
          <w:delText xml:space="preserve"> in this study.</w:delText>
        </w:r>
      </w:del>
    </w:p>
    <w:p>
      <w:pPr>
        <w:rPr>
          <w:rFonts w:eastAsia="宋体" w:cs="Georgia" w:asciiTheme="majorHAnsi" w:hAnsiTheme="majorHAnsi"/>
          <w:color w:val="2E2E2E"/>
        </w:rPr>
      </w:pPr>
    </w:p>
    <w:p>
      <w:pPr>
        <w:rPr>
          <w:rFonts w:eastAsia="宋体" w:cs="Georgia" w:asciiTheme="majorHAnsi" w:hAnsiTheme="majorHAnsi"/>
          <w:color w:val="2E2E2E"/>
        </w:rPr>
      </w:pPr>
    </w:p>
    <w:p>
      <w:pPr>
        <w:pStyle w:val="4"/>
        <w:rPr>
          <w:rFonts w:hint="default" w:eastAsia="宋体"/>
          <w:lang w:val="en-US" w:eastAsia="zh-CN"/>
        </w:rPr>
      </w:pPr>
      <w:r>
        <w:t xml:space="preserve">2.6. </w:t>
      </w:r>
      <w:ins w:id="2284" w:author="野草" w:date="2024-04-24T23:05:09Z">
        <w:r>
          <w:rPr>
            <w:rFonts w:hint="eastAsia"/>
            <w:lang w:val="en-US" w:eastAsia="zh-CN"/>
          </w:rPr>
          <w:t>Th</w:t>
        </w:r>
      </w:ins>
      <w:ins w:id="2285" w:author="野草" w:date="2024-04-24T23:05:10Z">
        <w:r>
          <w:rPr>
            <w:rFonts w:hint="eastAsia"/>
            <w:lang w:val="en-US" w:eastAsia="zh-CN"/>
          </w:rPr>
          <w:t>e</w:t>
        </w:r>
      </w:ins>
      <w:ins w:id="2286" w:author="野草" w:date="2024-04-24T23:05:11Z">
        <w:r>
          <w:rPr>
            <w:rFonts w:hint="eastAsia"/>
            <w:lang w:val="en-US" w:eastAsia="zh-CN"/>
          </w:rPr>
          <w:t xml:space="preserve"> </w:t>
        </w:r>
      </w:ins>
      <w:r>
        <w:rPr>
          <w:rFonts w:hint="eastAsia"/>
        </w:rPr>
        <w:t>Boosted Regression Tree</w:t>
      </w:r>
      <w:ins w:id="2287" w:author="野草" w:date="2024-04-24T23:05:12Z">
        <w:r>
          <w:rPr>
            <w:rFonts w:hint="eastAsia"/>
            <w:lang w:val="en-US" w:eastAsia="zh-CN"/>
          </w:rPr>
          <w:t xml:space="preserve"> mo</w:t>
        </w:r>
      </w:ins>
      <w:ins w:id="2288" w:author="野草" w:date="2024-04-24T23:05:13Z">
        <w:r>
          <w:rPr>
            <w:rFonts w:hint="eastAsia"/>
            <w:lang w:val="en-US" w:eastAsia="zh-CN"/>
          </w:rPr>
          <w:t>del</w:t>
        </w:r>
      </w:ins>
    </w:p>
    <w:p>
      <w:pPr>
        <w:jc w:val="left"/>
        <w:rPr>
          <w:ins w:id="2289" w:author="野草" w:date="2024-04-25T23:03:10Z"/>
          <w:rFonts w:hint="eastAsia"/>
          <w:sz w:val="16"/>
          <w:szCs w:val="16"/>
        </w:rPr>
      </w:pPr>
      <w:ins w:id="2290" w:author="野草" w:date="2024-04-25T23:03:10Z">
        <w:bookmarkStart w:id="50" w:name="OLE_LINK87"/>
        <w:bookmarkStart w:id="51" w:name="OLE_LINK84"/>
        <w:bookmarkStart w:id="52" w:name="OLE_LINK85"/>
        <w:r>
          <w:rPr>
            <w:rFonts w:hint="eastAsia"/>
            <w:sz w:val="16"/>
            <w:szCs w:val="16"/>
            <w:lang w:val="en-US" w:eastAsia="zh-CN"/>
          </w:rPr>
          <w:t>【</w:t>
        </w:r>
      </w:ins>
      <w:ins w:id="2291" w:author="野草" w:date="2024-04-25T23:03:10Z">
        <w:r>
          <w:rPr>
            <w:rFonts w:hint="eastAsia" w:cs="Times New Roman"/>
            <w:color w:val="000000" w:themeColor="text1"/>
            <w:lang w:val="en-US" w:eastAsia="zh-CN"/>
            <w14:textFill>
              <w14:solidFill>
                <w14:schemeClr w14:val="tx1"/>
              </w14:solidFill>
            </w14:textFill>
          </w:rPr>
          <w:t>up2024 0425 2</w:t>
        </w:r>
      </w:ins>
      <w:ins w:id="2292" w:author="野草" w:date="2024-04-25T23:03:13Z">
        <w:r>
          <w:rPr>
            <w:rFonts w:hint="eastAsia" w:cs="Times New Roman"/>
            <w:color w:val="000000" w:themeColor="text1"/>
            <w:lang w:val="en-US" w:eastAsia="zh-CN"/>
            <w14:textFill>
              <w14:solidFill>
                <w14:schemeClr w14:val="tx1"/>
              </w14:solidFill>
            </w14:textFill>
          </w:rPr>
          <w:t>3</w:t>
        </w:r>
      </w:ins>
      <w:ins w:id="2293" w:author="野草" w:date="2024-04-25T23:03:10Z">
        <w:r>
          <w:rPr>
            <w:rFonts w:hint="eastAsia" w:cs="Times New Roman"/>
            <w:color w:val="000000" w:themeColor="text1"/>
            <w:lang w:val="en-US" w:eastAsia="zh-CN"/>
            <w14:textFill>
              <w14:solidFill>
                <w14:schemeClr w14:val="tx1"/>
              </w14:solidFill>
            </w14:textFill>
          </w:rPr>
          <w:t>:</w:t>
        </w:r>
      </w:ins>
      <w:ins w:id="2294" w:author="野草" w:date="2024-04-25T23:03:15Z">
        <w:r>
          <w:rPr>
            <w:rFonts w:hint="eastAsia" w:cs="Times New Roman"/>
            <w:color w:val="000000" w:themeColor="text1"/>
            <w:lang w:val="en-US" w:eastAsia="zh-CN"/>
            <w14:textFill>
              <w14:solidFill>
                <w14:schemeClr w14:val="tx1"/>
              </w14:solidFill>
            </w14:textFill>
          </w:rPr>
          <w:t>0</w:t>
        </w:r>
      </w:ins>
      <w:ins w:id="2295" w:author="野草" w:date="2024-04-25T23:03:16Z">
        <w:r>
          <w:rPr>
            <w:rFonts w:hint="eastAsia" w:cs="Times New Roman"/>
            <w:color w:val="000000" w:themeColor="text1"/>
            <w:lang w:val="en-US" w:eastAsia="zh-CN"/>
            <w14:textFill>
              <w14:solidFill>
                <w14:schemeClr w14:val="tx1"/>
              </w14:solidFill>
            </w14:textFill>
          </w:rPr>
          <w:t>3</w:t>
        </w:r>
      </w:ins>
      <w:ins w:id="2296" w:author="野草" w:date="2024-04-25T23:03:10Z">
        <w:r>
          <w:rPr>
            <w:rFonts w:hint="eastAsia"/>
            <w:sz w:val="16"/>
            <w:szCs w:val="16"/>
            <w:lang w:val="en-US" w:eastAsia="zh-CN"/>
          </w:rPr>
          <w:t>】</w:t>
        </w:r>
      </w:ins>
    </w:p>
    <w:bookmarkEnd w:id="50"/>
    <w:p>
      <w:r>
        <w:rPr>
          <w:rFonts w:hint="eastAsia"/>
        </w:rPr>
        <w:t xml:space="preserve">The relationships between the </w:t>
      </w:r>
      <w:r>
        <w:rPr>
          <w:rFonts w:hint="eastAsia"/>
          <w:highlight w:val="green"/>
          <w:rPrChange w:id="2297" w:author="野草" w:date="2024-04-24T23:05:25Z">
            <w:rPr>
              <w:rFonts w:hint="eastAsia"/>
            </w:rPr>
          </w:rPrChange>
        </w:rPr>
        <w:t>cooling effects</w:t>
      </w:r>
      <w:r>
        <w:rPr>
          <w:rFonts w:hint="eastAsia"/>
        </w:rPr>
        <w:t xml:space="preserve"> of</w:t>
      </w:r>
      <w:r>
        <w:rPr>
          <w:rFonts w:hint="eastAsia"/>
          <w:highlight w:val="green"/>
          <w:rPrChange w:id="2298" w:author="野草" w:date="2024-04-24T23:05:28Z">
            <w:rPr>
              <w:rFonts w:hint="eastAsia"/>
            </w:rPr>
          </w:rPrChange>
        </w:rPr>
        <w:t xml:space="preserve"> water bodies</w:t>
      </w:r>
      <w:r>
        <w:rPr>
          <w:rFonts w:hint="eastAsia"/>
        </w:rPr>
        <w:t xml:space="preserve"> and </w:t>
      </w:r>
      <w:r>
        <w:rPr>
          <w:rFonts w:hint="eastAsia"/>
          <w:highlight w:val="green"/>
          <w:rPrChange w:id="2299" w:author="野草" w:date="2024-04-24T23:05:32Z">
            <w:rPr>
              <w:rFonts w:hint="eastAsia"/>
            </w:rPr>
          </w:rPrChange>
        </w:rPr>
        <w:t xml:space="preserve">environmental variables </w:t>
      </w:r>
      <w:r>
        <w:rPr>
          <w:rFonts w:hint="eastAsia"/>
        </w:rPr>
        <w:t xml:space="preserve">have been examined primarily by </w:t>
      </w:r>
      <w:r>
        <w:rPr>
          <w:rFonts w:hint="eastAsia"/>
          <w:highlight w:val="green"/>
          <w:rPrChange w:id="2300" w:author="野草" w:date="2024-04-24T23:05:37Z">
            <w:rPr>
              <w:rFonts w:hint="eastAsia"/>
            </w:rPr>
          </w:rPrChange>
        </w:rPr>
        <w:t>simple linear regression</w:t>
      </w:r>
      <w:r>
        <w:rPr>
          <w:rFonts w:hint="eastAsia"/>
        </w:rPr>
        <w:t xml:space="preserve"> or </w:t>
      </w:r>
      <w:r>
        <w:rPr>
          <w:rFonts w:hint="eastAsia"/>
          <w:highlight w:val="green"/>
          <w:rPrChange w:id="2301" w:author="野草" w:date="2024-04-24T23:05:41Z">
            <w:rPr>
              <w:rFonts w:hint="eastAsia"/>
            </w:rPr>
          </w:rPrChange>
        </w:rPr>
        <w:t>stepwise regression</w:t>
      </w:r>
      <w:r>
        <w:rPr>
          <w:rFonts w:hint="eastAsia"/>
        </w:rPr>
        <w:t xml:space="preserve">. However, </w:t>
      </w:r>
      <w:r>
        <w:rPr>
          <w:rFonts w:hint="eastAsia"/>
          <w:highlight w:val="green"/>
          <w:rPrChange w:id="2302" w:author="野草" w:date="2024-04-24T23:05:44Z">
            <w:rPr>
              <w:rFonts w:hint="eastAsia"/>
            </w:rPr>
          </w:rPrChange>
        </w:rPr>
        <w:t>urban climate characteristics</w:t>
      </w:r>
      <w:r>
        <w:rPr>
          <w:rFonts w:hint="eastAsia"/>
        </w:rPr>
        <w:t xml:space="preserve"> are shaped by the </w:t>
      </w:r>
      <w:r>
        <w:rPr>
          <w:rFonts w:hint="eastAsia"/>
          <w:highlight w:val="green"/>
          <w:rPrChange w:id="2303" w:author="野草" w:date="2024-04-24T23:05:48Z">
            <w:rPr>
              <w:rFonts w:hint="eastAsia"/>
            </w:rPr>
          </w:rPrChange>
        </w:rPr>
        <w:t>complex interactions</w:t>
      </w:r>
      <w:r>
        <w:rPr>
          <w:rFonts w:hint="eastAsia"/>
        </w:rPr>
        <w:t xml:space="preserve"> of </w:t>
      </w:r>
      <w:r>
        <w:rPr>
          <w:rFonts w:hint="eastAsia"/>
          <w:highlight w:val="green"/>
          <w:rPrChange w:id="2304" w:author="野草" w:date="2024-04-24T23:05:52Z">
            <w:rPr>
              <w:rFonts w:hint="eastAsia"/>
            </w:rPr>
          </w:rPrChange>
        </w:rPr>
        <w:t>multiple factors</w:t>
      </w:r>
      <w:r>
        <w:rPr>
          <w:rFonts w:hint="eastAsia"/>
        </w:rPr>
        <w:t xml:space="preserve"> involving </w:t>
      </w:r>
      <w:r>
        <w:rPr>
          <w:rFonts w:hint="eastAsia"/>
          <w:highlight w:val="green"/>
          <w:rPrChange w:id="2305" w:author="野草" w:date="2024-04-24T23:05:56Z">
            <w:rPr>
              <w:rFonts w:hint="eastAsia"/>
            </w:rPr>
          </w:rPrChange>
        </w:rPr>
        <w:t>non-linear processes</w:t>
      </w:r>
      <w:r>
        <w:rPr>
          <w:rFonts w:hint="eastAsia"/>
        </w:rPr>
        <w:t xml:space="preserve">. </w:t>
      </w:r>
      <w:commentRangeStart w:id="7"/>
      <w:r>
        <w:rPr>
          <w:rFonts w:hint="eastAsia"/>
        </w:rPr>
        <w:t xml:space="preserve">Traditional </w:t>
      </w:r>
      <w:r>
        <w:rPr>
          <w:rFonts w:hint="eastAsia"/>
          <w:highlight w:val="green"/>
          <w:rPrChange w:id="2306" w:author="野草" w:date="2024-04-25T11:06:03Z">
            <w:rPr>
              <w:rFonts w:hint="eastAsia"/>
            </w:rPr>
          </w:rPrChange>
        </w:rPr>
        <w:t>l</w:t>
      </w:r>
      <w:r>
        <w:rPr>
          <w:rFonts w:hint="eastAsia"/>
          <w:highlight w:val="green"/>
          <w:rPrChange w:id="2307" w:author="野草" w:date="2024-04-24T23:06:00Z">
            <w:rPr>
              <w:rFonts w:hint="eastAsia"/>
            </w:rPr>
          </w:rPrChange>
        </w:rPr>
        <w:t>inear regression approaches</w:t>
      </w:r>
      <w:r>
        <w:rPr>
          <w:rFonts w:hint="eastAsia"/>
        </w:rPr>
        <w:t xml:space="preserve"> may not effectively capture </w:t>
      </w:r>
      <w:r>
        <w:rPr>
          <w:rFonts w:hint="eastAsia"/>
          <w:highlight w:val="green"/>
          <w:rPrChange w:id="2308" w:author="野草" w:date="2024-04-24T23:06:06Z">
            <w:rPr>
              <w:rFonts w:hint="eastAsia"/>
            </w:rPr>
          </w:rPrChange>
        </w:rPr>
        <w:t>the non-linear effects</w:t>
      </w:r>
      <w:r>
        <w:rPr>
          <w:rFonts w:hint="eastAsia"/>
        </w:rPr>
        <w:t xml:space="preserve"> of these </w:t>
      </w:r>
      <w:r>
        <w:rPr>
          <w:rFonts w:hint="eastAsia"/>
          <w:highlight w:val="green"/>
          <w:rPrChange w:id="2309" w:author="野草" w:date="2024-04-24T23:06:09Z">
            <w:rPr>
              <w:rFonts w:hint="eastAsia"/>
            </w:rPr>
          </w:rPrChange>
        </w:rPr>
        <w:t>influencing factors</w:t>
      </w:r>
      <w:r>
        <w:rPr>
          <w:rFonts w:hint="eastAsia"/>
        </w:rPr>
        <w:t xml:space="preserve">. </w:t>
      </w:r>
      <w:commentRangeEnd w:id="7"/>
      <w:r>
        <w:rPr>
          <w:rStyle w:val="13"/>
        </w:rPr>
        <w:commentReference w:id="7"/>
      </w:r>
      <w:r>
        <w:rPr>
          <w:rFonts w:hint="eastAsia"/>
        </w:rPr>
        <w:t xml:space="preserve">In this study, we </w:t>
      </w:r>
      <w:r>
        <w:rPr>
          <w:rFonts w:hint="eastAsia"/>
          <w:highlight w:val="cyan"/>
          <w:rPrChange w:id="2310" w:author="野草" w:date="2024-04-25T22:49:27Z">
            <w:rPr>
              <w:rFonts w:hint="eastAsia"/>
            </w:rPr>
          </w:rPrChange>
        </w:rPr>
        <w:t>utilized</w:t>
      </w:r>
      <w:r>
        <w:rPr>
          <w:rFonts w:hint="eastAsia"/>
        </w:rPr>
        <w:t xml:space="preserve"> the </w:t>
      </w:r>
      <w:r>
        <w:rPr>
          <w:rFonts w:hint="eastAsia"/>
          <w:highlight w:val="green"/>
          <w:rPrChange w:id="2311" w:author="野草" w:date="2024-04-24T23:06:14Z">
            <w:rPr>
              <w:rFonts w:hint="eastAsia"/>
            </w:rPr>
          </w:rPrChange>
        </w:rPr>
        <w:t>Boosted Regression Tree (BRT) model</w:t>
      </w:r>
      <w:r>
        <w:rPr>
          <w:rFonts w:hint="eastAsia"/>
        </w:rPr>
        <w:t xml:space="preserve"> to explore the effects of </w:t>
      </w:r>
      <w:r>
        <w:rPr>
          <w:rFonts w:hint="eastAsia"/>
          <w:highlight w:val="green"/>
          <w:rPrChange w:id="2312" w:author="野草" w:date="2024-04-24T23:06:18Z">
            <w:rPr>
              <w:rFonts w:hint="eastAsia"/>
            </w:rPr>
          </w:rPrChange>
        </w:rPr>
        <w:t>influencing factors</w:t>
      </w:r>
      <w:r>
        <w:rPr>
          <w:rFonts w:hint="eastAsia"/>
        </w:rPr>
        <w:t xml:space="preserve"> on </w:t>
      </w:r>
      <w:r>
        <w:rPr>
          <w:rFonts w:hint="eastAsia"/>
          <w:highlight w:val="green"/>
          <w:rPrChange w:id="2313" w:author="野草" w:date="2024-04-24T23:06:21Z">
            <w:rPr>
              <w:rFonts w:hint="eastAsia"/>
            </w:rPr>
          </w:rPrChange>
        </w:rPr>
        <w:t>river cooling</w:t>
      </w:r>
      <w:r>
        <w:rPr>
          <w:rFonts w:hint="eastAsia"/>
        </w:rPr>
        <w:t>.</w:t>
      </w:r>
    </w:p>
    <w:p/>
    <w:p>
      <w:pPr>
        <w:jc w:val="left"/>
        <w:rPr>
          <w:ins w:id="2314" w:author="野草" w:date="2024-04-25T23:03:22Z"/>
          <w:rFonts w:hint="eastAsia"/>
          <w:sz w:val="16"/>
          <w:szCs w:val="16"/>
        </w:rPr>
      </w:pPr>
      <w:ins w:id="2315" w:author="野草" w:date="2024-04-25T23:03:22Z">
        <w:r>
          <w:rPr>
            <w:rFonts w:hint="eastAsia"/>
            <w:sz w:val="16"/>
            <w:szCs w:val="16"/>
            <w:lang w:val="en-US" w:eastAsia="zh-CN"/>
          </w:rPr>
          <w:t>【</w:t>
        </w:r>
      </w:ins>
      <w:ins w:id="2316" w:author="野草" w:date="2024-04-25T23:03:22Z">
        <w:r>
          <w:rPr>
            <w:rFonts w:hint="eastAsia" w:cs="Times New Roman"/>
            <w:color w:val="000000" w:themeColor="text1"/>
            <w:lang w:val="en-US" w:eastAsia="zh-CN"/>
            <w14:textFill>
              <w14:solidFill>
                <w14:schemeClr w14:val="tx1"/>
              </w14:solidFill>
            </w14:textFill>
          </w:rPr>
          <w:t>up2024 0425 23:03</w:t>
        </w:r>
      </w:ins>
      <w:ins w:id="2317" w:author="野草" w:date="2024-04-25T23:03:22Z">
        <w:r>
          <w:rPr>
            <w:rFonts w:hint="eastAsia"/>
            <w:sz w:val="16"/>
            <w:szCs w:val="16"/>
            <w:lang w:val="en-US" w:eastAsia="zh-CN"/>
          </w:rPr>
          <w:t>】</w:t>
        </w:r>
      </w:ins>
    </w:p>
    <w:p>
      <w:r>
        <w:rPr>
          <w:highlight w:val="green"/>
          <w:rPrChange w:id="2318" w:author="野草" w:date="2024-04-24T23:06:25Z">
            <w:rPr/>
          </w:rPrChange>
        </w:rPr>
        <w:t>The BRT model</w:t>
      </w:r>
      <w:r>
        <w:t xml:space="preserve"> is a combination of </w:t>
      </w:r>
      <w:r>
        <w:rPr>
          <w:rFonts w:hint="eastAsia"/>
          <w:highlight w:val="cyan"/>
          <w:rPrChange w:id="2319" w:author="野草" w:date="2024-04-25T14:36:33Z">
            <w:rPr>
              <w:rFonts w:hint="eastAsia"/>
            </w:rPr>
          </w:rPrChange>
        </w:rPr>
        <w:t xml:space="preserve">the </w:t>
      </w:r>
      <w:r>
        <w:rPr>
          <w:highlight w:val="cyan"/>
          <w:rPrChange w:id="2320" w:author="野草" w:date="2024-04-25T14:36:33Z">
            <w:rPr/>
          </w:rPrChange>
        </w:rPr>
        <w:t>decision tree</w:t>
      </w:r>
      <w:r>
        <w:t xml:space="preserve"> and </w:t>
      </w:r>
      <w:r>
        <w:rPr>
          <w:highlight w:val="cyan"/>
          <w:rPrChange w:id="2321" w:author="野草" w:date="2024-04-25T14:36:37Z">
            <w:rPr/>
          </w:rPrChange>
        </w:rPr>
        <w:t>the boosting algorithm</w:t>
      </w:r>
      <w:r>
        <w:t xml:space="preserve">. Utilizing the </w:t>
      </w:r>
      <w:r>
        <w:rPr>
          <w:highlight w:val="green"/>
          <w:rPrChange w:id="2322" w:author="野草" w:date="2024-04-24T23:08:43Z">
            <w:rPr/>
          </w:rPrChange>
        </w:rPr>
        <w:t>boosting algorithm</w:t>
      </w:r>
      <w:r>
        <w:t xml:space="preserve">, </w:t>
      </w:r>
      <w:r>
        <w:rPr>
          <w:rFonts w:hint="eastAsia"/>
        </w:rPr>
        <w:t xml:space="preserve">the </w:t>
      </w:r>
      <w:r>
        <w:rPr>
          <w:highlight w:val="green"/>
          <w:rPrChange w:id="2323" w:author="野草" w:date="2024-04-24T23:08:45Z">
            <w:rPr/>
          </w:rPrChange>
        </w:rPr>
        <w:t>decision tree</w:t>
      </w:r>
      <w:r>
        <w:t xml:space="preserve"> iteratively adapt</w:t>
      </w:r>
      <w:r>
        <w:rPr>
          <w:rFonts w:hint="eastAsia"/>
        </w:rPr>
        <w:t>s</w:t>
      </w:r>
      <w:r>
        <w:t xml:space="preserve"> to </w:t>
      </w:r>
      <w:r>
        <w:rPr>
          <w:highlight w:val="green"/>
          <w:rPrChange w:id="2324" w:author="野草" w:date="2024-04-24T23:08:51Z">
            <w:rPr/>
          </w:rPrChange>
        </w:rPr>
        <w:t>randomly selected subsets</w:t>
      </w:r>
      <w:r>
        <w:t xml:space="preserve"> of the </w:t>
      </w:r>
      <w:r>
        <w:rPr>
          <w:highlight w:val="green"/>
          <w:rPrChange w:id="2325" w:author="野草" w:date="2024-04-24T23:08:55Z">
            <w:rPr/>
          </w:rPrChange>
        </w:rPr>
        <w:t>training data</w:t>
      </w:r>
      <w:r>
        <w:rPr>
          <w:rFonts w:hint="eastAsia"/>
          <w:highlight w:val="green"/>
          <w:rPrChange w:id="2326" w:author="野草" w:date="2024-04-24T23:08:55Z">
            <w:rPr>
              <w:rFonts w:hint="eastAsia"/>
            </w:rPr>
          </w:rPrChange>
        </w:rPr>
        <w:t xml:space="preserve"> </w:t>
      </w:r>
      <w:r>
        <w:rPr>
          <w:highlight w:val="green"/>
          <w:rPrChange w:id="2327" w:author="野草" w:date="2024-04-24T23:08:55Z">
            <w:rPr/>
          </w:rPrChange>
        </w:rPr>
        <w:t>set</w:t>
      </w:r>
      <w:r>
        <w:t xml:space="preserve">, thereby interactively </w:t>
      </w:r>
      <w:r>
        <w:rPr>
          <w:rFonts w:hint="eastAsia"/>
          <w:highlight w:val="green"/>
          <w:rPrChange w:id="2328" w:author="野草" w:date="2024-04-24T23:09:01Z">
            <w:rPr>
              <w:rFonts w:hint="eastAsia"/>
            </w:rPr>
          </w:rPrChange>
        </w:rPr>
        <w:t>improving</w:t>
      </w:r>
      <w:r>
        <w:rPr>
          <w:highlight w:val="green"/>
          <w:rPrChange w:id="2329" w:author="野草" w:date="2024-04-24T23:09:01Z">
            <w:rPr/>
          </w:rPrChange>
        </w:rPr>
        <w:t xml:space="preserve"> predictive performance</w:t>
      </w:r>
      <w:r>
        <w:rPr>
          <w:rFonts w:hint="eastAsia"/>
        </w:rPr>
        <w:t xml:space="preserve"> (</w:t>
      </w:r>
      <w:r>
        <w:t>Elith</w:t>
      </w:r>
      <w:r>
        <w:rPr>
          <w:rFonts w:hint="eastAsia"/>
        </w:rPr>
        <w:t xml:space="preserve"> et al., 2008)</w:t>
      </w:r>
      <w:r>
        <w:t xml:space="preserve">. In contrast to </w:t>
      </w:r>
      <w:r>
        <w:rPr>
          <w:highlight w:val="green"/>
          <w:rPrChange w:id="2330" w:author="野草" w:date="2024-04-24T23:09:04Z">
            <w:rPr/>
          </w:rPrChange>
        </w:rPr>
        <w:t>conventional regression methods</w:t>
      </w:r>
      <w:r>
        <w:t xml:space="preserve">, the BRT model demonstrates </w:t>
      </w:r>
      <w:r>
        <w:rPr>
          <w:rFonts w:hint="eastAsia"/>
          <w:highlight w:val="green"/>
          <w:rPrChange w:id="2331" w:author="野草" w:date="2024-04-24T23:09:08Z">
            <w:rPr>
              <w:rFonts w:hint="eastAsia"/>
            </w:rPr>
          </w:rPrChange>
        </w:rPr>
        <w:t>good</w:t>
      </w:r>
      <w:r>
        <w:rPr>
          <w:highlight w:val="green"/>
          <w:rPrChange w:id="2332" w:author="野草" w:date="2024-04-24T23:09:08Z">
            <w:rPr/>
          </w:rPrChange>
        </w:rPr>
        <w:t xml:space="preserve"> learning capabilities</w:t>
      </w:r>
      <w:r>
        <w:rPr>
          <w:rFonts w:hint="eastAsia"/>
        </w:rPr>
        <w:t>. It can</w:t>
      </w:r>
      <w:r>
        <w:t xml:space="preserve"> effectively address </w:t>
      </w:r>
      <w:r>
        <w:rPr>
          <w:highlight w:val="green"/>
          <w:rPrChange w:id="2333" w:author="野草" w:date="2024-04-24T23:09:13Z">
            <w:rPr/>
          </w:rPrChange>
        </w:rPr>
        <w:t>complex non-linear effects</w:t>
      </w:r>
      <w:r>
        <w:t xml:space="preserve"> </w:t>
      </w:r>
      <w:r>
        <w:rPr>
          <w:rFonts w:hint="eastAsia"/>
        </w:rPr>
        <w:t>and</w:t>
      </w:r>
      <w:r>
        <w:t xml:space="preserve"> exhibit robustness to </w:t>
      </w:r>
      <w:r>
        <w:rPr>
          <w:highlight w:val="green"/>
          <w:rPrChange w:id="2334" w:author="野草" w:date="2024-04-24T23:09:18Z">
            <w:rPr/>
          </w:rPrChange>
        </w:rPr>
        <w:t>missing values</w:t>
      </w:r>
      <w:r>
        <w:t xml:space="preserve"> and </w:t>
      </w:r>
      <w:r>
        <w:rPr>
          <w:highlight w:val="green"/>
          <w:rPrChange w:id="2335" w:author="野草" w:date="2024-04-24T23:09:21Z">
            <w:rPr/>
          </w:rPrChange>
        </w:rPr>
        <w:t>outliers</w:t>
      </w:r>
      <w:r>
        <w:t xml:space="preserve">. Its </w:t>
      </w:r>
      <w:r>
        <w:rPr>
          <w:highlight w:val="green"/>
          <w:rPrChange w:id="2336" w:author="野草" w:date="2024-04-24T23:09:41Z">
            <w:rPr/>
          </w:rPrChange>
        </w:rPr>
        <w:t>predictive performance</w:t>
      </w:r>
      <w:r>
        <w:t xml:space="preserve"> outperforms that of many </w:t>
      </w:r>
      <w:r>
        <w:rPr>
          <w:highlight w:val="green"/>
          <w:rPrChange w:id="2337" w:author="野草" w:date="2024-04-24T23:09:37Z">
            <w:rPr/>
          </w:rPrChange>
        </w:rPr>
        <w:t>traditional modeling methods</w:t>
      </w:r>
      <w:r>
        <w:t xml:space="preserve">. </w:t>
      </w:r>
      <w:r>
        <w:rPr>
          <w:rFonts w:hint="eastAsia"/>
        </w:rPr>
        <w:t>In addition</w:t>
      </w:r>
      <w:r>
        <w:t xml:space="preserve">, the model does not </w:t>
      </w:r>
      <w:r>
        <w:rPr>
          <w:highlight w:val="green"/>
          <w:rPrChange w:id="2338" w:author="野草" w:date="2024-04-24T23:09:47Z">
            <w:rPr/>
          </w:rPrChange>
        </w:rPr>
        <w:t>necessitate consideration</w:t>
      </w:r>
      <w:r>
        <w:t xml:space="preserve"> of the interaction</w:t>
      </w:r>
      <w:r>
        <w:rPr>
          <w:rFonts w:hint="eastAsia"/>
        </w:rPr>
        <w:t xml:space="preserve">s </w:t>
      </w:r>
      <w:r>
        <w:t xml:space="preserve">among </w:t>
      </w:r>
      <w:r>
        <w:rPr>
          <w:highlight w:val="green"/>
          <w:rPrChange w:id="2339" w:author="野草" w:date="2024-04-24T23:09:53Z">
            <w:rPr/>
          </w:rPrChange>
        </w:rPr>
        <w:t>independent variables</w:t>
      </w:r>
      <w:r>
        <w:t>.</w:t>
      </w:r>
    </w:p>
    <w:p>
      <w:pPr>
        <w:jc w:val="left"/>
        <w:rPr>
          <w:ins w:id="2340" w:author="野草" w:date="2024-04-25T23:03:23Z"/>
          <w:rFonts w:hint="eastAsia"/>
          <w:sz w:val="16"/>
          <w:szCs w:val="16"/>
        </w:rPr>
      </w:pPr>
      <w:ins w:id="2341" w:author="野草" w:date="2024-04-25T23:03:23Z">
        <w:bookmarkStart w:id="53" w:name="OLE_LINK88"/>
        <w:r>
          <w:rPr>
            <w:rFonts w:hint="eastAsia"/>
            <w:sz w:val="16"/>
            <w:szCs w:val="16"/>
            <w:lang w:val="en-US" w:eastAsia="zh-CN"/>
          </w:rPr>
          <w:t>【</w:t>
        </w:r>
      </w:ins>
      <w:ins w:id="2342" w:author="野草" w:date="2024-04-25T23:03:23Z">
        <w:r>
          <w:rPr>
            <w:rFonts w:hint="eastAsia" w:cs="Times New Roman"/>
            <w:color w:val="000000" w:themeColor="text1"/>
            <w:lang w:val="en-US" w:eastAsia="zh-CN"/>
            <w14:textFill>
              <w14:solidFill>
                <w14:schemeClr w14:val="tx1"/>
              </w14:solidFill>
            </w14:textFill>
          </w:rPr>
          <w:t>up2024 0425 23:03</w:t>
        </w:r>
      </w:ins>
      <w:ins w:id="2343" w:author="野草" w:date="2024-04-25T23:03:23Z">
        <w:r>
          <w:rPr>
            <w:rFonts w:hint="eastAsia"/>
            <w:sz w:val="16"/>
            <w:szCs w:val="16"/>
            <w:lang w:val="en-US" w:eastAsia="zh-CN"/>
          </w:rPr>
          <w:t>】</w:t>
        </w:r>
      </w:ins>
    </w:p>
    <w:bookmarkEnd w:id="53"/>
    <w:p>
      <w:pPr>
        <w:rPr>
          <w:del w:id="2344" w:author="野草" w:date="2024-04-25T22:51:49Z"/>
          <w:rFonts w:hint="default" w:eastAsiaTheme="minorEastAsia"/>
          <w:lang w:val="en-US" w:eastAsia="zh-CN"/>
        </w:rPr>
      </w:pPr>
      <w:r>
        <w:rPr>
          <w:rFonts w:hint="eastAsia"/>
        </w:rPr>
        <w:t xml:space="preserve">In this study, the </w:t>
      </w:r>
      <w:r>
        <w:rPr>
          <w:rFonts w:hint="eastAsia"/>
          <w:highlight w:val="green"/>
          <w:rPrChange w:id="2345" w:author="野草" w:date="2024-04-24T23:11:31Z">
            <w:rPr>
              <w:rFonts w:hint="eastAsia"/>
            </w:rPr>
          </w:rPrChange>
        </w:rPr>
        <w:t>BRT model</w:t>
      </w:r>
      <w:r>
        <w:rPr>
          <w:rFonts w:hint="eastAsia"/>
          <w:highlight w:val="none"/>
          <w:rPrChange w:id="2346" w:author="野草" w:date="2024-04-25T22:50:01Z">
            <w:rPr>
              <w:rFonts w:hint="eastAsia"/>
            </w:rPr>
          </w:rPrChange>
        </w:rPr>
        <w:t xml:space="preserve"> </w:t>
      </w:r>
      <w:r>
        <w:rPr>
          <w:rFonts w:hint="eastAsia"/>
          <w:highlight w:val="cyan"/>
          <w:rPrChange w:id="2347" w:author="野草" w:date="2024-04-25T22:49:58Z">
            <w:rPr>
              <w:rFonts w:hint="eastAsia"/>
            </w:rPr>
          </w:rPrChange>
        </w:rPr>
        <w:t xml:space="preserve">was </w:t>
      </w:r>
      <w:r>
        <w:rPr>
          <w:rFonts w:hint="eastAsia"/>
        </w:rPr>
        <w:t xml:space="preserve">implemented using the </w:t>
      </w:r>
      <w:r>
        <w:rPr>
          <w:rFonts w:hint="eastAsia"/>
          <w:highlight w:val="cyan"/>
          <w:rPrChange w:id="2348" w:author="野草" w:date="2024-04-25T14:33:26Z">
            <w:rPr>
              <w:rFonts w:hint="eastAsia"/>
            </w:rPr>
          </w:rPrChange>
        </w:rPr>
        <w:t xml:space="preserve">"gbm" </w:t>
      </w:r>
      <w:r>
        <w:rPr>
          <w:rFonts w:hint="eastAsia"/>
          <w:highlight w:val="green"/>
          <w:rPrChange w:id="2349" w:author="野草" w:date="2024-04-24T23:11:35Z">
            <w:rPr>
              <w:rFonts w:hint="eastAsia"/>
            </w:rPr>
          </w:rPrChange>
        </w:rPr>
        <w:t>package</w:t>
      </w:r>
      <w:r>
        <w:rPr>
          <w:rFonts w:hint="eastAsia"/>
        </w:rPr>
        <w:t xml:space="preserve"> in R. The data set was partitioned into</w:t>
      </w:r>
      <w:r>
        <w:rPr>
          <w:rFonts w:hint="eastAsia"/>
          <w:highlight w:val="cyan"/>
          <w:rPrChange w:id="2350" w:author="野草" w:date="2024-04-25T14:33:14Z">
            <w:rPr>
              <w:rFonts w:hint="eastAsia"/>
            </w:rPr>
          </w:rPrChange>
        </w:rPr>
        <w:t xml:space="preserve"> training (75%) and testing (25%)</w:t>
      </w:r>
      <w:r>
        <w:rPr>
          <w:rFonts w:hint="eastAsia"/>
          <w:highlight w:val="none"/>
          <w:rPrChange w:id="2351" w:author="野草" w:date="2024-04-25T14:33:30Z">
            <w:rPr>
              <w:rFonts w:hint="eastAsia"/>
            </w:rPr>
          </w:rPrChange>
        </w:rPr>
        <w:t xml:space="preserve"> </w:t>
      </w:r>
      <w:r>
        <w:rPr>
          <w:rFonts w:hint="eastAsia"/>
          <w:highlight w:val="none"/>
          <w:rPrChange w:id="2352" w:author="野草" w:date="2024-04-25T14:33:30Z">
            <w:rPr>
              <w:rFonts w:hint="eastAsia"/>
            </w:rPr>
          </w:rPrChange>
        </w:rPr>
        <w:t>s</w:t>
      </w:r>
      <w:r>
        <w:rPr>
          <w:rFonts w:hint="eastAsia"/>
        </w:rPr>
        <w:t xml:space="preserve">ubsets for </w:t>
      </w:r>
      <w:r>
        <w:rPr>
          <w:rFonts w:hint="eastAsia"/>
          <w:highlight w:val="green"/>
          <w:rPrChange w:id="2353" w:author="野草" w:date="2024-04-24T23:11:45Z">
            <w:rPr>
              <w:rFonts w:hint="eastAsia"/>
            </w:rPr>
          </w:rPrChange>
        </w:rPr>
        <w:t>model development</w:t>
      </w:r>
      <w:r>
        <w:rPr>
          <w:rFonts w:hint="eastAsia"/>
        </w:rPr>
        <w:t xml:space="preserve">. </w:t>
      </w:r>
      <w:ins w:id="2354" w:author="野草" w:date="2024-04-25T22:51:09Z">
        <w:r>
          <w:rPr/>
          <w:t>R</w:t>
        </w:r>
      </w:ins>
      <w:ins w:id="2355" w:author="野草" w:date="2024-04-25T22:51:09Z">
        <w:r>
          <w:rPr>
            <w:vertAlign w:val="superscript"/>
          </w:rPr>
          <w:t>2</w:t>
        </w:r>
      </w:ins>
      <w:ins w:id="2356" w:author="野草" w:date="2024-04-25T22:51:09Z">
        <w:r>
          <w:rPr/>
          <w:t xml:space="preserve"> and </w:t>
        </w:r>
      </w:ins>
      <w:ins w:id="2357" w:author="野草" w:date="2024-04-25T22:51:09Z">
        <w:r>
          <w:rPr>
            <w:highlight w:val="green"/>
          </w:rPr>
          <w:t>root</w:t>
        </w:r>
      </w:ins>
      <w:ins w:id="2358" w:author="野草" w:date="2024-04-25T22:51:09Z">
        <w:r>
          <w:rPr>
            <w:rFonts w:hint="eastAsia"/>
            <w:highlight w:val="green"/>
          </w:rPr>
          <w:t xml:space="preserve"> </w:t>
        </w:r>
      </w:ins>
      <w:ins w:id="2359" w:author="野草" w:date="2024-04-25T22:51:09Z">
        <w:r>
          <w:rPr>
            <w:highlight w:val="green"/>
          </w:rPr>
          <w:t>mean</w:t>
        </w:r>
      </w:ins>
      <w:ins w:id="2360" w:author="野草" w:date="2024-04-25T22:51:09Z">
        <w:r>
          <w:rPr>
            <w:rFonts w:hint="eastAsia"/>
            <w:highlight w:val="green"/>
          </w:rPr>
          <w:t xml:space="preserve"> </w:t>
        </w:r>
      </w:ins>
      <w:ins w:id="2361" w:author="野草" w:date="2024-04-25T22:51:09Z">
        <w:r>
          <w:rPr>
            <w:highlight w:val="green"/>
          </w:rPr>
          <w:t>square</w:t>
        </w:r>
      </w:ins>
      <w:ins w:id="2362" w:author="野草" w:date="2024-04-25T22:51:09Z">
        <w:r>
          <w:rPr>
            <w:rFonts w:hint="eastAsia"/>
            <w:highlight w:val="green"/>
          </w:rPr>
          <w:t xml:space="preserve"> </w:t>
        </w:r>
      </w:ins>
      <w:ins w:id="2363" w:author="野草" w:date="2024-04-25T22:51:09Z">
        <w:r>
          <w:rPr>
            <w:highlight w:val="green"/>
          </w:rPr>
          <w:t xml:space="preserve">error (RMSE) </w:t>
        </w:r>
      </w:ins>
      <w:ins w:id="2364" w:author="野草" w:date="2024-04-25T22:51:09Z">
        <w:r>
          <w:rPr>
            <w:rFonts w:hint="eastAsia"/>
          </w:rPr>
          <w:t>we</w:t>
        </w:r>
      </w:ins>
      <w:ins w:id="2365" w:author="野草" w:date="2024-04-25T22:51:09Z">
        <w:r>
          <w:rPr/>
          <w:t xml:space="preserve">re employed to </w:t>
        </w:r>
      </w:ins>
      <w:ins w:id="2366" w:author="野草" w:date="2024-04-25T22:51:09Z">
        <w:r>
          <w:rPr>
            <w:highlight w:val="green"/>
          </w:rPr>
          <w:t>validate the predictions</w:t>
        </w:r>
      </w:ins>
      <w:ins w:id="2367" w:author="野草" w:date="2024-04-25T22:51:09Z">
        <w:r>
          <w:rPr/>
          <w:t xml:space="preserve"> generated by </w:t>
        </w:r>
      </w:ins>
      <w:ins w:id="2368" w:author="野草" w:date="2024-04-25T22:51:09Z">
        <w:r>
          <w:rPr>
            <w:highlight w:val="green"/>
          </w:rPr>
          <w:t xml:space="preserve">the </w:t>
        </w:r>
      </w:ins>
      <w:ins w:id="2369" w:author="野草" w:date="2024-04-25T22:51:09Z">
        <w:r>
          <w:rPr>
            <w:rFonts w:hint="eastAsia"/>
            <w:highlight w:val="green"/>
          </w:rPr>
          <w:t>BRT</w:t>
        </w:r>
      </w:ins>
      <w:ins w:id="2370" w:author="野草" w:date="2024-04-25T22:51:09Z">
        <w:r>
          <w:rPr>
            <w:highlight w:val="green"/>
          </w:rPr>
          <w:t xml:space="preserve"> model</w:t>
        </w:r>
      </w:ins>
      <w:ins w:id="2371" w:author="野草" w:date="2024-04-25T22:51:09Z">
        <w:r>
          <w:rPr/>
          <w:t>.</w:t>
        </w:r>
      </w:ins>
      <w:ins w:id="2372" w:author="野草" w:date="2024-04-25T22:51:58Z">
        <w:r>
          <w:rPr>
            <w:rFonts w:hint="eastAsia"/>
            <w:lang w:val="en-US" w:eastAsia="zh-CN"/>
          </w:rPr>
          <w:t xml:space="preserve"> </w:t>
        </w:r>
      </w:ins>
      <w:ins w:id="2373" w:author="野草" w:date="2024-04-25T22:51:12Z">
        <w:r>
          <w:rPr>
            <w:rFonts w:hint="eastAsia"/>
            <w:lang w:val="en-US" w:eastAsia="zh-CN"/>
          </w:rPr>
          <w:t>A</w:t>
        </w:r>
      </w:ins>
      <w:ins w:id="2374" w:author="野草" w:date="2024-04-25T22:51:13Z">
        <w:r>
          <w:rPr>
            <w:rFonts w:hint="eastAsia"/>
            <w:lang w:val="en-US" w:eastAsia="zh-CN"/>
          </w:rPr>
          <w:t>f</w:t>
        </w:r>
      </w:ins>
      <w:ins w:id="2375" w:author="野草" w:date="2024-04-25T22:51:16Z">
        <w:r>
          <w:rPr>
            <w:rFonts w:hint="eastAsia"/>
            <w:lang w:val="en-US" w:eastAsia="zh-CN"/>
          </w:rPr>
          <w:t>ter</w:t>
        </w:r>
      </w:ins>
      <w:ins w:id="2376" w:author="野草" w:date="2024-04-25T22:51:17Z">
        <w:r>
          <w:rPr>
            <w:rFonts w:hint="eastAsia"/>
            <w:lang w:val="en-US" w:eastAsia="zh-CN"/>
          </w:rPr>
          <w:t xml:space="preserve"> the mo</w:t>
        </w:r>
      </w:ins>
      <w:ins w:id="2377" w:author="野草" w:date="2024-04-25T22:51:18Z">
        <w:r>
          <w:rPr>
            <w:rFonts w:hint="eastAsia"/>
            <w:lang w:val="en-US" w:eastAsia="zh-CN"/>
          </w:rPr>
          <w:t xml:space="preserve">del </w:t>
        </w:r>
      </w:ins>
      <w:ins w:id="2378" w:author="野草" w:date="2024-04-25T22:51:19Z">
        <w:r>
          <w:rPr>
            <w:rFonts w:hint="eastAsia"/>
            <w:lang w:val="en-US" w:eastAsia="zh-CN"/>
          </w:rPr>
          <w:t>val</w:t>
        </w:r>
      </w:ins>
      <w:ins w:id="2379" w:author="野草" w:date="2024-04-25T22:51:20Z">
        <w:r>
          <w:rPr>
            <w:rFonts w:hint="eastAsia"/>
            <w:lang w:val="en-US" w:eastAsia="zh-CN"/>
          </w:rPr>
          <w:t>idat</w:t>
        </w:r>
      </w:ins>
      <w:ins w:id="2380" w:author="野草" w:date="2024-04-25T22:51:21Z">
        <w:r>
          <w:rPr>
            <w:rFonts w:hint="eastAsia"/>
            <w:lang w:val="en-US" w:eastAsia="zh-CN"/>
          </w:rPr>
          <w:t>ion</w:t>
        </w:r>
      </w:ins>
      <w:del w:id="2381" w:author="野草" w:date="2024-04-25T22:51:09Z">
        <w:r>
          <w:rPr>
            <w:rFonts w:hint="eastAsia"/>
          </w:rPr>
          <w:delText>Initially</w:delText>
        </w:r>
      </w:del>
      <w:r>
        <w:rPr>
          <w:rFonts w:hint="eastAsia"/>
        </w:rPr>
        <w:t xml:space="preserve">, we analyzed the </w:t>
      </w:r>
      <w:r>
        <w:rPr>
          <w:rFonts w:hint="eastAsia"/>
          <w:highlight w:val="green"/>
          <w:rPrChange w:id="2382" w:author="野草" w:date="2024-04-24T23:11:50Z">
            <w:rPr>
              <w:rFonts w:hint="eastAsia"/>
            </w:rPr>
          </w:rPrChange>
        </w:rPr>
        <w:t>relative importances</w:t>
      </w:r>
      <w:r>
        <w:rPr>
          <w:rFonts w:hint="eastAsia"/>
        </w:rPr>
        <w:t xml:space="preserve"> of </w:t>
      </w:r>
      <w:r>
        <w:rPr>
          <w:rFonts w:hint="eastAsia"/>
          <w:highlight w:val="green"/>
          <w:rPrChange w:id="2383" w:author="野草" w:date="2024-04-24T23:11:55Z">
            <w:rPr>
              <w:rFonts w:hint="eastAsia"/>
            </w:rPr>
          </w:rPrChange>
        </w:rPr>
        <w:t>individual influencing factors</w:t>
      </w:r>
      <w:r>
        <w:rPr>
          <w:rFonts w:hint="eastAsia"/>
        </w:rPr>
        <w:t xml:space="preserve"> </w:t>
      </w:r>
      <w:ins w:id="2384" w:author="野草" w:date="2024-04-25T23:07:57Z">
        <w:r>
          <w:rPr>
            <w:rFonts w:hint="eastAsia"/>
            <w:lang w:val="en-US" w:eastAsia="zh-CN"/>
          </w:rPr>
          <w:t>to</w:t>
        </w:r>
      </w:ins>
      <w:del w:id="2385" w:author="野草" w:date="2024-04-25T23:07:20Z">
        <w:r>
          <w:rPr>
            <w:rFonts w:hint="eastAsia"/>
          </w:rPr>
          <w:delText>to</w:delText>
        </w:r>
      </w:del>
      <w:r>
        <w:rPr>
          <w:rFonts w:hint="eastAsia"/>
        </w:rPr>
        <w:t xml:space="preserve"> </w:t>
      </w:r>
      <w:r>
        <w:rPr>
          <w:rFonts w:hint="eastAsia"/>
          <w:highlight w:val="green"/>
          <w:rPrChange w:id="2386" w:author="野草" w:date="2024-04-24T23:12:05Z">
            <w:rPr>
              <w:rFonts w:hint="eastAsia"/>
            </w:rPr>
          </w:rPrChange>
        </w:rPr>
        <w:t>RCI</w:t>
      </w:r>
      <w:ins w:id="2387" w:author="野草" w:date="2024-04-24T23:12:00Z">
        <w:r>
          <w:rPr>
            <w:rFonts w:hint="eastAsia"/>
            <w:highlight w:val="green"/>
            <w:lang w:val="en-US" w:eastAsia="zh-CN"/>
            <w:rPrChange w:id="2388" w:author="野草" w:date="2024-04-24T23:12:05Z">
              <w:rPr>
                <w:rFonts w:hint="eastAsia"/>
                <w:lang w:val="en-US" w:eastAsia="zh-CN"/>
              </w:rPr>
            </w:rPrChange>
          </w:rPr>
          <w:t>, R</w:t>
        </w:r>
      </w:ins>
      <w:ins w:id="2389" w:author="野草" w:date="2024-04-24T23:12:01Z">
        <w:r>
          <w:rPr>
            <w:rFonts w:hint="eastAsia"/>
            <w:highlight w:val="green"/>
            <w:lang w:val="en-US" w:eastAsia="zh-CN"/>
            <w:rPrChange w:id="2390" w:author="野草" w:date="2024-04-24T23:12:05Z">
              <w:rPr>
                <w:rFonts w:hint="eastAsia"/>
                <w:lang w:val="en-US" w:eastAsia="zh-CN"/>
              </w:rPr>
            </w:rPrChange>
          </w:rPr>
          <w:t>CD</w:t>
        </w:r>
      </w:ins>
      <w:r>
        <w:rPr>
          <w:rFonts w:hint="eastAsia"/>
          <w:highlight w:val="green"/>
          <w:rPrChange w:id="2391" w:author="野草" w:date="2024-04-24T23:12:05Z">
            <w:rPr>
              <w:rFonts w:hint="eastAsia"/>
            </w:rPr>
          </w:rPrChange>
        </w:rPr>
        <w:t xml:space="preserve"> and CRCI</w:t>
      </w:r>
      <w:r>
        <w:rPr>
          <w:rFonts w:hint="eastAsia"/>
        </w:rPr>
        <w:t xml:space="preserve">. Subsequently, the </w:t>
      </w:r>
      <w:r>
        <w:rPr>
          <w:rFonts w:hint="eastAsia"/>
          <w:highlight w:val="green"/>
          <w:rPrChange w:id="2392" w:author="野草" w:date="2024-04-24T23:12:08Z">
            <w:rPr>
              <w:rFonts w:hint="eastAsia"/>
            </w:rPr>
          </w:rPrChange>
        </w:rPr>
        <w:t xml:space="preserve">marginal effects </w:t>
      </w:r>
      <w:r>
        <w:rPr>
          <w:rFonts w:hint="eastAsia"/>
        </w:rPr>
        <w:t xml:space="preserve">of the top 4 </w:t>
      </w:r>
      <w:del w:id="2393" w:author="野草" w:date="2024-04-24T23:12:11Z">
        <w:r>
          <w:rPr>
            <w:rFonts w:hint="default"/>
            <w:highlight w:val="green"/>
            <w:lang w:val="en-US"/>
            <w:rPrChange w:id="2394" w:author="野草" w:date="2024-04-24T23:12:17Z">
              <w:rPr>
                <w:rFonts w:hint="default"/>
                <w:lang w:val="en-US"/>
              </w:rPr>
            </w:rPrChange>
          </w:rPr>
          <w:delText>contributing</w:delText>
        </w:r>
      </w:del>
      <w:ins w:id="2395" w:author="野草" w:date="2024-04-24T23:12:11Z">
        <w:r>
          <w:rPr>
            <w:rFonts w:hint="eastAsia"/>
            <w:highlight w:val="green"/>
            <w:lang w:val="en-US" w:eastAsia="zh-CN"/>
            <w:rPrChange w:id="2396" w:author="野草" w:date="2024-04-24T23:12:17Z">
              <w:rPr>
                <w:rFonts w:hint="eastAsia"/>
                <w:lang w:val="en-US" w:eastAsia="zh-CN"/>
              </w:rPr>
            </w:rPrChange>
          </w:rPr>
          <w:t xml:space="preserve">most </w:t>
        </w:r>
      </w:ins>
      <w:ins w:id="2397" w:author="野草" w:date="2024-04-24T23:12:12Z">
        <w:r>
          <w:rPr>
            <w:rFonts w:hint="eastAsia"/>
            <w:highlight w:val="green"/>
            <w:lang w:val="en-US" w:eastAsia="zh-CN"/>
            <w:rPrChange w:id="2398" w:author="野草" w:date="2024-04-24T23:12:17Z">
              <w:rPr>
                <w:rFonts w:hint="eastAsia"/>
                <w:lang w:val="en-US" w:eastAsia="zh-CN"/>
              </w:rPr>
            </w:rPrChange>
          </w:rPr>
          <w:t>influe</w:t>
        </w:r>
      </w:ins>
      <w:ins w:id="2399" w:author="野草" w:date="2024-04-24T23:12:13Z">
        <w:r>
          <w:rPr>
            <w:rFonts w:hint="eastAsia"/>
            <w:highlight w:val="green"/>
            <w:lang w:val="en-US" w:eastAsia="zh-CN"/>
            <w:rPrChange w:id="2400" w:author="野草" w:date="2024-04-24T23:12:17Z">
              <w:rPr>
                <w:rFonts w:hint="eastAsia"/>
                <w:lang w:val="en-US" w:eastAsia="zh-CN"/>
              </w:rPr>
            </w:rPrChange>
          </w:rPr>
          <w:t>ntial</w:t>
        </w:r>
      </w:ins>
      <w:r>
        <w:rPr>
          <w:rFonts w:hint="eastAsia"/>
          <w:highlight w:val="green"/>
          <w:rPrChange w:id="2401" w:author="野草" w:date="2024-04-24T23:12:17Z">
            <w:rPr>
              <w:rFonts w:hint="eastAsia"/>
            </w:rPr>
          </w:rPrChange>
        </w:rPr>
        <w:t xml:space="preserve"> factors</w:t>
      </w:r>
      <w:r>
        <w:rPr>
          <w:rFonts w:hint="eastAsia"/>
        </w:rPr>
        <w:t xml:space="preserve"> were examined.</w:t>
      </w:r>
      <w:ins w:id="2402" w:author="野草" w:date="2024-04-25T22:51:51Z">
        <w:r>
          <w:rPr>
            <w:rFonts w:hint="eastAsia"/>
            <w:lang w:val="en-US" w:eastAsia="zh-CN"/>
          </w:rPr>
          <w:t xml:space="preserve"> </w:t>
        </w:r>
      </w:ins>
      <w:ins w:id="2403" w:author="野草" w:date="2024-04-25T23:06:05Z">
        <w:r>
          <w:rPr>
            <w:rFonts w:hint="eastAsia"/>
            <w:lang w:val="en-US" w:eastAsia="zh-CN"/>
          </w:rPr>
          <w:t>The</w:t>
        </w:r>
      </w:ins>
    </w:p>
    <w:p>
      <w:pPr>
        <w:rPr>
          <w:del w:id="2404" w:author="野草" w:date="2024-04-25T22:51:48Z"/>
        </w:rPr>
      </w:pPr>
    </w:p>
    <w:p>
      <w:pPr>
        <w:rPr>
          <w:del w:id="2405" w:author="野草" w:date="2024-04-25T22:51:06Z"/>
        </w:rPr>
      </w:pPr>
      <w:ins w:id="2406" w:author="野草" w:date="2024-04-25T23:06:06Z">
        <w:r>
          <w:rPr>
            <w:rFonts w:hint="eastAsia"/>
            <w:highlight w:val="green"/>
            <w:lang w:val="en-US" w:eastAsia="zh-CN"/>
          </w:rPr>
          <w:t xml:space="preserve"> </w:t>
        </w:r>
      </w:ins>
      <w:ins w:id="2407" w:author="野草" w:date="2024-04-25T23:06:07Z">
        <w:r>
          <w:rPr>
            <w:rFonts w:hint="eastAsia"/>
            <w:highlight w:val="green"/>
            <w:lang w:val="en-US" w:eastAsia="zh-CN"/>
          </w:rPr>
          <w:t>m</w:t>
        </w:r>
      </w:ins>
      <w:del w:id="2408" w:author="野草" w:date="2024-04-25T23:06:06Z">
        <w:r>
          <w:rPr>
            <w:highlight w:val="green"/>
            <w:rPrChange w:id="2409" w:author="野草" w:date="2024-04-24T23:12:22Z">
              <w:rPr/>
            </w:rPrChange>
          </w:rPr>
          <w:delText>M</w:delText>
        </w:r>
      </w:del>
      <w:r>
        <w:rPr>
          <w:highlight w:val="green"/>
          <w:rPrChange w:id="2410" w:author="野草" w:date="2024-04-24T23:12:22Z">
            <w:rPr/>
          </w:rPrChange>
        </w:rPr>
        <w:t>arginal effect</w:t>
      </w:r>
      <w:r>
        <w:t xml:space="preserve"> reveal</w:t>
      </w:r>
      <w:r>
        <w:rPr>
          <w:rFonts w:hint="eastAsia"/>
        </w:rPr>
        <w:t>s</w:t>
      </w:r>
      <w:r>
        <w:t xml:space="preserve"> the influence of </w:t>
      </w:r>
      <w:r>
        <w:rPr>
          <w:highlight w:val="green"/>
          <w:rPrChange w:id="2411" w:author="野草" w:date="2024-04-24T23:12:33Z">
            <w:rPr/>
          </w:rPrChange>
        </w:rPr>
        <w:t>each independent variable</w:t>
      </w:r>
      <w:r>
        <w:t xml:space="preserve"> on the </w:t>
      </w:r>
      <w:r>
        <w:rPr>
          <w:highlight w:val="green"/>
          <w:rPrChange w:id="2412" w:author="野草" w:date="2024-04-24T23:12:37Z">
            <w:rPr/>
          </w:rPrChange>
        </w:rPr>
        <w:t>dependent variable</w:t>
      </w:r>
      <w:r>
        <w:t xml:space="preserve"> after accounting for the </w:t>
      </w:r>
      <w:r>
        <w:rPr>
          <w:highlight w:val="green"/>
          <w:rPrChange w:id="2413" w:author="野草" w:date="2024-04-24T23:12:40Z">
            <w:rPr/>
          </w:rPrChange>
        </w:rPr>
        <w:t>average effect</w:t>
      </w:r>
      <w:r>
        <w:t xml:space="preserve"> of </w:t>
      </w:r>
      <w:r>
        <w:rPr>
          <w:highlight w:val="green"/>
          <w:rPrChange w:id="2414" w:author="野草" w:date="2024-04-24T23:12:43Z">
            <w:rPr/>
          </w:rPrChange>
        </w:rPr>
        <w:t>other variables</w:t>
      </w:r>
      <w:r>
        <w:t xml:space="preserve">. Positive </w:t>
      </w:r>
      <w:r>
        <w:rPr>
          <w:highlight w:val="green"/>
          <w:rPrChange w:id="2415" w:author="野草" w:date="2024-04-24T23:12:47Z">
            <w:rPr/>
          </w:rPrChange>
        </w:rPr>
        <w:t>marginal effect</w:t>
      </w:r>
      <w:r>
        <w:t xml:space="preserve">, denoted by </w:t>
      </w:r>
      <w:r>
        <w:rPr>
          <w:rFonts w:hint="eastAsia"/>
        </w:rPr>
        <w:t xml:space="preserve">the </w:t>
      </w:r>
      <w:r>
        <w:t>value</w:t>
      </w:r>
      <w:r>
        <w:rPr>
          <w:rFonts w:hint="eastAsia"/>
        </w:rPr>
        <w:t xml:space="preserve"> larg</w:t>
      </w:r>
      <w:r>
        <w:t>er than 0, indicate</w:t>
      </w:r>
      <w:r>
        <w:rPr>
          <w:rFonts w:hint="eastAsia"/>
        </w:rPr>
        <w:t>s</w:t>
      </w:r>
      <w:r>
        <w:t xml:space="preserve"> a </w:t>
      </w:r>
      <w:r>
        <w:rPr>
          <w:highlight w:val="green"/>
          <w:rPrChange w:id="2416" w:author="野草" w:date="2024-04-24T23:12:52Z">
            <w:rPr/>
          </w:rPrChange>
        </w:rPr>
        <w:t xml:space="preserve">positive </w:t>
      </w:r>
      <w:r>
        <w:rPr>
          <w:rFonts w:hint="eastAsia"/>
          <w:highlight w:val="green"/>
          <w:rPrChange w:id="2417" w:author="野草" w:date="2024-04-24T23:12:52Z">
            <w:rPr>
              <w:rFonts w:hint="eastAsia"/>
            </w:rPr>
          </w:rPrChange>
        </w:rPr>
        <w:t>effec</w:t>
      </w:r>
      <w:r>
        <w:rPr>
          <w:highlight w:val="green"/>
          <w:rPrChange w:id="2418" w:author="野草" w:date="2024-04-24T23:12:52Z">
            <w:rPr/>
          </w:rPrChange>
        </w:rPr>
        <w:t>t</w:t>
      </w:r>
      <w:r>
        <w:t xml:space="preserve">. </w:t>
      </w:r>
      <w:del w:id="2419" w:author="野草" w:date="2024-04-25T22:51:54Z">
        <w:r>
          <w:rPr/>
          <w:delText xml:space="preserve">Additionally, </w:delText>
        </w:r>
      </w:del>
      <w:del w:id="2420" w:author="野草" w:date="2024-04-25T22:51:06Z">
        <w:r>
          <w:rPr/>
          <w:delText>R</w:delText>
        </w:r>
      </w:del>
      <w:del w:id="2421" w:author="野草" w:date="2024-04-25T22:51:06Z">
        <w:r>
          <w:rPr>
            <w:vertAlign w:val="superscript"/>
          </w:rPr>
          <w:delText>2</w:delText>
        </w:r>
      </w:del>
      <w:del w:id="2422" w:author="野草" w:date="2024-04-25T22:51:06Z">
        <w:r>
          <w:rPr/>
          <w:delText xml:space="preserve"> and </w:delText>
        </w:r>
      </w:del>
      <w:del w:id="2423" w:author="野草" w:date="2024-04-25T22:51:06Z">
        <w:r>
          <w:rPr>
            <w:highlight w:val="green"/>
            <w:rPrChange w:id="2424" w:author="野草" w:date="2024-04-24T23:12:56Z">
              <w:rPr/>
            </w:rPrChange>
          </w:rPr>
          <w:delText>root</w:delText>
        </w:r>
      </w:del>
      <w:del w:id="2425" w:author="野草" w:date="2024-04-25T22:51:06Z">
        <w:r>
          <w:rPr>
            <w:rFonts w:hint="eastAsia"/>
            <w:highlight w:val="green"/>
            <w:rPrChange w:id="2426" w:author="野草" w:date="2024-04-24T23:12:56Z">
              <w:rPr>
                <w:rFonts w:hint="eastAsia"/>
              </w:rPr>
            </w:rPrChange>
          </w:rPr>
          <w:delText xml:space="preserve"> </w:delText>
        </w:r>
      </w:del>
      <w:del w:id="2427" w:author="野草" w:date="2024-04-25T22:51:06Z">
        <w:r>
          <w:rPr>
            <w:highlight w:val="green"/>
            <w:rPrChange w:id="2428" w:author="野草" w:date="2024-04-24T23:12:56Z">
              <w:rPr/>
            </w:rPrChange>
          </w:rPr>
          <w:delText>mean</w:delText>
        </w:r>
      </w:del>
      <w:del w:id="2429" w:author="野草" w:date="2024-04-25T22:51:06Z">
        <w:r>
          <w:rPr>
            <w:rFonts w:hint="eastAsia"/>
            <w:highlight w:val="green"/>
            <w:rPrChange w:id="2430" w:author="野草" w:date="2024-04-24T23:12:56Z">
              <w:rPr>
                <w:rFonts w:hint="eastAsia"/>
              </w:rPr>
            </w:rPrChange>
          </w:rPr>
          <w:delText xml:space="preserve"> </w:delText>
        </w:r>
      </w:del>
      <w:del w:id="2431" w:author="野草" w:date="2024-04-25T22:51:06Z">
        <w:r>
          <w:rPr>
            <w:highlight w:val="green"/>
            <w:rPrChange w:id="2432" w:author="野草" w:date="2024-04-24T23:12:56Z">
              <w:rPr/>
            </w:rPrChange>
          </w:rPr>
          <w:delText>square</w:delText>
        </w:r>
      </w:del>
      <w:del w:id="2433" w:author="野草" w:date="2024-04-25T22:51:06Z">
        <w:r>
          <w:rPr>
            <w:rFonts w:hint="eastAsia"/>
            <w:highlight w:val="green"/>
            <w:rPrChange w:id="2434" w:author="野草" w:date="2024-04-24T23:12:56Z">
              <w:rPr>
                <w:rFonts w:hint="eastAsia"/>
              </w:rPr>
            </w:rPrChange>
          </w:rPr>
          <w:delText xml:space="preserve"> </w:delText>
        </w:r>
      </w:del>
      <w:del w:id="2435" w:author="野草" w:date="2024-04-25T22:51:06Z">
        <w:r>
          <w:rPr>
            <w:highlight w:val="green"/>
            <w:rPrChange w:id="2436" w:author="野草" w:date="2024-04-24T23:12:56Z">
              <w:rPr/>
            </w:rPrChange>
          </w:rPr>
          <w:delText xml:space="preserve">error (RMSE) </w:delText>
        </w:r>
      </w:del>
      <w:del w:id="2437" w:author="野草" w:date="2024-04-25T22:51:06Z">
        <w:r>
          <w:rPr>
            <w:rFonts w:hint="eastAsia"/>
          </w:rPr>
          <w:delText>we</w:delText>
        </w:r>
      </w:del>
      <w:del w:id="2438" w:author="野草" w:date="2024-04-25T22:51:06Z">
        <w:r>
          <w:rPr/>
          <w:delText xml:space="preserve">re employed to </w:delText>
        </w:r>
      </w:del>
      <w:del w:id="2439" w:author="野草" w:date="2024-04-25T22:51:06Z">
        <w:r>
          <w:rPr>
            <w:highlight w:val="green"/>
            <w:rPrChange w:id="2440" w:author="野草" w:date="2024-04-24T23:13:01Z">
              <w:rPr/>
            </w:rPrChange>
          </w:rPr>
          <w:delText>validate the predictions</w:delText>
        </w:r>
      </w:del>
      <w:del w:id="2441" w:author="野草" w:date="2024-04-25T22:51:06Z">
        <w:r>
          <w:rPr/>
          <w:delText xml:space="preserve"> generated by </w:delText>
        </w:r>
      </w:del>
      <w:del w:id="2442" w:author="野草" w:date="2024-04-25T22:51:06Z">
        <w:r>
          <w:rPr>
            <w:highlight w:val="green"/>
            <w:rPrChange w:id="2443" w:author="野草" w:date="2024-04-24T23:13:04Z">
              <w:rPr/>
            </w:rPrChange>
          </w:rPr>
          <w:delText xml:space="preserve">the </w:delText>
        </w:r>
      </w:del>
      <w:del w:id="2444" w:author="野草" w:date="2024-04-25T22:51:06Z">
        <w:r>
          <w:rPr>
            <w:rFonts w:hint="eastAsia"/>
            <w:highlight w:val="green"/>
            <w:rPrChange w:id="2445" w:author="野草" w:date="2024-04-24T23:13:04Z">
              <w:rPr>
                <w:rFonts w:hint="eastAsia"/>
              </w:rPr>
            </w:rPrChange>
          </w:rPr>
          <w:delText>BRT</w:delText>
        </w:r>
      </w:del>
      <w:del w:id="2446" w:author="野草" w:date="2024-04-25T22:51:06Z">
        <w:r>
          <w:rPr>
            <w:highlight w:val="green"/>
            <w:rPrChange w:id="2447" w:author="野草" w:date="2024-04-24T23:13:04Z">
              <w:rPr/>
            </w:rPrChange>
          </w:rPr>
          <w:delText xml:space="preserve"> model</w:delText>
        </w:r>
      </w:del>
      <w:del w:id="2448" w:author="野草" w:date="2024-04-25T22:51:06Z">
        <w:r>
          <w:rPr/>
          <w:delText>.</w:delText>
        </w:r>
      </w:del>
    </w:p>
    <w:bookmarkEnd w:id="51"/>
    <w:p/>
    <w:bookmarkEnd w:id="52"/>
    <w:p/>
    <w:p>
      <w:pPr>
        <w:rPr>
          <w:rFonts w:ascii="Georgia" w:hAnsi="Georgia" w:eastAsia="宋体" w:cs="Georgia"/>
          <w:color w:val="1F1F1F"/>
        </w:rPr>
      </w:pPr>
    </w:p>
    <w:p>
      <w:pPr>
        <w:pStyle w:val="3"/>
        <w:numPr>
          <w:ilvl w:val="0"/>
          <w:numId w:val="1"/>
        </w:numPr>
      </w:pPr>
      <w:r>
        <w:rPr>
          <w:rFonts w:hint="eastAsia"/>
        </w:rPr>
        <w:t>Results</w:t>
      </w:r>
    </w:p>
    <w:p>
      <w:pPr>
        <w:pStyle w:val="4"/>
        <w:numPr>
          <w:ilvl w:val="1"/>
          <w:numId w:val="1"/>
          <w:ins w:id="2450" w:author="野草" w:date="2024-04-23T14:02:36Z"/>
        </w:numPr>
        <w:rPr>
          <w:ins w:id="2451" w:author="野草" w:date="2024-04-23T14:02:36Z"/>
          <w:rFonts w:hint="eastAsia"/>
        </w:rPr>
        <w:pPrChange w:id="2449" w:author="野草" w:date="2024-04-23T14:02:36Z">
          <w:pPr>
            <w:pStyle w:val="4"/>
          </w:pPr>
        </w:pPrChange>
      </w:pPr>
      <w:del w:id="2452" w:author="野草" w:date="2024-04-23T14:02:36Z">
        <w:r>
          <w:rPr>
            <w:rFonts w:hint="eastAsia"/>
            <w:highlight w:val="green"/>
            <w:rPrChange w:id="2453" w:author="野草" w:date="2024-04-26T08:06:14Z">
              <w:rPr>
                <w:rFonts w:hint="eastAsia"/>
              </w:rPr>
            </w:rPrChange>
          </w:rPr>
          <w:delText xml:space="preserve">3.1. </w:delText>
        </w:r>
      </w:del>
      <w:r>
        <w:rPr>
          <w:rFonts w:hint="eastAsia"/>
          <w:highlight w:val="green"/>
          <w:rPrChange w:id="2454" w:author="野草" w:date="2024-04-26T08:06:14Z">
            <w:rPr>
              <w:rFonts w:hint="eastAsia"/>
            </w:rPr>
          </w:rPrChange>
        </w:rPr>
        <w:t>River cooling effects</w:t>
      </w:r>
      <w:r>
        <w:rPr>
          <w:rFonts w:hint="eastAsia"/>
        </w:rPr>
        <w:t xml:space="preserve"> on the </w:t>
      </w:r>
      <w:r>
        <w:rPr>
          <w:rFonts w:hint="eastAsia"/>
          <w:highlight w:val="green"/>
          <w:rPrChange w:id="2455" w:author="野草" w:date="2024-04-26T08:06:18Z">
            <w:rPr>
              <w:rFonts w:hint="eastAsia"/>
            </w:rPr>
          </w:rPrChange>
        </w:rPr>
        <w:t>normal summer day</w:t>
      </w:r>
      <w:r>
        <w:rPr>
          <w:rFonts w:hint="eastAsia"/>
        </w:rPr>
        <w:t xml:space="preserve"> and the </w:t>
      </w:r>
      <w:r>
        <w:rPr>
          <w:rFonts w:hint="eastAsia"/>
          <w:highlight w:val="green"/>
          <w:rPrChange w:id="2456" w:author="野草" w:date="2024-04-26T08:06:20Z">
            <w:rPr>
              <w:rFonts w:hint="eastAsia"/>
            </w:rPr>
          </w:rPrChange>
        </w:rPr>
        <w:t>extremely hot day</w:t>
      </w:r>
      <w:r>
        <w:rPr>
          <w:rFonts w:hint="eastAsia"/>
        </w:rPr>
        <w:t xml:space="preserve"> </w:t>
      </w:r>
    </w:p>
    <w:p>
      <w:pPr>
        <w:jc w:val="center"/>
        <w:rPr>
          <w:ins w:id="2457" w:author="野草" w:date="2024-04-23T14:02:37Z"/>
          <w:rFonts w:hint="eastAsia" w:eastAsiaTheme="minorEastAsia"/>
          <w:lang w:eastAsia="zh-CN"/>
        </w:rPr>
      </w:pPr>
      <w:ins w:id="2458" w:author="野草" w:date="2024-04-26T08:34:56Z">
        <w:r>
          <w:rPr>
            <w:rFonts w:hint="eastAsia" w:eastAsiaTheme="minorEastAsia"/>
            <w:lang w:eastAsia="zh-CN"/>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12"/>
                      <a:stretch>
                        <a:fillRect/>
                      </a:stretch>
                    </pic:blipFill>
                    <pic:spPr>
                      <a:xfrm>
                        <a:off x="0" y="0"/>
                        <a:ext cx="2169160" cy="3070860"/>
                      </a:xfrm>
                      <a:prstGeom prst="rect">
                        <a:avLst/>
                      </a:prstGeom>
                    </pic:spPr>
                  </pic:pic>
                </a:graphicData>
              </a:graphic>
            </wp:inline>
          </w:drawing>
        </w:r>
      </w:ins>
      <w:ins w:id="2460" w:author="野草" w:date="2024-04-26T08:34:50Z">
        <w:r>
          <w:rPr>
            <w:rFonts w:hint="eastAsia" w:eastAsiaTheme="minorEastAsia"/>
            <w:lang w:eastAsia="zh-CN"/>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13"/>
                      <a:stretch>
                        <a:fillRect/>
                      </a:stretch>
                    </pic:blipFill>
                    <pic:spPr>
                      <a:xfrm>
                        <a:off x="0" y="0"/>
                        <a:ext cx="2201545" cy="3115945"/>
                      </a:xfrm>
                      <a:prstGeom prst="rect">
                        <a:avLst/>
                      </a:prstGeom>
                    </pic:spPr>
                  </pic:pic>
                </a:graphicData>
              </a:graphic>
            </wp:inline>
          </w:drawing>
        </w:r>
      </w:ins>
    </w:p>
    <w:p>
      <w:pPr>
        <w:jc w:val="center"/>
        <w:rPr>
          <w:ins w:id="2462" w:author="野草" w:date="2024-04-23T14:02:37Z"/>
        </w:rPr>
      </w:pPr>
    </w:p>
    <w:p>
      <w:pPr>
        <w:jc w:val="center"/>
        <w:rPr>
          <w:ins w:id="2464" w:author="野草" w:date="2024-04-26T08:36:02Z"/>
          <w:rFonts w:hint="eastAsia"/>
          <w:sz w:val="16"/>
          <w:szCs w:val="16"/>
        </w:rPr>
        <w:pPrChange w:id="2463" w:author="野草" w:date="2024-04-26T08:36:04Z">
          <w:pPr>
            <w:jc w:val="left"/>
          </w:pPr>
        </w:pPrChange>
      </w:pPr>
      <w:ins w:id="2465" w:author="野草" w:date="2024-04-26T08:36:02Z">
        <w:bookmarkStart w:id="54" w:name="OLE_LINK89"/>
        <w:r>
          <w:rPr>
            <w:rFonts w:hint="eastAsia"/>
            <w:sz w:val="16"/>
            <w:szCs w:val="16"/>
            <w:lang w:val="en-US" w:eastAsia="zh-CN"/>
          </w:rPr>
          <w:t>【</w:t>
        </w:r>
      </w:ins>
      <w:ins w:id="2466" w:author="野草" w:date="2024-04-26T08:36:02Z">
        <w:r>
          <w:rPr>
            <w:rFonts w:hint="eastAsia" w:cs="Times New Roman"/>
            <w:color w:val="000000" w:themeColor="text1"/>
            <w:lang w:val="en-US" w:eastAsia="zh-CN"/>
            <w14:textFill>
              <w14:solidFill>
                <w14:schemeClr w14:val="tx1"/>
              </w14:solidFill>
            </w14:textFill>
          </w:rPr>
          <w:t>up2024 042</w:t>
        </w:r>
      </w:ins>
      <w:ins w:id="2467" w:author="野草" w:date="2024-04-26T08:36:06Z">
        <w:r>
          <w:rPr>
            <w:rFonts w:hint="eastAsia" w:cs="Times New Roman"/>
            <w:color w:val="000000" w:themeColor="text1"/>
            <w:lang w:val="en-US" w:eastAsia="zh-CN"/>
            <w14:textFill>
              <w14:solidFill>
                <w14:schemeClr w14:val="tx1"/>
              </w14:solidFill>
            </w14:textFill>
          </w:rPr>
          <w:t>6</w:t>
        </w:r>
      </w:ins>
      <w:ins w:id="2468" w:author="野草" w:date="2024-04-26T08:36:02Z">
        <w:r>
          <w:rPr>
            <w:rFonts w:hint="eastAsia" w:cs="Times New Roman"/>
            <w:color w:val="000000" w:themeColor="text1"/>
            <w:lang w:val="en-US" w:eastAsia="zh-CN"/>
            <w14:textFill>
              <w14:solidFill>
                <w14:schemeClr w14:val="tx1"/>
              </w14:solidFill>
            </w14:textFill>
          </w:rPr>
          <w:t xml:space="preserve"> </w:t>
        </w:r>
      </w:ins>
      <w:ins w:id="2469" w:author="野草" w:date="2024-04-26T08:36:09Z">
        <w:r>
          <w:rPr>
            <w:rFonts w:hint="eastAsia" w:cs="Times New Roman"/>
            <w:color w:val="000000" w:themeColor="text1"/>
            <w:lang w:val="en-US" w:eastAsia="zh-CN"/>
            <w14:textFill>
              <w14:solidFill>
                <w14:schemeClr w14:val="tx1"/>
              </w14:solidFill>
            </w14:textFill>
          </w:rPr>
          <w:t>08</w:t>
        </w:r>
      </w:ins>
      <w:ins w:id="2470" w:author="野草" w:date="2024-04-26T08:36:02Z">
        <w:r>
          <w:rPr>
            <w:rFonts w:hint="eastAsia" w:cs="Times New Roman"/>
            <w:color w:val="000000" w:themeColor="text1"/>
            <w:lang w:val="en-US" w:eastAsia="zh-CN"/>
            <w14:textFill>
              <w14:solidFill>
                <w14:schemeClr w14:val="tx1"/>
              </w14:solidFill>
            </w14:textFill>
          </w:rPr>
          <w:t>:</w:t>
        </w:r>
      </w:ins>
      <w:ins w:id="2471" w:author="野草" w:date="2024-04-26T08:36:11Z">
        <w:r>
          <w:rPr>
            <w:rFonts w:hint="eastAsia" w:cs="Times New Roman"/>
            <w:color w:val="000000" w:themeColor="text1"/>
            <w:lang w:val="en-US" w:eastAsia="zh-CN"/>
            <w14:textFill>
              <w14:solidFill>
                <w14:schemeClr w14:val="tx1"/>
              </w14:solidFill>
            </w14:textFill>
          </w:rPr>
          <w:t>3</w:t>
        </w:r>
      </w:ins>
      <w:ins w:id="2472" w:author="野草" w:date="2024-04-26T08:36:12Z">
        <w:r>
          <w:rPr>
            <w:rFonts w:hint="eastAsia" w:cs="Times New Roman"/>
            <w:color w:val="000000" w:themeColor="text1"/>
            <w:lang w:val="en-US" w:eastAsia="zh-CN"/>
            <w14:textFill>
              <w14:solidFill>
                <w14:schemeClr w14:val="tx1"/>
              </w14:solidFill>
            </w14:textFill>
          </w:rPr>
          <w:t>6</w:t>
        </w:r>
      </w:ins>
      <w:ins w:id="2473" w:author="野草" w:date="2024-04-26T08:36:02Z">
        <w:r>
          <w:rPr>
            <w:rFonts w:hint="eastAsia"/>
            <w:sz w:val="16"/>
            <w:szCs w:val="16"/>
            <w:lang w:val="en-US" w:eastAsia="zh-CN"/>
          </w:rPr>
          <w:t>】</w:t>
        </w:r>
      </w:ins>
    </w:p>
    <w:bookmarkEnd w:id="54"/>
    <w:p>
      <w:pPr>
        <w:jc w:val="center"/>
        <w:rPr>
          <w:ins w:id="2474" w:author="野草" w:date="2024-04-23T14:02:37Z"/>
          <w:rStyle w:val="13"/>
        </w:rPr>
      </w:pPr>
      <w:ins w:id="2475" w:author="野草" w:date="2024-04-23T14:02:37Z">
        <w:r>
          <w:rPr>
            <w:rFonts w:hint="eastAsia"/>
            <w:sz w:val="16"/>
            <w:szCs w:val="16"/>
          </w:rPr>
          <w:t xml:space="preserve">Fig. </w:t>
        </w:r>
      </w:ins>
      <w:ins w:id="2476" w:author="野草" w:date="2024-04-23T14:02:41Z">
        <w:r>
          <w:rPr>
            <w:rFonts w:hint="eastAsia"/>
            <w:sz w:val="16"/>
            <w:szCs w:val="16"/>
            <w:lang w:val="en-US" w:eastAsia="zh-CN"/>
          </w:rPr>
          <w:t>4</w:t>
        </w:r>
      </w:ins>
      <w:ins w:id="2477" w:author="野草" w:date="2024-04-23T14:02:37Z">
        <w:r>
          <w:rPr>
            <w:rFonts w:hint="eastAsia"/>
            <w:sz w:val="16"/>
            <w:szCs w:val="16"/>
          </w:rPr>
          <w:t xml:space="preserve">  The </w:t>
        </w:r>
      </w:ins>
      <w:ins w:id="2478" w:author="野草" w:date="2024-04-23T14:02:37Z">
        <w:r>
          <w:rPr>
            <w:rFonts w:hint="eastAsia"/>
            <w:sz w:val="16"/>
            <w:szCs w:val="16"/>
            <w:highlight w:val="green"/>
            <w:rPrChange w:id="2479" w:author="野草" w:date="2024-04-25T23:19:02Z">
              <w:rPr>
                <w:rFonts w:hint="eastAsia"/>
                <w:sz w:val="16"/>
                <w:szCs w:val="16"/>
              </w:rPr>
            </w:rPrChange>
          </w:rPr>
          <w:t xml:space="preserve">spatial patterns </w:t>
        </w:r>
      </w:ins>
      <w:ins w:id="2480" w:author="野草" w:date="2024-04-23T14:02:37Z">
        <w:r>
          <w:rPr>
            <w:rFonts w:hint="eastAsia"/>
            <w:sz w:val="16"/>
            <w:szCs w:val="16"/>
          </w:rPr>
          <w:t xml:space="preserve">of </w:t>
        </w:r>
      </w:ins>
      <w:ins w:id="2481" w:author="野草" w:date="2024-04-23T14:02:37Z">
        <w:r>
          <w:rPr>
            <w:rFonts w:hint="eastAsia"/>
            <w:sz w:val="16"/>
            <w:szCs w:val="16"/>
            <w:highlight w:val="green"/>
            <w:rPrChange w:id="2482" w:author="野草" w:date="2024-04-25T23:18:59Z">
              <w:rPr>
                <w:rFonts w:hint="eastAsia"/>
                <w:sz w:val="16"/>
                <w:szCs w:val="16"/>
              </w:rPr>
            </w:rPrChange>
          </w:rPr>
          <w:t>average RCI</w:t>
        </w:r>
      </w:ins>
      <w:ins w:id="2483" w:author="野草" w:date="2024-04-23T14:02:37Z">
        <w:r>
          <w:rPr>
            <w:rFonts w:hint="eastAsia"/>
            <w:sz w:val="16"/>
            <w:szCs w:val="16"/>
          </w:rPr>
          <w:t xml:space="preserve"> of individual </w:t>
        </w:r>
      </w:ins>
      <w:ins w:id="2484" w:author="野草" w:date="2024-04-23T14:02:37Z">
        <w:r>
          <w:rPr>
            <w:rFonts w:hint="eastAsia"/>
            <w:sz w:val="16"/>
            <w:szCs w:val="16"/>
            <w:highlight w:val="green"/>
            <w:rPrChange w:id="2485" w:author="野草" w:date="2024-04-25T23:19:06Z">
              <w:rPr>
                <w:rFonts w:hint="eastAsia"/>
                <w:sz w:val="16"/>
                <w:szCs w:val="16"/>
              </w:rPr>
            </w:rPrChange>
          </w:rPr>
          <w:t>river segments</w:t>
        </w:r>
      </w:ins>
      <w:ins w:id="2486" w:author="野草" w:date="2024-04-23T14:02:37Z">
        <w:r>
          <w:rPr>
            <w:rFonts w:hint="eastAsia"/>
            <w:sz w:val="16"/>
            <w:szCs w:val="16"/>
          </w:rPr>
          <w:t xml:space="preserve"> on the</w:t>
        </w:r>
      </w:ins>
      <w:ins w:id="2487" w:author="野草" w:date="2024-04-23T14:02:37Z">
        <w:r>
          <w:rPr>
            <w:rFonts w:hint="eastAsia"/>
            <w:sz w:val="16"/>
            <w:szCs w:val="16"/>
            <w:highlight w:val="green"/>
            <w:rPrChange w:id="2488" w:author="野草" w:date="2024-04-25T23:19:09Z">
              <w:rPr>
                <w:rFonts w:hint="eastAsia"/>
                <w:sz w:val="16"/>
                <w:szCs w:val="16"/>
              </w:rPr>
            </w:rPrChange>
          </w:rPr>
          <w:t xml:space="preserve"> normal summer day</w:t>
        </w:r>
      </w:ins>
      <w:ins w:id="2489" w:author="野草" w:date="2024-04-23T14:02:37Z">
        <w:r>
          <w:rPr>
            <w:rFonts w:hint="eastAsia"/>
            <w:sz w:val="16"/>
            <w:szCs w:val="16"/>
          </w:rPr>
          <w:t xml:space="preserve"> (a) and the</w:t>
        </w:r>
      </w:ins>
      <w:ins w:id="2490" w:author="野草" w:date="2024-04-23T14:02:37Z">
        <w:r>
          <w:rPr>
            <w:rFonts w:hint="eastAsia"/>
            <w:sz w:val="16"/>
            <w:szCs w:val="16"/>
            <w:highlight w:val="green"/>
            <w:rPrChange w:id="2491" w:author="野草" w:date="2024-04-25T23:19:14Z">
              <w:rPr>
                <w:rFonts w:hint="eastAsia"/>
                <w:sz w:val="16"/>
                <w:szCs w:val="16"/>
              </w:rPr>
            </w:rPrChange>
          </w:rPr>
          <w:t xml:space="preserve"> extremely hot day</w:t>
        </w:r>
      </w:ins>
      <w:ins w:id="2492" w:author="野草" w:date="2024-04-23T14:02:37Z">
        <w:r>
          <w:rPr>
            <w:rFonts w:hint="eastAsia"/>
            <w:sz w:val="16"/>
            <w:szCs w:val="16"/>
          </w:rPr>
          <w:t xml:space="preserve"> (b), respectively. The widths of </w:t>
        </w:r>
      </w:ins>
      <w:ins w:id="2493" w:author="野草" w:date="2024-04-23T14:02:37Z">
        <w:r>
          <w:rPr>
            <w:rFonts w:hint="eastAsia"/>
            <w:sz w:val="16"/>
            <w:szCs w:val="16"/>
            <w:highlight w:val="green"/>
            <w:rPrChange w:id="2494" w:author="野草" w:date="2024-04-25T23:19:17Z">
              <w:rPr>
                <w:rFonts w:hint="eastAsia"/>
                <w:sz w:val="16"/>
                <w:szCs w:val="16"/>
              </w:rPr>
            </w:rPrChange>
          </w:rPr>
          <w:t>river segments</w:t>
        </w:r>
      </w:ins>
      <w:ins w:id="2495" w:author="野草" w:date="2024-04-23T14:02:37Z">
        <w:r>
          <w:rPr>
            <w:rFonts w:hint="eastAsia"/>
            <w:sz w:val="16"/>
            <w:szCs w:val="16"/>
          </w:rPr>
          <w:t xml:space="preserve"> represent the </w:t>
        </w:r>
      </w:ins>
      <w:ins w:id="2496" w:author="野草" w:date="2024-04-23T14:02:37Z">
        <w:r>
          <w:rPr>
            <w:rFonts w:hint="eastAsia"/>
            <w:sz w:val="16"/>
            <w:szCs w:val="16"/>
            <w:highlight w:val="green"/>
            <w:rPrChange w:id="2497" w:author="野草" w:date="2024-04-25T23:19:21Z">
              <w:rPr>
                <w:rFonts w:hint="eastAsia"/>
                <w:sz w:val="16"/>
                <w:szCs w:val="16"/>
              </w:rPr>
            </w:rPrChange>
          </w:rPr>
          <w:t>corresponding RCD</w:t>
        </w:r>
      </w:ins>
      <w:ins w:id="2498" w:author="野草" w:date="2024-04-23T14:02:37Z">
        <w:r>
          <w:rPr>
            <w:rFonts w:hint="eastAsia"/>
            <w:sz w:val="16"/>
            <w:szCs w:val="16"/>
          </w:rPr>
          <w:t>.</w:t>
        </w:r>
      </w:ins>
      <w:ins w:id="2499" w:author="野草" w:date="2024-04-23T14:02:37Z">
        <w:r>
          <w:rPr>
            <w:rStyle w:val="13"/>
          </w:rPr>
          <w:commentReference w:id="8"/>
        </w:r>
      </w:ins>
    </w:p>
    <w:p>
      <w:pPr>
        <w:numPr>
          <w:ilvl w:val="-1"/>
          <w:numId w:val="0"/>
        </w:numPr>
        <w:pPrChange w:id="2500" w:author="野草" w:date="2024-04-23T14:02:37Z">
          <w:pPr/>
        </w:pPrChange>
      </w:pPr>
    </w:p>
    <w:p>
      <w:pPr>
        <w:jc w:val="center"/>
        <w:rPr>
          <w:ins w:id="2501" w:author="野草" w:date="2024-04-22T17:26:03Z"/>
          <w:rFonts w:hint="eastAsia" w:eastAsiaTheme="minorEastAsia"/>
          <w:lang w:eastAsia="zh-CN"/>
        </w:rPr>
      </w:pPr>
    </w:p>
    <w:p>
      <w:pPr>
        <w:jc w:val="center"/>
        <w:rPr>
          <w:del w:id="2502" w:author="野草" w:date="2024-04-23T14:02:34Z"/>
        </w:rPr>
      </w:pPr>
      <w:del w:id="2503" w:author="野草" w:date="2024-04-23T14:02:34Z">
        <w:commentRangeStart w:id="9"/>
        <w:r>
          <w:rPr/>
          <w:drawing>
            <wp:inline distT="0" distB="0" distL="114300" distR="114300">
              <wp:extent cx="2079625" cy="2942590"/>
              <wp:effectExtent l="0" t="0" r="3175" b="3810"/>
              <wp:docPr id="21" name="图片 21" descr="FIG_RCE_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RCE_A3"/>
                      <pic:cNvPicPr>
                        <a:picLocks noChangeAspect="1"/>
                      </pic:cNvPicPr>
                    </pic:nvPicPr>
                    <pic:blipFill>
                      <a:blip r:embed="rId14"/>
                      <a:stretch>
                        <a:fillRect/>
                      </a:stretch>
                    </pic:blipFill>
                    <pic:spPr>
                      <a:xfrm>
                        <a:off x="0" y="0"/>
                        <a:ext cx="2079625" cy="2942590"/>
                      </a:xfrm>
                      <a:prstGeom prst="rect">
                        <a:avLst/>
                      </a:prstGeom>
                    </pic:spPr>
                  </pic:pic>
                </a:graphicData>
              </a:graphic>
            </wp:inline>
          </w:drawing>
        </w:r>
      </w:del>
      <w:del w:id="2505" w:author="野草" w:date="2024-04-23T14:02:34Z">
        <w:r>
          <w:rPr/>
          <w:drawing>
            <wp:inline distT="0" distB="0" distL="114300" distR="114300">
              <wp:extent cx="2099310" cy="2969260"/>
              <wp:effectExtent l="0" t="0" r="8890" b="2540"/>
              <wp:docPr id="22" name="图片 22" descr="FIG_RCE_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IG_RCE_B3"/>
                      <pic:cNvPicPr>
                        <a:picLocks noChangeAspect="1"/>
                      </pic:cNvPicPr>
                    </pic:nvPicPr>
                    <pic:blipFill>
                      <a:blip r:embed="rId15"/>
                      <a:stretch>
                        <a:fillRect/>
                      </a:stretch>
                    </pic:blipFill>
                    <pic:spPr>
                      <a:xfrm>
                        <a:off x="0" y="0"/>
                        <a:ext cx="2099310" cy="2969260"/>
                      </a:xfrm>
                      <a:prstGeom prst="rect">
                        <a:avLst/>
                      </a:prstGeom>
                    </pic:spPr>
                  </pic:pic>
                </a:graphicData>
              </a:graphic>
            </wp:inline>
          </w:drawing>
        </w:r>
      </w:del>
    </w:p>
    <w:p>
      <w:pPr>
        <w:jc w:val="center"/>
        <w:rPr>
          <w:rStyle w:val="13"/>
        </w:rPr>
      </w:pPr>
      <w:del w:id="2507" w:author="野草" w:date="2024-04-23T14:02:34Z">
        <w:r>
          <w:rPr>
            <w:rFonts w:hint="eastAsia"/>
            <w:sz w:val="16"/>
            <w:szCs w:val="16"/>
          </w:rPr>
          <w:delText xml:space="preserve">Fig. </w:delText>
        </w:r>
      </w:del>
      <w:del w:id="2508" w:author="野草" w:date="2024-04-23T14:02:34Z">
        <w:r>
          <w:rPr>
            <w:rFonts w:hint="default"/>
            <w:sz w:val="16"/>
            <w:szCs w:val="16"/>
            <w:lang w:val="en-US"/>
          </w:rPr>
          <w:delText>4</w:delText>
        </w:r>
      </w:del>
      <w:del w:id="2509" w:author="野草" w:date="2024-04-23T14:02:34Z">
        <w:r>
          <w:rPr>
            <w:rFonts w:hint="eastAsia"/>
            <w:sz w:val="16"/>
            <w:szCs w:val="16"/>
          </w:rPr>
          <w:delText xml:space="preserve">  The spatial patterns of average RCI of individual river segments on the normal summer day (a) and the extremely hot day (b), respectively. The widths of river segments represent the corresponding RCD.</w:delText>
        </w:r>
        <w:commentRangeEnd w:id="9"/>
      </w:del>
      <w:del w:id="2510" w:author="野草" w:date="2024-04-23T14:02:34Z">
        <w:r>
          <w:rPr>
            <w:rStyle w:val="13"/>
          </w:rPr>
          <w:commentReference w:id="9"/>
        </w:r>
      </w:del>
    </w:p>
    <w:p>
      <w:pPr>
        <w:jc w:val="center"/>
        <w:rPr>
          <w:ins w:id="2511" w:author="野草" w:date="2024-04-26T08:34:16Z"/>
          <w:rFonts w:hint="eastAsia"/>
          <w:sz w:val="16"/>
          <w:szCs w:val="16"/>
        </w:rPr>
      </w:pPr>
      <w:ins w:id="2512" w:author="野草" w:date="2024-04-26T08:33:03Z">
        <w:r>
          <w:rPr>
            <w:rFonts w:hint="eastAsia"/>
            <w:sz w:val="16"/>
            <w:szCs w:val="16"/>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16"/>
                      <a:stretch>
                        <a:fillRect/>
                      </a:stretch>
                    </pic:blipFill>
                    <pic:spPr>
                      <a:xfrm>
                        <a:off x="0" y="0"/>
                        <a:ext cx="2201545" cy="3115310"/>
                      </a:xfrm>
                      <a:prstGeom prst="rect">
                        <a:avLst/>
                      </a:prstGeom>
                    </pic:spPr>
                  </pic:pic>
                </a:graphicData>
              </a:graphic>
            </wp:inline>
          </w:drawing>
        </w:r>
      </w:ins>
      <w:ins w:id="2514" w:author="野草" w:date="2024-04-26T08:33:18Z">
        <w:r>
          <w:rPr>
            <w:rFonts w:hint="eastAsia"/>
            <w:sz w:val="16"/>
            <w:szCs w:val="16"/>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7"/>
                      <a:stretch>
                        <a:fillRect/>
                      </a:stretch>
                    </pic:blipFill>
                    <pic:spPr>
                      <a:xfrm>
                        <a:off x="0" y="0"/>
                        <a:ext cx="2193925" cy="3103880"/>
                      </a:xfrm>
                      <a:prstGeom prst="rect">
                        <a:avLst/>
                      </a:prstGeom>
                    </pic:spPr>
                  </pic:pic>
                </a:graphicData>
              </a:graphic>
            </wp:inline>
          </w:drawing>
        </w:r>
      </w:ins>
    </w:p>
    <w:p>
      <w:pPr>
        <w:jc w:val="center"/>
        <w:rPr>
          <w:ins w:id="2516" w:author="野草" w:date="2024-04-26T08:36:15Z"/>
          <w:rFonts w:hint="eastAsia"/>
          <w:sz w:val="16"/>
          <w:szCs w:val="16"/>
        </w:rPr>
      </w:pPr>
      <w:ins w:id="2517" w:author="野草" w:date="2024-04-26T08:36:15Z">
        <w:r>
          <w:rPr>
            <w:rFonts w:hint="eastAsia"/>
            <w:sz w:val="16"/>
            <w:szCs w:val="16"/>
            <w:lang w:val="en-US" w:eastAsia="zh-CN"/>
          </w:rPr>
          <w:t>【</w:t>
        </w:r>
      </w:ins>
      <w:ins w:id="2518" w:author="野草" w:date="2024-04-26T08:36:15Z">
        <w:r>
          <w:rPr>
            <w:rFonts w:hint="eastAsia" w:cs="Times New Roman"/>
            <w:color w:val="000000" w:themeColor="text1"/>
            <w:lang w:val="en-US" w:eastAsia="zh-CN"/>
            <w14:textFill>
              <w14:solidFill>
                <w14:schemeClr w14:val="tx1"/>
              </w14:solidFill>
            </w14:textFill>
          </w:rPr>
          <w:t>up2024 0426 08:36</w:t>
        </w:r>
      </w:ins>
      <w:ins w:id="2519" w:author="野草" w:date="2024-04-26T08:36:15Z">
        <w:r>
          <w:rPr>
            <w:rFonts w:hint="eastAsia"/>
            <w:sz w:val="16"/>
            <w:szCs w:val="16"/>
            <w:lang w:val="en-US" w:eastAsia="zh-CN"/>
          </w:rPr>
          <w:t>】</w:t>
        </w:r>
      </w:ins>
    </w:p>
    <w:p>
      <w:pPr>
        <w:jc w:val="center"/>
        <w:rPr>
          <w:ins w:id="2520" w:author="野草" w:date="2024-04-26T08:33:38Z"/>
          <w:rFonts w:hint="eastAsia"/>
          <w:sz w:val="16"/>
          <w:szCs w:val="16"/>
        </w:rPr>
      </w:pPr>
      <w:ins w:id="2521" w:author="野草" w:date="2024-04-26T08:35:35Z">
        <w:r>
          <w:rPr>
            <w:rFonts w:hint="eastAsia"/>
            <w:sz w:val="16"/>
            <w:szCs w:val="16"/>
          </w:rPr>
          <w:t xml:space="preserve">Fig. </w:t>
        </w:r>
      </w:ins>
      <w:ins w:id="2522" w:author="野草" w:date="2024-04-26T08:35:38Z">
        <w:r>
          <w:rPr>
            <w:rFonts w:hint="eastAsia"/>
            <w:sz w:val="16"/>
            <w:szCs w:val="16"/>
            <w:lang w:val="en-US" w:eastAsia="zh-CN"/>
          </w:rPr>
          <w:t>5</w:t>
        </w:r>
      </w:ins>
      <w:ins w:id="2523" w:author="野草" w:date="2024-04-26T08:35:35Z">
        <w:r>
          <w:rPr>
            <w:rFonts w:hint="eastAsia"/>
            <w:sz w:val="16"/>
            <w:szCs w:val="16"/>
          </w:rPr>
          <w:t xml:space="preserve">  The </w:t>
        </w:r>
      </w:ins>
      <w:ins w:id="2524" w:author="野草" w:date="2024-04-26T08:35:35Z">
        <w:r>
          <w:rPr>
            <w:rFonts w:hint="eastAsia"/>
            <w:sz w:val="16"/>
            <w:szCs w:val="16"/>
            <w:highlight w:val="green"/>
          </w:rPr>
          <w:t xml:space="preserve">spatial patterns </w:t>
        </w:r>
      </w:ins>
      <w:ins w:id="2525" w:author="野草" w:date="2024-04-26T08:35:35Z">
        <w:r>
          <w:rPr>
            <w:rFonts w:hint="eastAsia"/>
            <w:sz w:val="16"/>
            <w:szCs w:val="16"/>
          </w:rPr>
          <w:t xml:space="preserve">of </w:t>
        </w:r>
      </w:ins>
      <w:ins w:id="2526" w:author="野草" w:date="2024-04-26T08:35:35Z">
        <w:r>
          <w:rPr>
            <w:rFonts w:hint="eastAsia"/>
            <w:sz w:val="16"/>
            <w:szCs w:val="16"/>
            <w:highlight w:val="green"/>
          </w:rPr>
          <w:t>average RC</w:t>
        </w:r>
      </w:ins>
      <w:ins w:id="2527" w:author="野草" w:date="2024-04-26T08:35:40Z">
        <w:r>
          <w:rPr>
            <w:rFonts w:hint="eastAsia"/>
            <w:sz w:val="16"/>
            <w:szCs w:val="16"/>
            <w:highlight w:val="green"/>
            <w:lang w:val="en-US" w:eastAsia="zh-CN"/>
          </w:rPr>
          <w:t>D</w:t>
        </w:r>
      </w:ins>
      <w:ins w:id="2528" w:author="野草" w:date="2024-04-26T08:35:35Z">
        <w:r>
          <w:rPr>
            <w:rFonts w:hint="eastAsia"/>
            <w:sz w:val="16"/>
            <w:szCs w:val="16"/>
          </w:rPr>
          <w:t xml:space="preserve"> of individual </w:t>
        </w:r>
      </w:ins>
      <w:ins w:id="2529" w:author="野草" w:date="2024-04-26T08:35:35Z">
        <w:r>
          <w:rPr>
            <w:rFonts w:hint="eastAsia"/>
            <w:sz w:val="16"/>
            <w:szCs w:val="16"/>
            <w:highlight w:val="green"/>
          </w:rPr>
          <w:t>river segments</w:t>
        </w:r>
      </w:ins>
      <w:ins w:id="2530" w:author="野草" w:date="2024-04-26T08:35:35Z">
        <w:r>
          <w:rPr>
            <w:rFonts w:hint="eastAsia"/>
            <w:sz w:val="16"/>
            <w:szCs w:val="16"/>
          </w:rPr>
          <w:t xml:space="preserve"> on the</w:t>
        </w:r>
      </w:ins>
      <w:ins w:id="2531" w:author="野草" w:date="2024-04-26T08:35:35Z">
        <w:r>
          <w:rPr>
            <w:rFonts w:hint="eastAsia"/>
            <w:sz w:val="16"/>
            <w:szCs w:val="16"/>
            <w:highlight w:val="green"/>
          </w:rPr>
          <w:t xml:space="preserve"> normal summer day</w:t>
        </w:r>
      </w:ins>
      <w:ins w:id="2532" w:author="野草" w:date="2024-04-26T08:35:35Z">
        <w:r>
          <w:rPr>
            <w:rFonts w:hint="eastAsia"/>
            <w:sz w:val="16"/>
            <w:szCs w:val="16"/>
          </w:rPr>
          <w:t xml:space="preserve"> (a) and the</w:t>
        </w:r>
      </w:ins>
      <w:ins w:id="2533" w:author="野草" w:date="2024-04-26T08:35:35Z">
        <w:r>
          <w:rPr>
            <w:rFonts w:hint="eastAsia"/>
            <w:sz w:val="16"/>
            <w:szCs w:val="16"/>
            <w:highlight w:val="green"/>
          </w:rPr>
          <w:t xml:space="preserve"> extremely hot day</w:t>
        </w:r>
      </w:ins>
      <w:ins w:id="2534" w:author="野草" w:date="2024-04-26T08:35:35Z">
        <w:r>
          <w:rPr>
            <w:rFonts w:hint="eastAsia"/>
            <w:sz w:val="16"/>
            <w:szCs w:val="16"/>
          </w:rPr>
          <w:t xml:space="preserve"> (b), respectively. </w:t>
        </w:r>
      </w:ins>
    </w:p>
    <w:p>
      <w:pPr>
        <w:jc w:val="center"/>
        <w:rPr>
          <w:sz w:val="16"/>
          <w:szCs w:val="16"/>
        </w:rPr>
      </w:pPr>
      <w:ins w:id="2535" w:author="野草" w:date="2024-04-26T08:33:39Z">
        <w:r>
          <w:rPr>
            <w:rFonts w:hint="eastAsia"/>
            <w:sz w:val="16"/>
            <w:szCs w:val="16"/>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8"/>
                      <a:stretch>
                        <a:fillRect/>
                      </a:stretch>
                    </pic:blipFill>
                    <pic:spPr>
                      <a:xfrm>
                        <a:off x="0" y="0"/>
                        <a:ext cx="2264410" cy="3203575"/>
                      </a:xfrm>
                      <a:prstGeom prst="rect">
                        <a:avLst/>
                      </a:prstGeom>
                    </pic:spPr>
                  </pic:pic>
                </a:graphicData>
              </a:graphic>
            </wp:inline>
          </w:drawing>
        </w:r>
      </w:ins>
      <w:ins w:id="2537" w:author="野草" w:date="2024-04-26T08:33:50Z">
        <w:r>
          <w:rPr>
            <w:rFonts w:hint="eastAsia"/>
            <w:sz w:val="16"/>
            <w:szCs w:val="16"/>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9"/>
                      <a:stretch>
                        <a:fillRect/>
                      </a:stretch>
                    </pic:blipFill>
                    <pic:spPr>
                      <a:xfrm>
                        <a:off x="0" y="0"/>
                        <a:ext cx="2262505" cy="3201035"/>
                      </a:xfrm>
                      <a:prstGeom prst="rect">
                        <a:avLst/>
                      </a:prstGeom>
                    </pic:spPr>
                  </pic:pic>
                </a:graphicData>
              </a:graphic>
            </wp:inline>
          </w:drawing>
        </w:r>
      </w:ins>
      <w:del w:id="2539" w:author="野草" w:date="2024-04-22T17:24:54Z">
        <w:r>
          <w:rPr>
            <w:rFonts w:hint="eastAsia"/>
            <w:sz w:val="16"/>
            <w:szCs w:val="16"/>
          </w:rPr>
          <w:drawing>
            <wp:inline distT="0" distB="0" distL="114300" distR="114300">
              <wp:extent cx="2205990" cy="3120390"/>
              <wp:effectExtent l="0" t="0" r="3810" b="3810"/>
              <wp:docPr id="23" name="图片 23" descr="FIG_RCE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_RCE_C3"/>
                      <pic:cNvPicPr>
                        <a:picLocks noChangeAspect="1"/>
                      </pic:cNvPicPr>
                    </pic:nvPicPr>
                    <pic:blipFill>
                      <a:blip r:embed="rId20"/>
                      <a:stretch>
                        <a:fillRect/>
                      </a:stretch>
                    </pic:blipFill>
                    <pic:spPr>
                      <a:xfrm>
                        <a:off x="0" y="0"/>
                        <a:ext cx="2205990" cy="3120390"/>
                      </a:xfrm>
                      <a:prstGeom prst="rect">
                        <a:avLst/>
                      </a:prstGeom>
                    </pic:spPr>
                  </pic:pic>
                </a:graphicData>
              </a:graphic>
            </wp:inline>
          </w:drawing>
        </w:r>
      </w:del>
      <w:del w:id="2541" w:author="野草" w:date="2024-04-22T17:24:54Z">
        <w:r>
          <w:rPr>
            <w:rFonts w:hint="eastAsia"/>
            <w:sz w:val="16"/>
            <w:szCs w:val="16"/>
          </w:rPr>
          <w:drawing>
            <wp:inline distT="0" distB="0" distL="114300" distR="114300">
              <wp:extent cx="2205355" cy="3120390"/>
              <wp:effectExtent l="0" t="0" r="4445" b="3810"/>
              <wp:docPr id="24" name="图片 24" descr="FIG_RCE_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_RCE_D3"/>
                      <pic:cNvPicPr>
                        <a:picLocks noChangeAspect="1"/>
                      </pic:cNvPicPr>
                    </pic:nvPicPr>
                    <pic:blipFill>
                      <a:blip r:embed="rId21"/>
                      <a:stretch>
                        <a:fillRect/>
                      </a:stretch>
                    </pic:blipFill>
                    <pic:spPr>
                      <a:xfrm>
                        <a:off x="0" y="0"/>
                        <a:ext cx="2205355" cy="3120390"/>
                      </a:xfrm>
                      <a:prstGeom prst="rect">
                        <a:avLst/>
                      </a:prstGeom>
                    </pic:spPr>
                  </pic:pic>
                </a:graphicData>
              </a:graphic>
            </wp:inline>
          </w:drawing>
        </w:r>
      </w:del>
    </w:p>
    <w:p>
      <w:pPr>
        <w:jc w:val="center"/>
        <w:rPr>
          <w:ins w:id="2543" w:author="野草" w:date="2024-04-26T08:36:17Z"/>
          <w:rFonts w:hint="eastAsia"/>
          <w:sz w:val="16"/>
          <w:szCs w:val="16"/>
        </w:rPr>
      </w:pPr>
      <w:ins w:id="2544" w:author="野草" w:date="2024-04-26T08:36:17Z">
        <w:r>
          <w:rPr>
            <w:rFonts w:hint="eastAsia"/>
            <w:sz w:val="16"/>
            <w:szCs w:val="16"/>
            <w:lang w:val="en-US" w:eastAsia="zh-CN"/>
          </w:rPr>
          <w:t>【</w:t>
        </w:r>
      </w:ins>
      <w:ins w:id="2545" w:author="野草" w:date="2024-04-26T08:36:17Z">
        <w:r>
          <w:rPr>
            <w:rFonts w:hint="eastAsia" w:cs="Times New Roman"/>
            <w:color w:val="000000" w:themeColor="text1"/>
            <w:lang w:val="en-US" w:eastAsia="zh-CN"/>
            <w14:textFill>
              <w14:solidFill>
                <w14:schemeClr w14:val="tx1"/>
              </w14:solidFill>
            </w14:textFill>
          </w:rPr>
          <w:t>up2024 0426 08:36</w:t>
        </w:r>
      </w:ins>
      <w:ins w:id="2546" w:author="野草" w:date="2024-04-26T08:36:17Z">
        <w:r>
          <w:rPr>
            <w:rFonts w:hint="eastAsia"/>
            <w:sz w:val="16"/>
            <w:szCs w:val="16"/>
            <w:lang w:val="en-US" w:eastAsia="zh-CN"/>
          </w:rPr>
          <w:t>】</w:t>
        </w:r>
      </w:ins>
    </w:p>
    <w:p>
      <w:pPr>
        <w:jc w:val="center"/>
        <w:rPr>
          <w:ins w:id="2547" w:author="野草" w:date="2024-04-26T08:35:45Z"/>
          <w:rStyle w:val="13"/>
        </w:rPr>
      </w:pPr>
      <w:ins w:id="2548" w:author="野草" w:date="2024-04-26T08:35:45Z">
        <w:r>
          <w:rPr>
            <w:rFonts w:hint="eastAsia"/>
            <w:sz w:val="16"/>
            <w:szCs w:val="16"/>
          </w:rPr>
          <w:t xml:space="preserve">Fig. </w:t>
        </w:r>
      </w:ins>
      <w:ins w:id="2549" w:author="野草" w:date="2024-04-26T08:35:49Z">
        <w:r>
          <w:rPr>
            <w:rFonts w:hint="eastAsia"/>
            <w:sz w:val="16"/>
            <w:szCs w:val="16"/>
            <w:lang w:val="en-US" w:eastAsia="zh-CN"/>
          </w:rPr>
          <w:t>6</w:t>
        </w:r>
      </w:ins>
      <w:ins w:id="2550" w:author="野草" w:date="2024-04-26T08:35:45Z">
        <w:r>
          <w:rPr>
            <w:rFonts w:hint="eastAsia"/>
            <w:sz w:val="16"/>
            <w:szCs w:val="16"/>
          </w:rPr>
          <w:t xml:space="preserve">  The </w:t>
        </w:r>
      </w:ins>
      <w:ins w:id="2551" w:author="野草" w:date="2024-04-26T08:35:45Z">
        <w:r>
          <w:rPr>
            <w:rFonts w:hint="eastAsia"/>
            <w:sz w:val="16"/>
            <w:szCs w:val="16"/>
            <w:highlight w:val="green"/>
          </w:rPr>
          <w:t xml:space="preserve">spatial patterns </w:t>
        </w:r>
      </w:ins>
      <w:ins w:id="2552" w:author="野草" w:date="2024-04-26T08:35:45Z">
        <w:r>
          <w:rPr>
            <w:rFonts w:hint="eastAsia"/>
            <w:sz w:val="16"/>
            <w:szCs w:val="16"/>
          </w:rPr>
          <w:t xml:space="preserve">of </w:t>
        </w:r>
      </w:ins>
      <w:ins w:id="2553" w:author="野草" w:date="2024-04-26T08:35:45Z">
        <w:r>
          <w:rPr>
            <w:rFonts w:hint="eastAsia"/>
            <w:sz w:val="16"/>
            <w:szCs w:val="16"/>
            <w:highlight w:val="green"/>
          </w:rPr>
          <w:t xml:space="preserve">average </w:t>
        </w:r>
      </w:ins>
      <w:ins w:id="2554" w:author="野草" w:date="2024-04-26T08:35:47Z">
        <w:r>
          <w:rPr>
            <w:rFonts w:hint="eastAsia"/>
            <w:sz w:val="16"/>
            <w:szCs w:val="16"/>
            <w:highlight w:val="green"/>
            <w:lang w:val="en-US" w:eastAsia="zh-CN"/>
          </w:rPr>
          <w:t>C</w:t>
        </w:r>
      </w:ins>
      <w:ins w:id="2555" w:author="野草" w:date="2024-04-26T08:35:45Z">
        <w:r>
          <w:rPr>
            <w:rFonts w:hint="eastAsia"/>
            <w:sz w:val="16"/>
            <w:szCs w:val="16"/>
            <w:highlight w:val="green"/>
          </w:rPr>
          <w:t>RCI</w:t>
        </w:r>
      </w:ins>
      <w:ins w:id="2556" w:author="野草" w:date="2024-04-26T08:35:45Z">
        <w:r>
          <w:rPr>
            <w:rFonts w:hint="eastAsia"/>
            <w:sz w:val="16"/>
            <w:szCs w:val="16"/>
          </w:rPr>
          <w:t xml:space="preserve"> of individual </w:t>
        </w:r>
      </w:ins>
      <w:ins w:id="2557" w:author="野草" w:date="2024-04-26T08:35:45Z">
        <w:r>
          <w:rPr>
            <w:rFonts w:hint="eastAsia"/>
            <w:sz w:val="16"/>
            <w:szCs w:val="16"/>
            <w:highlight w:val="green"/>
          </w:rPr>
          <w:t>river segments</w:t>
        </w:r>
      </w:ins>
      <w:ins w:id="2558" w:author="野草" w:date="2024-04-26T08:35:45Z">
        <w:r>
          <w:rPr>
            <w:rFonts w:hint="eastAsia"/>
            <w:sz w:val="16"/>
            <w:szCs w:val="16"/>
          </w:rPr>
          <w:t xml:space="preserve"> on the</w:t>
        </w:r>
      </w:ins>
      <w:ins w:id="2559" w:author="野草" w:date="2024-04-26T08:35:45Z">
        <w:r>
          <w:rPr>
            <w:rFonts w:hint="eastAsia"/>
            <w:sz w:val="16"/>
            <w:szCs w:val="16"/>
            <w:highlight w:val="green"/>
          </w:rPr>
          <w:t xml:space="preserve"> normal summer day</w:t>
        </w:r>
      </w:ins>
      <w:ins w:id="2560" w:author="野草" w:date="2024-04-26T08:35:45Z">
        <w:r>
          <w:rPr>
            <w:rFonts w:hint="eastAsia"/>
            <w:sz w:val="16"/>
            <w:szCs w:val="16"/>
          </w:rPr>
          <w:t xml:space="preserve"> (a) and the</w:t>
        </w:r>
      </w:ins>
      <w:ins w:id="2561" w:author="野草" w:date="2024-04-26T08:35:45Z">
        <w:r>
          <w:rPr>
            <w:rFonts w:hint="eastAsia"/>
            <w:sz w:val="16"/>
            <w:szCs w:val="16"/>
            <w:highlight w:val="green"/>
          </w:rPr>
          <w:t xml:space="preserve"> extremely hot day</w:t>
        </w:r>
      </w:ins>
      <w:ins w:id="2562" w:author="野草" w:date="2024-04-26T08:35:45Z">
        <w:r>
          <w:rPr>
            <w:rFonts w:hint="eastAsia"/>
            <w:sz w:val="16"/>
            <w:szCs w:val="16"/>
          </w:rPr>
          <w:t xml:space="preserve"> (b), respectively.</w:t>
        </w:r>
      </w:ins>
    </w:p>
    <w:p>
      <w:pPr>
        <w:jc w:val="center"/>
        <w:rPr>
          <w:del w:id="2563" w:author="野草" w:date="2024-04-26T13:48:12Z"/>
          <w:sz w:val="16"/>
          <w:szCs w:val="16"/>
        </w:rPr>
      </w:pPr>
      <w:del w:id="2564" w:author="野草" w:date="2024-04-26T08:35:45Z">
        <w:r>
          <w:rPr>
            <w:rFonts w:hint="eastAsia"/>
            <w:sz w:val="16"/>
            <w:szCs w:val="16"/>
          </w:rPr>
          <w:delText xml:space="preserve">Fig. </w:delText>
        </w:r>
      </w:del>
      <w:del w:id="2565" w:author="野草" w:date="2024-04-26T08:35:45Z">
        <w:r>
          <w:rPr>
            <w:rFonts w:hint="default"/>
            <w:sz w:val="16"/>
            <w:szCs w:val="16"/>
            <w:lang w:val="en-US"/>
          </w:rPr>
          <w:delText>5</w:delText>
        </w:r>
      </w:del>
      <w:del w:id="2566" w:author="野草" w:date="2024-04-26T08:35:45Z">
        <w:r>
          <w:rPr>
            <w:rFonts w:hint="eastAsia"/>
            <w:sz w:val="16"/>
            <w:szCs w:val="16"/>
          </w:rPr>
          <w:delText xml:space="preserve">  The spatial patterns of average CRCI of individual river segments on the normal summer day (a) and the extremely hot day (b), respectively. </w:delText>
        </w:r>
      </w:del>
      <w:del w:id="2567" w:author="野草" w:date="2024-04-23T14:02:54Z">
        <w:r>
          <w:rPr>
            <w:rFonts w:hint="eastAsia"/>
            <w:sz w:val="16"/>
            <w:szCs w:val="16"/>
          </w:rPr>
          <w:delText>The widths of river segments represent the corresponding RCD.</w:delText>
        </w:r>
      </w:del>
    </w:p>
    <w:p>
      <w:pPr>
        <w:jc w:val="center"/>
      </w:pPr>
    </w:p>
    <w:p/>
    <w:p>
      <w:pPr>
        <w:numPr>
          <w:ilvl w:val="255"/>
          <w:numId w:val="0"/>
        </w:numPr>
        <w:rPr>
          <w:ins w:id="2568" w:author="野草" w:date="2024-04-23T09:56:03Z"/>
          <w:rFonts w:hint="default"/>
          <w:lang w:val="en-US" w:eastAsia="zh-CN"/>
        </w:rPr>
      </w:pPr>
      <w:ins w:id="2569" w:author="野草" w:date="2024-04-23T09:56:01Z">
        <w:bookmarkStart w:id="55" w:name="OLE_LINK6"/>
        <w:bookmarkStart w:id="56" w:name="OLE_LINK5"/>
        <w:r>
          <w:rPr>
            <w:rFonts w:hint="eastAsia"/>
            <w:lang w:val="en-US" w:eastAsia="zh-CN"/>
          </w:rPr>
          <w:t>【</w:t>
        </w:r>
      </w:ins>
      <w:ins w:id="2570" w:author="野草" w:date="2024-04-23T09:56:05Z">
        <w:bookmarkStart w:id="57" w:name="OLE_LINK91"/>
        <w:r>
          <w:rPr>
            <w:rFonts w:hint="eastAsia"/>
            <w:lang w:val="en-US" w:eastAsia="zh-CN"/>
          </w:rPr>
          <w:t>u</w:t>
        </w:r>
      </w:ins>
      <w:ins w:id="2571" w:author="野草" w:date="2024-04-23T09:56:06Z">
        <w:r>
          <w:rPr>
            <w:rFonts w:hint="eastAsia"/>
            <w:lang w:val="en-US" w:eastAsia="zh-CN"/>
          </w:rPr>
          <w:t>p202</w:t>
        </w:r>
      </w:ins>
      <w:ins w:id="2572" w:author="野草" w:date="2024-04-23T09:56:07Z">
        <w:r>
          <w:rPr>
            <w:rFonts w:hint="eastAsia"/>
            <w:lang w:val="en-US" w:eastAsia="zh-CN"/>
          </w:rPr>
          <w:t>4 04</w:t>
        </w:r>
      </w:ins>
      <w:ins w:id="2573" w:author="野草" w:date="2024-04-23T09:56:08Z">
        <w:r>
          <w:rPr>
            <w:rFonts w:hint="eastAsia"/>
            <w:lang w:val="en-US" w:eastAsia="zh-CN"/>
          </w:rPr>
          <w:t>2</w:t>
        </w:r>
      </w:ins>
      <w:ins w:id="2574" w:author="野草" w:date="2024-04-26T13:46:51Z">
        <w:r>
          <w:rPr>
            <w:rFonts w:hint="eastAsia"/>
            <w:lang w:val="en-US" w:eastAsia="zh-CN"/>
          </w:rPr>
          <w:t>6</w:t>
        </w:r>
      </w:ins>
      <w:ins w:id="2575" w:author="野草" w:date="2024-04-23T09:56:09Z">
        <w:r>
          <w:rPr>
            <w:rFonts w:hint="eastAsia"/>
            <w:lang w:val="en-US" w:eastAsia="zh-CN"/>
          </w:rPr>
          <w:t xml:space="preserve"> </w:t>
        </w:r>
      </w:ins>
      <w:ins w:id="2576" w:author="野草" w:date="2024-04-26T13:46:52Z">
        <w:r>
          <w:rPr>
            <w:rFonts w:hint="eastAsia"/>
            <w:lang w:val="en-US" w:eastAsia="zh-CN"/>
          </w:rPr>
          <w:t>1</w:t>
        </w:r>
      </w:ins>
      <w:ins w:id="2577" w:author="野草" w:date="2024-04-26T13:46:53Z">
        <w:r>
          <w:rPr>
            <w:rFonts w:hint="eastAsia"/>
            <w:lang w:val="en-US" w:eastAsia="zh-CN"/>
          </w:rPr>
          <w:t>3</w:t>
        </w:r>
      </w:ins>
      <w:ins w:id="2578" w:author="野草" w:date="2024-04-23T09:56:10Z">
        <w:r>
          <w:rPr>
            <w:rFonts w:hint="eastAsia"/>
            <w:lang w:val="en-US" w:eastAsia="zh-CN"/>
          </w:rPr>
          <w:t>:</w:t>
        </w:r>
      </w:ins>
      <w:ins w:id="2579" w:author="野草" w:date="2024-04-26T13:50:31Z">
        <w:r>
          <w:rPr>
            <w:rFonts w:hint="eastAsia"/>
            <w:lang w:val="en-US" w:eastAsia="zh-CN"/>
          </w:rPr>
          <w:t>50</w:t>
        </w:r>
      </w:ins>
      <w:ins w:id="2580" w:author="野草" w:date="2024-04-23T09:56:01Z">
        <w:r>
          <w:rPr>
            <w:rFonts w:hint="eastAsia"/>
            <w:lang w:val="en-US" w:eastAsia="zh-CN"/>
          </w:rPr>
          <w:t>】</w:t>
        </w:r>
      </w:ins>
    </w:p>
    <w:bookmarkEnd w:id="55"/>
    <w:bookmarkEnd w:id="57"/>
    <w:p>
      <w:pPr>
        <w:numPr>
          <w:ilvl w:val="255"/>
          <w:numId w:val="0"/>
        </w:numPr>
      </w:pPr>
      <w:ins w:id="2581" w:author="野草" w:date="2024-04-22T19:44:13Z">
        <w:r>
          <w:rPr>
            <w:rFonts w:hint="eastAsia"/>
            <w:lang w:val="en-US" w:eastAsia="zh-CN"/>
          </w:rPr>
          <w:t>T</w:t>
        </w:r>
      </w:ins>
      <w:del w:id="2582" w:author="野草" w:date="2024-04-22T19:35:23Z">
        <w:r>
          <w:rPr>
            <w:rFonts w:hint="eastAsia"/>
          </w:rPr>
          <w:delText>T</w:delText>
        </w:r>
      </w:del>
      <w:r>
        <w:rPr>
          <w:rFonts w:hint="eastAsia"/>
        </w:rPr>
        <w:t xml:space="preserve">he </w:t>
      </w:r>
      <w:r>
        <w:rPr>
          <w:rFonts w:hint="eastAsia"/>
          <w:highlight w:val="green"/>
          <w:rPrChange w:id="2583" w:author="野草" w:date="2024-04-23T09:21:36Z">
            <w:rPr>
              <w:rFonts w:hint="eastAsia"/>
            </w:rPr>
          </w:rPrChange>
        </w:rPr>
        <w:t>spatial patterns</w:t>
      </w:r>
      <w:r>
        <w:rPr>
          <w:rFonts w:hint="eastAsia"/>
        </w:rPr>
        <w:t xml:space="preserve"> of RCI </w:t>
      </w:r>
      <w:del w:id="2584" w:author="野草" w:date="2024-04-23T09:21:42Z">
        <w:r>
          <w:rPr>
            <w:rFonts w:hint="eastAsia"/>
          </w:rPr>
          <w:delText xml:space="preserve">during </w:delText>
        </w:r>
      </w:del>
      <w:del w:id="2585" w:author="野草" w:date="2024-04-22T19:46:32Z">
        <w:r>
          <w:rPr>
            <w:rFonts w:hint="eastAsia"/>
          </w:rPr>
          <w:delText>the selected 2 case days are illustrated in Fig. 4</w:delText>
        </w:r>
      </w:del>
      <w:ins w:id="2586" w:author="野草" w:date="2024-04-22T19:44:15Z">
        <w:r>
          <w:rPr>
            <w:rFonts w:hint="eastAsia"/>
            <w:lang w:val="en-US" w:eastAsia="zh-CN"/>
          </w:rPr>
          <w:t>a</w:t>
        </w:r>
      </w:ins>
      <w:ins w:id="2587" w:author="野草" w:date="2024-04-22T19:44:16Z">
        <w:r>
          <w:rPr>
            <w:rFonts w:hint="eastAsia"/>
            <w:lang w:val="en-US" w:eastAsia="zh-CN"/>
          </w:rPr>
          <w:t xml:space="preserve">re </w:t>
        </w:r>
      </w:ins>
      <w:ins w:id="2588" w:author="野草" w:date="2024-04-22T19:44:17Z">
        <w:r>
          <w:rPr>
            <w:rFonts w:hint="eastAsia"/>
            <w:lang w:val="en-US" w:eastAsia="zh-CN"/>
          </w:rPr>
          <w:t>illus</w:t>
        </w:r>
      </w:ins>
      <w:ins w:id="2589" w:author="野草" w:date="2024-04-22T19:44:18Z">
        <w:r>
          <w:rPr>
            <w:rFonts w:hint="eastAsia"/>
            <w:lang w:val="en-US" w:eastAsia="zh-CN"/>
          </w:rPr>
          <w:t xml:space="preserve">trated </w:t>
        </w:r>
      </w:ins>
      <w:ins w:id="2590" w:author="野草" w:date="2024-04-22T19:44:19Z">
        <w:r>
          <w:rPr>
            <w:rFonts w:hint="eastAsia"/>
            <w:lang w:val="en-US" w:eastAsia="zh-CN"/>
          </w:rPr>
          <w:t xml:space="preserve">in </w:t>
        </w:r>
      </w:ins>
      <w:ins w:id="2591" w:author="野草" w:date="2024-04-22T19:44:19Z">
        <w:r>
          <w:rPr>
            <w:rFonts w:hint="eastAsia"/>
            <w:highlight w:val="cyan"/>
            <w:lang w:val="en-US" w:eastAsia="zh-CN"/>
            <w:rPrChange w:id="2592" w:author="野草" w:date="2024-04-23T08:18:38Z">
              <w:rPr>
                <w:rFonts w:hint="eastAsia"/>
                <w:lang w:val="en-US" w:eastAsia="zh-CN"/>
              </w:rPr>
            </w:rPrChange>
          </w:rPr>
          <w:t>F</w:t>
        </w:r>
      </w:ins>
      <w:ins w:id="2593" w:author="野草" w:date="2024-04-22T19:44:20Z">
        <w:r>
          <w:rPr>
            <w:rFonts w:hint="eastAsia"/>
            <w:highlight w:val="cyan"/>
            <w:lang w:val="en-US" w:eastAsia="zh-CN"/>
            <w:rPrChange w:id="2594" w:author="野草" w:date="2024-04-23T08:18:38Z">
              <w:rPr>
                <w:rFonts w:hint="eastAsia"/>
                <w:lang w:val="en-US" w:eastAsia="zh-CN"/>
              </w:rPr>
            </w:rPrChange>
          </w:rPr>
          <w:t xml:space="preserve">ig. </w:t>
        </w:r>
      </w:ins>
      <w:ins w:id="2595" w:author="野草" w:date="2024-04-23T14:03:09Z">
        <w:r>
          <w:rPr>
            <w:rFonts w:hint="eastAsia"/>
            <w:highlight w:val="cyan"/>
            <w:lang w:val="en-US" w:eastAsia="zh-CN"/>
          </w:rPr>
          <w:t>4</w:t>
        </w:r>
      </w:ins>
      <w:ins w:id="2596" w:author="野草" w:date="2024-04-22T19:44:22Z">
        <w:r>
          <w:rPr>
            <w:rFonts w:hint="eastAsia"/>
            <w:lang w:val="en-US" w:eastAsia="zh-CN"/>
          </w:rPr>
          <w:t>.</w:t>
        </w:r>
      </w:ins>
      <w:del w:id="2597" w:author="野草" w:date="2024-04-22T19:44:15Z">
        <w:r>
          <w:rPr>
            <w:rFonts w:hint="eastAsia"/>
          </w:rPr>
          <w:delText xml:space="preserve">. </w:delText>
        </w:r>
      </w:del>
      <w:ins w:id="2598" w:author="野草" w:date="2024-04-22T19:44:40Z">
        <w:r>
          <w:rPr>
            <w:rFonts w:hint="eastAsia"/>
            <w:lang w:val="en-US" w:eastAsia="zh-CN"/>
          </w:rPr>
          <w:t xml:space="preserve"> </w:t>
        </w:r>
      </w:ins>
      <w:del w:id="2599" w:author="野草" w:date="2024-04-22T19:34:56Z">
        <w:commentRangeStart w:id="10"/>
        <w:r>
          <w:rPr>
            <w:rFonts w:hint="eastAsia"/>
          </w:rPr>
          <w:delText>The widths of river segments represent the corresponding RCD, ranging from 60 meters to 720 meter</w:delText>
        </w:r>
      </w:del>
      <w:del w:id="2600" w:author="野草" w:date="2024-04-22T19:44:36Z">
        <w:r>
          <w:rPr>
            <w:rFonts w:hint="eastAsia"/>
          </w:rPr>
          <w:delText>s</w:delText>
        </w:r>
        <w:commentRangeEnd w:id="10"/>
      </w:del>
      <w:del w:id="2601" w:author="野草" w:date="2024-04-22T19:44:36Z">
        <w:r>
          <w:rPr>
            <w:rStyle w:val="13"/>
          </w:rPr>
          <w:commentReference w:id="10"/>
        </w:r>
      </w:del>
      <w:del w:id="2602" w:author="野草" w:date="2024-04-22T19:44:36Z">
        <w:r>
          <w:rPr>
            <w:rFonts w:hint="eastAsia"/>
          </w:rPr>
          <w:delText>.</w:delText>
        </w:r>
      </w:del>
      <w:del w:id="2603" w:author="野草" w:date="2024-04-22T19:34:56Z">
        <w:r>
          <w:rPr>
            <w:rFonts w:hint="eastAsia"/>
          </w:rPr>
          <w:delText xml:space="preserve"> </w:delText>
        </w:r>
      </w:del>
      <w:r>
        <w:rPr>
          <w:rFonts w:hint="eastAsia"/>
        </w:rPr>
        <w:t>On the</w:t>
      </w:r>
      <w:r>
        <w:rPr>
          <w:rFonts w:hint="eastAsia"/>
          <w:highlight w:val="green"/>
          <w:rPrChange w:id="2604" w:author="野草" w:date="2024-04-23T09:21:58Z">
            <w:rPr>
              <w:rFonts w:hint="eastAsia"/>
            </w:rPr>
          </w:rPrChange>
        </w:rPr>
        <w:t xml:space="preserve"> normal summer day</w:t>
      </w:r>
      <w:r>
        <w:rPr>
          <w:rFonts w:hint="eastAsia"/>
        </w:rPr>
        <w:t xml:space="preserve">, RCI exhibited </w:t>
      </w:r>
      <w:r>
        <w:rPr>
          <w:rFonts w:hint="eastAsia"/>
          <w:highlight w:val="green"/>
          <w:rPrChange w:id="2605" w:author="野草" w:date="2024-04-23T09:22:03Z">
            <w:rPr>
              <w:rFonts w:hint="eastAsia"/>
            </w:rPr>
          </w:rPrChange>
        </w:rPr>
        <w:t>maximum and average values</w:t>
      </w:r>
      <w:r>
        <w:rPr>
          <w:rFonts w:hint="eastAsia"/>
        </w:rPr>
        <w:t xml:space="preserve"> of </w:t>
      </w:r>
      <w:r>
        <w:rPr>
          <w:rFonts w:hint="eastAsia"/>
          <w:highlight w:val="cyan"/>
          <w:rPrChange w:id="2606" w:author="野草" w:date="2024-04-23T08:22:14Z">
            <w:rPr>
              <w:rFonts w:hint="eastAsia"/>
            </w:rPr>
          </w:rPrChange>
        </w:rPr>
        <w:t>12.2 °C</w:t>
      </w:r>
      <w:r>
        <w:rPr>
          <w:rFonts w:hint="eastAsia"/>
        </w:rPr>
        <w:t xml:space="preserve"> and </w:t>
      </w:r>
      <w:r>
        <w:rPr>
          <w:rFonts w:hint="eastAsia"/>
          <w:highlight w:val="cyan"/>
          <w:rPrChange w:id="2607" w:author="野草" w:date="2024-04-23T08:22:17Z">
            <w:rPr>
              <w:rFonts w:hint="eastAsia"/>
            </w:rPr>
          </w:rPrChange>
        </w:rPr>
        <w:t>5.5 °C</w:t>
      </w:r>
      <w:r>
        <w:rPr>
          <w:rFonts w:hint="eastAsia"/>
        </w:rPr>
        <w:t xml:space="preserve"> across all </w:t>
      </w:r>
      <w:r>
        <w:rPr>
          <w:rFonts w:hint="eastAsia"/>
          <w:highlight w:val="green"/>
          <w:rPrChange w:id="2608" w:author="野草" w:date="2024-04-23T09:22:08Z">
            <w:rPr>
              <w:rFonts w:hint="eastAsia"/>
            </w:rPr>
          </w:rPrChange>
        </w:rPr>
        <w:t>river segments</w:t>
      </w:r>
      <w:r>
        <w:rPr>
          <w:rFonts w:hint="eastAsia"/>
        </w:rPr>
        <w:t xml:space="preserve">. On the </w:t>
      </w:r>
      <w:r>
        <w:rPr>
          <w:rFonts w:hint="eastAsia"/>
          <w:highlight w:val="green"/>
          <w:rPrChange w:id="2609" w:author="野草" w:date="2024-04-23T09:22:11Z">
            <w:rPr>
              <w:rFonts w:hint="eastAsia"/>
            </w:rPr>
          </w:rPrChange>
        </w:rPr>
        <w:t>extremely hot day</w:t>
      </w:r>
      <w:r>
        <w:rPr>
          <w:rFonts w:hint="eastAsia"/>
        </w:rPr>
        <w:t>,</w:t>
      </w:r>
      <w:ins w:id="2610" w:author="野草" w:date="2024-04-26T13:50:22Z">
        <w:r>
          <w:rPr>
            <w:rFonts w:hint="eastAsia"/>
            <w:lang w:val="en-US" w:eastAsia="zh-CN"/>
          </w:rPr>
          <w:t xml:space="preserve"> </w:t>
        </w:r>
      </w:ins>
      <w:del w:id="2611" w:author="野草" w:date="2024-04-26T13:50:21Z">
        <w:r>
          <w:rPr>
            <w:rFonts w:hint="eastAsia"/>
          </w:rPr>
          <w:delText xml:space="preserve"> </w:delText>
        </w:r>
      </w:del>
      <w:del w:id="2612" w:author="野草" w:date="2024-04-26T13:49:18Z">
        <w:r>
          <w:rPr>
            <w:rFonts w:hint="eastAsia"/>
          </w:rPr>
          <w:delText xml:space="preserve">RCI </w:delText>
        </w:r>
      </w:del>
      <w:ins w:id="2613" w:author="野草" w:date="2024-04-26T13:50:26Z">
        <w:r>
          <w:rPr>
            <w:rFonts w:hint="eastAsia"/>
            <w:lang w:val="en-US" w:eastAsia="zh-CN"/>
          </w:rPr>
          <w:t>the</w:t>
        </w:r>
      </w:ins>
      <w:del w:id="2614" w:author="野草" w:date="2024-04-26T13:49:20Z">
        <w:r>
          <w:rPr>
            <w:rFonts w:hint="eastAsia"/>
          </w:rPr>
          <w:delText>we</w:delText>
        </w:r>
      </w:del>
      <w:del w:id="2615" w:author="野草" w:date="2024-04-26T13:49:19Z">
        <w:r>
          <w:rPr>
            <w:rFonts w:hint="eastAsia"/>
          </w:rPr>
          <w:delText>r</w:delText>
        </w:r>
      </w:del>
      <w:del w:id="2616" w:author="野草" w:date="2024-04-26T13:50:23Z">
        <w:r>
          <w:rPr>
            <w:rFonts w:hint="eastAsia"/>
          </w:rPr>
          <w:delText>e</w:delText>
        </w:r>
      </w:del>
      <w:r>
        <w:rPr>
          <w:rFonts w:hint="eastAsia"/>
        </w:rPr>
        <w:t xml:space="preserve"> </w:t>
      </w:r>
      <w:ins w:id="2617" w:author="野草" w:date="2024-04-26T13:49:22Z">
        <w:r>
          <w:rPr>
            <w:rFonts w:hint="eastAsia"/>
            <w:lang w:val="en-US" w:eastAsia="zh-CN"/>
          </w:rPr>
          <w:t>co</w:t>
        </w:r>
      </w:ins>
      <w:ins w:id="2618" w:author="野草" w:date="2024-04-26T13:49:23Z">
        <w:r>
          <w:rPr>
            <w:rFonts w:hint="eastAsia"/>
            <w:lang w:val="en-US" w:eastAsia="zh-CN"/>
          </w:rPr>
          <w:t>olin</w:t>
        </w:r>
      </w:ins>
      <w:ins w:id="2619" w:author="野草" w:date="2024-04-26T13:49:24Z">
        <w:r>
          <w:rPr>
            <w:rFonts w:hint="eastAsia"/>
            <w:lang w:val="en-US" w:eastAsia="zh-CN"/>
          </w:rPr>
          <w:t>g int</w:t>
        </w:r>
      </w:ins>
      <w:ins w:id="2620" w:author="野草" w:date="2024-04-26T13:49:25Z">
        <w:r>
          <w:rPr>
            <w:rFonts w:hint="eastAsia"/>
            <w:lang w:val="en-US" w:eastAsia="zh-CN"/>
          </w:rPr>
          <w:t>ensit</w:t>
        </w:r>
      </w:ins>
      <w:ins w:id="2621" w:author="野草" w:date="2024-04-26T13:53:03Z">
        <w:r>
          <w:rPr>
            <w:rFonts w:hint="eastAsia"/>
            <w:lang w:val="en-US" w:eastAsia="zh-CN"/>
          </w:rPr>
          <w:t>ies</w:t>
        </w:r>
      </w:ins>
      <w:ins w:id="2622" w:author="野草" w:date="2024-04-26T13:49:26Z">
        <w:r>
          <w:rPr>
            <w:rFonts w:hint="eastAsia"/>
            <w:lang w:val="en-US" w:eastAsia="zh-CN"/>
          </w:rPr>
          <w:t xml:space="preserve"> </w:t>
        </w:r>
      </w:ins>
      <w:ins w:id="2623" w:author="野草" w:date="2024-04-26T13:49:29Z">
        <w:r>
          <w:rPr>
            <w:rFonts w:hint="eastAsia"/>
            <w:lang w:val="en-US" w:eastAsia="zh-CN"/>
          </w:rPr>
          <w:t>b</w:t>
        </w:r>
      </w:ins>
      <w:ins w:id="2624" w:author="野草" w:date="2024-04-26T13:49:30Z">
        <w:r>
          <w:rPr>
            <w:rFonts w:hint="eastAsia"/>
            <w:lang w:val="en-US" w:eastAsia="zh-CN"/>
          </w:rPr>
          <w:t>ecam</w:t>
        </w:r>
      </w:ins>
      <w:ins w:id="2625" w:author="野草" w:date="2024-04-26T13:49:31Z">
        <w:r>
          <w:rPr>
            <w:rFonts w:hint="eastAsia"/>
            <w:lang w:val="en-US" w:eastAsia="zh-CN"/>
          </w:rPr>
          <w:t>e</w:t>
        </w:r>
      </w:ins>
      <w:ins w:id="2626" w:author="野草" w:date="2024-04-26T13:49:32Z">
        <w:r>
          <w:rPr>
            <w:rFonts w:hint="eastAsia"/>
            <w:lang w:val="en-US" w:eastAsia="zh-CN"/>
          </w:rPr>
          <w:t xml:space="preserve"> </w:t>
        </w:r>
      </w:ins>
      <w:r>
        <w:rPr>
          <w:rFonts w:hint="eastAsia"/>
        </w:rPr>
        <w:t xml:space="preserve">notably higher, with </w:t>
      </w:r>
      <w:r>
        <w:rPr>
          <w:rFonts w:hint="eastAsia"/>
          <w:highlight w:val="green"/>
          <w:rPrChange w:id="2627" w:author="野草" w:date="2024-04-23T09:22:16Z">
            <w:rPr>
              <w:rFonts w:hint="eastAsia"/>
            </w:rPr>
          </w:rPrChange>
        </w:rPr>
        <w:t>maximum and average values</w:t>
      </w:r>
      <w:r>
        <w:rPr>
          <w:rFonts w:hint="eastAsia"/>
        </w:rPr>
        <w:t xml:space="preserve"> reaching </w:t>
      </w:r>
      <w:r>
        <w:rPr>
          <w:rFonts w:hint="eastAsia"/>
          <w:highlight w:val="cyan"/>
          <w:rPrChange w:id="2628" w:author="野草" w:date="2024-04-23T08:22:19Z">
            <w:rPr>
              <w:rFonts w:hint="eastAsia"/>
            </w:rPr>
          </w:rPrChange>
        </w:rPr>
        <w:t>15.5 °C</w:t>
      </w:r>
      <w:r>
        <w:rPr>
          <w:rFonts w:hint="eastAsia"/>
        </w:rPr>
        <w:t xml:space="preserve"> and </w:t>
      </w:r>
      <w:r>
        <w:rPr>
          <w:rFonts w:hint="eastAsia"/>
          <w:highlight w:val="cyan"/>
          <w:rPrChange w:id="2629" w:author="野草" w:date="2024-04-23T08:22:21Z">
            <w:rPr>
              <w:rFonts w:hint="eastAsia"/>
            </w:rPr>
          </w:rPrChange>
        </w:rPr>
        <w:t>6.4 °C</w:t>
      </w:r>
      <w:r>
        <w:rPr>
          <w:rFonts w:hint="eastAsia"/>
        </w:rPr>
        <w:t xml:space="preserve">, respectively. Notably, there were </w:t>
      </w:r>
      <w:r>
        <w:rPr>
          <w:rFonts w:hint="eastAsia"/>
          <w:highlight w:val="green"/>
          <w:rPrChange w:id="2630" w:author="野草" w:date="2024-04-23T09:22:21Z">
            <w:rPr>
              <w:rFonts w:hint="eastAsia"/>
            </w:rPr>
          </w:rPrChange>
        </w:rPr>
        <w:t>considerable variations</w:t>
      </w:r>
      <w:r>
        <w:rPr>
          <w:rFonts w:hint="eastAsia"/>
        </w:rPr>
        <w:t xml:space="preserve"> in RCI values among </w:t>
      </w:r>
      <w:r>
        <w:rPr>
          <w:rFonts w:hint="eastAsia"/>
          <w:highlight w:val="green"/>
          <w:rPrChange w:id="2631" w:author="野草" w:date="2024-04-23T09:22:24Z">
            <w:rPr>
              <w:rFonts w:hint="eastAsia"/>
            </w:rPr>
          </w:rPrChange>
        </w:rPr>
        <w:t>individual segments</w:t>
      </w:r>
      <w:r>
        <w:rPr>
          <w:rFonts w:hint="eastAsia"/>
        </w:rPr>
        <w:t xml:space="preserve"> on </w:t>
      </w:r>
      <w:r>
        <w:rPr>
          <w:rFonts w:hint="eastAsia"/>
          <w:highlight w:val="green"/>
          <w:rPrChange w:id="2632" w:author="野草" w:date="2024-04-23T09:22:28Z">
            <w:rPr>
              <w:rFonts w:hint="eastAsia"/>
            </w:rPr>
          </w:rPrChange>
        </w:rPr>
        <w:t>both case days</w:t>
      </w:r>
      <w:r>
        <w:rPr>
          <w:rFonts w:hint="eastAsia"/>
        </w:rPr>
        <w:t xml:space="preserve">. Specifically, the </w:t>
      </w:r>
      <w:r>
        <w:rPr>
          <w:rFonts w:hint="eastAsia"/>
          <w:highlight w:val="green"/>
          <w:rPrChange w:id="2633" w:author="野草" w:date="2024-04-23T09:22:30Z">
            <w:rPr>
              <w:rFonts w:hint="eastAsia"/>
            </w:rPr>
          </w:rPrChange>
        </w:rPr>
        <w:t>standard deviation</w:t>
      </w:r>
      <w:r>
        <w:rPr>
          <w:rFonts w:hint="eastAsia"/>
        </w:rPr>
        <w:t xml:space="preserve"> was </w:t>
      </w:r>
      <w:r>
        <w:rPr>
          <w:rFonts w:hint="eastAsia"/>
          <w:highlight w:val="cyan"/>
          <w:rPrChange w:id="2634" w:author="野草" w:date="2024-04-23T08:22:36Z">
            <w:rPr>
              <w:rFonts w:hint="eastAsia"/>
            </w:rPr>
          </w:rPrChange>
        </w:rPr>
        <w:t>2.4 °C</w:t>
      </w:r>
      <w:r>
        <w:rPr>
          <w:rFonts w:hint="eastAsia"/>
        </w:rPr>
        <w:t xml:space="preserve"> on the </w:t>
      </w:r>
      <w:r>
        <w:rPr>
          <w:rFonts w:hint="eastAsia"/>
          <w:highlight w:val="green"/>
          <w:rPrChange w:id="2635" w:author="野草" w:date="2024-04-23T09:22:34Z">
            <w:rPr>
              <w:rFonts w:hint="eastAsia"/>
            </w:rPr>
          </w:rPrChange>
        </w:rPr>
        <w:t>normal summer day</w:t>
      </w:r>
      <w:r>
        <w:rPr>
          <w:rFonts w:hint="eastAsia"/>
        </w:rPr>
        <w:t xml:space="preserve"> and </w:t>
      </w:r>
      <w:ins w:id="2636" w:author="野草" w:date="2024-04-23T09:22:38Z">
        <w:r>
          <w:rPr>
            <w:rFonts w:hint="eastAsia"/>
            <w:lang w:val="en-US" w:eastAsia="zh-CN"/>
          </w:rPr>
          <w:t xml:space="preserve">it </w:t>
        </w:r>
      </w:ins>
      <w:r>
        <w:rPr>
          <w:rFonts w:hint="eastAsia"/>
        </w:rPr>
        <w:t xml:space="preserve">increased to </w:t>
      </w:r>
      <w:r>
        <w:rPr>
          <w:rFonts w:hint="eastAsia"/>
          <w:highlight w:val="cyan"/>
          <w:rPrChange w:id="2637" w:author="野草" w:date="2024-04-23T08:22:39Z">
            <w:rPr>
              <w:rFonts w:hint="eastAsia"/>
            </w:rPr>
          </w:rPrChange>
        </w:rPr>
        <w:t>3.1 °C</w:t>
      </w:r>
      <w:r>
        <w:rPr>
          <w:rFonts w:hint="eastAsia"/>
        </w:rPr>
        <w:t xml:space="preserve"> on the </w:t>
      </w:r>
      <w:r>
        <w:rPr>
          <w:rFonts w:hint="eastAsia"/>
          <w:highlight w:val="green"/>
          <w:rPrChange w:id="2638" w:author="野草" w:date="2024-04-23T09:22:42Z">
            <w:rPr>
              <w:rFonts w:hint="eastAsia"/>
            </w:rPr>
          </w:rPrChange>
        </w:rPr>
        <w:t>extremely hot day</w:t>
      </w:r>
      <w:r>
        <w:rPr>
          <w:rFonts w:hint="eastAsia"/>
        </w:rPr>
        <w:t>.</w:t>
      </w:r>
    </w:p>
    <w:p>
      <w:pPr>
        <w:numPr>
          <w:ilvl w:val="255"/>
          <w:numId w:val="0"/>
        </w:numPr>
      </w:pPr>
    </w:p>
    <w:p>
      <w:pPr>
        <w:numPr>
          <w:ilvl w:val="255"/>
          <w:numId w:val="0"/>
        </w:numPr>
        <w:rPr>
          <w:ins w:id="2639" w:author="野草" w:date="2024-04-23T09:56:14Z"/>
          <w:rFonts w:hint="default"/>
          <w:lang w:val="en-US" w:eastAsia="zh-CN"/>
        </w:rPr>
      </w:pPr>
      <w:ins w:id="2640" w:author="野草" w:date="2024-04-23T09:56:14Z">
        <w:r>
          <w:rPr>
            <w:rFonts w:hint="eastAsia"/>
            <w:lang w:val="en-US" w:eastAsia="zh-CN"/>
          </w:rPr>
          <w:t>【</w:t>
        </w:r>
      </w:ins>
      <w:ins w:id="2641" w:author="野草" w:date="2024-04-26T13:47:00Z">
        <w:r>
          <w:rPr>
            <w:rFonts w:hint="eastAsia"/>
            <w:lang w:val="en-US" w:eastAsia="zh-CN"/>
          </w:rPr>
          <w:t>up2024 0426 13:46】</w:t>
        </w:r>
      </w:ins>
    </w:p>
    <w:p>
      <w:pPr>
        <w:numPr>
          <w:ilvl w:val="255"/>
          <w:numId w:val="0"/>
        </w:numPr>
        <w:rPr>
          <w:rFonts w:hint="eastAsia" w:eastAsiaTheme="minorEastAsia"/>
          <w:lang w:val="en-US" w:eastAsia="zh-CN"/>
        </w:rPr>
      </w:pPr>
      <w:r>
        <w:rPr>
          <w:rFonts w:hint="eastAsia"/>
        </w:rPr>
        <w:t>Additionally, it</w:t>
      </w:r>
      <w:del w:id="2642" w:author="野草" w:date="2024-04-26T13:40:43Z">
        <w:r>
          <w:rPr>
            <w:rFonts w:hint="eastAsia"/>
          </w:rPr>
          <w:delText xml:space="preserve"> </w:delText>
        </w:r>
      </w:del>
      <w:del w:id="2643" w:author="野草" w:date="2024-04-23T09:35:18Z">
        <w:r>
          <w:rPr>
            <w:rFonts w:hint="default"/>
            <w:lang w:val="en-US"/>
          </w:rPr>
          <w:delText>wa</w:delText>
        </w:r>
      </w:del>
      <w:del w:id="2644" w:author="野草" w:date="2024-04-26T13:40:35Z">
        <w:r>
          <w:rPr>
            <w:rFonts w:hint="eastAsia"/>
          </w:rPr>
          <w:delText>s</w:delText>
        </w:r>
      </w:del>
      <w:r>
        <w:rPr>
          <w:rFonts w:hint="eastAsia"/>
        </w:rPr>
        <w:t xml:space="preserve"> </w:t>
      </w:r>
      <w:ins w:id="2645" w:author="野草" w:date="2024-04-26T13:40:40Z">
        <w:r>
          <w:rPr>
            <w:rFonts w:hint="eastAsia"/>
            <w:lang w:val="en-US" w:eastAsia="zh-CN"/>
          </w:rPr>
          <w:t>can be</w:t>
        </w:r>
      </w:ins>
      <w:ins w:id="2646" w:author="野草" w:date="2024-04-26T13:40:41Z">
        <w:r>
          <w:rPr>
            <w:rFonts w:hint="eastAsia"/>
            <w:lang w:val="en-US" w:eastAsia="zh-CN"/>
          </w:rPr>
          <w:t xml:space="preserve"> </w:t>
        </w:r>
      </w:ins>
      <w:ins w:id="2647" w:author="野草" w:date="2024-04-26T13:40:38Z">
        <w:r>
          <w:rPr>
            <w:rFonts w:hint="eastAsia"/>
            <w:highlight w:val="green"/>
            <w:lang w:val="en-US" w:eastAsia="zh-CN"/>
            <w:rPrChange w:id="2648" w:author="野草" w:date="2024-04-26T13:40:46Z">
              <w:rPr>
                <w:rFonts w:hint="eastAsia"/>
                <w:lang w:val="en-US" w:eastAsia="zh-CN"/>
              </w:rPr>
            </w:rPrChange>
          </w:rPr>
          <w:t>o</w:t>
        </w:r>
      </w:ins>
      <w:ins w:id="2649" w:author="野草" w:date="2024-04-26T13:51:26Z">
        <w:r>
          <w:rPr>
            <w:rFonts w:hint="eastAsia"/>
            <w:highlight w:val="green"/>
            <w:lang w:val="en-US" w:eastAsia="zh-CN"/>
          </w:rPr>
          <w:t>bs</w:t>
        </w:r>
      </w:ins>
      <w:ins w:id="2650" w:author="野草" w:date="2024-04-26T13:51:27Z">
        <w:r>
          <w:rPr>
            <w:rFonts w:hint="eastAsia"/>
            <w:highlight w:val="green"/>
            <w:lang w:val="en-US" w:eastAsia="zh-CN"/>
          </w:rPr>
          <w:t>erved</w:t>
        </w:r>
      </w:ins>
      <w:del w:id="2651" w:author="野草" w:date="2024-04-26T13:51:25Z">
        <w:r>
          <w:rPr>
            <w:rFonts w:hint="eastAsia"/>
            <w:highlight w:val="green"/>
            <w:rPrChange w:id="2652" w:author="野草" w:date="2024-04-23T09:22:51Z">
              <w:rPr>
                <w:rFonts w:hint="eastAsia"/>
              </w:rPr>
            </w:rPrChange>
          </w:rPr>
          <w:delText>o</w:delText>
        </w:r>
      </w:del>
      <w:del w:id="2653" w:author="野草" w:date="2024-04-26T13:51:25Z">
        <w:r>
          <w:rPr>
            <w:rFonts w:hint="eastAsia"/>
            <w:highlight w:val="green"/>
            <w:rPrChange w:id="2654" w:author="野草" w:date="2024-04-23T09:22:51Z">
              <w:rPr>
                <w:rFonts w:hint="eastAsia"/>
              </w:rPr>
            </w:rPrChange>
          </w:rPr>
          <w:delText>bserved</w:delText>
        </w:r>
      </w:del>
      <w:r>
        <w:rPr>
          <w:rFonts w:hint="eastAsia"/>
          <w:highlight w:val="green"/>
          <w:rPrChange w:id="2655" w:author="野草" w:date="2024-04-23T09:22:51Z">
            <w:rPr>
              <w:rFonts w:hint="eastAsia"/>
            </w:rPr>
          </w:rPrChange>
        </w:rPr>
        <w:t xml:space="preserve"> that</w:t>
      </w:r>
      <w:r>
        <w:rPr>
          <w:rFonts w:hint="eastAsia"/>
        </w:rPr>
        <w:t xml:space="preserve"> the </w:t>
      </w:r>
      <w:r>
        <w:rPr>
          <w:rFonts w:hint="eastAsia"/>
          <w:highlight w:val="green"/>
          <w:rPrChange w:id="2656" w:author="野草" w:date="2024-04-23T09:22:54Z">
            <w:rPr>
              <w:rFonts w:hint="eastAsia"/>
            </w:rPr>
          </w:rPrChange>
        </w:rPr>
        <w:t>spatial patterns</w:t>
      </w:r>
      <w:r>
        <w:rPr>
          <w:rFonts w:hint="eastAsia"/>
        </w:rPr>
        <w:t xml:space="preserve"> of RCI </w:t>
      </w:r>
      <w:r>
        <w:rPr>
          <w:rFonts w:hint="eastAsia"/>
          <w:highlight w:val="green"/>
          <w:rPrChange w:id="2657" w:author="野草" w:date="2024-04-23T09:23:03Z">
            <w:rPr>
              <w:rFonts w:hint="eastAsia"/>
            </w:rPr>
          </w:rPrChange>
        </w:rPr>
        <w:t>remained similar</w:t>
      </w:r>
      <w:r>
        <w:rPr>
          <w:rFonts w:hint="eastAsia"/>
        </w:rPr>
        <w:t xml:space="preserve"> on </w:t>
      </w:r>
      <w:r>
        <w:rPr>
          <w:rFonts w:hint="eastAsia"/>
          <w:highlight w:val="green"/>
          <w:rPrChange w:id="2658" w:author="野草" w:date="2024-04-23T09:23:00Z">
            <w:rPr>
              <w:rFonts w:hint="eastAsia"/>
            </w:rPr>
          </w:rPrChange>
        </w:rPr>
        <w:t>both case days</w:t>
      </w:r>
      <w:r>
        <w:rPr>
          <w:rFonts w:hint="eastAsia"/>
        </w:rPr>
        <w:t xml:space="preserve">. Along </w:t>
      </w:r>
      <w:r>
        <w:rPr>
          <w:rFonts w:hint="eastAsia"/>
          <w:highlight w:val="green"/>
          <w:rPrChange w:id="2659" w:author="野草" w:date="2024-04-23T09:23:18Z">
            <w:rPr>
              <w:rFonts w:hint="eastAsia"/>
            </w:rPr>
          </w:rPrChange>
        </w:rPr>
        <w:t xml:space="preserve">the </w:t>
      </w:r>
      <w:r>
        <w:rPr>
          <w:rFonts w:hint="eastAsia"/>
          <w:highlight w:val="green"/>
          <w:rPrChange w:id="2660" w:author="野草" w:date="2024-04-23T09:23:08Z">
            <w:rPr>
              <w:rFonts w:hint="eastAsia"/>
            </w:rPr>
          </w:rPrChange>
        </w:rPr>
        <w:t>Jialing River</w:t>
      </w:r>
      <w:r>
        <w:rPr>
          <w:rFonts w:hint="eastAsia"/>
        </w:rPr>
        <w:t xml:space="preserve">, RCI values were </w:t>
      </w:r>
      <w:r>
        <w:rPr>
          <w:rFonts w:hint="eastAsia"/>
          <w:highlight w:val="green"/>
          <w:rPrChange w:id="2661" w:author="野草" w:date="2024-04-23T09:23:11Z">
            <w:rPr>
              <w:rFonts w:hint="eastAsia"/>
            </w:rPr>
          </w:rPrChange>
        </w:rPr>
        <w:t>comparatively lower</w:t>
      </w:r>
      <w:r>
        <w:rPr>
          <w:rFonts w:hint="eastAsia"/>
        </w:rPr>
        <w:t xml:space="preserve"> than those along </w:t>
      </w:r>
      <w:r>
        <w:rPr>
          <w:rFonts w:hint="eastAsia"/>
          <w:highlight w:val="green"/>
          <w:rPrChange w:id="2662" w:author="野草" w:date="2024-04-23T09:23:16Z">
            <w:rPr>
              <w:rFonts w:hint="eastAsia"/>
            </w:rPr>
          </w:rPrChange>
        </w:rPr>
        <w:t>the Yangtze River</w:t>
      </w:r>
      <w:r>
        <w:rPr>
          <w:rFonts w:hint="eastAsia"/>
        </w:rPr>
        <w:t xml:space="preserve">. Specifically, the </w:t>
      </w:r>
      <w:r>
        <w:rPr>
          <w:rFonts w:hint="eastAsia"/>
          <w:highlight w:val="green"/>
          <w:rPrChange w:id="2663" w:author="野草" w:date="2024-04-23T09:23:24Z">
            <w:rPr>
              <w:rFonts w:hint="eastAsia"/>
            </w:rPr>
          </w:rPrChange>
        </w:rPr>
        <w:t>mean RCI values</w:t>
      </w:r>
      <w:r>
        <w:rPr>
          <w:rFonts w:hint="eastAsia"/>
        </w:rPr>
        <w:t xml:space="preserve"> for </w:t>
      </w:r>
      <w:r>
        <w:rPr>
          <w:rFonts w:hint="eastAsia"/>
          <w:highlight w:val="green"/>
          <w:rPrChange w:id="2664" w:author="野草" w:date="2024-04-23T09:23:27Z">
            <w:rPr>
              <w:rFonts w:hint="eastAsia"/>
            </w:rPr>
          </w:rPrChange>
        </w:rPr>
        <w:t>river segments</w:t>
      </w:r>
      <w:r>
        <w:rPr>
          <w:rFonts w:hint="eastAsia"/>
        </w:rPr>
        <w:t xml:space="preserve"> along </w:t>
      </w:r>
      <w:r>
        <w:rPr>
          <w:rFonts w:hint="eastAsia"/>
          <w:highlight w:val="green"/>
          <w:rPrChange w:id="2665" w:author="野草" w:date="2024-04-23T09:23:29Z">
            <w:rPr>
              <w:rFonts w:hint="eastAsia"/>
            </w:rPr>
          </w:rPrChange>
        </w:rPr>
        <w:t>the Jialing River</w:t>
      </w:r>
      <w:r>
        <w:rPr>
          <w:rFonts w:hint="eastAsia"/>
        </w:rPr>
        <w:t xml:space="preserve"> were </w:t>
      </w:r>
      <w:r>
        <w:rPr>
          <w:rFonts w:hint="eastAsia"/>
          <w:highlight w:val="cyan"/>
          <w:rPrChange w:id="2666" w:author="野草" w:date="2024-04-23T08:23:24Z">
            <w:rPr>
              <w:rFonts w:hint="eastAsia"/>
            </w:rPr>
          </w:rPrChange>
        </w:rPr>
        <w:t>4.8 °C</w:t>
      </w:r>
      <w:r>
        <w:rPr>
          <w:rFonts w:hint="eastAsia"/>
        </w:rPr>
        <w:t xml:space="preserve"> and </w:t>
      </w:r>
      <w:r>
        <w:rPr>
          <w:rFonts w:hint="eastAsia"/>
          <w:highlight w:val="cyan"/>
          <w:rPrChange w:id="2667" w:author="野草" w:date="2024-04-23T08:23:25Z">
            <w:rPr>
              <w:rFonts w:hint="eastAsia"/>
            </w:rPr>
          </w:rPrChange>
        </w:rPr>
        <w:t>5.9 °C</w:t>
      </w:r>
      <w:r>
        <w:rPr>
          <w:rFonts w:hint="eastAsia"/>
        </w:rPr>
        <w:t xml:space="preserve"> on the </w:t>
      </w:r>
      <w:r>
        <w:rPr>
          <w:rFonts w:hint="eastAsia"/>
          <w:highlight w:val="green"/>
          <w:rPrChange w:id="2668" w:author="野草" w:date="2024-04-23T09:23:34Z">
            <w:rPr>
              <w:rFonts w:hint="eastAsia"/>
            </w:rPr>
          </w:rPrChange>
        </w:rPr>
        <w:t>normal summer day</w:t>
      </w:r>
      <w:r>
        <w:rPr>
          <w:rFonts w:hint="eastAsia"/>
        </w:rPr>
        <w:t xml:space="preserve"> and the </w:t>
      </w:r>
      <w:r>
        <w:rPr>
          <w:rFonts w:hint="eastAsia"/>
          <w:highlight w:val="green"/>
          <w:rPrChange w:id="2669" w:author="野草" w:date="2024-04-23T09:23:37Z">
            <w:rPr>
              <w:rFonts w:hint="eastAsia"/>
            </w:rPr>
          </w:rPrChange>
        </w:rPr>
        <w:t>extremely hot day</w:t>
      </w:r>
      <w:r>
        <w:rPr>
          <w:rFonts w:hint="eastAsia"/>
        </w:rPr>
        <w:t xml:space="preserve">, respectively. In contrast, for the </w:t>
      </w:r>
      <w:r>
        <w:rPr>
          <w:rFonts w:hint="eastAsia"/>
          <w:highlight w:val="green"/>
          <w:rPrChange w:id="2670" w:author="野草" w:date="2024-04-23T09:23:40Z">
            <w:rPr>
              <w:rFonts w:hint="eastAsia"/>
            </w:rPr>
          </w:rPrChange>
        </w:rPr>
        <w:t>Yangtze River</w:t>
      </w:r>
      <w:r>
        <w:rPr>
          <w:rFonts w:hint="eastAsia"/>
        </w:rPr>
        <w:t xml:space="preserve">, the </w:t>
      </w:r>
      <w:r>
        <w:rPr>
          <w:rFonts w:hint="eastAsia"/>
          <w:highlight w:val="green"/>
          <w:rPrChange w:id="2671" w:author="野草" w:date="2024-04-23T09:23:44Z">
            <w:rPr>
              <w:rFonts w:hint="eastAsia"/>
            </w:rPr>
          </w:rPrChange>
        </w:rPr>
        <w:t>corresponding values</w:t>
      </w:r>
      <w:r>
        <w:rPr>
          <w:rFonts w:hint="eastAsia"/>
        </w:rPr>
        <w:t xml:space="preserve"> </w:t>
      </w:r>
      <w:ins w:id="2672" w:author="野草" w:date="2024-04-23T09:53:03Z">
        <w:r>
          <w:rPr>
            <w:rFonts w:hint="eastAsia"/>
            <w:lang w:val="en-US" w:eastAsia="zh-CN"/>
          </w:rPr>
          <w:t>b</w:t>
        </w:r>
      </w:ins>
      <w:ins w:id="2673" w:author="野草" w:date="2024-04-23T09:53:04Z">
        <w:r>
          <w:rPr>
            <w:rFonts w:hint="eastAsia"/>
            <w:lang w:val="en-US" w:eastAsia="zh-CN"/>
          </w:rPr>
          <w:t>ecame</w:t>
        </w:r>
      </w:ins>
      <w:del w:id="2674" w:author="野草" w:date="2024-04-23T09:53:03Z">
        <w:r>
          <w:rPr>
            <w:rFonts w:hint="eastAsia"/>
            <w:highlight w:val="none"/>
            <w:rPrChange w:id="2675" w:author="野草" w:date="2024-04-23T09:53:08Z">
              <w:rPr>
                <w:rFonts w:hint="eastAsia"/>
              </w:rPr>
            </w:rPrChange>
          </w:rPr>
          <w:delText>wer</w:delText>
        </w:r>
      </w:del>
      <w:del w:id="2676" w:author="野草" w:date="2024-04-23T09:53:02Z">
        <w:r>
          <w:rPr>
            <w:rFonts w:hint="eastAsia"/>
            <w:highlight w:val="none"/>
            <w:rPrChange w:id="2677" w:author="野草" w:date="2024-04-23T09:53:08Z">
              <w:rPr>
                <w:rFonts w:hint="eastAsia"/>
              </w:rPr>
            </w:rPrChange>
          </w:rPr>
          <w:delText>e</w:delText>
        </w:r>
      </w:del>
      <w:r>
        <w:rPr>
          <w:rFonts w:hint="eastAsia"/>
          <w:highlight w:val="none"/>
          <w:rPrChange w:id="2678" w:author="野草" w:date="2024-04-23T09:53:08Z">
            <w:rPr>
              <w:rFonts w:hint="eastAsia"/>
            </w:rPr>
          </w:rPrChange>
        </w:rPr>
        <w:t xml:space="preserve"> </w:t>
      </w:r>
      <w:r>
        <w:rPr>
          <w:rFonts w:hint="eastAsia"/>
          <w:highlight w:val="cyan"/>
          <w:rPrChange w:id="2679" w:author="野草" w:date="2024-04-23T08:23:21Z">
            <w:rPr>
              <w:rFonts w:hint="eastAsia"/>
            </w:rPr>
          </w:rPrChange>
        </w:rPr>
        <w:t>6.1 °C</w:t>
      </w:r>
      <w:r>
        <w:rPr>
          <w:rFonts w:hint="eastAsia"/>
        </w:rPr>
        <w:t xml:space="preserve"> and </w:t>
      </w:r>
      <w:r>
        <w:rPr>
          <w:rFonts w:hint="eastAsia"/>
          <w:highlight w:val="cyan"/>
          <w:rPrChange w:id="2680" w:author="野草" w:date="2024-04-23T08:23:18Z">
            <w:rPr>
              <w:rFonts w:hint="eastAsia"/>
            </w:rPr>
          </w:rPrChange>
        </w:rPr>
        <w:t>6.9 °C</w:t>
      </w:r>
      <w:r>
        <w:rPr>
          <w:rFonts w:hint="eastAsia"/>
        </w:rPr>
        <w:t xml:space="preserve">, approximately </w:t>
      </w:r>
      <w:r>
        <w:rPr>
          <w:rFonts w:hint="eastAsia"/>
          <w:highlight w:val="cyan"/>
          <w:rPrChange w:id="2681" w:author="野草" w:date="2024-04-23T09:23:53Z">
            <w:rPr>
              <w:rFonts w:hint="eastAsia"/>
            </w:rPr>
          </w:rPrChange>
        </w:rPr>
        <w:t>1 °C higher</w:t>
      </w:r>
      <w:del w:id="2682" w:author="野草" w:date="2024-04-26T13:52:40Z">
        <w:r>
          <w:rPr>
            <w:rFonts w:hint="eastAsia"/>
          </w:rPr>
          <w:delText xml:space="preserve"> </w:delText>
        </w:r>
      </w:del>
      <w:del w:id="2683" w:author="野草" w:date="2024-04-26T13:52:39Z">
        <w:r>
          <w:rPr>
            <w:rFonts w:hint="eastAsia"/>
          </w:rPr>
          <w:delText xml:space="preserve">than those along </w:delText>
        </w:r>
      </w:del>
      <w:del w:id="2684" w:author="野草" w:date="2024-04-26T13:52:39Z">
        <w:r>
          <w:rPr>
            <w:rFonts w:hint="eastAsia"/>
            <w:highlight w:val="green"/>
            <w:rPrChange w:id="2685" w:author="野草" w:date="2024-04-23T09:23:58Z">
              <w:rPr>
                <w:rFonts w:hint="eastAsia"/>
              </w:rPr>
            </w:rPrChange>
          </w:rPr>
          <w:delText>the Jialing River</w:delText>
        </w:r>
      </w:del>
      <w:r>
        <w:rPr>
          <w:rFonts w:hint="eastAsia"/>
        </w:rPr>
        <w:t xml:space="preserve">. </w:t>
      </w:r>
      <w:r>
        <w:rPr>
          <w:rFonts w:hint="eastAsia"/>
          <w:highlight w:val="green"/>
          <w:rPrChange w:id="2686" w:author="野草" w:date="2024-04-23T09:24:04Z">
            <w:rPr>
              <w:rFonts w:hint="eastAsia"/>
            </w:rPr>
          </w:rPrChange>
        </w:rPr>
        <w:t xml:space="preserve">This difference </w:t>
      </w:r>
      <w:r>
        <w:rPr>
          <w:rFonts w:hint="eastAsia"/>
        </w:rPr>
        <w:t xml:space="preserve">was speculated to be </w:t>
      </w:r>
      <w:r>
        <w:rPr>
          <w:rFonts w:hint="eastAsia"/>
          <w:highlight w:val="green"/>
          <w:rPrChange w:id="2687" w:author="野草" w:date="2024-04-23T09:24:07Z">
            <w:rPr>
              <w:rFonts w:hint="eastAsia"/>
            </w:rPr>
          </w:rPrChange>
        </w:rPr>
        <w:t>resulted from</w:t>
      </w:r>
      <w:r>
        <w:rPr>
          <w:rFonts w:hint="eastAsia"/>
        </w:rPr>
        <w:t xml:space="preserve"> the </w:t>
      </w:r>
      <w:r>
        <w:rPr>
          <w:rFonts w:hint="eastAsia"/>
          <w:highlight w:val="green"/>
          <w:rPrChange w:id="2688" w:author="野草" w:date="2024-04-23T09:24:12Z">
            <w:rPr>
              <w:rFonts w:hint="eastAsia"/>
            </w:rPr>
          </w:rPrChange>
        </w:rPr>
        <w:t>wider river width</w:t>
      </w:r>
      <w:r>
        <w:rPr>
          <w:rFonts w:hint="eastAsia"/>
        </w:rPr>
        <w:t xml:space="preserve"> of the </w:t>
      </w:r>
      <w:r>
        <w:rPr>
          <w:rFonts w:hint="eastAsia"/>
          <w:highlight w:val="green"/>
          <w:rPrChange w:id="2689" w:author="野草" w:date="2024-04-23T09:24:15Z">
            <w:rPr>
              <w:rFonts w:hint="eastAsia"/>
            </w:rPr>
          </w:rPrChange>
        </w:rPr>
        <w:t>Yangtze River</w:t>
      </w:r>
      <w:r>
        <w:rPr>
          <w:rFonts w:hint="eastAsia"/>
        </w:rPr>
        <w:t>.</w:t>
      </w:r>
      <w:ins w:id="2690" w:author="野草" w:date="2024-04-23T09:06:07Z">
        <w:r>
          <w:rPr>
            <w:rFonts w:hint="eastAsia"/>
            <w:lang w:val="en-US" w:eastAsia="zh-CN"/>
          </w:rPr>
          <w:t xml:space="preserve"> Additionally, the </w:t>
        </w:r>
      </w:ins>
      <w:ins w:id="2691" w:author="野草" w:date="2024-04-23T09:06:07Z">
        <w:r>
          <w:rPr>
            <w:rFonts w:hint="eastAsia"/>
            <w:highlight w:val="green"/>
            <w:lang w:val="en-US" w:eastAsia="zh-CN"/>
            <w:rPrChange w:id="2692" w:author="野草" w:date="2024-04-23T09:24:18Z">
              <w:rPr>
                <w:rFonts w:hint="eastAsia"/>
                <w:lang w:val="en-US" w:eastAsia="zh-CN"/>
              </w:rPr>
            </w:rPrChange>
          </w:rPr>
          <w:t>cooling intensit</w:t>
        </w:r>
      </w:ins>
      <w:ins w:id="2693" w:author="野草" w:date="2024-04-23T09:06:19Z">
        <w:r>
          <w:rPr>
            <w:rFonts w:hint="eastAsia"/>
            <w:highlight w:val="green"/>
            <w:lang w:val="en-US" w:eastAsia="zh-CN"/>
            <w:rPrChange w:id="2694" w:author="野草" w:date="2024-04-23T09:24:18Z">
              <w:rPr>
                <w:rFonts w:hint="eastAsia"/>
                <w:lang w:val="en-US" w:eastAsia="zh-CN"/>
              </w:rPr>
            </w:rPrChange>
          </w:rPr>
          <w:t>ies</w:t>
        </w:r>
      </w:ins>
      <w:ins w:id="2695" w:author="野草" w:date="2024-04-23T09:06:07Z">
        <w:r>
          <w:rPr>
            <w:rFonts w:hint="eastAsia"/>
            <w:lang w:val="en-US" w:eastAsia="zh-CN"/>
          </w:rPr>
          <w:t xml:space="preserve"> on the </w:t>
        </w:r>
      </w:ins>
      <w:ins w:id="2696" w:author="野草" w:date="2024-04-23T09:06:07Z">
        <w:r>
          <w:rPr>
            <w:rFonts w:hint="eastAsia"/>
            <w:highlight w:val="green"/>
            <w:lang w:val="en-US" w:eastAsia="zh-CN"/>
            <w:rPrChange w:id="2697" w:author="野草" w:date="2024-04-23T09:24:24Z">
              <w:rPr>
                <w:rFonts w:hint="eastAsia"/>
                <w:lang w:val="en-US" w:eastAsia="zh-CN"/>
              </w:rPr>
            </w:rPrChange>
          </w:rPr>
          <w:t>left bank</w:t>
        </w:r>
      </w:ins>
      <w:ins w:id="2698" w:author="野草" w:date="2024-04-23T09:24:20Z">
        <w:r>
          <w:rPr>
            <w:rFonts w:hint="eastAsia"/>
            <w:highlight w:val="green"/>
            <w:lang w:val="en-US" w:eastAsia="zh-CN"/>
            <w:rPrChange w:id="2699" w:author="野草" w:date="2024-04-23T09:24:24Z">
              <w:rPr>
                <w:rFonts w:hint="eastAsia"/>
                <w:lang w:val="en-US" w:eastAsia="zh-CN"/>
              </w:rPr>
            </w:rPrChange>
          </w:rPr>
          <w:t>s</w:t>
        </w:r>
      </w:ins>
      <w:ins w:id="2700" w:author="野草" w:date="2024-04-23T09:06:07Z">
        <w:r>
          <w:rPr>
            <w:rFonts w:hint="eastAsia"/>
            <w:highlight w:val="green"/>
            <w:lang w:val="en-US" w:eastAsia="zh-CN"/>
            <w:rPrChange w:id="2701" w:author="野草" w:date="2024-04-23T09:24:24Z">
              <w:rPr>
                <w:rFonts w:hint="eastAsia"/>
                <w:lang w:val="en-US" w:eastAsia="zh-CN"/>
              </w:rPr>
            </w:rPrChange>
          </w:rPr>
          <w:t xml:space="preserve"> of river</w:t>
        </w:r>
      </w:ins>
      <w:ins w:id="2702" w:author="野草" w:date="2024-04-23T09:06:23Z">
        <w:r>
          <w:rPr>
            <w:rFonts w:hint="eastAsia"/>
            <w:highlight w:val="green"/>
            <w:lang w:val="en-US" w:eastAsia="zh-CN"/>
            <w:rPrChange w:id="2703" w:author="野草" w:date="2024-04-23T09:24:24Z">
              <w:rPr>
                <w:rFonts w:hint="eastAsia"/>
                <w:lang w:val="en-US" w:eastAsia="zh-CN"/>
              </w:rPr>
            </w:rPrChange>
          </w:rPr>
          <w:t>s</w:t>
        </w:r>
      </w:ins>
      <w:ins w:id="2704" w:author="野草" w:date="2024-04-23T09:06:07Z">
        <w:r>
          <w:rPr>
            <w:rFonts w:hint="eastAsia"/>
            <w:lang w:val="en-US" w:eastAsia="zh-CN"/>
          </w:rPr>
          <w:t xml:space="preserve"> </w:t>
        </w:r>
      </w:ins>
      <w:ins w:id="2705" w:author="野草" w:date="2024-04-23T09:06:31Z">
        <w:r>
          <w:rPr>
            <w:rFonts w:hint="eastAsia"/>
            <w:lang w:val="en-US" w:eastAsia="zh-CN"/>
          </w:rPr>
          <w:t>wer</w:t>
        </w:r>
      </w:ins>
      <w:ins w:id="2706" w:author="野草" w:date="2024-04-23T09:06:32Z">
        <w:r>
          <w:rPr>
            <w:rFonts w:hint="eastAsia"/>
            <w:lang w:val="en-US" w:eastAsia="zh-CN"/>
          </w:rPr>
          <w:t>e</w:t>
        </w:r>
      </w:ins>
      <w:ins w:id="2707" w:author="野草" w:date="2024-04-23T09:06:07Z">
        <w:r>
          <w:rPr>
            <w:rFonts w:hint="eastAsia"/>
            <w:lang w:val="en-US" w:eastAsia="zh-CN"/>
          </w:rPr>
          <w:t xml:space="preserve"> </w:t>
        </w:r>
      </w:ins>
      <w:ins w:id="2708" w:author="野草" w:date="2024-04-23T09:06:07Z">
        <w:r>
          <w:rPr>
            <w:rFonts w:hint="eastAsia"/>
            <w:highlight w:val="green"/>
            <w:lang w:val="en-US" w:eastAsia="zh-CN"/>
            <w:rPrChange w:id="2709" w:author="野草" w:date="2024-04-23T09:24:36Z">
              <w:rPr>
                <w:rFonts w:hint="eastAsia"/>
                <w:lang w:val="en-US" w:eastAsia="zh-CN"/>
              </w:rPr>
            </w:rPrChange>
          </w:rPr>
          <w:t>significantly higher than</w:t>
        </w:r>
      </w:ins>
      <w:ins w:id="2710" w:author="野草" w:date="2024-04-23T09:06:07Z">
        <w:r>
          <w:rPr>
            <w:rFonts w:hint="eastAsia"/>
            <w:lang w:val="en-US" w:eastAsia="zh-CN"/>
          </w:rPr>
          <w:t xml:space="preserve"> </w:t>
        </w:r>
      </w:ins>
      <w:ins w:id="2711" w:author="野草" w:date="2024-04-23T09:06:43Z">
        <w:r>
          <w:rPr>
            <w:rFonts w:hint="eastAsia"/>
            <w:lang w:val="en-US" w:eastAsia="zh-CN"/>
          </w:rPr>
          <w:t>those</w:t>
        </w:r>
      </w:ins>
      <w:ins w:id="2712" w:author="野草" w:date="2024-04-23T09:06:44Z">
        <w:r>
          <w:rPr>
            <w:rFonts w:hint="eastAsia"/>
            <w:lang w:val="en-US" w:eastAsia="zh-CN"/>
          </w:rPr>
          <w:t xml:space="preserve"> </w:t>
        </w:r>
      </w:ins>
      <w:ins w:id="2713" w:author="野草" w:date="2024-04-23T09:06:07Z">
        <w:r>
          <w:rPr>
            <w:rFonts w:hint="eastAsia"/>
            <w:lang w:val="en-US" w:eastAsia="zh-CN"/>
          </w:rPr>
          <w:t xml:space="preserve">on the </w:t>
        </w:r>
      </w:ins>
      <w:ins w:id="2714" w:author="野草" w:date="2024-04-23T09:06:07Z">
        <w:r>
          <w:rPr>
            <w:rFonts w:hint="eastAsia"/>
            <w:highlight w:val="green"/>
            <w:lang w:val="en-US" w:eastAsia="zh-CN"/>
            <w:rPrChange w:id="2715" w:author="野草" w:date="2024-04-23T09:24:32Z">
              <w:rPr>
                <w:rFonts w:hint="eastAsia"/>
                <w:lang w:val="en-US" w:eastAsia="zh-CN"/>
              </w:rPr>
            </w:rPrChange>
          </w:rPr>
          <w:t>right bank</w:t>
        </w:r>
      </w:ins>
      <w:ins w:id="2716" w:author="野草" w:date="2024-04-23T09:24:28Z">
        <w:r>
          <w:rPr>
            <w:rFonts w:hint="eastAsia"/>
            <w:highlight w:val="green"/>
            <w:lang w:val="en-US" w:eastAsia="zh-CN"/>
            <w:rPrChange w:id="2717" w:author="野草" w:date="2024-04-23T09:24:32Z">
              <w:rPr>
                <w:rFonts w:hint="eastAsia"/>
                <w:lang w:val="en-US" w:eastAsia="zh-CN"/>
              </w:rPr>
            </w:rPrChange>
          </w:rPr>
          <w:t>s</w:t>
        </w:r>
      </w:ins>
      <w:ins w:id="2718" w:author="野草" w:date="2024-04-23T09:06:07Z">
        <w:r>
          <w:rPr>
            <w:rFonts w:hint="eastAsia"/>
            <w:lang w:val="en-US" w:eastAsia="zh-CN"/>
          </w:rPr>
          <w:t xml:space="preserve">. Specifically, the </w:t>
        </w:r>
      </w:ins>
      <w:ins w:id="2719" w:author="野草" w:date="2024-04-23T09:06:07Z">
        <w:r>
          <w:rPr>
            <w:rFonts w:hint="eastAsia"/>
            <w:highlight w:val="green"/>
            <w:lang w:val="en-US" w:eastAsia="zh-CN"/>
            <w:rPrChange w:id="2720" w:author="野草" w:date="2024-04-23T09:24:40Z">
              <w:rPr>
                <w:rFonts w:hint="eastAsia"/>
                <w:lang w:val="en-US" w:eastAsia="zh-CN"/>
              </w:rPr>
            </w:rPrChange>
          </w:rPr>
          <w:t>average RCI</w:t>
        </w:r>
      </w:ins>
      <w:ins w:id="2721" w:author="野草" w:date="2024-04-23T09:06:07Z">
        <w:r>
          <w:rPr>
            <w:rFonts w:hint="eastAsia"/>
            <w:lang w:val="en-US" w:eastAsia="zh-CN"/>
          </w:rPr>
          <w:t xml:space="preserve"> on the </w:t>
        </w:r>
      </w:ins>
      <w:ins w:id="2722" w:author="野草" w:date="2024-04-23T09:06:07Z">
        <w:r>
          <w:rPr>
            <w:rFonts w:hint="eastAsia"/>
            <w:highlight w:val="green"/>
            <w:lang w:val="en-US" w:eastAsia="zh-CN"/>
            <w:rPrChange w:id="2723" w:author="野草" w:date="2024-04-23T09:24:45Z">
              <w:rPr>
                <w:rFonts w:hint="eastAsia"/>
                <w:lang w:val="en-US" w:eastAsia="zh-CN"/>
              </w:rPr>
            </w:rPrChange>
          </w:rPr>
          <w:t>left bank</w:t>
        </w:r>
      </w:ins>
      <w:ins w:id="2724" w:author="野草" w:date="2024-04-23T09:24:41Z">
        <w:r>
          <w:rPr>
            <w:rFonts w:hint="eastAsia"/>
            <w:highlight w:val="green"/>
            <w:lang w:val="en-US" w:eastAsia="zh-CN"/>
            <w:rPrChange w:id="2725" w:author="野草" w:date="2024-04-23T09:24:45Z">
              <w:rPr>
                <w:rFonts w:hint="eastAsia"/>
                <w:lang w:val="en-US" w:eastAsia="zh-CN"/>
              </w:rPr>
            </w:rPrChange>
          </w:rPr>
          <w:t>s</w:t>
        </w:r>
      </w:ins>
      <w:ins w:id="2726" w:author="野草" w:date="2024-04-23T09:06:07Z">
        <w:r>
          <w:rPr>
            <w:rFonts w:hint="eastAsia"/>
            <w:highlight w:val="green"/>
            <w:lang w:val="en-US" w:eastAsia="zh-CN"/>
            <w:rPrChange w:id="2727" w:author="野草" w:date="2024-04-23T09:24:45Z">
              <w:rPr>
                <w:rFonts w:hint="eastAsia"/>
                <w:lang w:val="en-US" w:eastAsia="zh-CN"/>
              </w:rPr>
            </w:rPrChange>
          </w:rPr>
          <w:t xml:space="preserve"> </w:t>
        </w:r>
      </w:ins>
      <w:ins w:id="2728" w:author="野草" w:date="2024-04-23T09:06:51Z">
        <w:r>
          <w:rPr>
            <w:rFonts w:hint="eastAsia"/>
            <w:lang w:val="en-US" w:eastAsia="zh-CN"/>
          </w:rPr>
          <w:t>w</w:t>
        </w:r>
      </w:ins>
      <w:ins w:id="2729" w:author="野草" w:date="2024-04-23T09:07:44Z">
        <w:r>
          <w:rPr>
            <w:rFonts w:hint="eastAsia"/>
            <w:lang w:val="en-US" w:eastAsia="zh-CN"/>
          </w:rPr>
          <w:t>ere</w:t>
        </w:r>
      </w:ins>
      <w:ins w:id="2730" w:author="野草" w:date="2024-04-23T09:06:07Z">
        <w:r>
          <w:rPr>
            <w:rFonts w:hint="eastAsia"/>
            <w:lang w:val="en-US" w:eastAsia="zh-CN"/>
          </w:rPr>
          <w:t xml:space="preserve"> </w:t>
        </w:r>
      </w:ins>
      <w:ins w:id="2731" w:author="野草" w:date="2024-04-23T09:06:07Z">
        <w:r>
          <w:rPr>
            <w:rFonts w:hint="eastAsia"/>
            <w:highlight w:val="cyan"/>
            <w:lang w:val="en-US" w:eastAsia="zh-CN"/>
            <w:rPrChange w:id="2732" w:author="野草" w:date="2024-04-23T09:06:56Z">
              <w:rPr>
                <w:rFonts w:hint="eastAsia"/>
                <w:lang w:val="en-US" w:eastAsia="zh-CN"/>
              </w:rPr>
            </w:rPrChange>
          </w:rPr>
          <w:t xml:space="preserve">5.8°C </w:t>
        </w:r>
      </w:ins>
      <w:ins w:id="2733" w:author="野草" w:date="2024-04-23T09:07:54Z">
        <w:r>
          <w:rPr>
            <w:rFonts w:hint="eastAsia"/>
            <w:lang w:val="en-US" w:eastAsia="zh-CN"/>
          </w:rPr>
          <w:t xml:space="preserve">and </w:t>
        </w:r>
      </w:ins>
      <w:ins w:id="2734" w:author="野草" w:date="2024-04-23T09:07:54Z">
        <w:r>
          <w:rPr>
            <w:rFonts w:hint="eastAsia"/>
            <w:highlight w:val="cyan"/>
            <w:lang w:val="en-US" w:eastAsia="zh-CN"/>
          </w:rPr>
          <w:t>6.8°C</w:t>
        </w:r>
      </w:ins>
      <w:ins w:id="2735" w:author="野草" w:date="2024-04-23T09:07:56Z">
        <w:r>
          <w:rPr>
            <w:rFonts w:hint="eastAsia"/>
            <w:highlight w:val="cyan"/>
            <w:lang w:val="en-US" w:eastAsia="zh-CN"/>
          </w:rPr>
          <w:t xml:space="preserve"> </w:t>
        </w:r>
      </w:ins>
      <w:ins w:id="2736" w:author="野草" w:date="2024-04-23T09:06:07Z">
        <w:r>
          <w:rPr>
            <w:rFonts w:hint="eastAsia"/>
            <w:lang w:val="en-US" w:eastAsia="zh-CN"/>
          </w:rPr>
          <w:t xml:space="preserve">on </w:t>
        </w:r>
      </w:ins>
      <w:ins w:id="2737" w:author="野草" w:date="2024-04-26T09:11:42Z">
        <w:r>
          <w:rPr>
            <w:rFonts w:hint="eastAsia"/>
            <w:lang w:val="en-US" w:eastAsia="zh-CN"/>
          </w:rPr>
          <w:t>the</w:t>
        </w:r>
      </w:ins>
      <w:ins w:id="2738" w:author="野草" w:date="2024-04-26T09:11:43Z">
        <w:r>
          <w:rPr>
            <w:rFonts w:hint="eastAsia"/>
            <w:lang w:val="en-US" w:eastAsia="zh-CN"/>
          </w:rPr>
          <w:t xml:space="preserve"> 2 ca</w:t>
        </w:r>
      </w:ins>
      <w:ins w:id="2739" w:author="野草" w:date="2024-04-26T09:11:44Z">
        <w:r>
          <w:rPr>
            <w:rFonts w:hint="eastAsia"/>
            <w:lang w:val="en-US" w:eastAsia="zh-CN"/>
          </w:rPr>
          <w:t>se days</w:t>
        </w:r>
      </w:ins>
      <w:ins w:id="2740" w:author="野草" w:date="2024-04-23T09:08:35Z">
        <w:r>
          <w:rPr>
            <w:rFonts w:hint="eastAsia"/>
            <w:lang w:val="en-US" w:eastAsia="zh-CN"/>
          </w:rPr>
          <w:t xml:space="preserve">. </w:t>
        </w:r>
      </w:ins>
      <w:ins w:id="2741" w:author="野草" w:date="2024-04-23T09:08:45Z">
        <w:r>
          <w:rPr>
            <w:rFonts w:hint="eastAsia"/>
            <w:lang w:val="en-US" w:eastAsia="zh-CN"/>
          </w:rPr>
          <w:t xml:space="preserve">The </w:t>
        </w:r>
      </w:ins>
      <w:ins w:id="2742" w:author="野草" w:date="2024-04-23T09:08:45Z">
        <w:r>
          <w:rPr>
            <w:rFonts w:hint="eastAsia"/>
            <w:highlight w:val="green"/>
            <w:lang w:val="en-US" w:eastAsia="zh-CN"/>
            <w:rPrChange w:id="2743" w:author="野草" w:date="2024-04-23T09:24:55Z">
              <w:rPr>
                <w:rFonts w:hint="eastAsia"/>
                <w:lang w:val="en-US" w:eastAsia="zh-CN"/>
              </w:rPr>
            </w:rPrChange>
          </w:rPr>
          <w:t>c</w:t>
        </w:r>
      </w:ins>
      <w:ins w:id="2744" w:author="野草" w:date="2024-04-23T09:08:46Z">
        <w:r>
          <w:rPr>
            <w:rFonts w:hint="eastAsia"/>
            <w:highlight w:val="green"/>
            <w:lang w:val="en-US" w:eastAsia="zh-CN"/>
            <w:rPrChange w:id="2745" w:author="野草" w:date="2024-04-23T09:24:55Z">
              <w:rPr>
                <w:rFonts w:hint="eastAsia"/>
                <w:lang w:val="en-US" w:eastAsia="zh-CN"/>
              </w:rPr>
            </w:rPrChange>
          </w:rPr>
          <w:t>orres</w:t>
        </w:r>
      </w:ins>
      <w:ins w:id="2746" w:author="野草" w:date="2024-04-23T09:08:47Z">
        <w:r>
          <w:rPr>
            <w:rFonts w:hint="eastAsia"/>
            <w:highlight w:val="green"/>
            <w:lang w:val="en-US" w:eastAsia="zh-CN"/>
            <w:rPrChange w:id="2747" w:author="野草" w:date="2024-04-23T09:24:55Z">
              <w:rPr>
                <w:rFonts w:hint="eastAsia"/>
                <w:lang w:val="en-US" w:eastAsia="zh-CN"/>
              </w:rPr>
            </w:rPrChange>
          </w:rPr>
          <w:t>pondin</w:t>
        </w:r>
      </w:ins>
      <w:ins w:id="2748" w:author="野草" w:date="2024-04-23T09:08:48Z">
        <w:r>
          <w:rPr>
            <w:rFonts w:hint="eastAsia"/>
            <w:highlight w:val="green"/>
            <w:lang w:val="en-US" w:eastAsia="zh-CN"/>
            <w:rPrChange w:id="2749" w:author="野草" w:date="2024-04-23T09:24:55Z">
              <w:rPr>
                <w:rFonts w:hint="eastAsia"/>
                <w:lang w:val="en-US" w:eastAsia="zh-CN"/>
              </w:rPr>
            </w:rPrChange>
          </w:rPr>
          <w:t xml:space="preserve">g </w:t>
        </w:r>
      </w:ins>
      <w:ins w:id="2750" w:author="野草" w:date="2024-04-23T09:08:49Z">
        <w:r>
          <w:rPr>
            <w:rFonts w:hint="eastAsia"/>
            <w:highlight w:val="green"/>
            <w:lang w:val="en-US" w:eastAsia="zh-CN"/>
            <w:rPrChange w:id="2751" w:author="野草" w:date="2024-04-23T09:24:55Z">
              <w:rPr>
                <w:rFonts w:hint="eastAsia"/>
                <w:lang w:val="en-US" w:eastAsia="zh-CN"/>
              </w:rPr>
            </w:rPrChange>
          </w:rPr>
          <w:t>magn</w:t>
        </w:r>
      </w:ins>
      <w:ins w:id="2752" w:author="野草" w:date="2024-04-23T09:08:50Z">
        <w:r>
          <w:rPr>
            <w:rFonts w:hint="eastAsia"/>
            <w:highlight w:val="green"/>
            <w:lang w:val="en-US" w:eastAsia="zh-CN"/>
            <w:rPrChange w:id="2753" w:author="野草" w:date="2024-04-23T09:24:55Z">
              <w:rPr>
                <w:rFonts w:hint="eastAsia"/>
                <w:lang w:val="en-US" w:eastAsia="zh-CN"/>
              </w:rPr>
            </w:rPrChange>
          </w:rPr>
          <w:t>itu</w:t>
        </w:r>
      </w:ins>
      <w:ins w:id="2754" w:author="野草" w:date="2024-04-23T09:08:51Z">
        <w:r>
          <w:rPr>
            <w:rFonts w:hint="eastAsia"/>
            <w:highlight w:val="green"/>
            <w:lang w:val="en-US" w:eastAsia="zh-CN"/>
            <w:rPrChange w:id="2755" w:author="野草" w:date="2024-04-23T09:24:55Z">
              <w:rPr>
                <w:rFonts w:hint="eastAsia"/>
                <w:lang w:val="en-US" w:eastAsia="zh-CN"/>
              </w:rPr>
            </w:rPrChange>
          </w:rPr>
          <w:t>des</w:t>
        </w:r>
      </w:ins>
      <w:ins w:id="2756" w:author="野草" w:date="2024-04-23T09:06:07Z">
        <w:r>
          <w:rPr>
            <w:rFonts w:hint="eastAsia"/>
            <w:lang w:val="en-US" w:eastAsia="zh-CN"/>
          </w:rPr>
          <w:t xml:space="preserve"> </w:t>
        </w:r>
      </w:ins>
      <w:ins w:id="2757" w:author="野草" w:date="2024-04-23T09:08:54Z">
        <w:r>
          <w:rPr>
            <w:rFonts w:hint="eastAsia"/>
            <w:lang w:val="en-US" w:eastAsia="zh-CN"/>
          </w:rPr>
          <w:t>be</w:t>
        </w:r>
      </w:ins>
      <w:ins w:id="2758" w:author="野草" w:date="2024-04-23T09:08:55Z">
        <w:r>
          <w:rPr>
            <w:rFonts w:hint="eastAsia"/>
            <w:lang w:val="en-US" w:eastAsia="zh-CN"/>
          </w:rPr>
          <w:t>came</w:t>
        </w:r>
      </w:ins>
      <w:ins w:id="2759" w:author="野草" w:date="2024-04-23T09:06:07Z">
        <w:r>
          <w:rPr>
            <w:rFonts w:hint="eastAsia"/>
            <w:lang w:val="en-US" w:eastAsia="zh-CN"/>
          </w:rPr>
          <w:t xml:space="preserve"> </w:t>
        </w:r>
      </w:ins>
      <w:ins w:id="2760" w:author="野草" w:date="2024-04-23T09:06:07Z">
        <w:r>
          <w:rPr>
            <w:rFonts w:hint="eastAsia"/>
            <w:highlight w:val="cyan"/>
            <w:lang w:val="en-US" w:eastAsia="zh-CN"/>
            <w:rPrChange w:id="2761" w:author="野草" w:date="2024-04-23T09:09:04Z">
              <w:rPr>
                <w:rFonts w:hint="eastAsia"/>
                <w:lang w:val="en-US" w:eastAsia="zh-CN"/>
              </w:rPr>
            </w:rPrChange>
          </w:rPr>
          <w:t>5.1°C</w:t>
        </w:r>
      </w:ins>
      <w:ins w:id="2762" w:author="野草" w:date="2024-04-23T09:06:07Z">
        <w:r>
          <w:rPr>
            <w:rFonts w:hint="eastAsia"/>
            <w:lang w:val="en-US" w:eastAsia="zh-CN"/>
          </w:rPr>
          <w:t xml:space="preserve"> and </w:t>
        </w:r>
      </w:ins>
      <w:ins w:id="2763" w:author="野草" w:date="2024-04-23T09:06:07Z">
        <w:r>
          <w:rPr>
            <w:rFonts w:hint="eastAsia"/>
            <w:highlight w:val="cyan"/>
            <w:lang w:val="en-US" w:eastAsia="zh-CN"/>
            <w:rPrChange w:id="2764" w:author="野草" w:date="2024-04-23T09:09:01Z">
              <w:rPr>
                <w:rFonts w:hint="eastAsia"/>
                <w:lang w:val="en-US" w:eastAsia="zh-CN"/>
              </w:rPr>
            </w:rPrChange>
          </w:rPr>
          <w:t>6.0°C</w:t>
        </w:r>
      </w:ins>
      <w:ins w:id="2765" w:author="野草" w:date="2024-04-23T09:09:12Z">
        <w:r>
          <w:rPr>
            <w:rFonts w:hint="eastAsia"/>
            <w:highlight w:val="none"/>
            <w:lang w:val="en-US" w:eastAsia="zh-CN"/>
            <w:rPrChange w:id="2766" w:author="野草" w:date="2024-04-23T09:09:17Z">
              <w:rPr>
                <w:rFonts w:hint="eastAsia"/>
                <w:highlight w:val="cyan"/>
                <w:lang w:val="en-US" w:eastAsia="zh-CN"/>
              </w:rPr>
            </w:rPrChange>
          </w:rPr>
          <w:t xml:space="preserve"> </w:t>
        </w:r>
      </w:ins>
      <w:ins w:id="2767" w:author="野草" w:date="2024-04-23T09:09:13Z">
        <w:r>
          <w:rPr>
            <w:rFonts w:hint="eastAsia"/>
            <w:highlight w:val="none"/>
            <w:lang w:val="en-US" w:eastAsia="zh-CN"/>
            <w:rPrChange w:id="2768" w:author="野草" w:date="2024-04-23T09:09:17Z">
              <w:rPr>
                <w:rFonts w:hint="eastAsia"/>
                <w:highlight w:val="cyan"/>
                <w:lang w:val="en-US" w:eastAsia="zh-CN"/>
              </w:rPr>
            </w:rPrChange>
          </w:rPr>
          <w:t>for</w:t>
        </w:r>
      </w:ins>
      <w:ins w:id="2769" w:author="野草" w:date="2024-04-23T09:09:10Z">
        <w:r>
          <w:rPr>
            <w:rFonts w:hint="eastAsia"/>
            <w:highlight w:val="none"/>
            <w:lang w:val="en-US" w:eastAsia="zh-CN"/>
            <w:rPrChange w:id="2770" w:author="野草" w:date="2024-04-23T09:09:17Z">
              <w:rPr>
                <w:rFonts w:hint="eastAsia"/>
                <w:lang w:val="en-US" w:eastAsia="zh-CN"/>
              </w:rPr>
            </w:rPrChange>
          </w:rPr>
          <w:t xml:space="preserve"> </w:t>
        </w:r>
      </w:ins>
      <w:ins w:id="2771" w:author="野草" w:date="2024-04-23T09:09:10Z">
        <w:r>
          <w:rPr>
            <w:rFonts w:hint="eastAsia"/>
            <w:lang w:val="en-US" w:eastAsia="zh-CN"/>
          </w:rPr>
          <w:t>the</w:t>
        </w:r>
      </w:ins>
      <w:ins w:id="2772" w:author="野草" w:date="2024-04-23T09:09:10Z">
        <w:r>
          <w:rPr>
            <w:rFonts w:hint="eastAsia"/>
            <w:highlight w:val="green"/>
            <w:lang w:val="en-US" w:eastAsia="zh-CN"/>
            <w:rPrChange w:id="2773" w:author="野草" w:date="2024-04-23T09:24:59Z">
              <w:rPr>
                <w:rFonts w:hint="eastAsia"/>
                <w:lang w:val="en-US" w:eastAsia="zh-CN"/>
              </w:rPr>
            </w:rPrChange>
          </w:rPr>
          <w:t xml:space="preserve"> right bank</w:t>
        </w:r>
      </w:ins>
      <w:ins w:id="2774" w:author="野草" w:date="2024-04-23T09:25:02Z">
        <w:r>
          <w:rPr>
            <w:rFonts w:hint="eastAsia"/>
            <w:highlight w:val="green"/>
            <w:lang w:val="en-US" w:eastAsia="zh-CN"/>
          </w:rPr>
          <w:t>s</w:t>
        </w:r>
      </w:ins>
      <w:ins w:id="2775" w:author="野草" w:date="2024-04-23T09:06:07Z">
        <w:r>
          <w:rPr>
            <w:rFonts w:hint="eastAsia"/>
            <w:lang w:val="en-US" w:eastAsia="zh-CN"/>
          </w:rPr>
          <w:t>.</w:t>
        </w:r>
      </w:ins>
    </w:p>
    <w:p>
      <w:pPr>
        <w:numPr>
          <w:ilvl w:val="255"/>
          <w:numId w:val="0"/>
        </w:numPr>
      </w:pPr>
    </w:p>
    <w:p>
      <w:pPr>
        <w:numPr>
          <w:ilvl w:val="255"/>
          <w:numId w:val="0"/>
        </w:numPr>
        <w:rPr>
          <w:ins w:id="2776" w:author="野草" w:date="2024-04-23T09:56:15Z"/>
          <w:rFonts w:hint="default"/>
          <w:lang w:val="en-US" w:eastAsia="zh-CN"/>
        </w:rPr>
      </w:pPr>
      <w:ins w:id="2777" w:author="野草" w:date="2024-04-23T09:56:15Z">
        <w:r>
          <w:rPr>
            <w:rFonts w:hint="eastAsia"/>
            <w:lang w:val="en-US" w:eastAsia="zh-CN"/>
          </w:rPr>
          <w:t>【</w:t>
        </w:r>
      </w:ins>
      <w:ins w:id="2778" w:author="野草" w:date="2024-04-26T13:47:05Z">
        <w:r>
          <w:rPr>
            <w:rFonts w:hint="eastAsia"/>
            <w:lang w:val="en-US" w:eastAsia="zh-CN"/>
          </w:rPr>
          <w:t>up2024 0426 13:46</w:t>
        </w:r>
      </w:ins>
      <w:ins w:id="2779" w:author="野草" w:date="2024-04-23T09:56:15Z">
        <w:r>
          <w:rPr>
            <w:rFonts w:hint="eastAsia"/>
            <w:lang w:val="en-US" w:eastAsia="zh-CN"/>
          </w:rPr>
          <w:t>】</w:t>
        </w:r>
      </w:ins>
    </w:p>
    <w:p>
      <w:pPr>
        <w:numPr>
          <w:ilvl w:val="255"/>
          <w:numId w:val="0"/>
        </w:numPr>
      </w:pPr>
      <w:del w:id="2780" w:author="野草" w:date="2024-04-23T09:10:36Z">
        <w:r>
          <w:rPr>
            <w:rFonts w:hint="eastAsia"/>
          </w:rPr>
          <w:delText xml:space="preserve">Furthermore, </w:delText>
        </w:r>
      </w:del>
      <w:r>
        <w:rPr>
          <w:rFonts w:hint="eastAsia"/>
        </w:rPr>
        <w:t xml:space="preserve">RCI values were </w:t>
      </w:r>
      <w:r>
        <w:rPr>
          <w:rFonts w:hint="eastAsia"/>
          <w:highlight w:val="green"/>
          <w:rPrChange w:id="2781" w:author="野草" w:date="2024-04-23T09:29:48Z">
            <w:rPr>
              <w:rFonts w:hint="eastAsia"/>
            </w:rPr>
          </w:rPrChange>
        </w:rPr>
        <w:t>notably lower</w:t>
      </w:r>
      <w:r>
        <w:rPr>
          <w:rFonts w:hint="eastAsia"/>
        </w:rPr>
        <w:t xml:space="preserve"> for </w:t>
      </w:r>
      <w:r>
        <w:rPr>
          <w:rFonts w:hint="eastAsia"/>
          <w:highlight w:val="green"/>
          <w:rPrChange w:id="2782" w:author="野草" w:date="2024-04-23T09:29:51Z">
            <w:rPr>
              <w:rFonts w:hint="eastAsia"/>
            </w:rPr>
          </w:rPrChange>
        </w:rPr>
        <w:t>river segments</w:t>
      </w:r>
      <w:r>
        <w:rPr>
          <w:rFonts w:hint="eastAsia"/>
        </w:rPr>
        <w:t xml:space="preserve"> near </w:t>
      </w:r>
      <w:r>
        <w:rPr>
          <w:rFonts w:hint="eastAsia"/>
          <w:highlight w:val="green"/>
          <w:rPrChange w:id="2783" w:author="野草" w:date="2024-04-23T09:29:55Z">
            <w:rPr>
              <w:rFonts w:hint="eastAsia"/>
            </w:rPr>
          </w:rPrChange>
        </w:rPr>
        <w:t>the Tongluo Mountain</w:t>
      </w:r>
      <w:r>
        <w:rPr>
          <w:rFonts w:hint="eastAsia"/>
        </w:rPr>
        <w:t xml:space="preserve"> in the </w:t>
      </w:r>
      <w:r>
        <w:rPr>
          <w:rFonts w:hint="eastAsia"/>
          <w:highlight w:val="green"/>
          <w:rPrChange w:id="2784" w:author="野草" w:date="2024-04-23T09:29:58Z">
            <w:rPr>
              <w:rFonts w:hint="eastAsia"/>
            </w:rPr>
          </w:rPrChange>
        </w:rPr>
        <w:t xml:space="preserve">eastern suburb </w:t>
      </w:r>
      <w:r>
        <w:rPr>
          <w:rFonts w:hint="eastAsia"/>
        </w:rPr>
        <w:t xml:space="preserve">of Chongqing compared to </w:t>
      </w:r>
      <w:r>
        <w:rPr>
          <w:rFonts w:hint="eastAsia"/>
          <w:highlight w:val="green"/>
          <w:rPrChange w:id="2785" w:author="野草" w:date="2024-04-23T09:30:05Z">
            <w:rPr>
              <w:rFonts w:hint="eastAsia"/>
            </w:rPr>
          </w:rPrChange>
        </w:rPr>
        <w:t>the surrounding areas</w:t>
      </w:r>
      <w:r>
        <w:rPr>
          <w:rFonts w:hint="eastAsia"/>
        </w:rPr>
        <w:t xml:space="preserve">. The </w:t>
      </w:r>
      <w:r>
        <w:rPr>
          <w:rFonts w:hint="eastAsia"/>
          <w:highlight w:val="green"/>
          <w:rPrChange w:id="2786" w:author="野草" w:date="2024-04-23T09:30:10Z">
            <w:rPr>
              <w:rFonts w:hint="eastAsia"/>
            </w:rPr>
          </w:rPrChange>
        </w:rPr>
        <w:t>higher mountainous terrain</w:t>
      </w:r>
      <w:r>
        <w:rPr>
          <w:rFonts w:hint="eastAsia"/>
        </w:rPr>
        <w:t xml:space="preserve"> near </w:t>
      </w:r>
      <w:r>
        <w:rPr>
          <w:rFonts w:hint="eastAsia"/>
          <w:highlight w:val="green"/>
          <w:rPrChange w:id="2787" w:author="野草" w:date="2024-04-23T09:31:17Z">
            <w:rPr>
              <w:rFonts w:hint="eastAsia"/>
            </w:rPr>
          </w:rPrChange>
        </w:rPr>
        <w:t xml:space="preserve">the </w:t>
      </w:r>
      <w:del w:id="2788" w:author="野草" w:date="2024-04-23T09:30:44Z">
        <w:r>
          <w:rPr>
            <w:rFonts w:hint="eastAsia"/>
            <w:highlight w:val="green"/>
            <w:rPrChange w:id="2789" w:author="野草" w:date="2024-04-23T09:31:17Z">
              <w:rPr>
                <w:rFonts w:hint="eastAsia"/>
              </w:rPr>
            </w:rPrChange>
          </w:rPr>
          <w:delText>riverbank</w:delText>
        </w:r>
      </w:del>
      <w:ins w:id="2790" w:author="野草" w:date="2024-04-23T09:30:44Z">
        <w:r>
          <w:rPr>
            <w:rFonts w:hint="eastAsia"/>
            <w:highlight w:val="green"/>
            <w:lang w:eastAsia="zh-CN"/>
            <w:rPrChange w:id="2791" w:author="野草" w:date="2024-04-23T09:31:17Z">
              <w:rPr>
                <w:rFonts w:hint="eastAsia"/>
                <w:lang w:eastAsia="zh-CN"/>
              </w:rPr>
            </w:rPrChange>
          </w:rPr>
          <w:t>riverbank</w:t>
        </w:r>
      </w:ins>
      <w:r>
        <w:rPr>
          <w:rFonts w:hint="eastAsia"/>
          <w:highlight w:val="green"/>
          <w:rPrChange w:id="2792" w:author="野草" w:date="2024-04-23T09:31:17Z">
            <w:rPr>
              <w:rFonts w:hint="eastAsia"/>
            </w:rPr>
          </w:rPrChange>
        </w:rPr>
        <w:t>s</w:t>
      </w:r>
      <w:r>
        <w:rPr>
          <w:rFonts w:hint="eastAsia"/>
        </w:rPr>
        <w:t xml:space="preserve"> was inferred to </w:t>
      </w:r>
      <w:r>
        <w:rPr>
          <w:rFonts w:hint="eastAsia"/>
          <w:highlight w:val="green"/>
          <w:rPrChange w:id="2793" w:author="野草" w:date="2024-04-23T09:31:21Z">
            <w:rPr>
              <w:rFonts w:hint="eastAsia"/>
            </w:rPr>
          </w:rPrChange>
        </w:rPr>
        <w:t>obstruct</w:t>
      </w:r>
      <w:r>
        <w:rPr>
          <w:rFonts w:hint="eastAsia"/>
          <w:highlight w:val="none"/>
          <w:rPrChange w:id="2794" w:author="野草" w:date="2024-04-23T09:31:26Z">
            <w:rPr>
              <w:rFonts w:hint="eastAsia"/>
            </w:rPr>
          </w:rPrChange>
        </w:rPr>
        <w:t xml:space="preserve"> the </w:t>
      </w:r>
      <w:r>
        <w:rPr>
          <w:rFonts w:hint="eastAsia"/>
          <w:highlight w:val="green"/>
          <w:rPrChange w:id="2795" w:author="野草" w:date="2024-04-23T09:31:21Z">
            <w:rPr>
              <w:rFonts w:hint="eastAsia"/>
            </w:rPr>
          </w:rPrChange>
        </w:rPr>
        <w:t>inland penetration</w:t>
      </w:r>
      <w:r>
        <w:rPr>
          <w:rFonts w:hint="eastAsia"/>
        </w:rPr>
        <w:t xml:space="preserve"> of </w:t>
      </w:r>
      <w:r>
        <w:rPr>
          <w:rFonts w:hint="eastAsia"/>
          <w:highlight w:val="green"/>
          <w:rPrChange w:id="2796" w:author="野草" w:date="2024-04-23T09:31:30Z">
            <w:rPr>
              <w:rFonts w:hint="eastAsia"/>
            </w:rPr>
          </w:rPrChange>
        </w:rPr>
        <w:t>river cooling</w:t>
      </w:r>
      <w:r>
        <w:rPr>
          <w:rFonts w:hint="eastAsia"/>
        </w:rPr>
        <w:t xml:space="preserve">. In the </w:t>
      </w:r>
      <w:r>
        <w:rPr>
          <w:rFonts w:hint="eastAsia"/>
          <w:highlight w:val="green"/>
          <w:rPrChange w:id="2797" w:author="野草" w:date="2024-04-23T09:31:33Z">
            <w:rPr>
              <w:rFonts w:hint="eastAsia"/>
            </w:rPr>
          </w:rPrChange>
        </w:rPr>
        <w:t>city center</w:t>
      </w:r>
      <w:r>
        <w:rPr>
          <w:rFonts w:hint="eastAsia"/>
        </w:rPr>
        <w:t xml:space="preserve"> where numerous </w:t>
      </w:r>
      <w:r>
        <w:rPr>
          <w:rFonts w:hint="eastAsia"/>
          <w:highlight w:val="green"/>
          <w:rPrChange w:id="2798" w:author="野草" w:date="2024-04-23T09:31:36Z">
            <w:rPr>
              <w:rFonts w:hint="eastAsia"/>
            </w:rPr>
          </w:rPrChange>
        </w:rPr>
        <w:t>high-rise buildings</w:t>
      </w:r>
      <w:r>
        <w:rPr>
          <w:rFonts w:hint="eastAsia"/>
        </w:rPr>
        <w:t xml:space="preserve"> were concentrated, RCI values were </w:t>
      </w:r>
      <w:r>
        <w:rPr>
          <w:rFonts w:hint="eastAsia"/>
          <w:highlight w:val="green"/>
          <w:rPrChange w:id="2799" w:author="野草" w:date="2024-04-23T09:31:41Z">
            <w:rPr>
              <w:rFonts w:hint="eastAsia"/>
            </w:rPr>
          </w:rPrChange>
        </w:rPr>
        <w:t>relatively lower</w:t>
      </w:r>
      <w:r>
        <w:rPr>
          <w:rFonts w:hint="eastAsia"/>
        </w:rPr>
        <w:t xml:space="preserve"> than those in the </w:t>
      </w:r>
      <w:r>
        <w:rPr>
          <w:rFonts w:hint="eastAsia"/>
          <w:highlight w:val="green"/>
          <w:rPrChange w:id="2800" w:author="野草" w:date="2024-04-23T09:31:44Z">
            <w:rPr>
              <w:rFonts w:hint="eastAsia"/>
            </w:rPr>
          </w:rPrChange>
        </w:rPr>
        <w:t>surrounding suburban areas</w:t>
      </w:r>
      <w:r>
        <w:rPr>
          <w:rFonts w:hint="eastAsia"/>
        </w:rPr>
        <w:t xml:space="preserve">. This observation can </w:t>
      </w:r>
      <w:r>
        <w:rPr>
          <w:rFonts w:hint="eastAsia"/>
          <w:highlight w:val="green"/>
          <w:rPrChange w:id="2801" w:author="野草" w:date="2024-04-23T09:31:50Z">
            <w:rPr>
              <w:rFonts w:hint="eastAsia"/>
            </w:rPr>
          </w:rPrChange>
        </w:rPr>
        <w:t>be attributed to</w:t>
      </w:r>
      <w:r>
        <w:rPr>
          <w:rFonts w:hint="eastAsia"/>
        </w:rPr>
        <w:t xml:space="preserve"> the </w:t>
      </w:r>
      <w:r>
        <w:rPr>
          <w:rFonts w:hint="eastAsia"/>
          <w:highlight w:val="green"/>
          <w:rPrChange w:id="2802" w:author="野草" w:date="2024-04-23T09:31:53Z">
            <w:rPr>
              <w:rFonts w:hint="eastAsia"/>
            </w:rPr>
          </w:rPrChange>
        </w:rPr>
        <w:t>obstructive effect</w:t>
      </w:r>
      <w:r>
        <w:rPr>
          <w:rFonts w:hint="eastAsia"/>
        </w:rPr>
        <w:t xml:space="preserve"> of </w:t>
      </w:r>
      <w:r>
        <w:rPr>
          <w:rFonts w:hint="eastAsia"/>
          <w:highlight w:val="green"/>
          <w:rPrChange w:id="2803" w:author="野草" w:date="2024-04-23T09:31:55Z">
            <w:rPr>
              <w:rFonts w:hint="eastAsia"/>
            </w:rPr>
          </w:rPrChange>
        </w:rPr>
        <w:t>dense buildings</w:t>
      </w:r>
      <w:r>
        <w:rPr>
          <w:rFonts w:hint="eastAsia"/>
        </w:rPr>
        <w:t xml:space="preserve"> on </w:t>
      </w:r>
      <w:r>
        <w:rPr>
          <w:rFonts w:hint="eastAsia"/>
          <w:highlight w:val="green"/>
          <w:rPrChange w:id="2804" w:author="野草" w:date="2024-04-23T09:31:58Z">
            <w:rPr>
              <w:rFonts w:hint="eastAsia"/>
            </w:rPr>
          </w:rPrChange>
        </w:rPr>
        <w:t>river cooling</w:t>
      </w:r>
      <w:r>
        <w:rPr>
          <w:rFonts w:hint="eastAsia"/>
        </w:rPr>
        <w:t>.</w:t>
      </w:r>
    </w:p>
    <w:p>
      <w:pPr>
        <w:numPr>
          <w:ilvl w:val="255"/>
          <w:numId w:val="0"/>
        </w:numPr>
      </w:pPr>
    </w:p>
    <w:p>
      <w:pPr>
        <w:numPr>
          <w:ilvl w:val="255"/>
          <w:numId w:val="0"/>
        </w:numPr>
        <w:rPr>
          <w:ins w:id="2805" w:author="野草" w:date="2024-04-23T14:03:39Z"/>
          <w:rFonts w:hint="eastAsia"/>
          <w:lang w:val="en-US" w:eastAsia="zh-CN"/>
        </w:rPr>
      </w:pPr>
      <w:ins w:id="2806" w:author="野草" w:date="2024-04-23T09:56:16Z">
        <w:bookmarkStart w:id="58" w:name="OLE_LINK10"/>
        <w:r>
          <w:rPr>
            <w:rFonts w:hint="eastAsia"/>
            <w:lang w:val="en-US" w:eastAsia="zh-CN"/>
          </w:rPr>
          <w:t>【</w:t>
        </w:r>
      </w:ins>
      <w:ins w:id="2807" w:author="野草" w:date="2024-04-26T13:47:08Z">
        <w:r>
          <w:rPr>
            <w:rFonts w:hint="eastAsia"/>
            <w:lang w:val="en-US" w:eastAsia="zh-CN"/>
          </w:rPr>
          <w:t>up2024 0426 13:46</w:t>
        </w:r>
      </w:ins>
      <w:ins w:id="2808" w:author="野草" w:date="2024-04-23T09:56:16Z">
        <w:r>
          <w:rPr>
            <w:rFonts w:hint="eastAsia"/>
            <w:lang w:val="en-US" w:eastAsia="zh-CN"/>
          </w:rPr>
          <w:t>】</w:t>
        </w:r>
      </w:ins>
    </w:p>
    <w:p>
      <w:pPr>
        <w:numPr>
          <w:ilvl w:val="255"/>
          <w:numId w:val="0"/>
        </w:numPr>
      </w:pPr>
      <w:ins w:id="2809" w:author="野草" w:date="2024-04-23T14:03:47Z">
        <w:r>
          <w:rPr>
            <w:rFonts w:hint="eastAsia"/>
            <w:lang w:val="en-US" w:eastAsia="zh-CN"/>
          </w:rPr>
          <w:t>A</w:t>
        </w:r>
      </w:ins>
      <w:ins w:id="2810" w:author="野草" w:date="2024-04-23T14:03:48Z">
        <w:r>
          <w:rPr>
            <w:rFonts w:hint="eastAsia"/>
            <w:lang w:val="en-US" w:eastAsia="zh-CN"/>
          </w:rPr>
          <w:t xml:space="preserve">s </w:t>
        </w:r>
      </w:ins>
      <w:ins w:id="2811" w:author="野草" w:date="2024-04-23T14:03:49Z">
        <w:r>
          <w:rPr>
            <w:rFonts w:hint="eastAsia"/>
            <w:lang w:val="en-US" w:eastAsia="zh-CN"/>
          </w:rPr>
          <w:t xml:space="preserve">for </w:t>
        </w:r>
      </w:ins>
      <w:ins w:id="2812" w:author="野草" w:date="2024-04-23T14:03:39Z">
        <w:r>
          <w:rPr>
            <w:rFonts w:hint="eastAsia"/>
            <w:highlight w:val="green"/>
          </w:rPr>
          <w:t>RCD</w:t>
        </w:r>
      </w:ins>
      <w:ins w:id="2813" w:author="野草" w:date="2024-04-23T14:03:52Z">
        <w:r>
          <w:rPr>
            <w:rFonts w:hint="eastAsia"/>
            <w:highlight w:val="none"/>
            <w:lang w:val="en-US" w:eastAsia="zh-CN"/>
            <w:rPrChange w:id="2814" w:author="野草" w:date="2024-04-23T14:04:19Z">
              <w:rPr>
                <w:rFonts w:hint="eastAsia"/>
                <w:highlight w:val="green"/>
                <w:lang w:val="en-US" w:eastAsia="zh-CN"/>
              </w:rPr>
            </w:rPrChange>
          </w:rPr>
          <w:t xml:space="preserve">, </w:t>
        </w:r>
      </w:ins>
      <w:ins w:id="2815" w:author="野草" w:date="2024-04-23T14:03:58Z">
        <w:r>
          <w:rPr>
            <w:rFonts w:hint="eastAsia"/>
            <w:highlight w:val="none"/>
            <w:lang w:val="en-US" w:eastAsia="zh-CN"/>
            <w:rPrChange w:id="2816" w:author="野草" w:date="2024-04-23T14:04:19Z">
              <w:rPr>
                <w:rFonts w:hint="eastAsia"/>
                <w:highlight w:val="green"/>
                <w:lang w:val="en-US" w:eastAsia="zh-CN"/>
              </w:rPr>
            </w:rPrChange>
          </w:rPr>
          <w:t xml:space="preserve">the </w:t>
        </w:r>
      </w:ins>
      <w:ins w:id="2817" w:author="野草" w:date="2024-04-23T14:04:12Z">
        <w:r>
          <w:rPr>
            <w:rFonts w:hint="eastAsia"/>
            <w:highlight w:val="none"/>
            <w:lang w:val="en-US" w:eastAsia="zh-CN"/>
            <w:rPrChange w:id="2818" w:author="野草" w:date="2024-04-23T14:04:19Z">
              <w:rPr>
                <w:rFonts w:hint="eastAsia"/>
                <w:highlight w:val="green"/>
                <w:lang w:val="en-US" w:eastAsia="zh-CN"/>
              </w:rPr>
            </w:rPrChange>
          </w:rPr>
          <w:t>val</w:t>
        </w:r>
      </w:ins>
      <w:ins w:id="2819" w:author="野草" w:date="2024-04-23T14:04:13Z">
        <w:r>
          <w:rPr>
            <w:rFonts w:hint="eastAsia"/>
            <w:highlight w:val="none"/>
            <w:lang w:val="en-US" w:eastAsia="zh-CN"/>
            <w:rPrChange w:id="2820" w:author="野草" w:date="2024-04-23T14:04:19Z">
              <w:rPr>
                <w:rFonts w:hint="eastAsia"/>
                <w:highlight w:val="green"/>
                <w:lang w:val="en-US" w:eastAsia="zh-CN"/>
              </w:rPr>
            </w:rPrChange>
          </w:rPr>
          <w:t>ues</w:t>
        </w:r>
      </w:ins>
      <w:ins w:id="2821" w:author="野草" w:date="2024-04-23T14:03:39Z">
        <w:r>
          <w:rPr>
            <w:rFonts w:hint="eastAsia"/>
            <w:highlight w:val="none"/>
            <w:rPrChange w:id="2822" w:author="野草" w:date="2024-04-23T14:04:19Z">
              <w:rPr>
                <w:rFonts w:hint="eastAsia"/>
                <w:highlight w:val="green"/>
              </w:rPr>
            </w:rPrChange>
          </w:rPr>
          <w:t xml:space="preserve"> </w:t>
        </w:r>
      </w:ins>
      <w:ins w:id="2823" w:author="野草" w:date="2024-04-23T14:03:39Z">
        <w:r>
          <w:rPr>
            <w:rFonts w:hint="eastAsia"/>
            <w:highlight w:val="green"/>
            <w:lang w:val="en-US" w:eastAsia="zh-CN"/>
          </w:rPr>
          <w:t>varied</w:t>
        </w:r>
      </w:ins>
      <w:ins w:id="2824" w:author="野草" w:date="2024-04-23T14:03:39Z">
        <w:r>
          <w:rPr>
            <w:rFonts w:hint="eastAsia"/>
            <w:lang w:val="en-US" w:eastAsia="zh-CN"/>
          </w:rPr>
          <w:t xml:space="preserve"> from</w:t>
        </w:r>
      </w:ins>
      <w:ins w:id="2825" w:author="野草" w:date="2024-04-23T14:03:39Z">
        <w:r>
          <w:rPr>
            <w:rFonts w:hint="eastAsia"/>
          </w:rPr>
          <w:t xml:space="preserve"> </w:t>
        </w:r>
      </w:ins>
      <w:ins w:id="2826" w:author="野草" w:date="2024-04-23T14:03:39Z">
        <w:r>
          <w:rPr>
            <w:rFonts w:hint="eastAsia"/>
            <w:highlight w:val="cyan"/>
          </w:rPr>
          <w:t>60</w:t>
        </w:r>
      </w:ins>
      <w:ins w:id="2827" w:author="野草" w:date="2024-04-23T14:03:39Z">
        <w:r>
          <w:rPr>
            <w:rFonts w:hint="eastAsia"/>
            <w:highlight w:val="cyan"/>
            <w:lang w:val="en-US" w:eastAsia="zh-CN"/>
          </w:rPr>
          <w:t xml:space="preserve"> to </w:t>
        </w:r>
      </w:ins>
      <w:ins w:id="2828" w:author="野草" w:date="2024-04-23T14:03:39Z">
        <w:r>
          <w:rPr>
            <w:rFonts w:hint="eastAsia"/>
            <w:highlight w:val="cyan"/>
          </w:rPr>
          <w:t>720 meters</w:t>
        </w:r>
      </w:ins>
      <w:ins w:id="2829" w:author="野草" w:date="2024-04-23T14:03:39Z">
        <w:r>
          <w:rPr>
            <w:rFonts w:hint="eastAsia"/>
            <w:lang w:val="en-US" w:eastAsia="zh-CN"/>
          </w:rPr>
          <w:t xml:space="preserve"> with </w:t>
        </w:r>
      </w:ins>
      <w:ins w:id="2830" w:author="野草" w:date="2024-04-23T14:03:39Z">
        <w:r>
          <w:rPr>
            <w:rFonts w:hint="eastAsia"/>
            <w:highlight w:val="green"/>
            <w:lang w:val="en-US" w:eastAsia="zh-CN"/>
          </w:rPr>
          <w:t>average distances</w:t>
        </w:r>
      </w:ins>
      <w:ins w:id="2831" w:author="野草" w:date="2024-04-23T14:03:39Z">
        <w:r>
          <w:rPr>
            <w:rFonts w:hint="eastAsia"/>
            <w:lang w:val="en-US" w:eastAsia="zh-CN"/>
          </w:rPr>
          <w:t xml:space="preserve"> of </w:t>
        </w:r>
      </w:ins>
      <w:ins w:id="2832" w:author="野草" w:date="2024-04-26T09:15:54Z">
        <w:r>
          <w:rPr>
            <w:rFonts w:hint="eastAsia"/>
            <w:highlight w:val="cyan"/>
            <w:lang w:val="en-US" w:eastAsia="zh-CN"/>
          </w:rPr>
          <w:t>225.8</w:t>
        </w:r>
      </w:ins>
      <w:ins w:id="2833" w:author="野草" w:date="2024-04-23T14:03:39Z">
        <w:r>
          <w:rPr>
            <w:rFonts w:hint="eastAsia"/>
            <w:highlight w:val="cyan"/>
            <w:lang w:val="en-US" w:eastAsia="zh-CN"/>
          </w:rPr>
          <w:t xml:space="preserve"> meters</w:t>
        </w:r>
      </w:ins>
      <w:ins w:id="2834" w:author="野草" w:date="2024-04-23T14:03:39Z">
        <w:r>
          <w:rPr>
            <w:rFonts w:hint="eastAsia"/>
            <w:lang w:val="en-US" w:eastAsia="zh-CN"/>
          </w:rPr>
          <w:t xml:space="preserve"> on the </w:t>
        </w:r>
      </w:ins>
      <w:ins w:id="2835" w:author="野草" w:date="2024-04-23T14:03:39Z">
        <w:r>
          <w:rPr>
            <w:rFonts w:hint="eastAsia"/>
            <w:highlight w:val="green"/>
            <w:lang w:val="en-US" w:eastAsia="zh-CN"/>
          </w:rPr>
          <w:t>normal summer day</w:t>
        </w:r>
      </w:ins>
      <w:ins w:id="2836" w:author="野草" w:date="2024-04-23T14:03:39Z">
        <w:r>
          <w:rPr>
            <w:rFonts w:hint="eastAsia"/>
            <w:lang w:val="en-US" w:eastAsia="zh-CN"/>
          </w:rPr>
          <w:t xml:space="preserve"> and </w:t>
        </w:r>
      </w:ins>
      <w:ins w:id="2837" w:author="野草" w:date="2024-04-23T14:03:39Z">
        <w:bookmarkStart w:id="59" w:name="OLE_LINK90"/>
        <w:r>
          <w:rPr>
            <w:rFonts w:hint="eastAsia"/>
            <w:highlight w:val="cyan"/>
            <w:lang w:val="en-US" w:eastAsia="zh-CN"/>
          </w:rPr>
          <w:t>22</w:t>
        </w:r>
        <w:bookmarkEnd w:id="59"/>
      </w:ins>
      <w:ins w:id="2838" w:author="野草" w:date="2024-04-26T09:15:58Z">
        <w:r>
          <w:rPr>
            <w:rFonts w:hint="eastAsia"/>
            <w:highlight w:val="cyan"/>
            <w:lang w:val="en-US" w:eastAsia="zh-CN"/>
          </w:rPr>
          <w:t>2</w:t>
        </w:r>
      </w:ins>
      <w:ins w:id="2839" w:author="野草" w:date="2024-04-26T09:15:59Z">
        <w:r>
          <w:rPr>
            <w:rFonts w:hint="eastAsia"/>
            <w:highlight w:val="cyan"/>
            <w:lang w:val="en-US" w:eastAsia="zh-CN"/>
          </w:rPr>
          <w:t>.2</w:t>
        </w:r>
      </w:ins>
      <w:ins w:id="2840" w:author="野草" w:date="2024-04-23T14:03:39Z">
        <w:r>
          <w:rPr>
            <w:rFonts w:hint="eastAsia"/>
            <w:highlight w:val="cyan"/>
            <w:lang w:val="en-US" w:eastAsia="zh-CN"/>
          </w:rPr>
          <w:t xml:space="preserve"> meters</w:t>
        </w:r>
      </w:ins>
      <w:ins w:id="2841" w:author="野草" w:date="2024-04-23T14:03:39Z">
        <w:r>
          <w:rPr>
            <w:rFonts w:hint="eastAsia"/>
            <w:lang w:val="en-US" w:eastAsia="zh-CN"/>
          </w:rPr>
          <w:t xml:space="preserve"> on the </w:t>
        </w:r>
      </w:ins>
      <w:ins w:id="2842" w:author="野草" w:date="2024-04-23T14:03:39Z">
        <w:r>
          <w:rPr>
            <w:rFonts w:hint="eastAsia"/>
            <w:highlight w:val="green"/>
            <w:lang w:val="en-US" w:eastAsia="zh-CN"/>
          </w:rPr>
          <w:t>extremely hot day</w:t>
        </w:r>
      </w:ins>
      <w:ins w:id="2843" w:author="野草" w:date="2024-04-23T14:04:35Z">
        <w:r>
          <w:rPr>
            <w:rFonts w:hint="eastAsia"/>
            <w:highlight w:val="none"/>
            <w:lang w:val="en-US" w:eastAsia="zh-CN"/>
            <w:rPrChange w:id="2844" w:author="野草" w:date="2024-04-23T14:04:46Z">
              <w:rPr>
                <w:rFonts w:hint="eastAsia"/>
                <w:highlight w:val="green"/>
                <w:lang w:val="en-US" w:eastAsia="zh-CN"/>
              </w:rPr>
            </w:rPrChange>
          </w:rPr>
          <w:t xml:space="preserve"> </w:t>
        </w:r>
      </w:ins>
      <w:ins w:id="2845" w:author="野草" w:date="2024-04-23T14:04:34Z">
        <w:r>
          <w:rPr>
            <w:rFonts w:hint="eastAsia"/>
            <w:highlight w:val="cyan"/>
            <w:lang w:val="en-US" w:eastAsia="zh-CN"/>
            <w:rPrChange w:id="2846" w:author="野草" w:date="2024-04-23T14:04:42Z">
              <w:rPr>
                <w:rFonts w:hint="eastAsia"/>
                <w:highlight w:val="green"/>
                <w:lang w:val="en-US" w:eastAsia="zh-CN"/>
              </w:rPr>
            </w:rPrChange>
          </w:rPr>
          <w:t>(</w:t>
        </w:r>
      </w:ins>
      <w:ins w:id="2847" w:author="野草" w:date="2024-04-23T14:04:37Z">
        <w:r>
          <w:rPr>
            <w:rFonts w:hint="eastAsia"/>
            <w:highlight w:val="cyan"/>
            <w:lang w:val="en-US" w:eastAsia="zh-CN"/>
            <w:rPrChange w:id="2848" w:author="野草" w:date="2024-04-23T14:04:42Z">
              <w:rPr>
                <w:rFonts w:hint="eastAsia"/>
                <w:highlight w:val="green"/>
                <w:lang w:val="en-US" w:eastAsia="zh-CN"/>
              </w:rPr>
            </w:rPrChange>
          </w:rPr>
          <w:t xml:space="preserve">Fig. </w:t>
        </w:r>
      </w:ins>
      <w:ins w:id="2849" w:author="野草" w:date="2024-04-23T14:04:38Z">
        <w:r>
          <w:rPr>
            <w:rFonts w:hint="eastAsia"/>
            <w:highlight w:val="cyan"/>
            <w:lang w:val="en-US" w:eastAsia="zh-CN"/>
            <w:rPrChange w:id="2850" w:author="野草" w:date="2024-04-23T14:04:42Z">
              <w:rPr>
                <w:rFonts w:hint="eastAsia"/>
                <w:highlight w:val="green"/>
                <w:lang w:val="en-US" w:eastAsia="zh-CN"/>
              </w:rPr>
            </w:rPrChange>
          </w:rPr>
          <w:t>5</w:t>
        </w:r>
      </w:ins>
      <w:ins w:id="2851" w:author="野草" w:date="2024-04-23T14:04:34Z">
        <w:r>
          <w:rPr>
            <w:rFonts w:hint="eastAsia"/>
            <w:highlight w:val="cyan"/>
            <w:lang w:val="en-US" w:eastAsia="zh-CN"/>
            <w:rPrChange w:id="2852" w:author="野草" w:date="2024-04-23T14:04:42Z">
              <w:rPr>
                <w:rFonts w:hint="eastAsia"/>
                <w:highlight w:val="green"/>
                <w:lang w:val="en-US" w:eastAsia="zh-CN"/>
              </w:rPr>
            </w:rPrChange>
          </w:rPr>
          <w:t>)</w:t>
        </w:r>
      </w:ins>
      <w:ins w:id="2853" w:author="野草" w:date="2024-04-23T14:03:39Z">
        <w:r>
          <w:rPr>
            <w:rFonts w:hint="eastAsia"/>
          </w:rPr>
          <w:t>.</w:t>
        </w:r>
      </w:ins>
      <w:ins w:id="2854" w:author="野草" w:date="2024-04-23T14:03:39Z">
        <w:r>
          <w:rPr>
            <w:rFonts w:hint="eastAsia"/>
            <w:lang w:val="en-US" w:eastAsia="zh-CN"/>
          </w:rPr>
          <w:t xml:space="preserve"> </w:t>
        </w:r>
        <w:bookmarkEnd w:id="58"/>
      </w:ins>
      <w:r>
        <w:rPr>
          <w:rFonts w:hint="eastAsia"/>
        </w:rPr>
        <w:t xml:space="preserve">Similar </w:t>
      </w:r>
      <w:r>
        <w:rPr>
          <w:rFonts w:hint="eastAsia"/>
          <w:highlight w:val="green"/>
          <w:rPrChange w:id="2855" w:author="野草" w:date="2024-04-23T09:32:01Z">
            <w:rPr>
              <w:rFonts w:hint="eastAsia"/>
            </w:rPr>
          </w:rPrChange>
        </w:rPr>
        <w:t>spatial patterns</w:t>
      </w:r>
      <w:r>
        <w:rPr>
          <w:rFonts w:hint="eastAsia"/>
        </w:rPr>
        <w:t xml:space="preserve"> of CRCI values on the </w:t>
      </w:r>
      <w:r>
        <w:rPr>
          <w:rFonts w:hint="eastAsia"/>
          <w:highlight w:val="green"/>
          <w:rPrChange w:id="2856" w:author="野草" w:date="2024-04-23T09:32:06Z">
            <w:rPr>
              <w:rFonts w:hint="eastAsia"/>
            </w:rPr>
          </w:rPrChange>
        </w:rPr>
        <w:t>2 case days</w:t>
      </w:r>
      <w:r>
        <w:rPr>
          <w:rFonts w:hint="eastAsia"/>
        </w:rPr>
        <w:t xml:space="preserve"> are presented in </w:t>
      </w:r>
      <w:r>
        <w:rPr>
          <w:rFonts w:hint="eastAsia"/>
          <w:highlight w:val="cyan"/>
          <w:rPrChange w:id="2857" w:author="野草" w:date="2024-04-23T08:23:40Z">
            <w:rPr>
              <w:rFonts w:hint="eastAsia"/>
            </w:rPr>
          </w:rPrChange>
        </w:rPr>
        <w:t xml:space="preserve">Fig. </w:t>
      </w:r>
      <w:del w:id="2858" w:author="野草" w:date="2024-04-23T08:23:38Z">
        <w:r>
          <w:rPr>
            <w:rFonts w:hint="default"/>
            <w:highlight w:val="cyan"/>
            <w:lang w:val="en-US"/>
            <w:rPrChange w:id="2859" w:author="野草" w:date="2024-04-23T08:23:40Z">
              <w:rPr>
                <w:rFonts w:hint="default"/>
                <w:lang w:val="en-US"/>
              </w:rPr>
            </w:rPrChange>
          </w:rPr>
          <w:delText>5</w:delText>
        </w:r>
      </w:del>
      <w:ins w:id="2860" w:author="野草" w:date="2024-04-23T08:23:38Z">
        <w:r>
          <w:rPr>
            <w:rFonts w:hint="eastAsia"/>
            <w:highlight w:val="cyan"/>
            <w:lang w:val="en-US" w:eastAsia="zh-CN"/>
            <w:rPrChange w:id="2861" w:author="野草" w:date="2024-04-23T08:23:40Z">
              <w:rPr>
                <w:rFonts w:hint="eastAsia"/>
                <w:lang w:val="en-US" w:eastAsia="zh-CN"/>
              </w:rPr>
            </w:rPrChange>
          </w:rPr>
          <w:t>6</w:t>
        </w:r>
      </w:ins>
      <w:r>
        <w:rPr>
          <w:rFonts w:hint="eastAsia"/>
        </w:rPr>
        <w:t xml:space="preserve">. On the </w:t>
      </w:r>
      <w:r>
        <w:rPr>
          <w:rFonts w:hint="eastAsia"/>
          <w:highlight w:val="green"/>
          <w:rPrChange w:id="2862" w:author="野草" w:date="2024-04-23T09:32:11Z">
            <w:rPr>
              <w:rFonts w:hint="eastAsia"/>
            </w:rPr>
          </w:rPrChange>
        </w:rPr>
        <w:t>normal summer day</w:t>
      </w:r>
      <w:r>
        <w:rPr>
          <w:rFonts w:hint="eastAsia"/>
        </w:rPr>
        <w:t xml:space="preserve">, the average </w:t>
      </w:r>
      <w:r>
        <w:rPr>
          <w:rFonts w:hint="eastAsia"/>
          <w:highlight w:val="green"/>
          <w:rPrChange w:id="2863" w:author="野草" w:date="2024-04-23T09:32:13Z">
            <w:rPr>
              <w:rFonts w:hint="eastAsia"/>
            </w:rPr>
          </w:rPrChange>
        </w:rPr>
        <w:t>CRCI value</w:t>
      </w:r>
      <w:r>
        <w:rPr>
          <w:rFonts w:hint="eastAsia"/>
        </w:rPr>
        <w:t xml:space="preserve"> was </w:t>
      </w:r>
      <w:r>
        <w:rPr>
          <w:rFonts w:hint="eastAsia"/>
          <w:highlight w:val="cyan"/>
          <w:rPrChange w:id="2864" w:author="野草" w:date="2024-04-23T08:25:11Z">
            <w:rPr>
              <w:rFonts w:hint="eastAsia"/>
            </w:rPr>
          </w:rPrChange>
        </w:rPr>
        <w:t>505.</w:t>
      </w:r>
      <w:del w:id="2865" w:author="野草" w:date="2024-04-23T08:24:27Z">
        <w:r>
          <w:rPr>
            <w:rFonts w:hint="default"/>
            <w:highlight w:val="cyan"/>
            <w:rPrChange w:id="2866" w:author="野草" w:date="2024-04-23T08:25:11Z">
              <w:rPr>
                <w:rFonts w:hint="eastAsia"/>
              </w:rPr>
            </w:rPrChange>
          </w:rPr>
          <w:delText>8</w:delText>
        </w:r>
      </w:del>
      <w:ins w:id="2867" w:author="野草" w:date="2024-04-23T08:24:27Z">
        <w:r>
          <w:rPr>
            <w:rFonts w:hint="eastAsia"/>
            <w:highlight w:val="cyan"/>
            <w:lang w:eastAsia="zh-CN"/>
            <w:rPrChange w:id="2868" w:author="野草" w:date="2024-04-23T08:25:11Z">
              <w:rPr>
                <w:rFonts w:hint="eastAsia"/>
                <w:highlight w:val="yellow"/>
                <w:lang w:eastAsia="zh-CN"/>
              </w:rPr>
            </w:rPrChange>
          </w:rPr>
          <w:t>9</w:t>
        </w:r>
      </w:ins>
      <w:r>
        <w:rPr>
          <w:rFonts w:hint="eastAsia"/>
          <w:highlight w:val="cyan"/>
          <w:rPrChange w:id="2869" w:author="野草" w:date="2024-04-23T08:25:11Z">
            <w:rPr>
              <w:rFonts w:hint="eastAsia"/>
            </w:rPr>
          </w:rPrChange>
        </w:rPr>
        <w:t xml:space="preserve"> °C</w:t>
      </w:r>
      <w:r>
        <w:rPr>
          <w:rFonts w:hint="eastAsia"/>
          <w:highlight w:val="cyan"/>
          <w:rPrChange w:id="2870" w:author="野草" w:date="2024-04-23T08:25:11Z">
            <w:rPr>
              <w:rFonts w:hint="eastAsia"/>
            </w:rPr>
          </w:rPrChange>
        </w:rPr>
        <w:t>·m</w:t>
      </w:r>
      <w:r>
        <w:rPr>
          <w:rFonts w:hint="eastAsia"/>
        </w:rPr>
        <w:t xml:space="preserve"> and it increased to </w:t>
      </w:r>
      <w:r>
        <w:rPr>
          <w:rFonts w:hint="eastAsia"/>
          <w:highlight w:val="cyan"/>
          <w:rPrChange w:id="2871" w:author="野草" w:date="2024-04-23T08:25:14Z">
            <w:rPr>
              <w:rFonts w:hint="eastAsia"/>
            </w:rPr>
          </w:rPrChange>
        </w:rPr>
        <w:t>58</w:t>
      </w:r>
      <w:del w:id="2872" w:author="野草" w:date="2024-04-23T08:24:33Z">
        <w:r>
          <w:rPr>
            <w:rFonts w:hint="default"/>
            <w:highlight w:val="cyan"/>
            <w:rPrChange w:id="2873" w:author="野草" w:date="2024-04-23T08:25:14Z">
              <w:rPr>
                <w:rFonts w:hint="eastAsia"/>
              </w:rPr>
            </w:rPrChange>
          </w:rPr>
          <w:delText>2</w:delText>
        </w:r>
      </w:del>
      <w:ins w:id="2874" w:author="野草" w:date="2024-04-23T08:24:33Z">
        <w:r>
          <w:rPr>
            <w:rFonts w:hint="eastAsia"/>
            <w:highlight w:val="cyan"/>
            <w:lang w:eastAsia="zh-CN"/>
            <w:rPrChange w:id="2875" w:author="野草" w:date="2024-04-23T08:25:14Z">
              <w:rPr>
                <w:rFonts w:hint="eastAsia"/>
                <w:highlight w:val="yellow"/>
                <w:lang w:eastAsia="zh-CN"/>
              </w:rPr>
            </w:rPrChange>
          </w:rPr>
          <w:t>7</w:t>
        </w:r>
      </w:ins>
      <w:r>
        <w:rPr>
          <w:rFonts w:hint="eastAsia"/>
          <w:highlight w:val="cyan"/>
          <w:rPrChange w:id="2876" w:author="野草" w:date="2024-04-23T08:25:14Z">
            <w:rPr>
              <w:rFonts w:hint="eastAsia"/>
            </w:rPr>
          </w:rPrChange>
        </w:rPr>
        <w:t>.</w:t>
      </w:r>
      <w:del w:id="2877" w:author="野草" w:date="2024-04-23T08:24:34Z">
        <w:r>
          <w:rPr>
            <w:rFonts w:hint="default"/>
            <w:highlight w:val="cyan"/>
            <w:rPrChange w:id="2878" w:author="野草" w:date="2024-04-23T08:25:14Z">
              <w:rPr>
                <w:rFonts w:hint="eastAsia"/>
              </w:rPr>
            </w:rPrChange>
          </w:rPr>
          <w:delText>5</w:delText>
        </w:r>
      </w:del>
      <w:ins w:id="2879" w:author="野草" w:date="2024-04-23T08:24:34Z">
        <w:r>
          <w:rPr>
            <w:rFonts w:hint="eastAsia"/>
            <w:highlight w:val="cyan"/>
            <w:lang w:eastAsia="zh-CN"/>
            <w:rPrChange w:id="2880" w:author="野草" w:date="2024-04-23T08:25:14Z">
              <w:rPr>
                <w:rFonts w:hint="eastAsia"/>
                <w:highlight w:val="yellow"/>
                <w:lang w:eastAsia="zh-CN"/>
              </w:rPr>
            </w:rPrChange>
          </w:rPr>
          <w:t>0</w:t>
        </w:r>
      </w:ins>
      <w:r>
        <w:rPr>
          <w:rFonts w:hint="eastAsia"/>
          <w:highlight w:val="cyan"/>
          <w:rPrChange w:id="2881" w:author="野草" w:date="2024-04-23T08:25:14Z">
            <w:rPr>
              <w:rFonts w:hint="eastAsia"/>
            </w:rPr>
          </w:rPrChange>
        </w:rPr>
        <w:t xml:space="preserve"> °C·m</w:t>
      </w:r>
      <w:r>
        <w:rPr>
          <w:rFonts w:hint="eastAsia"/>
        </w:rPr>
        <w:t xml:space="preserve"> on the </w:t>
      </w:r>
      <w:r>
        <w:rPr>
          <w:rFonts w:hint="eastAsia"/>
          <w:highlight w:val="green"/>
          <w:rPrChange w:id="2882" w:author="野草" w:date="2024-04-23T09:32:23Z">
            <w:rPr>
              <w:rFonts w:hint="eastAsia"/>
            </w:rPr>
          </w:rPrChange>
        </w:rPr>
        <w:t>extremely hot day</w:t>
      </w:r>
      <w:r>
        <w:rPr>
          <w:rFonts w:hint="eastAsia"/>
        </w:rPr>
        <w:t xml:space="preserve">. The </w:t>
      </w:r>
      <w:r>
        <w:rPr>
          <w:rFonts w:hint="eastAsia"/>
          <w:highlight w:val="green"/>
          <w:rPrChange w:id="2883" w:author="野草" w:date="2024-04-23T09:32:25Z">
            <w:rPr>
              <w:rFonts w:hint="eastAsia"/>
            </w:rPr>
          </w:rPrChange>
        </w:rPr>
        <w:t>spatial diversity</w:t>
      </w:r>
      <w:r>
        <w:rPr>
          <w:rFonts w:hint="eastAsia"/>
        </w:rPr>
        <w:t xml:space="preserve"> were also </w:t>
      </w:r>
      <w:r>
        <w:rPr>
          <w:rFonts w:hint="eastAsia"/>
          <w:highlight w:val="green"/>
          <w:rPrChange w:id="2884" w:author="野草" w:date="2024-04-23T09:32:28Z">
            <w:rPr>
              <w:rFonts w:hint="eastAsia"/>
            </w:rPr>
          </w:rPrChange>
        </w:rPr>
        <w:t>more pronounced</w:t>
      </w:r>
      <w:r>
        <w:rPr>
          <w:rFonts w:hint="eastAsia"/>
        </w:rPr>
        <w:t xml:space="preserve"> in hotter </w:t>
      </w:r>
      <w:r>
        <w:rPr>
          <w:rFonts w:hint="eastAsia"/>
          <w:highlight w:val="green"/>
          <w:rPrChange w:id="2885" w:author="野草" w:date="2024-04-23T09:32:35Z">
            <w:rPr>
              <w:rFonts w:hint="eastAsia"/>
            </w:rPr>
          </w:rPrChange>
        </w:rPr>
        <w:t>ambient weather conditions</w:t>
      </w:r>
      <w:r>
        <w:rPr>
          <w:rFonts w:hint="eastAsia"/>
        </w:rPr>
        <w:t xml:space="preserve"> with the </w:t>
      </w:r>
      <w:r>
        <w:rPr>
          <w:rFonts w:hint="eastAsia"/>
          <w:highlight w:val="green"/>
          <w:rPrChange w:id="2886" w:author="野草" w:date="2024-04-23T09:32:38Z">
            <w:rPr>
              <w:rFonts w:hint="eastAsia"/>
            </w:rPr>
          </w:rPrChange>
        </w:rPr>
        <w:t>standard deviation</w:t>
      </w:r>
      <w:r>
        <w:rPr>
          <w:rFonts w:hint="eastAsia"/>
        </w:rPr>
        <w:t xml:space="preserve"> rising from </w:t>
      </w:r>
      <w:r>
        <w:rPr>
          <w:rFonts w:hint="eastAsia"/>
          <w:highlight w:val="cyan"/>
          <w:rPrChange w:id="2887" w:author="野草" w:date="2024-04-23T08:25:05Z">
            <w:rPr>
              <w:rFonts w:hint="eastAsia"/>
            </w:rPr>
          </w:rPrChange>
        </w:rPr>
        <w:t>46</w:t>
      </w:r>
      <w:del w:id="2888" w:author="野草" w:date="2024-04-23T08:24:48Z">
        <w:r>
          <w:rPr>
            <w:rFonts w:hint="default"/>
            <w:highlight w:val="cyan"/>
            <w:rPrChange w:id="2889" w:author="野草" w:date="2024-04-23T08:25:05Z">
              <w:rPr>
                <w:rFonts w:hint="eastAsia"/>
              </w:rPr>
            </w:rPrChange>
          </w:rPr>
          <w:delText>2</w:delText>
        </w:r>
      </w:del>
      <w:ins w:id="2890" w:author="野草" w:date="2024-04-23T08:24:48Z">
        <w:r>
          <w:rPr>
            <w:rFonts w:hint="eastAsia"/>
            <w:highlight w:val="cyan"/>
            <w:lang w:eastAsia="zh-CN"/>
            <w:rPrChange w:id="2891" w:author="野草" w:date="2024-04-23T08:25:05Z">
              <w:rPr>
                <w:rFonts w:hint="eastAsia"/>
                <w:highlight w:val="yellow"/>
                <w:lang w:eastAsia="zh-CN"/>
              </w:rPr>
            </w:rPrChange>
          </w:rPr>
          <w:t>1</w:t>
        </w:r>
      </w:ins>
      <w:r>
        <w:rPr>
          <w:rFonts w:hint="eastAsia"/>
          <w:highlight w:val="cyan"/>
          <w:rPrChange w:id="2892" w:author="野草" w:date="2024-04-23T08:25:05Z">
            <w:rPr>
              <w:rFonts w:hint="eastAsia"/>
            </w:rPr>
          </w:rPrChange>
        </w:rPr>
        <w:t>.</w:t>
      </w:r>
      <w:del w:id="2893" w:author="野草" w:date="2024-04-23T10:00:44Z">
        <w:r>
          <w:rPr>
            <w:rFonts w:hint="default"/>
            <w:highlight w:val="cyan"/>
            <w:rPrChange w:id="2894" w:author="野草" w:date="2024-04-23T08:25:05Z">
              <w:rPr>
                <w:rFonts w:hint="eastAsia"/>
              </w:rPr>
            </w:rPrChange>
          </w:rPr>
          <w:delText>7</w:delText>
        </w:r>
      </w:del>
      <w:ins w:id="2895" w:author="野草" w:date="2024-04-23T10:00:44Z">
        <w:r>
          <w:rPr>
            <w:rFonts w:hint="eastAsia"/>
            <w:highlight w:val="cyan"/>
            <w:lang w:eastAsia="zh-CN"/>
          </w:rPr>
          <w:t>7</w:t>
        </w:r>
      </w:ins>
      <w:r>
        <w:rPr>
          <w:rFonts w:hint="eastAsia"/>
          <w:highlight w:val="cyan"/>
          <w:rPrChange w:id="2896" w:author="野草" w:date="2024-04-23T08:25:05Z">
            <w:rPr>
              <w:rFonts w:hint="eastAsia"/>
            </w:rPr>
          </w:rPrChange>
        </w:rPr>
        <w:t xml:space="preserve"> °C</w:t>
      </w:r>
      <w:ins w:id="2897" w:author="野草" w:date="2024-04-22T20:09:03Z">
        <w:r>
          <w:rPr>
            <w:rFonts w:hint="eastAsia"/>
            <w:highlight w:val="cyan"/>
            <w:rPrChange w:id="2898" w:author="野草" w:date="2024-04-23T08:25:05Z">
              <w:rPr>
                <w:rFonts w:hint="eastAsia"/>
                <w:highlight w:val="yellow"/>
              </w:rPr>
            </w:rPrChange>
          </w:rPr>
          <w:t>·m</w:t>
        </w:r>
      </w:ins>
      <w:del w:id="2899" w:author="野草" w:date="2024-04-26T13:58:40Z">
        <w:r>
          <w:rPr>
            <w:rFonts w:hint="eastAsia"/>
          </w:rPr>
          <w:delText xml:space="preserve"> on the </w:delText>
        </w:r>
      </w:del>
      <w:del w:id="2900" w:author="野草" w:date="2024-04-26T13:58:40Z">
        <w:r>
          <w:rPr>
            <w:rFonts w:hint="eastAsia"/>
            <w:highlight w:val="green"/>
            <w:rPrChange w:id="2901" w:author="野草" w:date="2024-04-23T09:32:43Z">
              <w:rPr>
                <w:rFonts w:hint="eastAsia"/>
              </w:rPr>
            </w:rPrChange>
          </w:rPr>
          <w:delText>normal summer day</w:delText>
        </w:r>
      </w:del>
      <w:r>
        <w:rPr>
          <w:rFonts w:hint="eastAsia"/>
        </w:rPr>
        <w:t xml:space="preserve"> to </w:t>
      </w:r>
      <w:r>
        <w:rPr>
          <w:rFonts w:hint="eastAsia"/>
          <w:highlight w:val="cyan"/>
          <w:rPrChange w:id="2902" w:author="野草" w:date="2024-04-23T08:25:07Z">
            <w:rPr>
              <w:rFonts w:hint="eastAsia"/>
            </w:rPr>
          </w:rPrChange>
        </w:rPr>
        <w:t>5</w:t>
      </w:r>
      <w:del w:id="2903" w:author="野草" w:date="2024-04-23T08:24:55Z">
        <w:r>
          <w:rPr>
            <w:rFonts w:hint="default"/>
            <w:highlight w:val="cyan"/>
            <w:rPrChange w:id="2904" w:author="野草" w:date="2024-04-23T08:25:07Z">
              <w:rPr>
                <w:rFonts w:hint="eastAsia"/>
              </w:rPr>
            </w:rPrChange>
          </w:rPr>
          <w:delText>53</w:delText>
        </w:r>
      </w:del>
      <w:ins w:id="2905" w:author="野草" w:date="2024-04-23T08:24:55Z">
        <w:r>
          <w:rPr>
            <w:rFonts w:hint="eastAsia"/>
            <w:highlight w:val="cyan"/>
            <w:lang w:eastAsia="zh-CN"/>
            <w:rPrChange w:id="2906" w:author="野草" w:date="2024-04-23T08:25:07Z">
              <w:rPr>
                <w:rFonts w:hint="eastAsia"/>
                <w:highlight w:val="yellow"/>
                <w:lang w:eastAsia="zh-CN"/>
              </w:rPr>
            </w:rPrChange>
          </w:rPr>
          <w:t>6</w:t>
        </w:r>
      </w:ins>
      <w:ins w:id="2907" w:author="野草" w:date="2024-04-23T08:24:55Z">
        <w:r>
          <w:rPr>
            <w:rFonts w:hint="eastAsia"/>
            <w:highlight w:val="cyan"/>
            <w:lang w:val="en-US" w:eastAsia="zh-CN"/>
            <w:rPrChange w:id="2908" w:author="野草" w:date="2024-04-23T08:25:07Z">
              <w:rPr>
                <w:rFonts w:hint="eastAsia"/>
                <w:highlight w:val="yellow"/>
                <w:lang w:val="en-US" w:eastAsia="zh-CN"/>
              </w:rPr>
            </w:rPrChange>
          </w:rPr>
          <w:t>5</w:t>
        </w:r>
      </w:ins>
      <w:r>
        <w:rPr>
          <w:rFonts w:hint="eastAsia"/>
          <w:highlight w:val="cyan"/>
          <w:rPrChange w:id="2909" w:author="野草" w:date="2024-04-23T08:25:07Z">
            <w:rPr>
              <w:rFonts w:hint="eastAsia"/>
            </w:rPr>
          </w:rPrChange>
        </w:rPr>
        <w:t>.</w:t>
      </w:r>
      <w:del w:id="2910" w:author="野草" w:date="2024-04-23T08:24:57Z">
        <w:r>
          <w:rPr>
            <w:rFonts w:hint="default"/>
            <w:highlight w:val="cyan"/>
            <w:rPrChange w:id="2911" w:author="野草" w:date="2024-04-23T08:25:07Z">
              <w:rPr>
                <w:rFonts w:hint="eastAsia"/>
              </w:rPr>
            </w:rPrChange>
          </w:rPr>
          <w:delText>2</w:delText>
        </w:r>
      </w:del>
      <w:ins w:id="2912" w:author="野草" w:date="2024-04-23T08:24:57Z">
        <w:r>
          <w:rPr>
            <w:rFonts w:hint="eastAsia"/>
            <w:highlight w:val="cyan"/>
            <w:lang w:eastAsia="zh-CN"/>
            <w:rPrChange w:id="2913" w:author="野草" w:date="2024-04-23T08:25:07Z">
              <w:rPr>
                <w:rFonts w:hint="eastAsia"/>
                <w:highlight w:val="yellow"/>
                <w:lang w:eastAsia="zh-CN"/>
              </w:rPr>
            </w:rPrChange>
          </w:rPr>
          <w:t>5</w:t>
        </w:r>
      </w:ins>
      <w:r>
        <w:rPr>
          <w:rFonts w:hint="eastAsia"/>
          <w:highlight w:val="cyan"/>
          <w:rPrChange w:id="2914" w:author="野草" w:date="2024-04-23T08:25:07Z">
            <w:rPr>
              <w:rFonts w:hint="eastAsia"/>
            </w:rPr>
          </w:rPrChange>
        </w:rPr>
        <w:t xml:space="preserve"> °C</w:t>
      </w:r>
      <w:ins w:id="2915" w:author="野草" w:date="2024-04-22T20:09:08Z">
        <w:r>
          <w:rPr>
            <w:rFonts w:hint="eastAsia"/>
            <w:highlight w:val="cyan"/>
            <w:rPrChange w:id="2916" w:author="野草" w:date="2024-04-23T08:25:07Z">
              <w:rPr>
                <w:rFonts w:hint="eastAsia"/>
                <w:highlight w:val="yellow"/>
              </w:rPr>
            </w:rPrChange>
          </w:rPr>
          <w:t>·m</w:t>
        </w:r>
      </w:ins>
      <w:del w:id="2917" w:author="野草" w:date="2024-04-26T13:58:45Z">
        <w:r>
          <w:rPr>
            <w:rFonts w:hint="eastAsia"/>
          </w:rPr>
          <w:delText xml:space="preserve"> </w:delText>
        </w:r>
      </w:del>
      <w:del w:id="2918" w:author="野草" w:date="2024-04-26T13:58:44Z">
        <w:r>
          <w:rPr>
            <w:rFonts w:hint="eastAsia"/>
          </w:rPr>
          <w:delText>on the</w:delText>
        </w:r>
      </w:del>
      <w:del w:id="2919" w:author="野草" w:date="2024-04-26T13:58:44Z">
        <w:r>
          <w:rPr>
            <w:rFonts w:hint="eastAsia"/>
            <w:highlight w:val="green"/>
            <w:rPrChange w:id="2920" w:author="野草" w:date="2024-04-23T09:32:46Z">
              <w:rPr>
                <w:rFonts w:hint="eastAsia"/>
              </w:rPr>
            </w:rPrChange>
          </w:rPr>
          <w:delText xml:space="preserve"> extremely hot day</w:delText>
        </w:r>
      </w:del>
      <w:r>
        <w:rPr>
          <w:rFonts w:hint="eastAsia"/>
        </w:rPr>
        <w:t xml:space="preserve">. </w:t>
      </w:r>
      <w:r>
        <w:rPr>
          <w:rFonts w:hint="eastAsia"/>
          <w:highlight w:val="green"/>
          <w:rPrChange w:id="2921" w:author="野草" w:date="2024-04-23T09:32:49Z">
            <w:rPr>
              <w:rFonts w:hint="eastAsia"/>
            </w:rPr>
          </w:rPrChange>
        </w:rPr>
        <w:t>River segments</w:t>
      </w:r>
      <w:r>
        <w:rPr>
          <w:rFonts w:hint="eastAsia"/>
        </w:rPr>
        <w:t xml:space="preserve"> exhibiting </w:t>
      </w:r>
      <w:r>
        <w:rPr>
          <w:rFonts w:hint="eastAsia"/>
          <w:highlight w:val="green"/>
          <w:rPrChange w:id="2922" w:author="野草" w:date="2024-04-23T09:32:52Z">
            <w:rPr>
              <w:rFonts w:hint="eastAsia"/>
            </w:rPr>
          </w:rPrChange>
        </w:rPr>
        <w:t>CRCI values</w:t>
      </w:r>
      <w:r>
        <w:rPr>
          <w:rFonts w:hint="eastAsia"/>
        </w:rPr>
        <w:t xml:space="preserve"> below </w:t>
      </w:r>
      <w:r>
        <w:rPr>
          <w:rFonts w:hint="eastAsia"/>
          <w:highlight w:val="cyan"/>
          <w:rPrChange w:id="2923" w:author="野草" w:date="2024-04-23T08:25:17Z">
            <w:rPr>
              <w:rFonts w:hint="eastAsia"/>
            </w:rPr>
          </w:rPrChange>
        </w:rPr>
        <w:t>400 °C·m</w:t>
      </w:r>
      <w:r>
        <w:rPr>
          <w:rFonts w:hint="eastAsia"/>
        </w:rPr>
        <w:t xml:space="preserve"> were predominantly </w:t>
      </w:r>
      <w:r>
        <w:rPr>
          <w:rFonts w:hint="eastAsia"/>
          <w:highlight w:val="green"/>
          <w:rPrChange w:id="2924" w:author="野草" w:date="2024-04-23T09:32:57Z">
            <w:rPr>
              <w:rFonts w:hint="eastAsia"/>
            </w:rPr>
          </w:rPrChange>
        </w:rPr>
        <w:t>concentrated</w:t>
      </w:r>
      <w:r>
        <w:rPr>
          <w:rFonts w:hint="eastAsia"/>
        </w:rPr>
        <w:t xml:space="preserve"> in </w:t>
      </w:r>
      <w:r>
        <w:rPr>
          <w:rFonts w:hint="eastAsia"/>
          <w:highlight w:val="green"/>
          <w:rPrChange w:id="2925" w:author="野草" w:date="2024-04-23T09:33:01Z">
            <w:rPr>
              <w:rFonts w:hint="eastAsia"/>
            </w:rPr>
          </w:rPrChange>
        </w:rPr>
        <w:t>the city center</w:t>
      </w:r>
      <w:r>
        <w:rPr>
          <w:rFonts w:hint="eastAsia"/>
        </w:rPr>
        <w:t xml:space="preserve"> and near </w:t>
      </w:r>
      <w:r>
        <w:rPr>
          <w:rFonts w:hint="eastAsia"/>
          <w:highlight w:val="green"/>
          <w:rPrChange w:id="2926" w:author="野草" w:date="2024-04-23T09:33:03Z">
            <w:rPr>
              <w:rFonts w:hint="eastAsia"/>
            </w:rPr>
          </w:rPrChange>
        </w:rPr>
        <w:t>the Tongluo Mountain</w:t>
      </w:r>
      <w:r>
        <w:rPr>
          <w:rFonts w:hint="eastAsia"/>
        </w:rPr>
        <w:t xml:space="preserve">, which were characterized by </w:t>
      </w:r>
      <w:r>
        <w:rPr>
          <w:rFonts w:hint="eastAsia"/>
          <w:highlight w:val="green"/>
          <w:rPrChange w:id="2927" w:author="野草" w:date="2024-04-23T09:33:07Z">
            <w:rPr>
              <w:rFonts w:hint="eastAsia"/>
            </w:rPr>
          </w:rPrChange>
        </w:rPr>
        <w:t>dense buildings</w:t>
      </w:r>
      <w:r>
        <w:rPr>
          <w:rFonts w:hint="eastAsia"/>
        </w:rPr>
        <w:t xml:space="preserve"> or </w:t>
      </w:r>
      <w:r>
        <w:rPr>
          <w:rFonts w:hint="eastAsia"/>
          <w:highlight w:val="green"/>
          <w:rPrChange w:id="2928" w:author="野草" w:date="2024-04-23T09:33:13Z">
            <w:rPr>
              <w:rFonts w:hint="eastAsia"/>
            </w:rPr>
          </w:rPrChange>
        </w:rPr>
        <w:t>rugged topography</w:t>
      </w:r>
      <w:r>
        <w:rPr>
          <w:rFonts w:hint="eastAsia"/>
        </w:rPr>
        <w:t>.</w:t>
      </w:r>
    </w:p>
    <w:bookmarkEnd w:id="56"/>
    <w:p>
      <w:pPr>
        <w:numPr>
          <w:ilvl w:val="255"/>
          <w:numId w:val="0"/>
        </w:numPr>
      </w:pPr>
    </w:p>
    <w:p>
      <w:pPr>
        <w:pStyle w:val="4"/>
      </w:pPr>
      <w:r>
        <w:rPr>
          <w:rFonts w:hint="eastAsia"/>
        </w:rPr>
        <w:t>3.2. Model performance</w:t>
      </w:r>
    </w:p>
    <w:p>
      <w:pPr>
        <w:numPr>
          <w:ilvl w:val="255"/>
          <w:numId w:val="0"/>
        </w:numPr>
        <w:jc w:val="center"/>
        <w:rPr>
          <w:ins w:id="2930" w:author="野草" w:date="2024-04-26T14:07:19Z"/>
          <w:rFonts w:hint="eastAsia"/>
          <w:lang w:val="en-US" w:eastAsia="zh-CN"/>
        </w:rPr>
        <w:pPrChange w:id="2929" w:author="野草" w:date="2024-04-26T14:07:21Z">
          <w:pPr>
            <w:numPr>
              <w:ilvl w:val="255"/>
              <w:numId w:val="0"/>
            </w:numPr>
          </w:pPr>
        </w:pPrChange>
      </w:pPr>
      <w:ins w:id="2931" w:author="野草" w:date="2024-04-26T14:07:19Z">
        <w:r>
          <w:rPr>
            <w:rFonts w:hint="eastAsia"/>
            <w:lang w:val="en-US" w:eastAsia="zh-CN"/>
          </w:rPr>
          <w:t>【up2024 0426 1</w:t>
        </w:r>
      </w:ins>
      <w:ins w:id="2932" w:author="野草" w:date="2024-04-26T14:07:24Z">
        <w:r>
          <w:rPr>
            <w:rFonts w:hint="eastAsia"/>
            <w:lang w:val="en-US" w:eastAsia="zh-CN"/>
          </w:rPr>
          <w:t>4</w:t>
        </w:r>
      </w:ins>
      <w:ins w:id="2933" w:author="野草" w:date="2024-04-26T14:07:19Z">
        <w:r>
          <w:rPr>
            <w:rFonts w:hint="eastAsia"/>
            <w:lang w:val="en-US" w:eastAsia="zh-CN"/>
          </w:rPr>
          <w:t>:</w:t>
        </w:r>
      </w:ins>
      <w:ins w:id="2934" w:author="野草" w:date="2024-04-26T14:07:26Z">
        <w:r>
          <w:rPr>
            <w:rFonts w:hint="eastAsia"/>
            <w:lang w:val="en-US" w:eastAsia="zh-CN"/>
          </w:rPr>
          <w:t>0</w:t>
        </w:r>
      </w:ins>
      <w:ins w:id="2935" w:author="野草" w:date="2024-04-26T14:07:19Z">
        <w:r>
          <w:rPr>
            <w:rFonts w:hint="eastAsia"/>
            <w:lang w:val="en-US" w:eastAsia="zh-CN"/>
          </w:rPr>
          <w:t>6】</w:t>
        </w:r>
      </w:ins>
    </w:p>
    <w:p>
      <w:pPr>
        <w:jc w:val="center"/>
      </w:pPr>
      <w:r>
        <w:rPr>
          <w:rFonts w:hint="eastAsia"/>
        </w:rPr>
        <w:t xml:space="preserve">Table 3  Performances of </w:t>
      </w:r>
      <w:r>
        <w:rPr>
          <w:rFonts w:hint="eastAsia"/>
          <w:highlight w:val="green"/>
          <w:rPrChange w:id="2936" w:author="野草" w:date="2024-04-26T14:02:16Z">
            <w:rPr>
              <w:rFonts w:hint="eastAsia"/>
            </w:rPr>
          </w:rPrChange>
        </w:rPr>
        <w:t>the BRT model</w:t>
      </w:r>
      <w:r>
        <w:rPr>
          <w:rFonts w:hint="eastAsia"/>
        </w:rPr>
        <w:t xml:space="preserve"> in modelling </w:t>
      </w:r>
      <w:del w:id="2937" w:author="野草" w:date="2024-04-22T17:30:00Z">
        <w:r>
          <w:rPr>
            <w:rFonts w:hint="default"/>
            <w:highlight w:val="green"/>
            <w:lang w:val="en-US"/>
            <w:rPrChange w:id="2938" w:author="野草" w:date="2024-04-26T14:02:19Z">
              <w:rPr>
                <w:rFonts w:hint="default"/>
                <w:lang w:val="en-US"/>
              </w:rPr>
            </w:rPrChange>
          </w:rPr>
          <w:delText>RCI</w:delText>
        </w:r>
      </w:del>
      <w:ins w:id="2939" w:author="野草" w:date="2024-04-22T17:30:02Z">
        <w:r>
          <w:rPr>
            <w:rFonts w:hint="eastAsia"/>
            <w:highlight w:val="green"/>
            <w:lang w:val="en-US" w:eastAsia="zh-CN"/>
            <w:rPrChange w:id="2940" w:author="野草" w:date="2024-04-26T14:02:19Z">
              <w:rPr>
                <w:rFonts w:hint="eastAsia"/>
                <w:lang w:val="en-US" w:eastAsia="zh-CN"/>
              </w:rPr>
            </w:rPrChange>
          </w:rPr>
          <w:t>rive</w:t>
        </w:r>
      </w:ins>
      <w:ins w:id="2941" w:author="野草" w:date="2024-04-22T17:30:03Z">
        <w:r>
          <w:rPr>
            <w:rFonts w:hint="eastAsia"/>
            <w:highlight w:val="green"/>
            <w:lang w:val="en-US" w:eastAsia="zh-CN"/>
            <w:rPrChange w:id="2942" w:author="野草" w:date="2024-04-26T14:02:19Z">
              <w:rPr>
                <w:rFonts w:hint="eastAsia"/>
                <w:lang w:val="en-US" w:eastAsia="zh-CN"/>
              </w:rPr>
            </w:rPrChange>
          </w:rPr>
          <w:t>r cool</w:t>
        </w:r>
      </w:ins>
      <w:ins w:id="2943" w:author="野草" w:date="2024-04-22T17:30:04Z">
        <w:r>
          <w:rPr>
            <w:rFonts w:hint="eastAsia"/>
            <w:highlight w:val="green"/>
            <w:lang w:val="en-US" w:eastAsia="zh-CN"/>
            <w:rPrChange w:id="2944" w:author="野草" w:date="2024-04-26T14:02:19Z">
              <w:rPr>
                <w:rFonts w:hint="eastAsia"/>
                <w:lang w:val="en-US" w:eastAsia="zh-CN"/>
              </w:rPr>
            </w:rPrChange>
          </w:rPr>
          <w:t xml:space="preserve">ing </w:t>
        </w:r>
      </w:ins>
      <w:ins w:id="2945" w:author="野草" w:date="2024-04-22T17:30:05Z">
        <w:r>
          <w:rPr>
            <w:rFonts w:hint="eastAsia"/>
            <w:highlight w:val="green"/>
            <w:lang w:val="en-US" w:eastAsia="zh-CN"/>
            <w:rPrChange w:id="2946" w:author="野草" w:date="2024-04-26T14:02:19Z">
              <w:rPr>
                <w:rFonts w:hint="eastAsia"/>
                <w:lang w:val="en-US" w:eastAsia="zh-CN"/>
              </w:rPr>
            </w:rPrChange>
          </w:rPr>
          <w:t>effects</w:t>
        </w:r>
      </w:ins>
      <w:r>
        <w:rPr>
          <w:rFonts w:hint="eastAsia"/>
        </w:rPr>
        <w:t xml:space="preserve"> on the </w:t>
      </w:r>
      <w:r>
        <w:rPr>
          <w:rFonts w:hint="eastAsia"/>
          <w:highlight w:val="green"/>
          <w:rPrChange w:id="2947" w:author="野草" w:date="2024-04-26T14:02:22Z">
            <w:rPr>
              <w:rFonts w:hint="eastAsia"/>
            </w:rPr>
          </w:rPrChange>
        </w:rPr>
        <w:t>2 case days</w:t>
      </w:r>
      <w:r>
        <w:rPr>
          <w:rFonts w:hint="eastAsia"/>
        </w:rPr>
        <w:t>.</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1"/>
        <w:gridCol w:w="671"/>
        <w:gridCol w:w="755"/>
        <w:gridCol w:w="755"/>
        <w:gridCol w:w="671"/>
        <w:gridCol w:w="671"/>
        <w:gridCol w:w="755"/>
        <w:gridCol w:w="755"/>
        <w:gridCol w:w="704"/>
        <w:gridCol w:w="704"/>
        <w:gridCol w:w="705"/>
        <w:gridCol w:w="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del w:id="2948" w:author="野草" w:date="2024-04-22T17:27:06Z"/>
        </w:trPr>
        <w:tc>
          <w:tcPr>
            <w:tcW w:w="2001" w:type="dxa"/>
            <w:tcBorders>
              <w:top w:val="single" w:color="auto" w:sz="4" w:space="0"/>
              <w:left w:val="nil"/>
              <w:bottom w:val="nil"/>
              <w:right w:val="nil"/>
            </w:tcBorders>
          </w:tcPr>
          <w:p>
            <w:pPr>
              <w:rPr>
                <w:del w:id="2949" w:author="野草" w:date="2024-04-22T17:27:06Z"/>
                <w:color w:val="000000"/>
              </w:rPr>
            </w:pPr>
            <w:del w:id="2950" w:author="野草" w:date="2024-04-22T17:27:06Z">
              <w:r>
                <w:rPr>
                  <w:rFonts w:hint="eastAsia"/>
                  <w:color w:val="000000"/>
                </w:rPr>
                <w:delText>Weather condition</w:delText>
              </w:r>
            </w:del>
          </w:p>
        </w:tc>
        <w:tc>
          <w:tcPr>
            <w:tcW w:w="2001" w:type="dxa"/>
            <w:tcBorders>
              <w:top w:val="single" w:color="auto" w:sz="4" w:space="0"/>
              <w:left w:val="nil"/>
              <w:bottom w:val="nil"/>
              <w:right w:val="nil"/>
            </w:tcBorders>
          </w:tcPr>
          <w:p>
            <w:pPr>
              <w:rPr>
                <w:del w:id="2951" w:author="野草" w:date="2024-04-22T17:27:06Z"/>
                <w:color w:val="000000"/>
              </w:rPr>
            </w:pPr>
            <w:del w:id="2952" w:author="野草" w:date="2024-04-22T17:27:06Z">
              <w:r>
                <w:rPr>
                  <w:rFonts w:hint="eastAsia"/>
                  <w:color w:val="000000"/>
                </w:rPr>
                <w:delText>R</w:delText>
              </w:r>
            </w:del>
            <w:del w:id="2953" w:author="野草" w:date="2024-04-22T17:27:06Z">
              <w:r>
                <w:rPr>
                  <w:rFonts w:hint="eastAsia"/>
                  <w:color w:val="000000"/>
                  <w:vertAlign w:val="superscript"/>
                </w:rPr>
                <w:delText>2</w:delText>
              </w:r>
            </w:del>
          </w:p>
        </w:tc>
        <w:tc>
          <w:tcPr>
            <w:tcW w:w="2335" w:type="dxa"/>
            <w:tcBorders>
              <w:top w:val="single" w:color="auto" w:sz="4" w:space="0"/>
              <w:left w:val="nil"/>
              <w:bottom w:val="nil"/>
              <w:right w:val="nil"/>
            </w:tcBorders>
          </w:tcPr>
          <w:p>
            <w:pPr>
              <w:rPr>
                <w:del w:id="2954" w:author="野草" w:date="2024-04-22T17:27:06Z"/>
                <w:color w:val="000000"/>
              </w:rPr>
            </w:pPr>
            <w:del w:id="2955" w:author="野草" w:date="2024-04-22T17:27:06Z">
              <w:r>
                <w:rPr>
                  <w:rFonts w:hint="eastAsia"/>
                  <w:color w:val="000000"/>
                </w:rPr>
                <w:delText>RMSE (°C)</w:delText>
              </w:r>
            </w:del>
          </w:p>
        </w:tc>
        <w:tc>
          <w:tcPr>
            <w:tcW w:w="2335" w:type="dxa"/>
            <w:tcBorders>
              <w:top w:val="single" w:color="auto" w:sz="4" w:space="0"/>
              <w:left w:val="nil"/>
              <w:bottom w:val="nil"/>
              <w:right w:val="nil"/>
            </w:tcBorders>
          </w:tcPr>
          <w:p>
            <w:pPr>
              <w:rPr>
                <w:del w:id="2956" w:author="野草" w:date="2024-04-22T17:27:06Z"/>
              </w:rPr>
            </w:pPr>
          </w:p>
        </w:tc>
        <w:tc>
          <w:tcPr>
            <w:tcW w:w="2001" w:type="dxa"/>
            <w:tcBorders>
              <w:top w:val="single" w:color="auto" w:sz="4" w:space="0"/>
              <w:left w:val="nil"/>
              <w:bottom w:val="nil"/>
              <w:right w:val="nil"/>
            </w:tcBorders>
          </w:tcPr>
          <w:p>
            <w:pPr>
              <w:rPr>
                <w:del w:id="2957" w:author="野草" w:date="2024-04-22T17:27:06Z"/>
                <w:color w:val="000000"/>
              </w:rPr>
            </w:pPr>
            <w:del w:id="2958" w:author="野草" w:date="2024-04-22T17:27:06Z">
              <w:r>
                <w:rPr>
                  <w:rFonts w:hint="eastAsia"/>
                  <w:color w:val="000000"/>
                </w:rPr>
                <w:delText>Normal summer day</w:delText>
              </w:r>
            </w:del>
          </w:p>
        </w:tc>
        <w:tc>
          <w:tcPr>
            <w:tcW w:w="2001" w:type="dxa"/>
            <w:tcBorders>
              <w:top w:val="single" w:color="auto" w:sz="4" w:space="0"/>
              <w:left w:val="nil"/>
              <w:bottom w:val="nil"/>
              <w:right w:val="nil"/>
            </w:tcBorders>
          </w:tcPr>
          <w:p>
            <w:pPr>
              <w:rPr>
                <w:del w:id="2959" w:author="野草" w:date="2024-04-22T17:27:06Z"/>
                <w:color w:val="000000"/>
              </w:rPr>
            </w:pPr>
            <w:del w:id="2960" w:author="野草" w:date="2024-04-22T17:27:06Z">
              <w:r>
                <w:rPr>
                  <w:rFonts w:hint="eastAsia"/>
                  <w:color w:val="000000"/>
                </w:rPr>
                <w:delText>0.61</w:delText>
              </w:r>
            </w:del>
          </w:p>
        </w:tc>
        <w:tc>
          <w:tcPr>
            <w:tcW w:w="2335" w:type="dxa"/>
            <w:tcBorders>
              <w:top w:val="single" w:color="auto" w:sz="4" w:space="0"/>
              <w:left w:val="nil"/>
              <w:bottom w:val="nil"/>
              <w:right w:val="nil"/>
            </w:tcBorders>
          </w:tcPr>
          <w:p>
            <w:pPr>
              <w:rPr>
                <w:del w:id="2961" w:author="野草" w:date="2024-04-22T17:27:06Z"/>
                <w:color w:val="000000"/>
              </w:rPr>
            </w:pPr>
            <w:del w:id="2962" w:author="野草" w:date="2024-04-22T17:27:06Z">
              <w:r>
                <w:rPr>
                  <w:rFonts w:hint="eastAsia"/>
                  <w:color w:val="000000"/>
                </w:rPr>
                <w:delText>1.00</w:delText>
              </w:r>
            </w:del>
          </w:p>
        </w:tc>
        <w:tc>
          <w:tcPr>
            <w:tcW w:w="2335" w:type="dxa"/>
            <w:tcBorders>
              <w:top w:val="single" w:color="auto" w:sz="4" w:space="0"/>
              <w:left w:val="nil"/>
              <w:bottom w:val="nil"/>
              <w:right w:val="nil"/>
            </w:tcBorders>
          </w:tcPr>
          <w:p>
            <w:pPr>
              <w:rPr>
                <w:del w:id="2963" w:author="野草" w:date="2024-04-22T17:27:06Z"/>
              </w:rPr>
            </w:pPr>
          </w:p>
        </w:tc>
        <w:tc>
          <w:tcPr>
            <w:tcW w:w="2130" w:type="dxa"/>
            <w:tcBorders>
              <w:top w:val="nil"/>
              <w:left w:val="nil"/>
              <w:bottom w:val="single" w:color="000000" w:sz="12" w:space="0"/>
              <w:right w:val="nil"/>
            </w:tcBorders>
            <w:shd w:val="clear" w:color="auto" w:fill="FFFFFF"/>
          </w:tcPr>
          <w:p>
            <w:pPr>
              <w:rPr>
                <w:del w:id="2964" w:author="野草" w:date="2024-04-22T17:27:06Z"/>
                <w:color w:val="000000"/>
              </w:rPr>
            </w:pPr>
            <w:del w:id="2965" w:author="野草" w:date="2024-04-22T17:27:06Z">
              <w:r>
                <w:rPr>
                  <w:rFonts w:hint="eastAsia"/>
                  <w:color w:val="000000"/>
                </w:rPr>
                <w:delText>Extremely hot day</w:delText>
              </w:r>
            </w:del>
          </w:p>
        </w:tc>
        <w:tc>
          <w:tcPr>
            <w:tcW w:w="2130" w:type="dxa"/>
            <w:tcBorders>
              <w:top w:val="nil"/>
              <w:left w:val="nil"/>
              <w:bottom w:val="single" w:color="000000" w:sz="12" w:space="0"/>
              <w:right w:val="nil"/>
            </w:tcBorders>
            <w:shd w:val="clear" w:color="auto" w:fill="FFFFFF"/>
          </w:tcPr>
          <w:p>
            <w:pPr>
              <w:rPr>
                <w:del w:id="2966" w:author="野草" w:date="2024-04-22T17:27:06Z"/>
                <w:color w:val="000000"/>
              </w:rPr>
            </w:pPr>
            <w:del w:id="2967" w:author="野草" w:date="2024-04-22T17:27:06Z">
              <w:r>
                <w:rPr>
                  <w:rFonts w:hint="eastAsia"/>
                  <w:color w:val="000000"/>
                </w:rPr>
                <w:delText>0.54</w:delText>
              </w:r>
            </w:del>
          </w:p>
        </w:tc>
        <w:tc>
          <w:tcPr>
            <w:tcW w:w="2131" w:type="dxa"/>
            <w:tcBorders>
              <w:top w:val="nil"/>
              <w:left w:val="nil"/>
              <w:bottom w:val="single" w:color="000000" w:sz="12" w:space="0"/>
              <w:right w:val="nil"/>
            </w:tcBorders>
            <w:shd w:val="clear" w:color="auto" w:fill="FFFFFF"/>
          </w:tcPr>
          <w:p>
            <w:pPr>
              <w:rPr>
                <w:del w:id="2968" w:author="野草" w:date="2024-04-22T17:27:06Z"/>
                <w:color w:val="000000"/>
              </w:rPr>
            </w:pPr>
            <w:del w:id="2969" w:author="野草" w:date="2024-04-22T17:27:06Z">
              <w:r>
                <w:rPr>
                  <w:rFonts w:hint="eastAsia"/>
                  <w:color w:val="000000"/>
                </w:rPr>
                <w:delText>1.44</w:delText>
              </w:r>
            </w:del>
          </w:p>
        </w:tc>
        <w:tc>
          <w:tcPr>
            <w:tcW w:w="2131" w:type="dxa"/>
            <w:tcBorders>
              <w:top w:val="nil"/>
              <w:left w:val="nil"/>
              <w:bottom w:val="single" w:color="000000" w:sz="12" w:space="0"/>
              <w:right w:val="nil"/>
            </w:tcBorders>
            <w:shd w:val="clear" w:color="auto" w:fill="FFFFFF"/>
          </w:tcPr>
          <w:p>
            <w:pPr>
              <w:rPr>
                <w:del w:id="2970" w:author="野草" w:date="2024-04-22T17:27:06Z"/>
              </w:rPr>
            </w:pPr>
          </w:p>
        </w:tc>
      </w:tr>
    </w:tbl>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971" w:author="野草" w:date="2024-04-22T17:27:08Z"/>
        </w:trPr>
        <w:tc>
          <w:tcPr>
            <w:tcW w:w="2130" w:type="dxa"/>
            <w:tcBorders>
              <w:top w:val="single" w:color="000000" w:sz="12" w:space="0"/>
              <w:left w:val="nil"/>
              <w:bottom w:val="single" w:color="000000" w:sz="4" w:space="0"/>
              <w:right w:val="nil"/>
              <w:tl2br w:val="nil"/>
            </w:tcBorders>
            <w:shd w:val="clear" w:color="auto" w:fill="FFFFFF"/>
          </w:tcPr>
          <w:p>
            <w:pPr>
              <w:rPr>
                <w:ins w:id="2972" w:author="野草" w:date="2024-04-22T17:27:08Z"/>
                <w:rFonts w:hint="default"/>
                <w:b w:val="0"/>
                <w:color w:val="000000"/>
                <w:highlight w:val="none"/>
                <w:u w:val="none"/>
                <w:vertAlign w:val="baseline"/>
                <w:lang w:val="en-US" w:eastAsia="zh-CN"/>
              </w:rPr>
            </w:pPr>
            <w:ins w:id="2973" w:author="野草" w:date="2024-04-22T17:28:35Z">
              <w:r>
                <w:rPr>
                  <w:rFonts w:hint="eastAsia"/>
                  <w:b w:val="0"/>
                  <w:color w:val="000000"/>
                  <w:highlight w:val="none"/>
                  <w:u w:val="none"/>
                  <w:vertAlign w:val="baseline"/>
                  <w:lang w:val="en-US" w:eastAsia="zh-CN"/>
                </w:rPr>
                <w:t>I</w:t>
              </w:r>
            </w:ins>
            <w:ins w:id="2974" w:author="野草" w:date="2024-04-22T17:28:36Z">
              <w:r>
                <w:rPr>
                  <w:rFonts w:hint="eastAsia"/>
                  <w:b w:val="0"/>
                  <w:color w:val="000000"/>
                  <w:highlight w:val="none"/>
                  <w:u w:val="none"/>
                  <w:vertAlign w:val="baseline"/>
                  <w:lang w:val="en-US" w:eastAsia="zh-CN"/>
                </w:rPr>
                <w:t>ndex</w:t>
              </w:r>
            </w:ins>
          </w:p>
        </w:tc>
        <w:tc>
          <w:tcPr>
            <w:tcW w:w="2130" w:type="dxa"/>
            <w:tcBorders>
              <w:top w:val="single" w:color="000000" w:sz="12" w:space="0"/>
              <w:left w:val="nil"/>
              <w:bottom w:val="single" w:color="000000" w:sz="4" w:space="0"/>
              <w:right w:val="nil"/>
              <w:tl2br w:val="nil"/>
            </w:tcBorders>
            <w:shd w:val="clear" w:color="auto" w:fill="FFFFFF"/>
          </w:tcPr>
          <w:p>
            <w:pPr>
              <w:rPr>
                <w:ins w:id="2975" w:author="野草" w:date="2024-04-22T17:27:08Z"/>
                <w:rFonts w:hint="default"/>
                <w:b w:val="0"/>
                <w:color w:val="000000"/>
                <w:highlight w:val="none"/>
                <w:u w:val="none"/>
                <w:vertAlign w:val="baseline"/>
                <w:lang w:val="en-US" w:eastAsia="zh-CN"/>
              </w:rPr>
            </w:pPr>
            <w:ins w:id="2976" w:author="野草" w:date="2024-04-22T17:27:08Z">
              <w:r>
                <w:rPr>
                  <w:rFonts w:hint="eastAsia"/>
                  <w:b w:val="0"/>
                  <w:color w:val="000000"/>
                  <w:highlight w:val="none"/>
                  <w:u w:val="none"/>
                  <w:vertAlign w:val="baseline"/>
                  <w:lang w:val="en-US" w:eastAsia="zh-CN"/>
                </w:rPr>
                <w:t>Weather condition</w:t>
              </w:r>
            </w:ins>
          </w:p>
        </w:tc>
        <w:tc>
          <w:tcPr>
            <w:tcW w:w="2131" w:type="dxa"/>
            <w:tcBorders>
              <w:top w:val="single" w:color="000000" w:sz="12" w:space="0"/>
              <w:left w:val="nil"/>
              <w:bottom w:val="single" w:color="000000" w:sz="4" w:space="0"/>
              <w:right w:val="nil"/>
            </w:tcBorders>
            <w:shd w:val="clear" w:color="auto" w:fill="FFFFFF"/>
          </w:tcPr>
          <w:p>
            <w:pPr>
              <w:rPr>
                <w:ins w:id="2977" w:author="野草" w:date="2024-04-22T17:27:08Z"/>
                <w:rFonts w:hint="default"/>
                <w:b w:val="0"/>
                <w:color w:val="000000"/>
                <w:highlight w:val="none"/>
                <w:u w:val="none"/>
                <w:vertAlign w:val="baseline"/>
                <w:lang w:val="en-US" w:eastAsia="zh-CN"/>
              </w:rPr>
            </w:pPr>
            <w:ins w:id="2978" w:author="野草" w:date="2024-04-22T17:27:08Z">
              <w:r>
                <w:rPr>
                  <w:rFonts w:hint="eastAsia"/>
                  <w:b w:val="0"/>
                  <w:color w:val="000000"/>
                  <w:highlight w:val="none"/>
                  <w:u w:val="none"/>
                  <w:vertAlign w:val="baseline"/>
                  <w:lang w:val="en-US" w:eastAsia="zh-CN"/>
                </w:rPr>
                <w:t>R</w:t>
              </w:r>
            </w:ins>
            <w:ins w:id="2979" w:author="野草" w:date="2024-04-22T17:27:08Z">
              <w:r>
                <w:rPr>
                  <w:rFonts w:hint="eastAsia"/>
                  <w:b w:val="0"/>
                  <w:color w:val="000000"/>
                  <w:highlight w:val="none"/>
                  <w:u w:val="none"/>
                  <w:vertAlign w:val="superscript"/>
                  <w:lang w:val="en-US" w:eastAsia="zh-CN"/>
                </w:rPr>
                <w:t>2</w:t>
              </w:r>
            </w:ins>
          </w:p>
        </w:tc>
        <w:tc>
          <w:tcPr>
            <w:tcW w:w="2131" w:type="dxa"/>
            <w:tcBorders>
              <w:top w:val="single" w:color="000000" w:sz="12" w:space="0"/>
              <w:left w:val="nil"/>
              <w:bottom w:val="single" w:color="000000" w:sz="4" w:space="0"/>
              <w:right w:val="nil"/>
            </w:tcBorders>
            <w:shd w:val="clear" w:color="auto" w:fill="FFFFFF"/>
          </w:tcPr>
          <w:p>
            <w:pPr>
              <w:rPr>
                <w:ins w:id="2980" w:author="野草" w:date="2024-04-22T17:27:08Z"/>
                <w:rFonts w:hint="default"/>
                <w:b w:val="0"/>
                <w:color w:val="000000"/>
                <w:highlight w:val="none"/>
                <w:u w:val="none"/>
                <w:vertAlign w:val="baseline"/>
                <w:lang w:val="en-US" w:eastAsia="zh-CN"/>
              </w:rPr>
            </w:pPr>
            <w:ins w:id="2981" w:author="野草" w:date="2024-04-22T17:27:08Z">
              <w:r>
                <w:rPr>
                  <w:rFonts w:hint="eastAsia"/>
                  <w:b w:val="0"/>
                  <w:color w:val="000000"/>
                  <w:highlight w:val="none"/>
                  <w:u w:val="none"/>
                  <w:vertAlign w:val="baseline"/>
                  <w:lang w:val="en-US" w:eastAsia="zh-CN"/>
                </w:rPr>
                <w:t>RMSE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982" w:author="野草" w:date="2024-04-22T17:28:45Z"/>
        </w:trPr>
        <w:tc>
          <w:tcPr>
            <w:tcW w:w="2130" w:type="dxa"/>
            <w:vMerge w:val="restart"/>
            <w:tcBorders>
              <w:left w:val="nil"/>
              <w:right w:val="nil"/>
            </w:tcBorders>
            <w:shd w:val="clear" w:color="auto" w:fill="FFFFFF"/>
          </w:tcPr>
          <w:p>
            <w:pPr>
              <w:rPr>
                <w:ins w:id="2983" w:author="野草" w:date="2024-04-22T17:28:45Z"/>
                <w:rFonts w:hint="default"/>
                <w:b w:val="0"/>
                <w:color w:val="000000"/>
                <w:highlight w:val="none"/>
                <w:u w:val="none"/>
                <w:vertAlign w:val="baseline"/>
                <w:lang w:val="en-US" w:eastAsia="zh-CN"/>
              </w:rPr>
            </w:pPr>
            <w:ins w:id="2984" w:author="野草" w:date="2024-04-22T17:29:07Z">
              <w:r>
                <w:rPr>
                  <w:rFonts w:hint="eastAsia"/>
                  <w:b w:val="0"/>
                  <w:color w:val="000000"/>
                  <w:highlight w:val="none"/>
                  <w:u w:val="none"/>
                  <w:vertAlign w:val="baseline"/>
                  <w:lang w:val="en-US" w:eastAsia="zh-CN"/>
                </w:rPr>
                <w:t>R</w:t>
              </w:r>
            </w:ins>
            <w:ins w:id="2985" w:author="野草" w:date="2024-04-22T17:29:08Z">
              <w:r>
                <w:rPr>
                  <w:rFonts w:hint="eastAsia"/>
                  <w:b w:val="0"/>
                  <w:color w:val="000000"/>
                  <w:highlight w:val="none"/>
                  <w:u w:val="none"/>
                  <w:vertAlign w:val="baseline"/>
                  <w:lang w:val="en-US" w:eastAsia="zh-CN"/>
                </w:rPr>
                <w:t>CI</w:t>
              </w:r>
            </w:ins>
          </w:p>
        </w:tc>
        <w:tc>
          <w:tcPr>
            <w:tcW w:w="2130" w:type="dxa"/>
            <w:tcBorders>
              <w:top w:val="nil"/>
              <w:left w:val="nil"/>
              <w:bottom w:val="nil"/>
              <w:right w:val="nil"/>
            </w:tcBorders>
            <w:shd w:val="clear" w:color="auto" w:fill="FFFFFF"/>
            <w:vAlign w:val="top"/>
          </w:tcPr>
          <w:p>
            <w:pPr>
              <w:rPr>
                <w:ins w:id="2986" w:author="野草" w:date="2024-04-22T17:28:45Z"/>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ins w:id="2987" w:author="野草" w:date="2024-04-22T17:28:45Z"/>
                <w:rFonts w:hint="default"/>
                <w:b w:val="0"/>
                <w:color w:val="000000"/>
                <w:highlight w:val="none"/>
                <w:u w:val="none"/>
                <w:vertAlign w:val="baseline"/>
                <w:lang w:val="en-US" w:eastAsia="zh-CN"/>
              </w:rPr>
            </w:pPr>
            <w:ins w:id="2988" w:author="野草" w:date="2024-04-22T17:35:53Z">
              <w:r>
                <w:rPr>
                  <w:rFonts w:hint="eastAsia"/>
                  <w:b w:val="0"/>
                  <w:color w:val="000000"/>
                  <w:highlight w:val="none"/>
                  <w:u w:val="none"/>
                  <w:vertAlign w:val="baseline"/>
                  <w:lang w:val="en-US" w:eastAsia="zh-CN"/>
                </w:rPr>
                <w:t>0.6</w:t>
              </w:r>
            </w:ins>
            <w:ins w:id="2989" w:author="野草" w:date="2024-04-22T17:35:54Z">
              <w:r>
                <w:rPr>
                  <w:rFonts w:hint="eastAsia"/>
                  <w:b w:val="0"/>
                  <w:color w:val="000000"/>
                  <w:highlight w:val="none"/>
                  <w:u w:val="none"/>
                  <w:vertAlign w:val="baseline"/>
                  <w:lang w:val="en-US" w:eastAsia="zh-CN"/>
                </w:rPr>
                <w:t>0</w:t>
              </w:r>
            </w:ins>
          </w:p>
        </w:tc>
        <w:tc>
          <w:tcPr>
            <w:tcW w:w="2131" w:type="dxa"/>
            <w:tcBorders>
              <w:top w:val="nil"/>
              <w:left w:val="nil"/>
              <w:bottom w:val="nil"/>
              <w:right w:val="nil"/>
            </w:tcBorders>
            <w:shd w:val="clear" w:color="auto" w:fill="FFFFFF"/>
          </w:tcPr>
          <w:p>
            <w:pPr>
              <w:rPr>
                <w:ins w:id="2990" w:author="野草" w:date="2024-04-22T17:28:45Z"/>
                <w:rFonts w:hint="default"/>
                <w:b w:val="0"/>
                <w:color w:val="000000"/>
                <w:highlight w:val="none"/>
                <w:u w:val="none"/>
                <w:vertAlign w:val="baseline"/>
                <w:lang w:val="en-US" w:eastAsia="zh-CN"/>
              </w:rPr>
            </w:pPr>
            <w:ins w:id="2991" w:author="野草" w:date="2024-04-22T17:35:55Z">
              <w:bookmarkStart w:id="60" w:name="OLE_LINK3"/>
              <w:r>
                <w:rPr>
                  <w:rFonts w:hint="eastAsia"/>
                  <w:b w:val="0"/>
                  <w:color w:val="000000"/>
                  <w:highlight w:val="none"/>
                  <w:u w:val="none"/>
                  <w:vertAlign w:val="baseline"/>
                  <w:lang w:val="en-US" w:eastAsia="zh-CN"/>
                </w:rPr>
                <w:t>0.</w:t>
              </w:r>
            </w:ins>
            <w:ins w:id="2992" w:author="野草" w:date="2024-04-22T17:35:56Z">
              <w:r>
                <w:rPr>
                  <w:rFonts w:hint="eastAsia"/>
                  <w:b w:val="0"/>
                  <w:color w:val="000000"/>
                  <w:highlight w:val="none"/>
                  <w:u w:val="none"/>
                  <w:vertAlign w:val="baseline"/>
                  <w:lang w:val="en-US" w:eastAsia="zh-CN"/>
                </w:rPr>
                <w:t xml:space="preserve">8 </w:t>
              </w:r>
            </w:ins>
            <w:ins w:id="2993" w:author="野草" w:date="2024-04-22T17:35:59Z">
              <w:r>
                <w:rPr>
                  <w:rFonts w:hint="eastAsia"/>
                  <w:b w:val="0"/>
                  <w:color w:val="000000"/>
                  <w:highlight w:val="none"/>
                  <w:u w:val="none"/>
                  <w:vertAlign w:val="baseline"/>
                  <w:lang w:val="en-US" w:eastAsia="zh-CN"/>
                </w:rPr>
                <w:t>(</w:t>
              </w:r>
            </w:ins>
            <w:ins w:id="2994" w:author="野草" w:date="2024-04-22T17:36:00Z">
              <w:r>
                <w:rPr>
                  <w:rFonts w:hint="eastAsia"/>
                  <w:b w:val="0"/>
                  <w:color w:val="000000"/>
                  <w:highlight w:val="none"/>
                  <w:u w:val="none"/>
                  <w:vertAlign w:val="baseline"/>
                  <w:lang w:val="en-US" w:eastAsia="zh-CN"/>
                </w:rPr>
                <w:t>°</w:t>
              </w:r>
            </w:ins>
            <w:ins w:id="2995" w:author="野草" w:date="2024-04-22T17:36:01Z">
              <w:r>
                <w:rPr>
                  <w:rFonts w:hint="eastAsia"/>
                  <w:b w:val="0"/>
                  <w:color w:val="000000"/>
                  <w:highlight w:val="none"/>
                  <w:u w:val="none"/>
                  <w:vertAlign w:val="baseline"/>
                  <w:lang w:val="en-US" w:eastAsia="zh-CN"/>
                </w:rPr>
                <w:t>C</w:t>
              </w:r>
            </w:ins>
            <w:ins w:id="2996" w:author="野草" w:date="2024-04-22T17:35:59Z">
              <w:r>
                <w:rPr>
                  <w:rFonts w:hint="eastAsia"/>
                  <w:b w:val="0"/>
                  <w:color w:val="000000"/>
                  <w:highlight w:val="none"/>
                  <w:u w:val="none"/>
                  <w:vertAlign w:val="baseline"/>
                  <w:lang w:val="en-US" w:eastAsia="zh-CN"/>
                </w:rPr>
                <w:t>)</w:t>
              </w:r>
              <w:bookmarkEnd w:id="60"/>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2997" w:author="野草" w:date="2024-04-22T17:28:47Z"/>
        </w:trPr>
        <w:tc>
          <w:tcPr>
            <w:tcW w:w="2130" w:type="dxa"/>
            <w:vMerge w:val="continue"/>
            <w:tcBorders>
              <w:left w:val="nil"/>
              <w:right w:val="nil"/>
            </w:tcBorders>
            <w:shd w:val="clear" w:color="auto" w:fill="FFFFFF"/>
          </w:tcPr>
          <w:p>
            <w:pPr>
              <w:rPr>
                <w:ins w:id="2998" w:author="野草" w:date="2024-04-22T17:28:47Z"/>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ins w:id="2999" w:author="野草" w:date="2024-04-22T17:28:47Z"/>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tcPr>
          <w:p>
            <w:pPr>
              <w:rPr>
                <w:ins w:id="3000" w:author="野草" w:date="2024-04-22T17:28:47Z"/>
                <w:rFonts w:hint="default"/>
                <w:b w:val="0"/>
                <w:color w:val="000000"/>
                <w:highlight w:val="none"/>
                <w:u w:val="none"/>
                <w:vertAlign w:val="baseline"/>
                <w:lang w:val="en-US" w:eastAsia="zh-CN"/>
              </w:rPr>
            </w:pPr>
            <w:ins w:id="3001" w:author="野草" w:date="2024-04-22T17:36:17Z">
              <w:r>
                <w:rPr>
                  <w:rFonts w:hint="eastAsia"/>
                  <w:b w:val="0"/>
                  <w:color w:val="000000"/>
                  <w:highlight w:val="none"/>
                  <w:u w:val="none"/>
                  <w:vertAlign w:val="baseline"/>
                  <w:lang w:val="en-US" w:eastAsia="zh-CN"/>
                </w:rPr>
                <w:t>0.57</w:t>
              </w:r>
            </w:ins>
          </w:p>
        </w:tc>
        <w:tc>
          <w:tcPr>
            <w:tcW w:w="2131" w:type="dxa"/>
            <w:tcBorders>
              <w:top w:val="nil"/>
              <w:left w:val="nil"/>
              <w:bottom w:val="nil"/>
              <w:right w:val="nil"/>
            </w:tcBorders>
            <w:shd w:val="clear" w:color="auto" w:fill="FFFFFF"/>
          </w:tcPr>
          <w:p>
            <w:pPr>
              <w:rPr>
                <w:ins w:id="3002" w:author="野草" w:date="2024-04-22T17:28:47Z"/>
                <w:rFonts w:hint="eastAsia"/>
                <w:b w:val="0"/>
                <w:color w:val="000000"/>
                <w:highlight w:val="none"/>
                <w:u w:val="none"/>
                <w:vertAlign w:val="baseline"/>
                <w:lang w:val="en-US" w:eastAsia="zh-CN"/>
              </w:rPr>
            </w:pPr>
            <w:ins w:id="3003" w:author="野草" w:date="2024-04-22T17:36:22Z">
              <w:r>
                <w:rPr>
                  <w:rFonts w:hint="eastAsia"/>
                  <w:b w:val="0"/>
                  <w:color w:val="000000"/>
                  <w:highlight w:val="none"/>
                  <w:u w:val="none"/>
                  <w:vertAlign w:val="baseline"/>
                  <w:lang w:val="en-US" w:eastAsia="zh-CN"/>
                </w:rPr>
                <w:t>1.3</w:t>
              </w:r>
            </w:ins>
            <w:ins w:id="3004" w:author="野草" w:date="2024-04-22T17:36:20Z">
              <w:r>
                <w:rPr>
                  <w:rFonts w:hint="eastAsia"/>
                  <w:b w:val="0"/>
                  <w:color w:val="000000"/>
                  <w:highlight w:val="none"/>
                  <w:u w:val="none"/>
                  <w:vertAlign w:val="baseline"/>
                  <w:lang w:val="en-US" w:eastAsia="zh-CN"/>
                </w:rPr>
                <w:t xml:space="preserve"> (°C)</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3005" w:author="野草" w:date="2024-04-23T13:45:30Z"/>
        </w:trPr>
        <w:tc>
          <w:tcPr>
            <w:tcW w:w="2130" w:type="dxa"/>
            <w:vMerge w:val="restart"/>
            <w:tcBorders>
              <w:left w:val="nil"/>
              <w:right w:val="nil"/>
            </w:tcBorders>
            <w:shd w:val="clear" w:color="auto" w:fill="FFFFFF"/>
          </w:tcPr>
          <w:p>
            <w:pPr>
              <w:rPr>
                <w:ins w:id="3006" w:author="野草" w:date="2024-04-23T13:45:30Z"/>
                <w:rFonts w:hint="eastAsia"/>
                <w:b w:val="0"/>
                <w:color w:val="000000"/>
                <w:highlight w:val="none"/>
                <w:u w:val="none"/>
                <w:vertAlign w:val="baseline"/>
                <w:lang w:val="en-US" w:eastAsia="zh-CN"/>
              </w:rPr>
            </w:pPr>
            <w:ins w:id="3007" w:author="野草" w:date="2024-04-23T13:45:40Z">
              <w:r>
                <w:rPr>
                  <w:rFonts w:hint="eastAsia"/>
                  <w:b w:val="0"/>
                  <w:color w:val="000000"/>
                  <w:highlight w:val="none"/>
                  <w:u w:val="none"/>
                  <w:vertAlign w:val="baseline"/>
                  <w:lang w:val="en-US" w:eastAsia="zh-CN"/>
                </w:rPr>
                <w:t>RCD</w:t>
              </w:r>
            </w:ins>
          </w:p>
        </w:tc>
        <w:tc>
          <w:tcPr>
            <w:tcW w:w="2130" w:type="dxa"/>
            <w:tcBorders>
              <w:top w:val="nil"/>
              <w:left w:val="nil"/>
              <w:bottom w:val="nil"/>
              <w:right w:val="nil"/>
            </w:tcBorders>
            <w:shd w:val="clear" w:color="auto" w:fill="FFFFFF"/>
            <w:vAlign w:val="top"/>
          </w:tcPr>
          <w:p>
            <w:pPr>
              <w:rPr>
                <w:ins w:id="3008" w:author="野草" w:date="2024-04-23T13:45:30Z"/>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vAlign w:val="top"/>
          </w:tcPr>
          <w:p>
            <w:pPr>
              <w:rPr>
                <w:ins w:id="3009" w:author="野草" w:date="2024-04-23T13:45:30Z"/>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0.69</w:t>
            </w:r>
          </w:p>
        </w:tc>
        <w:tc>
          <w:tcPr>
            <w:tcW w:w="2131" w:type="dxa"/>
            <w:tcBorders>
              <w:top w:val="nil"/>
              <w:left w:val="nil"/>
              <w:bottom w:val="nil"/>
              <w:right w:val="nil"/>
            </w:tcBorders>
            <w:shd w:val="clear" w:color="auto" w:fill="FFFFFF"/>
            <w:vAlign w:val="top"/>
          </w:tcPr>
          <w:p>
            <w:pPr>
              <w:rPr>
                <w:ins w:id="3010" w:author="野草" w:date="2024-04-23T13:45:30Z"/>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3011" w:author="野草" w:date="2024-04-23T13:45:33Z"/>
        </w:trPr>
        <w:tc>
          <w:tcPr>
            <w:tcW w:w="2130" w:type="dxa"/>
            <w:vMerge w:val="continue"/>
            <w:tcBorders>
              <w:left w:val="nil"/>
              <w:right w:val="nil"/>
            </w:tcBorders>
            <w:shd w:val="clear" w:color="auto" w:fill="FFFFFF"/>
          </w:tcPr>
          <w:p>
            <w:pPr>
              <w:rPr>
                <w:ins w:id="3012" w:author="野草" w:date="2024-04-23T13:45:33Z"/>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ins w:id="3013" w:author="野草" w:date="2024-04-23T13:45:33Z"/>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vAlign w:val="top"/>
          </w:tcPr>
          <w:p>
            <w:pPr>
              <w:rPr>
                <w:ins w:id="3014" w:author="野草" w:date="2024-04-23T13:45:33Z"/>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0.75</w:t>
            </w:r>
          </w:p>
        </w:tc>
        <w:tc>
          <w:tcPr>
            <w:tcW w:w="2131" w:type="dxa"/>
            <w:tcBorders>
              <w:top w:val="nil"/>
              <w:left w:val="nil"/>
              <w:bottom w:val="nil"/>
              <w:right w:val="nil"/>
            </w:tcBorders>
            <w:shd w:val="clear" w:color="auto" w:fill="FFFFFF"/>
            <w:vAlign w:val="top"/>
          </w:tcPr>
          <w:p>
            <w:pPr>
              <w:rPr>
                <w:ins w:id="3015" w:author="野草" w:date="2024-04-23T13:45:33Z"/>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3016" w:author="野草" w:date="2024-04-22T17:28:48Z"/>
        </w:trPr>
        <w:tc>
          <w:tcPr>
            <w:tcW w:w="2130" w:type="dxa"/>
            <w:vMerge w:val="restart"/>
            <w:tcBorders>
              <w:left w:val="nil"/>
              <w:right w:val="nil"/>
            </w:tcBorders>
            <w:shd w:val="clear" w:color="auto" w:fill="FFFFFF"/>
          </w:tcPr>
          <w:p>
            <w:pPr>
              <w:rPr>
                <w:ins w:id="3017" w:author="野草" w:date="2024-04-22T17:28:48Z"/>
                <w:rFonts w:hint="default"/>
                <w:b w:val="0"/>
                <w:color w:val="000000"/>
                <w:highlight w:val="none"/>
                <w:u w:val="none"/>
                <w:vertAlign w:val="baseline"/>
                <w:lang w:val="en-US" w:eastAsia="zh-CN"/>
              </w:rPr>
            </w:pPr>
            <w:ins w:id="3018" w:author="野草" w:date="2024-04-22T17:29:10Z">
              <w:r>
                <w:rPr>
                  <w:rFonts w:hint="eastAsia"/>
                  <w:b w:val="0"/>
                  <w:color w:val="000000"/>
                  <w:highlight w:val="none"/>
                  <w:u w:val="none"/>
                  <w:vertAlign w:val="baseline"/>
                  <w:lang w:val="en-US" w:eastAsia="zh-CN"/>
                </w:rPr>
                <w:t>CRCI</w:t>
              </w:r>
            </w:ins>
          </w:p>
        </w:tc>
        <w:tc>
          <w:tcPr>
            <w:tcW w:w="2130" w:type="dxa"/>
            <w:tcBorders>
              <w:top w:val="nil"/>
              <w:left w:val="nil"/>
              <w:bottom w:val="nil"/>
              <w:right w:val="nil"/>
            </w:tcBorders>
            <w:shd w:val="clear" w:color="auto" w:fill="FFFFFF"/>
            <w:vAlign w:val="top"/>
          </w:tcPr>
          <w:p>
            <w:pPr>
              <w:rPr>
                <w:ins w:id="3019" w:author="野草" w:date="2024-04-22T17:28:48Z"/>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ins w:id="3020" w:author="野草" w:date="2024-04-22T17:28:48Z"/>
                <w:rFonts w:hint="default"/>
                <w:b w:val="0"/>
                <w:color w:val="000000"/>
                <w:highlight w:val="none"/>
                <w:u w:val="none"/>
                <w:vertAlign w:val="baseline"/>
                <w:lang w:val="en-US" w:eastAsia="zh-CN"/>
              </w:rPr>
            </w:pPr>
            <w:ins w:id="3021" w:author="野草" w:date="2024-04-22T17:36:39Z">
              <w:r>
                <w:rPr>
                  <w:rFonts w:hint="eastAsia"/>
                  <w:b w:val="0"/>
                  <w:color w:val="000000"/>
                  <w:highlight w:val="none"/>
                  <w:u w:val="none"/>
                  <w:vertAlign w:val="baseline"/>
                  <w:lang w:val="en-US" w:eastAsia="zh-CN"/>
                </w:rPr>
                <w:t>0.</w:t>
              </w:r>
            </w:ins>
            <w:ins w:id="3022" w:author="野草" w:date="2024-04-22T17:36:40Z">
              <w:r>
                <w:rPr>
                  <w:rFonts w:hint="eastAsia"/>
                  <w:b w:val="0"/>
                  <w:color w:val="000000"/>
                  <w:highlight w:val="none"/>
                  <w:u w:val="none"/>
                  <w:vertAlign w:val="baseline"/>
                  <w:lang w:val="en-US" w:eastAsia="zh-CN"/>
                </w:rPr>
                <w:t>72</w:t>
              </w:r>
            </w:ins>
          </w:p>
        </w:tc>
        <w:tc>
          <w:tcPr>
            <w:tcW w:w="2131" w:type="dxa"/>
            <w:tcBorders>
              <w:top w:val="nil"/>
              <w:left w:val="nil"/>
              <w:bottom w:val="nil"/>
              <w:right w:val="nil"/>
            </w:tcBorders>
            <w:shd w:val="clear" w:color="auto" w:fill="FFFFFF"/>
          </w:tcPr>
          <w:p>
            <w:pPr>
              <w:rPr>
                <w:ins w:id="3023" w:author="野草" w:date="2024-04-22T17:28:48Z"/>
                <w:rFonts w:hint="default"/>
                <w:b w:val="0"/>
                <w:color w:val="000000"/>
                <w:highlight w:val="none"/>
                <w:u w:val="none"/>
                <w:vertAlign w:val="baseline"/>
                <w:lang w:val="en-US" w:eastAsia="zh-CN"/>
              </w:rPr>
            </w:pPr>
            <w:ins w:id="3024" w:author="野草" w:date="2024-04-22T17:36:44Z">
              <w:r>
                <w:rPr>
                  <w:rFonts w:hint="eastAsia"/>
                  <w:b w:val="0"/>
                  <w:color w:val="000000"/>
                  <w:highlight w:val="none"/>
                  <w:u w:val="none"/>
                  <w:vertAlign w:val="baseline"/>
                  <w:lang w:val="en-US" w:eastAsia="zh-CN"/>
                </w:rPr>
                <w:t>16</w:t>
              </w:r>
            </w:ins>
            <w:ins w:id="3025" w:author="野草" w:date="2024-04-22T17:36:45Z">
              <w:r>
                <w:rPr>
                  <w:rFonts w:hint="eastAsia"/>
                  <w:b w:val="0"/>
                  <w:color w:val="000000"/>
                  <w:highlight w:val="none"/>
                  <w:u w:val="none"/>
                  <w:vertAlign w:val="baseline"/>
                  <w:lang w:val="en-US" w:eastAsia="zh-CN"/>
                </w:rPr>
                <w:t>9.0</w:t>
              </w:r>
              <w:bookmarkStart w:id="61" w:name="OLE_LINK4"/>
              <w:r>
                <w:rPr>
                  <w:rFonts w:hint="eastAsia"/>
                  <w:b w:val="0"/>
                  <w:color w:val="000000"/>
                  <w:highlight w:val="none"/>
                  <w:u w:val="none"/>
                  <w:vertAlign w:val="baseline"/>
                  <w:lang w:val="en-US" w:eastAsia="zh-CN"/>
                </w:rPr>
                <w:t xml:space="preserve"> </w:t>
              </w:r>
            </w:ins>
            <w:ins w:id="3026" w:author="野草" w:date="2024-04-22T17:36:48Z">
              <w:r>
                <w:rPr>
                  <w:rFonts w:hint="eastAsia"/>
                  <w:b w:val="0"/>
                  <w:color w:val="000000"/>
                  <w:highlight w:val="none"/>
                  <w:u w:val="none"/>
                  <w:vertAlign w:val="baseline"/>
                  <w:lang w:val="en-US" w:eastAsia="zh-CN"/>
                </w:rPr>
                <w:t>(</w:t>
              </w:r>
            </w:ins>
            <w:ins w:id="3027" w:author="野草" w:date="2024-04-22T17:36:52Z">
              <w:r>
                <w:rPr>
                  <w:rFonts w:hint="eastAsia"/>
                  <w:b w:val="0"/>
                  <w:color w:val="000000"/>
                  <w:highlight w:val="none"/>
                  <w:u w:val="none"/>
                  <w:vertAlign w:val="baseline"/>
                  <w:lang w:val="en-US" w:eastAsia="zh-CN"/>
                </w:rPr>
                <w:t>°C</w:t>
              </w:r>
            </w:ins>
            <w:ins w:id="3028" w:author="野草" w:date="2024-04-22T17:37:07Z">
              <w:r>
                <w:rPr>
                  <w:rFonts w:hint="eastAsia"/>
                  <w:b w:val="0"/>
                  <w:color w:val="000000"/>
                  <w:highlight w:val="none"/>
                  <w:u w:val="none"/>
                  <w:vertAlign w:val="baseline"/>
                  <w:lang w:val="en-US" w:eastAsia="zh-CN"/>
                </w:rPr>
                <w:t>·</w:t>
              </w:r>
            </w:ins>
            <w:ins w:id="3029" w:author="野草" w:date="2024-04-23T10:19:22Z">
              <w:r>
                <w:rPr>
                  <w:rFonts w:hint="eastAsia"/>
                  <w:b w:val="0"/>
                  <w:color w:val="000000"/>
                  <w:highlight w:val="none"/>
                  <w:u w:val="none"/>
                  <w:vertAlign w:val="baseline"/>
                  <w:lang w:val="en-US" w:eastAsia="zh-CN"/>
                </w:rPr>
                <w:t>m</w:t>
              </w:r>
            </w:ins>
            <w:ins w:id="3030" w:author="野草" w:date="2024-04-22T17:36:48Z">
              <w:r>
                <w:rPr>
                  <w:rFonts w:hint="eastAsia"/>
                  <w:b w:val="0"/>
                  <w:color w:val="000000"/>
                  <w:highlight w:val="none"/>
                  <w:u w:val="none"/>
                  <w:vertAlign w:val="baseline"/>
                  <w:lang w:val="en-US" w:eastAsia="zh-CN"/>
                </w:rPr>
                <w:t>)</w:t>
              </w:r>
              <w:bookmarkEnd w:id="61"/>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ins w:id="3031" w:author="野草" w:date="2024-04-22T17:28:50Z"/>
        </w:trPr>
        <w:tc>
          <w:tcPr>
            <w:tcW w:w="2130" w:type="dxa"/>
            <w:vMerge w:val="continue"/>
            <w:tcBorders>
              <w:left w:val="nil"/>
              <w:bottom w:val="single" w:color="000000" w:sz="12" w:space="0"/>
              <w:right w:val="nil"/>
            </w:tcBorders>
            <w:shd w:val="clear" w:color="auto" w:fill="FFFFFF"/>
          </w:tcPr>
          <w:p>
            <w:pPr>
              <w:rPr>
                <w:ins w:id="3032" w:author="野草" w:date="2024-04-22T17:28:50Z"/>
                <w:rFonts w:hint="eastAsia"/>
                <w:b w:val="0"/>
                <w:color w:val="000000"/>
                <w:highlight w:val="none"/>
                <w:u w:val="none"/>
                <w:vertAlign w:val="baseline"/>
                <w:lang w:val="en-US" w:eastAsia="zh-CN"/>
              </w:rPr>
            </w:pPr>
          </w:p>
        </w:tc>
        <w:tc>
          <w:tcPr>
            <w:tcW w:w="2130" w:type="dxa"/>
            <w:tcBorders>
              <w:top w:val="nil"/>
              <w:left w:val="nil"/>
              <w:bottom w:val="single" w:color="000000" w:sz="12" w:space="0"/>
              <w:right w:val="nil"/>
            </w:tcBorders>
            <w:shd w:val="clear" w:color="auto" w:fill="FFFFFF"/>
            <w:vAlign w:val="top"/>
          </w:tcPr>
          <w:p>
            <w:pPr>
              <w:rPr>
                <w:ins w:id="3033" w:author="野草" w:date="2024-04-22T17:28:50Z"/>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single" w:color="000000" w:sz="12" w:space="0"/>
              <w:right w:val="nil"/>
            </w:tcBorders>
            <w:shd w:val="clear" w:color="auto" w:fill="FFFFFF"/>
          </w:tcPr>
          <w:p>
            <w:pPr>
              <w:rPr>
                <w:ins w:id="3034" w:author="野草" w:date="2024-04-22T17:28:50Z"/>
                <w:rFonts w:hint="default"/>
                <w:b w:val="0"/>
                <w:color w:val="000000"/>
                <w:highlight w:val="none"/>
                <w:u w:val="none"/>
                <w:vertAlign w:val="baseline"/>
                <w:lang w:val="en-US" w:eastAsia="zh-CN"/>
              </w:rPr>
            </w:pPr>
            <w:ins w:id="3035" w:author="野草" w:date="2024-04-22T17:37:22Z">
              <w:r>
                <w:rPr>
                  <w:rFonts w:hint="eastAsia"/>
                  <w:b w:val="0"/>
                  <w:color w:val="000000"/>
                  <w:highlight w:val="none"/>
                  <w:u w:val="none"/>
                  <w:vertAlign w:val="baseline"/>
                  <w:lang w:val="en-US" w:eastAsia="zh-CN"/>
                </w:rPr>
                <w:t>0.6</w:t>
              </w:r>
            </w:ins>
            <w:ins w:id="3036" w:author="野草" w:date="2024-04-22T17:37:23Z">
              <w:r>
                <w:rPr>
                  <w:rFonts w:hint="eastAsia"/>
                  <w:b w:val="0"/>
                  <w:color w:val="000000"/>
                  <w:highlight w:val="none"/>
                  <w:u w:val="none"/>
                  <w:vertAlign w:val="baseline"/>
                  <w:lang w:val="en-US" w:eastAsia="zh-CN"/>
                </w:rPr>
                <w:t>4</w:t>
              </w:r>
            </w:ins>
          </w:p>
        </w:tc>
        <w:tc>
          <w:tcPr>
            <w:tcW w:w="2131" w:type="dxa"/>
            <w:tcBorders>
              <w:top w:val="nil"/>
              <w:left w:val="nil"/>
              <w:bottom w:val="single" w:color="000000" w:sz="12" w:space="0"/>
              <w:right w:val="nil"/>
            </w:tcBorders>
            <w:shd w:val="clear" w:color="auto" w:fill="FFFFFF"/>
          </w:tcPr>
          <w:p>
            <w:pPr>
              <w:rPr>
                <w:ins w:id="3037" w:author="野草" w:date="2024-04-22T17:28:50Z"/>
                <w:rFonts w:hint="default"/>
                <w:b w:val="0"/>
                <w:color w:val="000000"/>
                <w:highlight w:val="none"/>
                <w:u w:val="none"/>
                <w:vertAlign w:val="baseline"/>
                <w:lang w:val="en-US" w:eastAsia="zh-CN"/>
              </w:rPr>
            </w:pPr>
            <w:ins w:id="3038" w:author="野草" w:date="2024-04-22T17:37:31Z">
              <w:r>
                <w:rPr>
                  <w:rFonts w:hint="eastAsia"/>
                  <w:b w:val="0"/>
                  <w:color w:val="000000"/>
                  <w:highlight w:val="none"/>
                  <w:u w:val="none"/>
                  <w:vertAlign w:val="baseline"/>
                  <w:lang w:val="en-US" w:eastAsia="zh-CN"/>
                </w:rPr>
                <w:t>208</w:t>
              </w:r>
            </w:ins>
            <w:ins w:id="3039" w:author="野草" w:date="2024-04-22T17:37:32Z">
              <w:r>
                <w:rPr>
                  <w:rFonts w:hint="eastAsia"/>
                  <w:b w:val="0"/>
                  <w:color w:val="000000"/>
                  <w:highlight w:val="none"/>
                  <w:u w:val="none"/>
                  <w:vertAlign w:val="baseline"/>
                  <w:lang w:val="en-US" w:eastAsia="zh-CN"/>
                </w:rPr>
                <w:t>.5</w:t>
              </w:r>
            </w:ins>
            <w:ins w:id="3040" w:author="野草" w:date="2024-04-22T17:37:36Z">
              <w:r>
                <w:rPr>
                  <w:rFonts w:hint="eastAsia"/>
                  <w:b w:val="0"/>
                  <w:color w:val="000000"/>
                  <w:highlight w:val="none"/>
                  <w:u w:val="none"/>
                  <w:vertAlign w:val="baseline"/>
                  <w:lang w:val="en-US" w:eastAsia="zh-CN"/>
                </w:rPr>
                <w:t xml:space="preserve"> (°C</w:t>
              </w:r>
              <w:bookmarkStart w:id="62" w:name="OLE_LINK8"/>
              <w:r>
                <w:rPr>
                  <w:rFonts w:hint="eastAsia"/>
                  <w:b w:val="0"/>
                  <w:color w:val="000000"/>
                  <w:highlight w:val="none"/>
                  <w:u w:val="none"/>
                  <w:vertAlign w:val="baseline"/>
                  <w:lang w:val="en-US" w:eastAsia="zh-CN"/>
                </w:rPr>
                <w:t>·</w:t>
              </w:r>
              <w:bookmarkEnd w:id="62"/>
            </w:ins>
            <w:ins w:id="3041" w:author="野草" w:date="2024-04-23T10:19:24Z">
              <w:r>
                <w:rPr>
                  <w:rFonts w:hint="eastAsia"/>
                  <w:b w:val="0"/>
                  <w:color w:val="000000"/>
                  <w:highlight w:val="none"/>
                  <w:u w:val="none"/>
                  <w:vertAlign w:val="baseline"/>
                  <w:lang w:val="en-US" w:eastAsia="zh-CN"/>
                </w:rPr>
                <w:t>m</w:t>
              </w:r>
            </w:ins>
            <w:ins w:id="3042" w:author="野草" w:date="2024-04-22T17:37:36Z">
              <w:r>
                <w:rPr>
                  <w:rFonts w:hint="eastAsia"/>
                  <w:b w:val="0"/>
                  <w:color w:val="000000"/>
                  <w:highlight w:val="none"/>
                  <w:u w:val="none"/>
                  <w:vertAlign w:val="baseline"/>
                  <w:lang w:val="en-US" w:eastAsia="zh-CN"/>
                </w:rPr>
                <w:t>)</w:t>
              </w:r>
            </w:ins>
          </w:p>
        </w:tc>
      </w:tr>
    </w:tbl>
    <w:p/>
    <w:p>
      <w:pPr>
        <w:jc w:val="center"/>
        <w:rPr>
          <w:del w:id="3043" w:author="野草" w:date="2024-04-22T17:28:26Z"/>
        </w:rPr>
      </w:pPr>
      <w:del w:id="3044" w:author="野草" w:date="2024-04-22T17:28:26Z">
        <w:r>
          <w:rPr>
            <w:rFonts w:hint="eastAsia"/>
          </w:rPr>
          <w:delText>Table 4  Performances of the BRT model in modelling CRCI on the 2 case days.</w:delText>
        </w:r>
      </w:del>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7"/>
        <w:gridCol w:w="498"/>
        <w:gridCol w:w="968"/>
        <w:gridCol w:w="303"/>
        <w:gridCol w:w="946"/>
        <w:gridCol w:w="650"/>
        <w:gridCol w:w="851"/>
        <w:gridCol w:w="303"/>
        <w:gridCol w:w="1130"/>
        <w:gridCol w:w="644"/>
        <w:gridCol w:w="860"/>
        <w:gridCol w:w="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del w:id="3045" w:author="野草" w:date="2024-04-22T17:28:29Z"/>
        </w:trPr>
        <w:tc>
          <w:tcPr>
            <w:tcW w:w="1057" w:type="dxa"/>
            <w:tcBorders>
              <w:top w:val="single" w:color="000000" w:sz="4" w:space="0"/>
              <w:left w:val="nil"/>
              <w:bottom w:val="nil"/>
              <w:right w:val="nil"/>
            </w:tcBorders>
            <w:shd w:val="clear" w:color="auto" w:fill="FFFFFF"/>
          </w:tcPr>
          <w:p>
            <w:pPr>
              <w:rPr>
                <w:del w:id="3046" w:author="野草" w:date="2024-04-22T17:28:29Z"/>
                <w:color w:val="000000"/>
              </w:rPr>
            </w:pPr>
            <w:del w:id="3047" w:author="野草" w:date="2024-04-22T17:28:29Z">
              <w:r>
                <w:rPr>
                  <w:rFonts w:hint="eastAsia"/>
                  <w:color w:val="000000"/>
                </w:rPr>
                <w:delText>Weather condition</w:delText>
              </w:r>
            </w:del>
          </w:p>
        </w:tc>
        <w:tc>
          <w:tcPr>
            <w:tcW w:w="498" w:type="dxa"/>
            <w:tcBorders>
              <w:top w:val="single" w:color="000000" w:sz="4" w:space="0"/>
              <w:left w:val="nil"/>
              <w:bottom w:val="nil"/>
              <w:right w:val="nil"/>
            </w:tcBorders>
            <w:shd w:val="clear" w:color="auto" w:fill="FFFFFF"/>
          </w:tcPr>
          <w:p>
            <w:pPr>
              <w:rPr>
                <w:del w:id="3048" w:author="野草" w:date="2024-04-22T17:28:29Z"/>
                <w:color w:val="000000"/>
              </w:rPr>
            </w:pPr>
            <w:del w:id="3049" w:author="野草" w:date="2024-04-22T17:28:29Z">
              <w:r>
                <w:rPr>
                  <w:rFonts w:hint="eastAsia"/>
                  <w:color w:val="000000"/>
                </w:rPr>
                <w:delText>R</w:delText>
              </w:r>
            </w:del>
            <w:del w:id="3050" w:author="野草" w:date="2024-04-22T17:28:29Z">
              <w:r>
                <w:rPr>
                  <w:rFonts w:hint="eastAsia"/>
                  <w:color w:val="000000"/>
                  <w:vertAlign w:val="superscript"/>
                </w:rPr>
                <w:delText>2</w:delText>
              </w:r>
            </w:del>
          </w:p>
        </w:tc>
        <w:tc>
          <w:tcPr>
            <w:tcW w:w="968" w:type="dxa"/>
            <w:tcBorders>
              <w:top w:val="single" w:color="000000" w:sz="4" w:space="0"/>
              <w:left w:val="nil"/>
              <w:bottom w:val="nil"/>
              <w:right w:val="nil"/>
            </w:tcBorders>
            <w:shd w:val="clear" w:color="auto" w:fill="FFFFFF"/>
          </w:tcPr>
          <w:p>
            <w:pPr>
              <w:rPr>
                <w:del w:id="3051" w:author="野草" w:date="2024-04-22T17:28:29Z"/>
                <w:color w:val="000000"/>
              </w:rPr>
            </w:pPr>
            <w:del w:id="3052" w:author="野草" w:date="2024-04-22T17:28:29Z">
              <w:r>
                <w:rPr>
                  <w:rFonts w:hint="eastAsia"/>
                  <w:color w:val="000000"/>
                </w:rPr>
                <w:delText>RMSE (°C</w:delText>
              </w:r>
            </w:del>
            <w:del w:id="3053" w:author="野草" w:date="2024-04-22T17:28:29Z">
              <w:r>
                <w:rPr>
                  <w:rFonts w:ascii="Arial" w:hAnsi="Arial" w:eastAsia="宋体" w:cs="Arial"/>
                  <w:color w:val="000000"/>
                  <w:sz w:val="14"/>
                  <w:szCs w:val="14"/>
                  <w:shd w:val="clear" w:color="auto" w:fill="FFFFFF"/>
                </w:rPr>
                <w:delText>·</w:delText>
              </w:r>
            </w:del>
            <w:del w:id="3054" w:author="野草" w:date="2024-04-22T17:28:29Z">
              <w:r>
                <w:rPr>
                  <w:rFonts w:hint="eastAsia"/>
                  <w:color w:val="000000"/>
                </w:rPr>
                <w:delText>m)</w:delText>
              </w:r>
            </w:del>
          </w:p>
        </w:tc>
        <w:tc>
          <w:tcPr>
            <w:tcW w:w="303" w:type="dxa"/>
            <w:tcBorders>
              <w:top w:val="single" w:color="000000" w:sz="4" w:space="0"/>
              <w:left w:val="nil"/>
              <w:bottom w:val="nil"/>
              <w:right w:val="nil"/>
            </w:tcBorders>
            <w:shd w:val="clear" w:color="auto" w:fill="FFFFFF"/>
          </w:tcPr>
          <w:p>
            <w:pPr>
              <w:rPr>
                <w:del w:id="3055" w:author="野草" w:date="2024-04-22T17:28:29Z"/>
              </w:rPr>
            </w:pPr>
          </w:p>
        </w:tc>
        <w:tc>
          <w:tcPr>
            <w:tcW w:w="946" w:type="dxa"/>
            <w:tcBorders>
              <w:top w:val="nil"/>
              <w:left w:val="nil"/>
              <w:bottom w:val="single" w:color="000000" w:sz="12" w:space="0"/>
              <w:right w:val="nil"/>
            </w:tcBorders>
            <w:shd w:val="clear" w:color="auto" w:fill="FFFFFF"/>
          </w:tcPr>
          <w:p>
            <w:pPr>
              <w:rPr>
                <w:del w:id="3056" w:author="野草" w:date="2024-04-22T17:28:29Z"/>
                <w:color w:val="000000"/>
              </w:rPr>
            </w:pPr>
            <w:del w:id="3057" w:author="野草" w:date="2024-04-22T17:28:29Z">
              <w:r>
                <w:rPr>
                  <w:rFonts w:hint="eastAsia"/>
                  <w:color w:val="000000"/>
                </w:rPr>
                <w:delText>Normal summer day</w:delText>
              </w:r>
            </w:del>
          </w:p>
        </w:tc>
        <w:tc>
          <w:tcPr>
            <w:tcW w:w="650" w:type="dxa"/>
            <w:tcBorders>
              <w:top w:val="nil"/>
              <w:left w:val="nil"/>
              <w:bottom w:val="single" w:color="000000" w:sz="12" w:space="0"/>
              <w:right w:val="nil"/>
            </w:tcBorders>
            <w:shd w:val="clear" w:color="auto" w:fill="FFFFFF"/>
          </w:tcPr>
          <w:p>
            <w:pPr>
              <w:rPr>
                <w:del w:id="3058" w:author="野草" w:date="2024-04-22T17:28:29Z"/>
                <w:color w:val="000000"/>
              </w:rPr>
            </w:pPr>
            <w:del w:id="3059" w:author="野草" w:date="2024-04-22T17:28:29Z">
              <w:r>
                <w:rPr>
                  <w:rFonts w:hint="eastAsia"/>
                  <w:color w:val="000000"/>
                </w:rPr>
                <w:delText>0.72</w:delText>
              </w:r>
            </w:del>
          </w:p>
        </w:tc>
        <w:tc>
          <w:tcPr>
            <w:tcW w:w="851" w:type="dxa"/>
            <w:tcBorders>
              <w:top w:val="nil"/>
              <w:left w:val="nil"/>
              <w:bottom w:val="single" w:color="000000" w:sz="12" w:space="0"/>
              <w:right w:val="nil"/>
            </w:tcBorders>
            <w:shd w:val="clear" w:color="auto" w:fill="FFFFFF"/>
          </w:tcPr>
          <w:p>
            <w:pPr>
              <w:rPr>
                <w:del w:id="3060" w:author="野草" w:date="2024-04-22T17:28:29Z"/>
                <w:color w:val="000000"/>
              </w:rPr>
            </w:pPr>
            <w:del w:id="3061" w:author="野草" w:date="2024-04-22T17:28:29Z">
              <w:r>
                <w:rPr>
                  <w:rFonts w:hint="eastAsia"/>
                  <w:color w:val="000000"/>
                  <w:lang w:bidi="ar"/>
                </w:rPr>
                <w:delText>192.85</w:delText>
              </w:r>
            </w:del>
          </w:p>
        </w:tc>
        <w:tc>
          <w:tcPr>
            <w:tcW w:w="303" w:type="dxa"/>
            <w:tcBorders>
              <w:top w:val="nil"/>
              <w:left w:val="nil"/>
              <w:bottom w:val="single" w:color="000000" w:sz="12" w:space="0"/>
              <w:right w:val="nil"/>
            </w:tcBorders>
            <w:shd w:val="clear" w:color="auto" w:fill="FFFFFF"/>
          </w:tcPr>
          <w:p>
            <w:pPr>
              <w:rPr>
                <w:del w:id="3062" w:author="野草" w:date="2024-04-22T17:28:29Z"/>
              </w:rPr>
            </w:pPr>
          </w:p>
        </w:tc>
        <w:tc>
          <w:tcPr>
            <w:tcW w:w="1130" w:type="dxa"/>
            <w:tcBorders>
              <w:top w:val="single" w:color="auto" w:sz="4" w:space="0"/>
              <w:left w:val="nil"/>
              <w:bottom w:val="nil"/>
              <w:right w:val="nil"/>
            </w:tcBorders>
          </w:tcPr>
          <w:p>
            <w:pPr>
              <w:rPr>
                <w:del w:id="3063" w:author="野草" w:date="2024-04-22T17:28:29Z"/>
                <w:color w:val="000000"/>
              </w:rPr>
            </w:pPr>
            <w:del w:id="3064" w:author="野草" w:date="2024-04-22T17:28:29Z">
              <w:r>
                <w:rPr>
                  <w:rFonts w:hint="eastAsia"/>
                  <w:color w:val="000000"/>
                </w:rPr>
                <w:delText>Extremely hot day</w:delText>
              </w:r>
            </w:del>
          </w:p>
        </w:tc>
        <w:tc>
          <w:tcPr>
            <w:tcW w:w="644" w:type="dxa"/>
            <w:tcBorders>
              <w:top w:val="single" w:color="auto" w:sz="4" w:space="0"/>
              <w:left w:val="nil"/>
              <w:bottom w:val="nil"/>
              <w:right w:val="nil"/>
            </w:tcBorders>
          </w:tcPr>
          <w:p>
            <w:pPr>
              <w:rPr>
                <w:del w:id="3065" w:author="野草" w:date="2024-04-22T17:28:29Z"/>
                <w:color w:val="000000"/>
              </w:rPr>
            </w:pPr>
            <w:del w:id="3066" w:author="野草" w:date="2024-04-22T17:28:29Z">
              <w:r>
                <w:rPr>
                  <w:rFonts w:hint="eastAsia"/>
                  <w:color w:val="000000"/>
                </w:rPr>
                <w:delText>0.71</w:delText>
              </w:r>
            </w:del>
          </w:p>
        </w:tc>
        <w:tc>
          <w:tcPr>
            <w:tcW w:w="860" w:type="dxa"/>
            <w:tcBorders>
              <w:top w:val="single" w:color="auto" w:sz="4" w:space="0"/>
              <w:left w:val="nil"/>
              <w:bottom w:val="nil"/>
              <w:right w:val="nil"/>
            </w:tcBorders>
          </w:tcPr>
          <w:p>
            <w:pPr>
              <w:rPr>
                <w:del w:id="3067" w:author="野草" w:date="2024-04-22T17:28:29Z"/>
                <w:color w:val="000000"/>
              </w:rPr>
            </w:pPr>
            <w:del w:id="3068" w:author="野草" w:date="2024-04-22T17:28:29Z">
              <w:r>
                <w:rPr>
                  <w:rFonts w:hint="eastAsia"/>
                  <w:color w:val="000000"/>
                  <w:lang w:bidi="ar"/>
                </w:rPr>
                <w:delText>264.44</w:delText>
              </w:r>
            </w:del>
          </w:p>
        </w:tc>
        <w:tc>
          <w:tcPr>
            <w:tcW w:w="312" w:type="dxa"/>
            <w:tcBorders>
              <w:top w:val="single" w:color="auto" w:sz="4" w:space="0"/>
              <w:left w:val="nil"/>
              <w:bottom w:val="nil"/>
              <w:right w:val="nil"/>
            </w:tcBorders>
          </w:tcPr>
          <w:p>
            <w:pPr>
              <w:rPr>
                <w:del w:id="3069" w:author="野草" w:date="2024-04-22T17:28:29Z"/>
              </w:rPr>
            </w:pPr>
          </w:p>
        </w:tc>
      </w:tr>
    </w:tbl>
    <w:p/>
    <w:p>
      <w:pPr>
        <w:numPr>
          <w:ilvl w:val="255"/>
          <w:numId w:val="0"/>
        </w:numPr>
        <w:rPr>
          <w:ins w:id="3070" w:author="野草" w:date="2024-04-23T11:06:46Z"/>
          <w:rFonts w:hint="default"/>
          <w:lang w:val="en-US" w:eastAsia="zh-CN"/>
        </w:rPr>
      </w:pPr>
      <w:ins w:id="3071" w:author="野草" w:date="2024-04-23T11:06:46Z">
        <w:bookmarkStart w:id="63" w:name="OLE_LINK97"/>
        <w:bookmarkStart w:id="64" w:name="OLE_LINK9"/>
        <w:r>
          <w:rPr>
            <w:rFonts w:hint="eastAsia"/>
            <w:lang w:val="en-US" w:eastAsia="zh-CN"/>
          </w:rPr>
          <w:t>【</w:t>
        </w:r>
      </w:ins>
      <w:ins w:id="3072" w:author="野草" w:date="2024-04-26T14:27:28Z">
        <w:r>
          <w:rPr>
            <w:rFonts w:hint="eastAsia"/>
            <w:lang w:val="en-US" w:eastAsia="zh-CN"/>
          </w:rPr>
          <w:t>up2024 0426 14:</w:t>
        </w:r>
      </w:ins>
      <w:ins w:id="3073" w:author="野草" w:date="2024-04-26T14:34:46Z">
        <w:r>
          <w:rPr>
            <w:rFonts w:hint="eastAsia"/>
            <w:lang w:val="en-US" w:eastAsia="zh-CN"/>
          </w:rPr>
          <w:t>3</w:t>
        </w:r>
      </w:ins>
      <w:ins w:id="3074" w:author="野草" w:date="2024-04-26T14:38:00Z">
        <w:r>
          <w:rPr>
            <w:rFonts w:hint="eastAsia"/>
            <w:lang w:val="en-US" w:eastAsia="zh-CN"/>
          </w:rPr>
          <w:t>7</w:t>
        </w:r>
      </w:ins>
      <w:ins w:id="3075" w:author="野草" w:date="2024-04-23T11:06:46Z">
        <w:r>
          <w:rPr>
            <w:rFonts w:hint="eastAsia"/>
            <w:lang w:val="en-US" w:eastAsia="zh-CN"/>
          </w:rPr>
          <w:t>】</w:t>
        </w:r>
      </w:ins>
    </w:p>
    <w:bookmarkEnd w:id="63"/>
    <w:p>
      <w:pPr>
        <w:rPr>
          <w:del w:id="3076" w:author="野草" w:date="2024-04-23T13:50:55Z"/>
        </w:rPr>
      </w:pPr>
      <w:del w:id="3077" w:author="野草" w:date="2024-04-23T10:23:20Z">
        <w:bookmarkStart w:id="65" w:name="OLE_LINK13"/>
        <w:r>
          <w:rPr/>
          <w:delText xml:space="preserve">The validation results of the BRT model are shown in </w:delText>
        </w:r>
      </w:del>
      <w:del w:id="3078" w:author="野草" w:date="2024-04-23T10:23:20Z">
        <w:r>
          <w:rPr>
            <w:highlight w:val="cyan"/>
            <w:rPrChange w:id="3079" w:author="野草" w:date="2024-04-23T10:23:16Z">
              <w:rPr/>
            </w:rPrChange>
          </w:rPr>
          <w:delText xml:space="preserve">Table </w:delText>
        </w:r>
      </w:del>
      <w:del w:id="3080" w:author="野草" w:date="2024-04-23T10:23:20Z">
        <w:r>
          <w:rPr>
            <w:rFonts w:hint="eastAsia"/>
            <w:highlight w:val="cyan"/>
            <w:rPrChange w:id="3081" w:author="野草" w:date="2024-04-23T10:23:16Z">
              <w:rPr>
                <w:rFonts w:hint="eastAsia"/>
              </w:rPr>
            </w:rPrChange>
          </w:rPr>
          <w:delText>3</w:delText>
        </w:r>
      </w:del>
      <w:del w:id="3082" w:author="野草" w:date="2024-04-23T10:23:20Z">
        <w:r>
          <w:rPr>
            <w:rFonts w:hint="eastAsia"/>
          </w:rPr>
          <w:delText xml:space="preserve"> and Table 4</w:delText>
        </w:r>
      </w:del>
      <w:del w:id="3083" w:author="野草" w:date="2024-04-23T10:23:20Z">
        <w:r>
          <w:rPr/>
          <w:delText xml:space="preserve">. </w:delText>
        </w:r>
      </w:del>
      <w:ins w:id="3084" w:author="野草" w:date="2024-04-23T10:22:59Z">
        <w:r>
          <w:rPr/>
          <w:t xml:space="preserve">The </w:t>
        </w:r>
      </w:ins>
      <w:ins w:id="3085" w:author="野草" w:date="2024-04-23T10:22:59Z">
        <w:r>
          <w:rPr>
            <w:highlight w:val="green"/>
            <w:rPrChange w:id="3086" w:author="野草" w:date="2024-04-23T10:47:40Z">
              <w:rPr/>
            </w:rPrChange>
          </w:rPr>
          <w:t>validation results</w:t>
        </w:r>
      </w:ins>
      <w:ins w:id="3087" w:author="野草" w:date="2024-04-23T10:22:59Z">
        <w:r>
          <w:rPr/>
          <w:t xml:space="preserve"> of the </w:t>
        </w:r>
      </w:ins>
      <w:ins w:id="3088" w:author="野草" w:date="2024-04-23T10:22:59Z">
        <w:r>
          <w:rPr>
            <w:highlight w:val="green"/>
          </w:rPr>
          <w:t>BRT model</w:t>
        </w:r>
      </w:ins>
      <w:ins w:id="3089" w:author="野草" w:date="2024-04-23T10:22:59Z">
        <w:r>
          <w:rPr/>
          <w:t xml:space="preserve"> are shown in </w:t>
        </w:r>
      </w:ins>
      <w:ins w:id="3090" w:author="野草" w:date="2024-04-23T10:22:59Z">
        <w:r>
          <w:rPr>
            <w:highlight w:val="cyan"/>
          </w:rPr>
          <w:t xml:space="preserve">Table </w:t>
        </w:r>
      </w:ins>
      <w:ins w:id="3091" w:author="野草" w:date="2024-04-23T10:22:59Z">
        <w:r>
          <w:rPr>
            <w:rFonts w:hint="eastAsia"/>
            <w:highlight w:val="cyan"/>
          </w:rPr>
          <w:t>3</w:t>
        </w:r>
      </w:ins>
      <w:ins w:id="3092" w:author="野草" w:date="2024-04-23T10:22:59Z">
        <w:r>
          <w:rPr/>
          <w:t xml:space="preserve">. </w:t>
        </w:r>
      </w:ins>
      <w:ins w:id="3093" w:author="野草" w:date="2024-04-23T10:39:24Z">
        <w:r>
          <w:rPr>
            <w:rFonts w:hint="eastAsia"/>
            <w:lang w:val="en-US" w:eastAsia="zh-CN"/>
          </w:rPr>
          <w:t xml:space="preserve">The </w:t>
        </w:r>
      </w:ins>
      <w:ins w:id="3094" w:author="野草" w:date="2024-04-23T10:22:59Z">
        <w:bookmarkStart w:id="66" w:name="OLE_LINK7"/>
        <w:r>
          <w:rPr>
            <w:rFonts w:hint="eastAsia"/>
            <w:highlight w:val="green"/>
            <w:rPrChange w:id="3095" w:author="野草" w:date="2024-04-23T10:47:44Z">
              <w:rPr>
                <w:rFonts w:hint="eastAsia"/>
              </w:rPr>
            </w:rPrChange>
          </w:rPr>
          <w:t>R</w:t>
        </w:r>
      </w:ins>
      <w:ins w:id="3096" w:author="野草" w:date="2024-04-23T10:22:59Z">
        <w:r>
          <w:rPr>
            <w:rFonts w:hint="eastAsia"/>
            <w:highlight w:val="green"/>
            <w:vertAlign w:val="superscript"/>
            <w:rPrChange w:id="3097" w:author="野草" w:date="2024-04-23T10:47:44Z">
              <w:rPr>
                <w:rFonts w:hint="eastAsia"/>
              </w:rPr>
            </w:rPrChange>
          </w:rPr>
          <w:t>2</w:t>
        </w:r>
      </w:ins>
      <w:ins w:id="3098" w:author="野草" w:date="2024-04-23T10:22:59Z">
        <w:r>
          <w:rPr>
            <w:rFonts w:hint="eastAsia"/>
            <w:highlight w:val="green"/>
            <w:rPrChange w:id="3099" w:author="野草" w:date="2024-04-23T10:47:44Z">
              <w:rPr>
                <w:rFonts w:hint="eastAsia"/>
              </w:rPr>
            </w:rPrChange>
          </w:rPr>
          <w:t xml:space="preserve"> </w:t>
        </w:r>
      </w:ins>
      <w:ins w:id="3100" w:author="野草" w:date="2024-04-23T10:23:51Z">
        <w:r>
          <w:rPr>
            <w:rFonts w:hint="eastAsia"/>
            <w:highlight w:val="green"/>
            <w:lang w:val="en-US" w:eastAsia="zh-CN"/>
            <w:rPrChange w:id="3101" w:author="野草" w:date="2024-04-23T10:47:44Z">
              <w:rPr>
                <w:rFonts w:hint="eastAsia"/>
                <w:lang w:val="en-US" w:eastAsia="zh-CN"/>
              </w:rPr>
            </w:rPrChange>
          </w:rPr>
          <w:t>value</w:t>
        </w:r>
      </w:ins>
      <w:ins w:id="3102" w:author="野草" w:date="2024-04-23T10:23:52Z">
        <w:r>
          <w:rPr>
            <w:rFonts w:hint="eastAsia"/>
            <w:highlight w:val="green"/>
            <w:lang w:val="en-US" w:eastAsia="zh-CN"/>
            <w:rPrChange w:id="3103" w:author="野草" w:date="2024-04-23T10:47:44Z">
              <w:rPr>
                <w:rFonts w:hint="eastAsia"/>
                <w:lang w:val="en-US" w:eastAsia="zh-CN"/>
              </w:rPr>
            </w:rPrChange>
          </w:rPr>
          <w:t>s</w:t>
        </w:r>
      </w:ins>
      <w:ins w:id="3104" w:author="野草" w:date="2024-04-23T10:23:52Z">
        <w:r>
          <w:rPr>
            <w:rFonts w:hint="eastAsia"/>
            <w:lang w:val="en-US" w:eastAsia="zh-CN"/>
          </w:rPr>
          <w:t xml:space="preserve"> </w:t>
        </w:r>
      </w:ins>
      <w:ins w:id="3105" w:author="野草" w:date="2024-04-23T10:39:27Z">
        <w:r>
          <w:rPr>
            <w:rFonts w:hint="eastAsia"/>
            <w:lang w:val="en-US" w:eastAsia="zh-CN"/>
          </w:rPr>
          <w:t xml:space="preserve">of </w:t>
        </w:r>
        <w:bookmarkStart w:id="67" w:name="OLE_LINK92"/>
        <w:r>
          <w:rPr>
            <w:rFonts w:hint="eastAsia"/>
            <w:lang w:val="en-US" w:eastAsia="zh-CN"/>
          </w:rPr>
          <w:t>th</w:t>
        </w:r>
      </w:ins>
      <w:ins w:id="3106" w:author="野草" w:date="2024-04-23T10:39:29Z">
        <w:r>
          <w:rPr>
            <w:rFonts w:hint="eastAsia"/>
            <w:lang w:val="en-US" w:eastAsia="zh-CN"/>
          </w:rPr>
          <w:t xml:space="preserve">e </w:t>
        </w:r>
        <w:bookmarkEnd w:id="66"/>
      </w:ins>
      <w:ins w:id="3107" w:author="野草" w:date="2024-04-23T13:58:48Z">
        <w:r>
          <w:rPr>
            <w:rFonts w:hint="eastAsia"/>
            <w:lang w:val="en-US" w:eastAsia="zh-CN"/>
          </w:rPr>
          <w:t>R</w:t>
        </w:r>
      </w:ins>
      <w:ins w:id="3108" w:author="野草" w:date="2024-04-23T13:58:49Z">
        <w:r>
          <w:rPr>
            <w:rFonts w:hint="eastAsia"/>
            <w:lang w:val="en-US" w:eastAsia="zh-CN"/>
          </w:rPr>
          <w:t xml:space="preserve">CI </w:t>
        </w:r>
      </w:ins>
      <w:ins w:id="3109" w:author="野草" w:date="2024-04-23T13:57:04Z">
        <w:r>
          <w:rPr>
            <w:rFonts w:hint="eastAsia"/>
            <w:highlight w:val="green"/>
            <w:lang w:val="en-US" w:eastAsia="zh-CN"/>
          </w:rPr>
          <w:t>s</w:t>
        </w:r>
      </w:ins>
      <w:ins w:id="3110" w:author="野草" w:date="2024-04-23T13:57:05Z">
        <w:r>
          <w:rPr>
            <w:rFonts w:hint="eastAsia"/>
            <w:highlight w:val="green"/>
            <w:lang w:val="en-US" w:eastAsia="zh-CN"/>
          </w:rPr>
          <w:t>imu</w:t>
        </w:r>
      </w:ins>
      <w:ins w:id="3111" w:author="野草" w:date="2024-04-23T13:57:06Z">
        <w:r>
          <w:rPr>
            <w:rFonts w:hint="eastAsia"/>
            <w:highlight w:val="green"/>
            <w:lang w:val="en-US" w:eastAsia="zh-CN"/>
          </w:rPr>
          <w:t>lation</w:t>
        </w:r>
      </w:ins>
      <w:ins w:id="3112" w:author="野草" w:date="2024-04-23T13:57:07Z">
        <w:r>
          <w:rPr>
            <w:rFonts w:hint="eastAsia"/>
            <w:highlight w:val="green"/>
            <w:lang w:val="en-US" w:eastAsia="zh-CN"/>
          </w:rPr>
          <w:t>s</w:t>
        </w:r>
        <w:bookmarkEnd w:id="67"/>
      </w:ins>
      <w:ins w:id="3113" w:author="野草" w:date="2024-04-23T10:39:54Z">
        <w:r>
          <w:rPr>
            <w:rFonts w:hint="eastAsia"/>
            <w:lang w:val="en-US" w:eastAsia="zh-CN"/>
          </w:rPr>
          <w:t xml:space="preserve"> </w:t>
        </w:r>
      </w:ins>
      <w:ins w:id="3114" w:author="野草" w:date="2024-04-23T10:23:53Z">
        <w:r>
          <w:rPr>
            <w:rFonts w:hint="eastAsia"/>
            <w:lang w:val="en-US" w:eastAsia="zh-CN"/>
          </w:rPr>
          <w:t>were</w:t>
        </w:r>
      </w:ins>
      <w:ins w:id="3115" w:author="野草" w:date="2024-04-23T10:22:59Z">
        <w:r>
          <w:rPr>
            <w:rFonts w:hint="eastAsia"/>
            <w:highlight w:val="cyan"/>
            <w:rPrChange w:id="3116" w:author="野草" w:date="2024-04-23T10:23:57Z">
              <w:rPr>
                <w:rFonts w:hint="eastAsia"/>
              </w:rPr>
            </w:rPrChange>
          </w:rPr>
          <w:t xml:space="preserve"> 0.</w:t>
        </w:r>
      </w:ins>
      <w:ins w:id="3117" w:author="野草" w:date="2024-04-23T13:51:15Z">
        <w:r>
          <w:rPr>
            <w:rFonts w:hint="eastAsia"/>
            <w:highlight w:val="cyan"/>
            <w:lang w:eastAsia="zh-CN"/>
          </w:rPr>
          <w:t>6</w:t>
        </w:r>
      </w:ins>
      <w:ins w:id="3118" w:author="野草" w:date="2024-04-23T13:51:15Z">
        <w:r>
          <w:rPr>
            <w:rFonts w:hint="eastAsia"/>
            <w:highlight w:val="cyan"/>
            <w:lang w:val="en-US" w:eastAsia="zh-CN"/>
          </w:rPr>
          <w:t>0</w:t>
        </w:r>
      </w:ins>
      <w:ins w:id="3119" w:author="野草" w:date="2024-04-23T10:22:59Z">
        <w:r>
          <w:rPr>
            <w:rFonts w:hint="eastAsia"/>
          </w:rPr>
          <w:t xml:space="preserve"> on </w:t>
        </w:r>
      </w:ins>
      <w:ins w:id="3120" w:author="野草" w:date="2024-04-23T10:47:51Z">
        <w:r>
          <w:rPr>
            <w:rFonts w:hint="eastAsia"/>
            <w:lang w:val="en-US" w:eastAsia="zh-CN"/>
          </w:rPr>
          <w:t>the</w:t>
        </w:r>
      </w:ins>
      <w:ins w:id="3121" w:author="野草" w:date="2024-04-23T10:47:52Z">
        <w:r>
          <w:rPr>
            <w:rFonts w:hint="eastAsia"/>
            <w:lang w:val="en-US" w:eastAsia="zh-CN"/>
          </w:rPr>
          <w:t xml:space="preserve"> </w:t>
        </w:r>
      </w:ins>
      <w:ins w:id="3122" w:author="野草" w:date="2024-04-23T10:22:59Z">
        <w:r>
          <w:rPr>
            <w:rFonts w:hint="eastAsia"/>
            <w:highlight w:val="green"/>
            <w:rPrChange w:id="3123" w:author="野草" w:date="2024-04-23T10:47:54Z">
              <w:rPr>
                <w:rFonts w:hint="eastAsia"/>
              </w:rPr>
            </w:rPrChange>
          </w:rPr>
          <w:t>normal summer</w:t>
        </w:r>
      </w:ins>
      <w:ins w:id="3124" w:author="野草" w:date="2024-04-23T10:24:06Z">
        <w:r>
          <w:rPr>
            <w:rFonts w:hint="eastAsia"/>
            <w:highlight w:val="green"/>
            <w:lang w:val="en-US" w:eastAsia="zh-CN"/>
            <w:rPrChange w:id="3125" w:author="野草" w:date="2024-04-23T10:47:54Z">
              <w:rPr>
                <w:rFonts w:hint="eastAsia"/>
                <w:lang w:val="en-US" w:eastAsia="zh-CN"/>
              </w:rPr>
            </w:rPrChange>
          </w:rPr>
          <w:t xml:space="preserve"> day</w:t>
        </w:r>
      </w:ins>
      <w:ins w:id="3126" w:author="野草" w:date="2024-04-23T10:22:59Z">
        <w:r>
          <w:rPr>
            <w:rFonts w:hint="eastAsia"/>
          </w:rPr>
          <w:t xml:space="preserve"> </w:t>
        </w:r>
      </w:ins>
      <w:ins w:id="3127" w:author="野草" w:date="2024-04-26T14:25:49Z">
        <w:r>
          <w:rPr>
            <w:rFonts w:hint="eastAsia"/>
            <w:highlight w:val="cyan"/>
          </w:rPr>
          <w:t>and 0.</w:t>
        </w:r>
      </w:ins>
      <w:ins w:id="3128" w:author="野草" w:date="2024-04-26T14:25:49Z">
        <w:r>
          <w:rPr>
            <w:rFonts w:hint="eastAsia"/>
            <w:highlight w:val="cyan"/>
            <w:lang w:eastAsia="zh-CN"/>
          </w:rPr>
          <w:t>5</w:t>
        </w:r>
      </w:ins>
      <w:ins w:id="3129" w:author="野草" w:date="2024-04-26T14:25:49Z">
        <w:r>
          <w:rPr>
            <w:rFonts w:hint="eastAsia"/>
            <w:highlight w:val="cyan"/>
            <w:lang w:val="en-US" w:eastAsia="zh-CN"/>
          </w:rPr>
          <w:t>7</w:t>
        </w:r>
      </w:ins>
      <w:ins w:id="3130" w:author="野草" w:date="2024-04-23T10:22:59Z">
        <w:r>
          <w:rPr>
            <w:rFonts w:hint="eastAsia"/>
          </w:rPr>
          <w:t xml:space="preserve"> </w:t>
        </w:r>
      </w:ins>
      <w:ins w:id="3131" w:author="野草" w:date="2024-04-26T14:25:55Z">
        <w:r>
          <w:rPr>
            <w:rFonts w:hint="eastAsia"/>
            <w:lang w:val="en-US" w:eastAsia="zh-CN"/>
          </w:rPr>
          <w:t xml:space="preserve">on </w:t>
        </w:r>
      </w:ins>
      <w:ins w:id="3132" w:author="野草" w:date="2024-04-23T10:24:01Z">
        <w:r>
          <w:rPr>
            <w:rFonts w:hint="eastAsia"/>
            <w:lang w:val="en-US" w:eastAsia="zh-CN"/>
          </w:rPr>
          <w:t xml:space="preserve">the </w:t>
        </w:r>
      </w:ins>
      <w:ins w:id="3133" w:author="野草" w:date="2024-04-23T10:22:59Z">
        <w:r>
          <w:rPr>
            <w:rFonts w:hint="eastAsia"/>
            <w:highlight w:val="green"/>
            <w:rPrChange w:id="3134" w:author="野草" w:date="2024-04-23T10:47:57Z">
              <w:rPr>
                <w:rFonts w:hint="eastAsia"/>
              </w:rPr>
            </w:rPrChange>
          </w:rPr>
          <w:t>extreme hot day</w:t>
        </w:r>
      </w:ins>
      <w:ins w:id="3135" w:author="野草" w:date="2024-04-23T10:40:01Z">
        <w:r>
          <w:rPr>
            <w:rFonts w:hint="eastAsia"/>
            <w:lang w:val="en-US" w:eastAsia="zh-CN"/>
          </w:rPr>
          <w:t xml:space="preserve">, </w:t>
        </w:r>
      </w:ins>
      <w:ins w:id="3136" w:author="野草" w:date="2024-04-23T10:40:03Z">
        <w:r>
          <w:rPr>
            <w:rFonts w:hint="eastAsia"/>
            <w:lang w:val="en-US" w:eastAsia="zh-CN"/>
          </w:rPr>
          <w:t>w</w:t>
        </w:r>
      </w:ins>
      <w:ins w:id="3137" w:author="野草" w:date="2024-04-23T10:40:04Z">
        <w:r>
          <w:rPr>
            <w:rFonts w:hint="eastAsia"/>
            <w:lang w:val="en-US" w:eastAsia="zh-CN"/>
          </w:rPr>
          <w:t>ith th</w:t>
        </w:r>
      </w:ins>
      <w:ins w:id="3138" w:author="野草" w:date="2024-04-23T10:40:05Z">
        <w:r>
          <w:rPr>
            <w:rFonts w:hint="eastAsia"/>
            <w:lang w:val="en-US" w:eastAsia="zh-CN"/>
          </w:rPr>
          <w:t xml:space="preserve">e </w:t>
        </w:r>
      </w:ins>
      <w:ins w:id="3139" w:author="野草" w:date="2024-04-23T10:22:59Z">
        <w:r>
          <w:rPr>
            <w:rFonts w:hint="eastAsia"/>
            <w:highlight w:val="green"/>
            <w:rPrChange w:id="3140" w:author="野草" w:date="2024-04-23T10:48:01Z">
              <w:rPr>
                <w:rFonts w:hint="eastAsia"/>
              </w:rPr>
            </w:rPrChange>
          </w:rPr>
          <w:t xml:space="preserve">RMSE </w:t>
        </w:r>
      </w:ins>
      <w:ins w:id="3141" w:author="野草" w:date="2024-04-23T10:24:16Z">
        <w:r>
          <w:rPr>
            <w:rFonts w:hint="eastAsia"/>
            <w:highlight w:val="green"/>
            <w:lang w:val="en-US" w:eastAsia="zh-CN"/>
            <w:rPrChange w:id="3142" w:author="野草" w:date="2024-04-23T10:48:01Z">
              <w:rPr>
                <w:rFonts w:hint="eastAsia"/>
                <w:lang w:val="en-US" w:eastAsia="zh-CN"/>
              </w:rPr>
            </w:rPrChange>
          </w:rPr>
          <w:t>val</w:t>
        </w:r>
      </w:ins>
      <w:ins w:id="3143" w:author="野草" w:date="2024-04-23T10:24:17Z">
        <w:r>
          <w:rPr>
            <w:rFonts w:hint="eastAsia"/>
            <w:highlight w:val="green"/>
            <w:lang w:val="en-US" w:eastAsia="zh-CN"/>
            <w:rPrChange w:id="3144" w:author="野草" w:date="2024-04-23T10:48:01Z">
              <w:rPr>
                <w:rFonts w:hint="eastAsia"/>
                <w:lang w:val="en-US" w:eastAsia="zh-CN"/>
              </w:rPr>
            </w:rPrChange>
          </w:rPr>
          <w:t>ues</w:t>
        </w:r>
      </w:ins>
      <w:ins w:id="3145" w:author="野草" w:date="2024-04-23T10:24:18Z">
        <w:r>
          <w:rPr>
            <w:rFonts w:hint="eastAsia"/>
            <w:lang w:val="en-US" w:eastAsia="zh-CN"/>
          </w:rPr>
          <w:t xml:space="preserve"> </w:t>
        </w:r>
      </w:ins>
      <w:ins w:id="3146" w:author="野草" w:date="2024-04-23T10:40:08Z">
        <w:r>
          <w:rPr>
            <w:rFonts w:hint="eastAsia"/>
            <w:lang w:val="en-US" w:eastAsia="zh-CN"/>
          </w:rPr>
          <w:t>being</w:t>
        </w:r>
      </w:ins>
      <w:ins w:id="3147" w:author="野草" w:date="2024-04-23T10:22:59Z">
        <w:r>
          <w:rPr>
            <w:rFonts w:hint="eastAsia"/>
          </w:rPr>
          <w:t xml:space="preserve"> </w:t>
        </w:r>
      </w:ins>
      <w:ins w:id="3148" w:author="野草" w:date="2024-04-23T13:51:29Z">
        <w:r>
          <w:rPr>
            <w:rFonts w:hint="eastAsia"/>
            <w:highlight w:val="cyan"/>
            <w:lang w:eastAsia="zh-CN"/>
          </w:rPr>
          <w:t>0</w:t>
        </w:r>
      </w:ins>
      <w:ins w:id="3149" w:author="野草" w:date="2024-04-23T13:51:29Z">
        <w:r>
          <w:rPr>
            <w:rFonts w:hint="eastAsia"/>
            <w:highlight w:val="cyan"/>
            <w:lang w:val="en-US" w:eastAsia="zh-CN"/>
          </w:rPr>
          <w:t>.</w:t>
        </w:r>
      </w:ins>
      <w:ins w:id="3150" w:author="野草" w:date="2024-04-23T13:51:30Z">
        <w:r>
          <w:rPr>
            <w:rFonts w:hint="eastAsia"/>
            <w:highlight w:val="cyan"/>
            <w:lang w:val="en-US" w:eastAsia="zh-CN"/>
          </w:rPr>
          <w:t>8</w:t>
        </w:r>
      </w:ins>
      <w:ins w:id="3151" w:author="野草" w:date="2024-04-23T10:22:59Z">
        <w:r>
          <w:rPr>
            <w:rFonts w:hint="eastAsia"/>
            <w:highlight w:val="cyan"/>
            <w:rPrChange w:id="3152" w:author="野草" w:date="2024-04-23T10:26:00Z">
              <w:rPr>
                <w:rFonts w:hint="eastAsia"/>
              </w:rPr>
            </w:rPrChange>
          </w:rPr>
          <w:t xml:space="preserve"> </w:t>
        </w:r>
      </w:ins>
      <w:ins w:id="3153" w:author="野草" w:date="2024-04-23T13:54:22Z">
        <w:r>
          <w:rPr>
            <w:rFonts w:hint="eastAsia"/>
            <w:highlight w:val="cyan"/>
            <w:lang w:val="en-US" w:eastAsia="zh-CN"/>
          </w:rPr>
          <w:t xml:space="preserve">°C </w:t>
        </w:r>
      </w:ins>
      <w:ins w:id="3154" w:author="野草" w:date="2024-04-23T10:22:59Z">
        <w:r>
          <w:rPr>
            <w:rFonts w:hint="eastAsia"/>
            <w:highlight w:val="cyan"/>
            <w:rPrChange w:id="3155" w:author="野草" w:date="2024-04-23T10:26:00Z">
              <w:rPr>
                <w:rFonts w:hint="eastAsia"/>
              </w:rPr>
            </w:rPrChange>
          </w:rPr>
          <w:t xml:space="preserve">and </w:t>
        </w:r>
      </w:ins>
      <w:ins w:id="3156" w:author="野草" w:date="2024-04-23T13:51:32Z">
        <w:r>
          <w:rPr>
            <w:rFonts w:hint="eastAsia"/>
            <w:highlight w:val="cyan"/>
            <w:lang w:val="en-US" w:eastAsia="zh-CN"/>
          </w:rPr>
          <w:t>1.</w:t>
        </w:r>
      </w:ins>
      <w:ins w:id="3157" w:author="野草" w:date="2024-04-23T13:51:33Z">
        <w:r>
          <w:rPr>
            <w:rFonts w:hint="eastAsia"/>
            <w:highlight w:val="cyan"/>
            <w:lang w:val="en-US" w:eastAsia="zh-CN"/>
          </w:rPr>
          <w:t>3</w:t>
        </w:r>
      </w:ins>
      <w:ins w:id="3158" w:author="野草" w:date="2024-04-23T10:22:59Z">
        <w:r>
          <w:rPr>
            <w:rFonts w:hint="eastAsia"/>
            <w:highlight w:val="cyan"/>
            <w:rPrChange w:id="3159" w:author="野草" w:date="2024-04-23T10:26:00Z">
              <w:rPr>
                <w:rFonts w:hint="eastAsia"/>
              </w:rPr>
            </w:rPrChange>
          </w:rPr>
          <w:t xml:space="preserve"> </w:t>
        </w:r>
      </w:ins>
      <w:ins w:id="3160" w:author="野草" w:date="2024-04-23T13:51:35Z">
        <w:r>
          <w:rPr>
            <w:rFonts w:hint="eastAsia"/>
            <w:highlight w:val="cyan"/>
            <w:lang w:val="en-US" w:eastAsia="zh-CN"/>
          </w:rPr>
          <w:t>°C</w:t>
        </w:r>
      </w:ins>
      <w:ins w:id="3161" w:author="野草" w:date="2024-04-26T14:26:31Z">
        <w:r>
          <w:rPr>
            <w:rFonts w:hint="eastAsia"/>
            <w:highlight w:val="none"/>
            <w:lang w:val="en-US" w:eastAsia="zh-CN"/>
            <w:rPrChange w:id="3162" w:author="野草" w:date="2024-04-26T14:26:36Z">
              <w:rPr>
                <w:rFonts w:hint="eastAsia"/>
                <w:highlight w:val="cyan"/>
                <w:lang w:val="en-US" w:eastAsia="zh-CN"/>
              </w:rPr>
            </w:rPrChange>
          </w:rPr>
          <w:t>, re</w:t>
        </w:r>
      </w:ins>
      <w:ins w:id="3163" w:author="野草" w:date="2024-04-26T14:26:32Z">
        <w:r>
          <w:rPr>
            <w:rFonts w:hint="eastAsia"/>
            <w:highlight w:val="none"/>
            <w:lang w:val="en-US" w:eastAsia="zh-CN"/>
            <w:rPrChange w:id="3164" w:author="野草" w:date="2024-04-26T14:26:36Z">
              <w:rPr>
                <w:rFonts w:hint="eastAsia"/>
                <w:highlight w:val="cyan"/>
                <w:lang w:val="en-US" w:eastAsia="zh-CN"/>
              </w:rPr>
            </w:rPrChange>
          </w:rPr>
          <w:t>spec</w:t>
        </w:r>
      </w:ins>
      <w:ins w:id="3165" w:author="野草" w:date="2024-04-26T14:26:33Z">
        <w:r>
          <w:rPr>
            <w:rFonts w:hint="eastAsia"/>
            <w:highlight w:val="none"/>
            <w:lang w:val="en-US" w:eastAsia="zh-CN"/>
            <w:rPrChange w:id="3166" w:author="野草" w:date="2024-04-26T14:26:36Z">
              <w:rPr>
                <w:rFonts w:hint="eastAsia"/>
                <w:highlight w:val="cyan"/>
                <w:lang w:val="en-US" w:eastAsia="zh-CN"/>
              </w:rPr>
            </w:rPrChange>
          </w:rPr>
          <w:t>tively</w:t>
        </w:r>
      </w:ins>
      <w:ins w:id="3167" w:author="野草" w:date="2024-04-23T10:22:59Z">
        <w:r>
          <w:rPr>
            <w:rFonts w:hint="eastAsia"/>
            <w:highlight w:val="none"/>
            <w:rPrChange w:id="3168" w:author="野草" w:date="2024-04-26T14:26:36Z">
              <w:rPr>
                <w:rFonts w:hint="eastAsia"/>
              </w:rPr>
            </w:rPrChange>
          </w:rPr>
          <w:t xml:space="preserve">. </w:t>
        </w:r>
      </w:ins>
      <w:ins w:id="3169" w:author="野草" w:date="2024-04-26T14:17:21Z">
        <w:r>
          <w:rPr>
            <w:rFonts w:hint="eastAsia"/>
            <w:lang w:val="en-US" w:eastAsia="zh-CN"/>
          </w:rPr>
          <w:t>I</w:t>
        </w:r>
      </w:ins>
      <w:ins w:id="3170" w:author="野草" w:date="2024-04-26T14:17:11Z">
        <w:r>
          <w:rPr>
            <w:rFonts w:hint="eastAsia"/>
          </w:rPr>
          <w:t>n comparison to</w:t>
        </w:r>
      </w:ins>
      <w:ins w:id="3171" w:author="野草" w:date="2024-04-26T14:17:13Z">
        <w:r>
          <w:rPr>
            <w:rFonts w:hint="eastAsia"/>
            <w:lang w:val="en-US" w:eastAsia="zh-CN"/>
          </w:rPr>
          <w:t xml:space="preserve"> RCI</w:t>
        </w:r>
      </w:ins>
      <w:ins w:id="3172" w:author="野草" w:date="2024-04-26T14:17:14Z">
        <w:r>
          <w:rPr>
            <w:rFonts w:hint="eastAsia"/>
            <w:lang w:val="en-US" w:eastAsia="zh-CN"/>
          </w:rPr>
          <w:t xml:space="preserve">, </w:t>
        </w:r>
      </w:ins>
      <w:ins w:id="3173" w:author="野草" w:date="2024-04-26T14:17:18Z">
        <w:r>
          <w:rPr>
            <w:rFonts w:hint="eastAsia"/>
            <w:lang w:val="en-US" w:eastAsia="zh-CN"/>
          </w:rPr>
          <w:t>t</w:t>
        </w:r>
      </w:ins>
      <w:ins w:id="3174" w:author="野草" w:date="2024-04-23T13:49:40Z">
        <w:r>
          <w:rPr>
            <w:rFonts w:hint="eastAsia"/>
          </w:rPr>
          <w:t xml:space="preserve">he </w:t>
        </w:r>
      </w:ins>
      <w:ins w:id="3175" w:author="野草" w:date="2024-04-23T13:49:40Z">
        <w:r>
          <w:rPr>
            <w:rFonts w:hint="eastAsia"/>
            <w:highlight w:val="green"/>
          </w:rPr>
          <w:t>explanatory power</w:t>
        </w:r>
      </w:ins>
      <w:ins w:id="3176" w:author="野草" w:date="2024-04-23T13:49:40Z">
        <w:r>
          <w:rPr>
            <w:rFonts w:hint="eastAsia"/>
            <w:highlight w:val="green"/>
            <w:lang w:val="en-US" w:eastAsia="zh-CN"/>
          </w:rPr>
          <w:t>s</w:t>
        </w:r>
      </w:ins>
      <w:ins w:id="3177" w:author="野草" w:date="2024-04-23T13:49:40Z">
        <w:r>
          <w:rPr>
            <w:rFonts w:hint="eastAsia"/>
          </w:rPr>
          <w:t xml:space="preserve"> of </w:t>
        </w:r>
      </w:ins>
      <w:ins w:id="3178" w:author="野草" w:date="2024-04-23T13:49:40Z">
        <w:r>
          <w:rPr>
            <w:rFonts w:hint="eastAsia"/>
            <w:highlight w:val="green"/>
          </w:rPr>
          <w:t xml:space="preserve">environmental factors </w:t>
        </w:r>
      </w:ins>
      <w:ins w:id="3179" w:author="野草" w:date="2024-04-23T13:49:47Z">
        <w:r>
          <w:rPr>
            <w:rFonts w:hint="eastAsia"/>
            <w:lang w:val="en-US" w:eastAsia="zh-CN"/>
          </w:rPr>
          <w:t>we</w:t>
        </w:r>
      </w:ins>
      <w:ins w:id="3180" w:author="野草" w:date="2024-04-23T13:49:48Z">
        <w:r>
          <w:rPr>
            <w:rFonts w:hint="eastAsia"/>
            <w:lang w:val="en-US" w:eastAsia="zh-CN"/>
          </w:rPr>
          <w:t>re</w:t>
        </w:r>
      </w:ins>
      <w:ins w:id="3181" w:author="野草" w:date="2024-04-23T13:49:49Z">
        <w:r>
          <w:rPr>
            <w:rFonts w:hint="eastAsia"/>
            <w:lang w:val="en-US" w:eastAsia="zh-CN"/>
          </w:rPr>
          <w:t xml:space="preserve"> </w:t>
        </w:r>
      </w:ins>
      <w:ins w:id="3182" w:author="野草" w:date="2024-04-23T13:49:53Z">
        <w:r>
          <w:rPr>
            <w:rFonts w:hint="eastAsia"/>
            <w:highlight w:val="green"/>
          </w:rPr>
          <w:t>relatively</w:t>
        </w:r>
      </w:ins>
      <w:ins w:id="3183" w:author="野草" w:date="2024-04-23T13:49:53Z">
        <w:r>
          <w:rPr>
            <w:rFonts w:hint="eastAsia"/>
            <w:highlight w:val="green"/>
            <w:lang w:val="en-US" w:eastAsia="zh-CN"/>
          </w:rPr>
          <w:t xml:space="preserve"> </w:t>
        </w:r>
      </w:ins>
      <w:ins w:id="3184" w:author="野草" w:date="2024-04-23T13:49:54Z">
        <w:r>
          <w:rPr>
            <w:rFonts w:hint="eastAsia"/>
            <w:highlight w:val="green"/>
            <w:lang w:val="en-US" w:eastAsia="zh-CN"/>
          </w:rPr>
          <w:t>highe</w:t>
        </w:r>
      </w:ins>
      <w:ins w:id="3185" w:author="野草" w:date="2024-04-23T13:49:55Z">
        <w:r>
          <w:rPr>
            <w:rFonts w:hint="eastAsia"/>
            <w:highlight w:val="green"/>
            <w:lang w:val="en-US" w:eastAsia="zh-CN"/>
          </w:rPr>
          <w:t>r</w:t>
        </w:r>
      </w:ins>
      <w:ins w:id="3186" w:author="野草" w:date="2024-04-26T14:17:36Z">
        <w:r>
          <w:rPr>
            <w:rFonts w:hint="eastAsia"/>
            <w:highlight w:val="green"/>
            <w:lang w:val="en-US" w:eastAsia="zh-CN"/>
          </w:rPr>
          <w:t xml:space="preserve"> </w:t>
        </w:r>
      </w:ins>
      <w:ins w:id="3187" w:author="野草" w:date="2024-04-26T14:17:37Z">
        <w:r>
          <w:rPr>
            <w:rFonts w:hint="eastAsia"/>
            <w:highlight w:val="green"/>
            <w:lang w:val="en-US" w:eastAsia="zh-CN"/>
          </w:rPr>
          <w:t>for</w:t>
        </w:r>
      </w:ins>
      <w:ins w:id="3188" w:author="野草" w:date="2024-04-26T14:17:44Z">
        <w:r>
          <w:rPr>
            <w:rFonts w:hint="eastAsia"/>
            <w:highlight w:val="green"/>
            <w:lang w:val="en-US" w:eastAsia="zh-CN"/>
          </w:rPr>
          <w:t xml:space="preserve"> </w:t>
        </w:r>
      </w:ins>
      <w:ins w:id="3189" w:author="野草" w:date="2024-04-26T14:17:38Z">
        <w:r>
          <w:rPr>
            <w:rFonts w:hint="eastAsia"/>
          </w:rPr>
          <w:t>R</w:t>
        </w:r>
      </w:ins>
      <w:ins w:id="3190" w:author="野草" w:date="2024-04-26T14:17:38Z">
        <w:r>
          <w:rPr>
            <w:rFonts w:hint="eastAsia"/>
            <w:highlight w:val="none"/>
            <w:rPrChange w:id="3191" w:author="野草" w:date="2024-04-26T14:17:47Z">
              <w:rPr>
                <w:rFonts w:hint="eastAsia"/>
              </w:rPr>
            </w:rPrChange>
          </w:rPr>
          <w:t>C</w:t>
        </w:r>
      </w:ins>
      <w:ins w:id="3192" w:author="野草" w:date="2024-04-26T14:17:38Z">
        <w:r>
          <w:rPr>
            <w:rFonts w:hint="eastAsia"/>
            <w:highlight w:val="none"/>
            <w:lang w:val="en-US" w:eastAsia="zh-CN"/>
            <w:rPrChange w:id="3193" w:author="野草" w:date="2024-04-26T14:17:47Z">
              <w:rPr>
                <w:rFonts w:hint="eastAsia"/>
                <w:lang w:val="en-US" w:eastAsia="zh-CN"/>
              </w:rPr>
            </w:rPrChange>
          </w:rPr>
          <w:t>D and CRCI</w:t>
        </w:r>
      </w:ins>
      <w:ins w:id="3194" w:author="野草" w:date="2024-04-23T13:49:55Z">
        <w:r>
          <w:rPr>
            <w:rFonts w:hint="eastAsia"/>
            <w:highlight w:val="none"/>
            <w:lang w:val="en-US" w:eastAsia="zh-CN"/>
            <w:rPrChange w:id="3195" w:author="野草" w:date="2024-04-26T14:17:47Z">
              <w:rPr>
                <w:rFonts w:hint="eastAsia"/>
                <w:highlight w:val="green"/>
                <w:lang w:val="en-US" w:eastAsia="zh-CN"/>
              </w:rPr>
            </w:rPrChange>
          </w:rPr>
          <w:t>.</w:t>
        </w:r>
      </w:ins>
      <w:ins w:id="3196" w:author="野草" w:date="2024-04-23T13:49:57Z">
        <w:r>
          <w:rPr>
            <w:rFonts w:hint="eastAsia"/>
            <w:highlight w:val="none"/>
            <w:lang w:val="en-US" w:eastAsia="zh-CN"/>
            <w:rPrChange w:id="3197" w:author="野草" w:date="2024-04-23T13:50:00Z">
              <w:rPr>
                <w:rFonts w:hint="eastAsia"/>
                <w:highlight w:val="green"/>
                <w:lang w:val="en-US" w:eastAsia="zh-CN"/>
              </w:rPr>
            </w:rPrChange>
          </w:rPr>
          <w:t xml:space="preserve"> </w:t>
        </w:r>
      </w:ins>
      <w:ins w:id="3198" w:author="野草" w:date="2024-04-23T13:50:01Z">
        <w:r>
          <w:rPr>
            <w:rFonts w:hint="eastAsia"/>
            <w:highlight w:val="none"/>
            <w:lang w:val="en-US" w:eastAsia="zh-CN"/>
          </w:rPr>
          <w:t>S</w:t>
        </w:r>
      </w:ins>
      <w:ins w:id="3199" w:author="野草" w:date="2024-04-23T13:50:02Z">
        <w:r>
          <w:rPr>
            <w:rFonts w:hint="eastAsia"/>
            <w:highlight w:val="none"/>
            <w:lang w:val="en-US" w:eastAsia="zh-CN"/>
          </w:rPr>
          <w:t>pe</w:t>
        </w:r>
      </w:ins>
      <w:ins w:id="3200" w:author="野草" w:date="2024-04-23T13:50:03Z">
        <w:r>
          <w:rPr>
            <w:rFonts w:hint="eastAsia"/>
            <w:highlight w:val="none"/>
            <w:lang w:val="en-US" w:eastAsia="zh-CN"/>
          </w:rPr>
          <w:t>cifical</w:t>
        </w:r>
      </w:ins>
      <w:ins w:id="3201" w:author="野草" w:date="2024-04-23T13:50:04Z">
        <w:r>
          <w:rPr>
            <w:rFonts w:hint="eastAsia"/>
            <w:highlight w:val="none"/>
            <w:lang w:val="en-US" w:eastAsia="zh-CN"/>
          </w:rPr>
          <w:t xml:space="preserve">ly, </w:t>
        </w:r>
      </w:ins>
      <w:ins w:id="3202" w:author="野草" w:date="2024-04-23T13:50:11Z">
        <w:r>
          <w:rPr>
            <w:rFonts w:hint="eastAsia"/>
          </w:rPr>
          <w:t xml:space="preserve">the </w:t>
        </w:r>
      </w:ins>
      <w:ins w:id="3203" w:author="野草" w:date="2024-04-23T13:50:11Z">
        <w:r>
          <w:rPr>
            <w:rFonts w:hint="eastAsia"/>
            <w:highlight w:val="green"/>
          </w:rPr>
          <w:t>corresponding R</w:t>
        </w:r>
      </w:ins>
      <w:ins w:id="3204" w:author="野草" w:date="2024-04-23T13:50:11Z">
        <w:r>
          <w:rPr>
            <w:rFonts w:hint="eastAsia"/>
            <w:highlight w:val="green"/>
            <w:vertAlign w:val="superscript"/>
          </w:rPr>
          <w:t>2</w:t>
        </w:r>
      </w:ins>
      <w:ins w:id="3205" w:author="野草" w:date="2024-04-23T13:50:11Z">
        <w:r>
          <w:rPr>
            <w:rFonts w:hint="eastAsia"/>
            <w:highlight w:val="green"/>
          </w:rPr>
          <w:t xml:space="preserve"> </w:t>
        </w:r>
      </w:ins>
      <w:ins w:id="3206" w:author="野草" w:date="2024-04-23T13:50:11Z">
        <w:r>
          <w:rPr>
            <w:rFonts w:hint="eastAsia"/>
            <w:highlight w:val="green"/>
            <w:lang w:val="en-US" w:eastAsia="zh-CN"/>
          </w:rPr>
          <w:t>values</w:t>
        </w:r>
      </w:ins>
      <w:ins w:id="3207" w:author="野草" w:date="2024-04-23T13:50:11Z">
        <w:r>
          <w:rPr>
            <w:rFonts w:hint="eastAsia"/>
            <w:lang w:val="en-US" w:eastAsia="zh-CN"/>
          </w:rPr>
          <w:t xml:space="preserve"> were</w:t>
        </w:r>
      </w:ins>
      <w:ins w:id="3208" w:author="野草" w:date="2024-04-23T13:50:11Z">
        <w:r>
          <w:rPr>
            <w:rFonts w:hint="eastAsia"/>
          </w:rPr>
          <w:t xml:space="preserve"> </w:t>
        </w:r>
      </w:ins>
      <w:ins w:id="3209" w:author="野草" w:date="2024-04-23T13:50:11Z">
        <w:r>
          <w:rPr>
            <w:rFonts w:hint="eastAsia"/>
            <w:highlight w:val="cyan"/>
          </w:rPr>
          <w:t>0.</w:t>
        </w:r>
      </w:ins>
      <w:ins w:id="3210" w:author="野草" w:date="2024-04-23T13:51:43Z">
        <w:r>
          <w:rPr>
            <w:rFonts w:hint="eastAsia"/>
            <w:highlight w:val="cyan"/>
            <w:lang w:val="en-US" w:eastAsia="zh-CN"/>
          </w:rPr>
          <w:t>69</w:t>
        </w:r>
      </w:ins>
      <w:ins w:id="3211" w:author="野草" w:date="2024-04-23T13:50:11Z">
        <w:r>
          <w:rPr>
            <w:rFonts w:hint="eastAsia"/>
            <w:highlight w:val="cyan"/>
          </w:rPr>
          <w:t xml:space="preserve"> and 0.</w:t>
        </w:r>
      </w:ins>
      <w:ins w:id="3212" w:author="野草" w:date="2024-04-23T13:51:45Z">
        <w:r>
          <w:rPr>
            <w:rFonts w:hint="eastAsia"/>
            <w:highlight w:val="cyan"/>
            <w:lang w:val="en-US" w:eastAsia="zh-CN"/>
          </w:rPr>
          <w:t>75</w:t>
        </w:r>
      </w:ins>
      <w:ins w:id="3213" w:author="野草" w:date="2024-04-23T13:50:13Z">
        <w:r>
          <w:rPr>
            <w:rFonts w:hint="eastAsia"/>
            <w:highlight w:val="none"/>
            <w:lang w:val="en-US" w:eastAsia="zh-CN"/>
            <w:rPrChange w:id="3214" w:author="野草" w:date="2024-04-23T13:59:14Z">
              <w:rPr>
                <w:rFonts w:hint="eastAsia"/>
                <w:highlight w:val="cyan"/>
                <w:lang w:val="en-US" w:eastAsia="zh-CN"/>
              </w:rPr>
            </w:rPrChange>
          </w:rPr>
          <w:t xml:space="preserve"> </w:t>
        </w:r>
      </w:ins>
      <w:ins w:id="3215" w:author="野草" w:date="2024-04-23T13:50:14Z">
        <w:r>
          <w:rPr>
            <w:rFonts w:hint="eastAsia"/>
            <w:highlight w:val="none"/>
            <w:lang w:val="en-US" w:eastAsia="zh-CN"/>
            <w:rPrChange w:id="3216" w:author="野草" w:date="2024-04-23T13:59:14Z">
              <w:rPr>
                <w:rFonts w:hint="eastAsia"/>
                <w:highlight w:val="cyan"/>
                <w:lang w:val="en-US" w:eastAsia="zh-CN"/>
              </w:rPr>
            </w:rPrChange>
          </w:rPr>
          <w:t xml:space="preserve">for </w:t>
        </w:r>
      </w:ins>
      <w:ins w:id="3217" w:author="野草" w:date="2024-04-26T14:28:50Z">
        <w:r>
          <w:rPr>
            <w:rFonts w:hint="eastAsia"/>
            <w:lang w:val="en-US" w:eastAsia="zh-CN"/>
          </w:rPr>
          <w:t>the RC</w:t>
        </w:r>
      </w:ins>
      <w:ins w:id="3218" w:author="野草" w:date="2024-04-26T14:28:53Z">
        <w:r>
          <w:rPr>
            <w:rFonts w:hint="eastAsia"/>
            <w:lang w:val="en-US" w:eastAsia="zh-CN"/>
          </w:rPr>
          <w:t>D</w:t>
        </w:r>
      </w:ins>
      <w:ins w:id="3219" w:author="野草" w:date="2024-04-26T14:28:50Z">
        <w:r>
          <w:rPr>
            <w:rFonts w:hint="eastAsia"/>
            <w:lang w:val="en-US" w:eastAsia="zh-CN"/>
          </w:rPr>
          <w:t xml:space="preserve"> </w:t>
        </w:r>
      </w:ins>
      <w:ins w:id="3220" w:author="野草" w:date="2024-04-26T14:28:50Z">
        <w:r>
          <w:rPr>
            <w:rFonts w:hint="eastAsia"/>
            <w:highlight w:val="green"/>
            <w:lang w:val="en-US" w:eastAsia="zh-CN"/>
          </w:rPr>
          <w:t>simulations</w:t>
        </w:r>
      </w:ins>
      <w:ins w:id="3221" w:author="野草" w:date="2024-04-23T13:50:20Z">
        <w:r>
          <w:rPr>
            <w:rFonts w:hint="eastAsia"/>
            <w:highlight w:val="none"/>
            <w:lang w:val="en-US" w:eastAsia="zh-CN"/>
            <w:rPrChange w:id="3222" w:author="野草" w:date="2024-04-23T13:59:14Z">
              <w:rPr>
                <w:rFonts w:hint="eastAsia"/>
                <w:highlight w:val="cyan"/>
                <w:lang w:val="en-US" w:eastAsia="zh-CN"/>
              </w:rPr>
            </w:rPrChange>
          </w:rPr>
          <w:t>,</w:t>
        </w:r>
      </w:ins>
      <w:ins w:id="3223" w:author="野草" w:date="2024-04-23T13:50:21Z">
        <w:r>
          <w:rPr>
            <w:rFonts w:hint="eastAsia"/>
            <w:highlight w:val="none"/>
            <w:lang w:val="en-US" w:eastAsia="zh-CN"/>
            <w:rPrChange w:id="3224" w:author="野草" w:date="2024-04-23T13:59:14Z">
              <w:rPr>
                <w:rFonts w:hint="eastAsia"/>
                <w:highlight w:val="cyan"/>
                <w:lang w:val="en-US" w:eastAsia="zh-CN"/>
              </w:rPr>
            </w:rPrChange>
          </w:rPr>
          <w:t xml:space="preserve"> </w:t>
        </w:r>
      </w:ins>
      <w:ins w:id="3225" w:author="野草" w:date="2024-04-23T13:50:23Z">
        <w:r>
          <w:rPr>
            <w:rFonts w:hint="eastAsia"/>
            <w:highlight w:val="none"/>
            <w:lang w:val="en-US" w:eastAsia="zh-CN"/>
            <w:rPrChange w:id="3226" w:author="野草" w:date="2024-04-23T13:59:14Z">
              <w:rPr>
                <w:rFonts w:hint="eastAsia"/>
                <w:highlight w:val="cyan"/>
                <w:lang w:val="en-US" w:eastAsia="zh-CN"/>
              </w:rPr>
            </w:rPrChange>
          </w:rPr>
          <w:t xml:space="preserve">with </w:t>
        </w:r>
      </w:ins>
      <w:ins w:id="3227" w:author="野草" w:date="2024-04-23T13:50:28Z">
        <w:r>
          <w:rPr>
            <w:rFonts w:hint="eastAsia"/>
          </w:rPr>
          <w:t xml:space="preserve">the </w:t>
        </w:r>
      </w:ins>
      <w:ins w:id="3228" w:author="野草" w:date="2024-04-23T13:50:28Z">
        <w:r>
          <w:rPr>
            <w:rFonts w:hint="eastAsia"/>
            <w:highlight w:val="green"/>
          </w:rPr>
          <w:t xml:space="preserve">corresponding </w:t>
        </w:r>
      </w:ins>
      <w:ins w:id="3229" w:author="野草" w:date="2024-04-23T13:52:21Z">
        <w:r>
          <w:rPr>
            <w:rFonts w:hint="eastAsia"/>
            <w:highlight w:val="green"/>
            <w:lang w:val="en-US" w:eastAsia="zh-CN"/>
          </w:rPr>
          <w:t>R</w:t>
        </w:r>
      </w:ins>
      <w:ins w:id="3230" w:author="野草" w:date="2024-04-23T13:52:22Z">
        <w:r>
          <w:rPr>
            <w:rFonts w:hint="eastAsia"/>
            <w:highlight w:val="green"/>
            <w:lang w:val="en-US" w:eastAsia="zh-CN"/>
          </w:rPr>
          <w:t>MSE</w:t>
        </w:r>
      </w:ins>
      <w:ins w:id="3231" w:author="野草" w:date="2024-04-23T13:50:28Z">
        <w:r>
          <w:rPr>
            <w:rFonts w:hint="eastAsia"/>
            <w:highlight w:val="green"/>
          </w:rPr>
          <w:t xml:space="preserve"> </w:t>
        </w:r>
      </w:ins>
      <w:ins w:id="3232" w:author="野草" w:date="2024-04-23T13:50:28Z">
        <w:r>
          <w:rPr>
            <w:rFonts w:hint="eastAsia"/>
            <w:highlight w:val="green"/>
            <w:lang w:val="en-US" w:eastAsia="zh-CN"/>
          </w:rPr>
          <w:t>values</w:t>
        </w:r>
      </w:ins>
      <w:ins w:id="3233" w:author="野草" w:date="2024-04-23T13:50:28Z">
        <w:r>
          <w:rPr>
            <w:rFonts w:hint="eastAsia"/>
            <w:lang w:val="en-US" w:eastAsia="zh-CN"/>
          </w:rPr>
          <w:t xml:space="preserve"> </w:t>
        </w:r>
      </w:ins>
      <w:ins w:id="3234" w:author="野草" w:date="2024-04-23T13:51:53Z">
        <w:r>
          <w:rPr>
            <w:rFonts w:hint="eastAsia"/>
            <w:lang w:val="en-US" w:eastAsia="zh-CN"/>
          </w:rPr>
          <w:t>bei</w:t>
        </w:r>
      </w:ins>
      <w:ins w:id="3235" w:author="野草" w:date="2024-04-23T13:51:54Z">
        <w:r>
          <w:rPr>
            <w:rFonts w:hint="eastAsia"/>
            <w:lang w:val="en-US" w:eastAsia="zh-CN"/>
          </w:rPr>
          <w:t>ng</w:t>
        </w:r>
      </w:ins>
      <w:ins w:id="3236" w:author="野草" w:date="2024-04-23T13:50:28Z">
        <w:r>
          <w:rPr>
            <w:rFonts w:hint="eastAsia"/>
          </w:rPr>
          <w:t xml:space="preserve"> </w:t>
        </w:r>
      </w:ins>
      <w:ins w:id="3237" w:author="野草" w:date="2024-04-23T13:52:29Z">
        <w:r>
          <w:rPr>
            <w:rFonts w:hint="eastAsia"/>
            <w:highlight w:val="cyan"/>
            <w:lang w:val="en-US" w:eastAsia="zh-CN"/>
          </w:rPr>
          <w:t>4</w:t>
        </w:r>
      </w:ins>
      <w:ins w:id="3238" w:author="野草" w:date="2024-04-23T13:52:30Z">
        <w:r>
          <w:rPr>
            <w:rFonts w:hint="eastAsia"/>
            <w:highlight w:val="cyan"/>
            <w:lang w:val="en-US" w:eastAsia="zh-CN"/>
          </w:rPr>
          <w:t>6.3</w:t>
        </w:r>
      </w:ins>
      <w:ins w:id="3239" w:author="野草" w:date="2024-04-23T13:52:31Z">
        <w:r>
          <w:rPr>
            <w:rFonts w:hint="eastAsia"/>
            <w:highlight w:val="cyan"/>
            <w:lang w:val="en-US" w:eastAsia="zh-CN"/>
          </w:rPr>
          <w:t xml:space="preserve"> </w:t>
        </w:r>
      </w:ins>
      <w:ins w:id="3240" w:author="野草" w:date="2024-04-23T13:54:15Z">
        <w:r>
          <w:rPr>
            <w:rFonts w:hint="eastAsia"/>
            <w:highlight w:val="cyan"/>
            <w:lang w:val="en-US" w:eastAsia="zh-CN"/>
          </w:rPr>
          <w:t>m</w:t>
        </w:r>
      </w:ins>
      <w:ins w:id="3241" w:author="野草" w:date="2024-04-23T13:52:35Z">
        <w:r>
          <w:rPr>
            <w:rFonts w:hint="eastAsia"/>
            <w:highlight w:val="cyan"/>
            <w:lang w:val="en-US" w:eastAsia="zh-CN"/>
          </w:rPr>
          <w:t xml:space="preserve"> </w:t>
        </w:r>
      </w:ins>
      <w:ins w:id="3242" w:author="野草" w:date="2024-04-23T13:50:28Z">
        <w:r>
          <w:rPr>
            <w:rFonts w:hint="eastAsia"/>
            <w:highlight w:val="cyan"/>
          </w:rPr>
          <w:t xml:space="preserve">and </w:t>
        </w:r>
      </w:ins>
      <w:ins w:id="3243" w:author="野草" w:date="2024-04-23T13:52:39Z">
        <w:r>
          <w:rPr>
            <w:rFonts w:hint="eastAsia"/>
            <w:highlight w:val="cyan"/>
            <w:lang w:val="en-US" w:eastAsia="zh-CN"/>
          </w:rPr>
          <w:t xml:space="preserve">40.7 </w:t>
        </w:r>
      </w:ins>
      <w:ins w:id="3244" w:author="野草" w:date="2024-04-23T13:54:18Z">
        <w:r>
          <w:rPr>
            <w:rFonts w:hint="eastAsia"/>
            <w:highlight w:val="cyan"/>
            <w:lang w:val="en-US" w:eastAsia="zh-CN"/>
          </w:rPr>
          <w:t>m</w:t>
        </w:r>
      </w:ins>
      <w:ins w:id="3245" w:author="野草" w:date="2024-04-23T13:50:35Z">
        <w:r>
          <w:rPr>
            <w:rFonts w:hint="eastAsia"/>
            <w:highlight w:val="cyan"/>
            <w:lang w:val="en-US" w:eastAsia="zh-CN"/>
          </w:rPr>
          <w:t>.</w:t>
        </w:r>
      </w:ins>
      <w:ins w:id="3246" w:author="野草" w:date="2024-04-23T13:50:57Z">
        <w:r>
          <w:rPr>
            <w:rFonts w:hint="eastAsia"/>
            <w:highlight w:val="none"/>
            <w:lang w:val="en-US" w:eastAsia="zh-CN"/>
            <w:rPrChange w:id="3247" w:author="野草" w:date="2024-04-23T13:51:00Z">
              <w:rPr>
                <w:rFonts w:hint="eastAsia"/>
                <w:highlight w:val="cyan"/>
                <w:lang w:val="en-US" w:eastAsia="zh-CN"/>
              </w:rPr>
            </w:rPrChange>
          </w:rPr>
          <w:t xml:space="preserve"> </w:t>
        </w:r>
      </w:ins>
      <w:ins w:id="3248" w:author="野草" w:date="2024-04-23T10:22:59Z">
        <w:r>
          <w:rPr>
            <w:rFonts w:hint="eastAsia"/>
          </w:rPr>
          <w:t xml:space="preserve">For </w:t>
        </w:r>
      </w:ins>
      <w:ins w:id="3249" w:author="野草" w:date="2024-04-26T14:28:59Z">
        <w:r>
          <w:rPr>
            <w:rFonts w:hint="eastAsia"/>
            <w:lang w:val="en-US" w:eastAsia="zh-CN"/>
          </w:rPr>
          <w:t xml:space="preserve">the </w:t>
        </w:r>
      </w:ins>
      <w:ins w:id="3250" w:author="野草" w:date="2024-04-26T14:29:01Z">
        <w:r>
          <w:rPr>
            <w:rFonts w:hint="eastAsia"/>
            <w:lang w:val="en-US" w:eastAsia="zh-CN"/>
          </w:rPr>
          <w:t>CRC</w:t>
        </w:r>
      </w:ins>
      <w:ins w:id="3251" w:author="野草" w:date="2024-04-26T14:29:02Z">
        <w:r>
          <w:rPr>
            <w:rFonts w:hint="eastAsia"/>
            <w:lang w:val="en-US" w:eastAsia="zh-CN"/>
          </w:rPr>
          <w:t>I</w:t>
        </w:r>
      </w:ins>
      <w:ins w:id="3252" w:author="野草" w:date="2024-04-26T14:28:59Z">
        <w:r>
          <w:rPr>
            <w:rFonts w:hint="eastAsia"/>
            <w:lang w:val="en-US" w:eastAsia="zh-CN"/>
          </w:rPr>
          <w:t xml:space="preserve"> </w:t>
        </w:r>
      </w:ins>
      <w:ins w:id="3253" w:author="野草" w:date="2024-04-26T14:28:59Z">
        <w:r>
          <w:rPr>
            <w:rFonts w:hint="eastAsia"/>
            <w:highlight w:val="green"/>
            <w:lang w:val="en-US" w:eastAsia="zh-CN"/>
          </w:rPr>
          <w:t>simulations</w:t>
        </w:r>
      </w:ins>
      <w:ins w:id="3254" w:author="野草" w:date="2024-04-23T10:22:59Z">
        <w:r>
          <w:rPr>
            <w:rFonts w:hint="eastAsia"/>
          </w:rPr>
          <w:t xml:space="preserve">, </w:t>
        </w:r>
        <w:bookmarkStart w:id="68" w:name="OLE_LINK2"/>
        <w:r>
          <w:rPr>
            <w:rFonts w:hint="eastAsia"/>
          </w:rPr>
          <w:t xml:space="preserve">the </w:t>
        </w:r>
      </w:ins>
      <w:ins w:id="3255" w:author="野草" w:date="2024-04-23T10:22:59Z">
        <w:r>
          <w:rPr>
            <w:rFonts w:hint="eastAsia"/>
            <w:highlight w:val="green"/>
            <w:rPrChange w:id="3256" w:author="野草" w:date="2024-04-23T10:48:05Z">
              <w:rPr>
                <w:rFonts w:hint="eastAsia"/>
              </w:rPr>
            </w:rPrChange>
          </w:rPr>
          <w:t>corresponding R</w:t>
        </w:r>
      </w:ins>
      <w:ins w:id="3257" w:author="野草" w:date="2024-04-23T10:22:59Z">
        <w:r>
          <w:rPr>
            <w:rFonts w:hint="eastAsia"/>
            <w:highlight w:val="green"/>
            <w:vertAlign w:val="superscript"/>
            <w:rPrChange w:id="3258" w:author="野草" w:date="2024-04-23T10:48:05Z">
              <w:rPr>
                <w:rFonts w:hint="eastAsia"/>
              </w:rPr>
            </w:rPrChange>
          </w:rPr>
          <w:t>2</w:t>
        </w:r>
      </w:ins>
      <w:ins w:id="3259" w:author="野草" w:date="2024-04-23T10:22:59Z">
        <w:r>
          <w:rPr>
            <w:rFonts w:hint="eastAsia"/>
            <w:highlight w:val="green"/>
            <w:rPrChange w:id="3260" w:author="野草" w:date="2024-04-23T10:48:05Z">
              <w:rPr>
                <w:rFonts w:hint="eastAsia"/>
              </w:rPr>
            </w:rPrChange>
          </w:rPr>
          <w:t xml:space="preserve"> </w:t>
        </w:r>
      </w:ins>
      <w:ins w:id="3261" w:author="野草" w:date="2024-04-23T10:26:26Z">
        <w:r>
          <w:rPr>
            <w:rFonts w:hint="eastAsia"/>
            <w:highlight w:val="green"/>
            <w:lang w:val="en-US" w:eastAsia="zh-CN"/>
            <w:rPrChange w:id="3262" w:author="野草" w:date="2024-04-23T10:48:05Z">
              <w:rPr>
                <w:rFonts w:hint="eastAsia"/>
                <w:lang w:val="en-US" w:eastAsia="zh-CN"/>
              </w:rPr>
            </w:rPrChange>
          </w:rPr>
          <w:t>va</w:t>
        </w:r>
      </w:ins>
      <w:ins w:id="3263" w:author="野草" w:date="2024-04-23T10:26:27Z">
        <w:r>
          <w:rPr>
            <w:rFonts w:hint="eastAsia"/>
            <w:highlight w:val="green"/>
            <w:lang w:val="en-US" w:eastAsia="zh-CN"/>
            <w:rPrChange w:id="3264" w:author="野草" w:date="2024-04-23T10:48:05Z">
              <w:rPr>
                <w:rFonts w:hint="eastAsia"/>
                <w:lang w:val="en-US" w:eastAsia="zh-CN"/>
              </w:rPr>
            </w:rPrChange>
          </w:rPr>
          <w:t>lues</w:t>
        </w:r>
      </w:ins>
      <w:ins w:id="3265" w:author="野草" w:date="2024-04-23T10:26:27Z">
        <w:r>
          <w:rPr>
            <w:rFonts w:hint="eastAsia"/>
            <w:lang w:val="en-US" w:eastAsia="zh-CN"/>
          </w:rPr>
          <w:t xml:space="preserve"> </w:t>
        </w:r>
      </w:ins>
      <w:ins w:id="3266" w:author="野草" w:date="2024-04-23T10:26:07Z">
        <w:r>
          <w:rPr>
            <w:rFonts w:hint="eastAsia"/>
            <w:lang w:val="en-US" w:eastAsia="zh-CN"/>
          </w:rPr>
          <w:t>w</w:t>
        </w:r>
      </w:ins>
      <w:ins w:id="3267" w:author="野草" w:date="2024-04-23T10:26:08Z">
        <w:r>
          <w:rPr>
            <w:rFonts w:hint="eastAsia"/>
            <w:lang w:val="en-US" w:eastAsia="zh-CN"/>
          </w:rPr>
          <w:t>ere</w:t>
        </w:r>
      </w:ins>
      <w:ins w:id="3268" w:author="野草" w:date="2024-04-23T10:22:59Z">
        <w:r>
          <w:rPr>
            <w:rFonts w:hint="eastAsia"/>
          </w:rPr>
          <w:t xml:space="preserve"> </w:t>
        </w:r>
      </w:ins>
      <w:ins w:id="3269" w:author="野草" w:date="2024-04-23T10:22:59Z">
        <w:r>
          <w:rPr>
            <w:rFonts w:hint="eastAsia"/>
            <w:highlight w:val="cyan"/>
            <w:rPrChange w:id="3270" w:author="野草" w:date="2024-04-23T10:26:11Z">
              <w:rPr>
                <w:rFonts w:hint="eastAsia"/>
              </w:rPr>
            </w:rPrChange>
          </w:rPr>
          <w:t>0.72 and 0.64</w:t>
        </w:r>
        <w:bookmarkEnd w:id="68"/>
      </w:ins>
      <w:ins w:id="3271" w:author="野草" w:date="2024-04-23T13:53:24Z">
        <w:r>
          <w:rPr>
            <w:rFonts w:hint="eastAsia"/>
            <w:highlight w:val="none"/>
            <w:lang w:val="en-US" w:eastAsia="zh-CN"/>
            <w:rPrChange w:id="3272" w:author="野草" w:date="2024-04-23T13:53:49Z">
              <w:rPr>
                <w:rFonts w:hint="eastAsia"/>
                <w:highlight w:val="cyan"/>
                <w:lang w:val="en-US" w:eastAsia="zh-CN"/>
              </w:rPr>
            </w:rPrChange>
          </w:rPr>
          <w:t>, wi</w:t>
        </w:r>
      </w:ins>
      <w:ins w:id="3273" w:author="野草" w:date="2024-04-23T13:53:25Z">
        <w:r>
          <w:rPr>
            <w:rFonts w:hint="eastAsia"/>
            <w:highlight w:val="none"/>
            <w:lang w:val="en-US" w:eastAsia="zh-CN"/>
            <w:rPrChange w:id="3274" w:author="野草" w:date="2024-04-23T13:53:49Z">
              <w:rPr>
                <w:rFonts w:hint="eastAsia"/>
                <w:highlight w:val="cyan"/>
                <w:lang w:val="en-US" w:eastAsia="zh-CN"/>
              </w:rPr>
            </w:rPrChange>
          </w:rPr>
          <w:t xml:space="preserve">th </w:t>
        </w:r>
      </w:ins>
      <w:ins w:id="3275" w:author="野草" w:date="2024-04-23T13:53:26Z">
        <w:r>
          <w:rPr>
            <w:rFonts w:hint="eastAsia"/>
            <w:highlight w:val="none"/>
            <w:lang w:val="en-US" w:eastAsia="zh-CN"/>
            <w:rPrChange w:id="3276" w:author="野草" w:date="2024-04-23T13:53:49Z">
              <w:rPr>
                <w:rFonts w:hint="eastAsia"/>
                <w:highlight w:val="cyan"/>
                <w:lang w:val="en-US" w:eastAsia="zh-CN"/>
              </w:rPr>
            </w:rPrChange>
          </w:rPr>
          <w:t>the</w:t>
        </w:r>
      </w:ins>
      <w:ins w:id="3277" w:author="野草" w:date="2024-04-23T10:40:23Z">
        <w:r>
          <w:rPr>
            <w:rFonts w:hint="eastAsia"/>
            <w:highlight w:val="none"/>
            <w:lang w:val="en-US" w:eastAsia="zh-CN"/>
            <w:rPrChange w:id="3278" w:author="野草" w:date="2024-04-23T13:53:49Z">
              <w:rPr>
                <w:rFonts w:hint="eastAsia"/>
                <w:lang w:val="en-US" w:eastAsia="zh-CN"/>
              </w:rPr>
            </w:rPrChange>
          </w:rPr>
          <w:t xml:space="preserve"> </w:t>
        </w:r>
      </w:ins>
      <w:ins w:id="3279" w:author="野草" w:date="2024-04-23T10:22:59Z">
        <w:r>
          <w:rPr>
            <w:rFonts w:hint="eastAsia"/>
            <w:highlight w:val="green"/>
            <w:rPrChange w:id="3280" w:author="野草" w:date="2024-04-23T10:48:09Z">
              <w:rPr>
                <w:rFonts w:hint="eastAsia"/>
              </w:rPr>
            </w:rPrChange>
          </w:rPr>
          <w:t xml:space="preserve">RMSE </w:t>
        </w:r>
      </w:ins>
      <w:ins w:id="3281" w:author="野草" w:date="2024-04-23T10:26:48Z">
        <w:r>
          <w:rPr>
            <w:rFonts w:hint="eastAsia"/>
            <w:highlight w:val="green"/>
            <w:lang w:val="en-US" w:eastAsia="zh-CN"/>
            <w:rPrChange w:id="3282" w:author="野草" w:date="2024-04-23T10:48:09Z">
              <w:rPr>
                <w:rFonts w:hint="eastAsia"/>
                <w:lang w:val="en-US" w:eastAsia="zh-CN"/>
              </w:rPr>
            </w:rPrChange>
          </w:rPr>
          <w:t>v</w:t>
        </w:r>
      </w:ins>
      <w:ins w:id="3283" w:author="野草" w:date="2024-04-23T10:26:49Z">
        <w:r>
          <w:rPr>
            <w:rFonts w:hint="eastAsia"/>
            <w:highlight w:val="green"/>
            <w:lang w:val="en-US" w:eastAsia="zh-CN"/>
            <w:rPrChange w:id="3284" w:author="野草" w:date="2024-04-23T10:48:09Z">
              <w:rPr>
                <w:rFonts w:hint="eastAsia"/>
                <w:lang w:val="en-US" w:eastAsia="zh-CN"/>
              </w:rPr>
            </w:rPrChange>
          </w:rPr>
          <w:t>alues</w:t>
        </w:r>
      </w:ins>
      <w:ins w:id="3285" w:author="野草" w:date="2024-04-23T10:26:50Z">
        <w:r>
          <w:rPr>
            <w:rFonts w:hint="eastAsia"/>
            <w:lang w:val="en-US" w:eastAsia="zh-CN"/>
          </w:rPr>
          <w:t xml:space="preserve"> </w:t>
        </w:r>
      </w:ins>
      <w:ins w:id="3286" w:author="野草" w:date="2024-04-23T13:53:29Z">
        <w:r>
          <w:rPr>
            <w:rFonts w:hint="eastAsia"/>
            <w:lang w:val="en-US" w:eastAsia="zh-CN"/>
          </w:rPr>
          <w:t>bein</w:t>
        </w:r>
      </w:ins>
      <w:ins w:id="3287" w:author="野草" w:date="2024-04-23T13:53:30Z">
        <w:r>
          <w:rPr>
            <w:rFonts w:hint="eastAsia"/>
            <w:lang w:val="en-US" w:eastAsia="zh-CN"/>
          </w:rPr>
          <w:t>g</w:t>
        </w:r>
      </w:ins>
      <w:ins w:id="3288" w:author="野草" w:date="2024-04-23T10:22:59Z">
        <w:r>
          <w:rPr>
            <w:rFonts w:hint="eastAsia"/>
          </w:rPr>
          <w:t xml:space="preserve"> </w:t>
        </w:r>
      </w:ins>
      <w:ins w:id="3289" w:author="野草" w:date="2024-04-23T10:47:18Z">
        <w:r>
          <w:rPr>
            <w:rFonts w:hint="eastAsia"/>
            <w:highlight w:val="cyan"/>
            <w:rPrChange w:id="3290" w:author="野草" w:date="2024-04-23T10:47:29Z">
              <w:rPr>
                <w:rFonts w:hint="eastAsia"/>
              </w:rPr>
            </w:rPrChange>
          </w:rPr>
          <w:t xml:space="preserve">169.0 </w:t>
        </w:r>
      </w:ins>
      <w:ins w:id="3291" w:author="野草" w:date="2024-04-23T13:54:05Z">
        <w:r>
          <w:rPr>
            <w:rFonts w:hint="eastAsia"/>
            <w:highlight w:val="cyan"/>
          </w:rPr>
          <w:t>°C</w:t>
        </w:r>
      </w:ins>
      <w:ins w:id="3292" w:author="野草" w:date="2024-04-23T13:54:05Z">
        <w:r>
          <w:rPr>
            <w:rFonts w:hint="eastAsia"/>
            <w:b w:val="0"/>
            <w:color w:val="000000"/>
            <w:highlight w:val="cyan"/>
            <w:u w:val="none"/>
            <w:vertAlign w:val="baseline"/>
            <w:lang w:val="en-US" w:eastAsia="zh-CN"/>
          </w:rPr>
          <w:t>·</w:t>
        </w:r>
      </w:ins>
      <w:ins w:id="3293" w:author="野草" w:date="2024-04-23T13:54:05Z">
        <w:r>
          <w:rPr>
            <w:rFonts w:hint="eastAsia"/>
            <w:highlight w:val="cyan"/>
          </w:rPr>
          <w:t>m</w:t>
        </w:r>
      </w:ins>
      <w:ins w:id="3294" w:author="野草" w:date="2024-04-23T13:54:05Z">
        <w:r>
          <w:rPr>
            <w:rFonts w:hint="eastAsia"/>
            <w:highlight w:val="cyan"/>
            <w:lang w:val="en-US" w:eastAsia="zh-CN"/>
          </w:rPr>
          <w:t xml:space="preserve"> </w:t>
        </w:r>
      </w:ins>
      <w:ins w:id="3295" w:author="野草" w:date="2024-04-23T10:47:18Z">
        <w:r>
          <w:rPr>
            <w:rFonts w:hint="eastAsia"/>
            <w:highlight w:val="cyan"/>
            <w:rPrChange w:id="3296" w:author="野草" w:date="2024-04-23T10:47:29Z">
              <w:rPr>
                <w:rFonts w:hint="eastAsia"/>
              </w:rPr>
            </w:rPrChange>
          </w:rPr>
          <w:t>and 208.5</w:t>
        </w:r>
      </w:ins>
      <w:ins w:id="3297" w:author="野草" w:date="2024-04-23T13:54:01Z">
        <w:r>
          <w:rPr>
            <w:rFonts w:hint="eastAsia"/>
            <w:highlight w:val="cyan"/>
            <w:lang w:val="en-US" w:eastAsia="zh-CN"/>
          </w:rPr>
          <w:t xml:space="preserve"> </w:t>
        </w:r>
      </w:ins>
      <w:ins w:id="3298" w:author="野草" w:date="2024-04-23T10:47:18Z">
        <w:bookmarkStart w:id="69" w:name="OLE_LINK12"/>
        <w:r>
          <w:rPr>
            <w:rFonts w:hint="eastAsia"/>
            <w:highlight w:val="cyan"/>
            <w:rPrChange w:id="3299" w:author="野草" w:date="2024-04-23T10:47:29Z">
              <w:rPr>
                <w:rFonts w:hint="eastAsia"/>
              </w:rPr>
            </w:rPrChange>
          </w:rPr>
          <w:t>°C</w:t>
        </w:r>
      </w:ins>
      <w:ins w:id="3300" w:author="野草" w:date="2024-04-23T10:47:18Z">
        <w:r>
          <w:rPr>
            <w:rFonts w:hint="eastAsia"/>
            <w:b w:val="0"/>
            <w:color w:val="000000"/>
            <w:highlight w:val="cyan"/>
            <w:u w:val="none"/>
            <w:vertAlign w:val="baseline"/>
            <w:lang w:val="en-US" w:eastAsia="zh-CN"/>
            <w:rPrChange w:id="3301" w:author="野草" w:date="2024-04-23T10:47:29Z">
              <w:rPr>
                <w:rFonts w:hint="eastAsia"/>
                <w:b w:val="0"/>
                <w:color w:val="000000"/>
                <w:highlight w:val="none"/>
                <w:u w:val="none"/>
                <w:vertAlign w:val="baseline"/>
                <w:lang w:val="en-US" w:eastAsia="zh-CN"/>
              </w:rPr>
            </w:rPrChange>
          </w:rPr>
          <w:t>·</w:t>
        </w:r>
      </w:ins>
      <w:ins w:id="3302" w:author="野草" w:date="2024-04-23T10:47:18Z">
        <w:r>
          <w:rPr>
            <w:rFonts w:hint="eastAsia"/>
            <w:highlight w:val="cyan"/>
            <w:rPrChange w:id="3303" w:author="野草" w:date="2024-04-23T10:47:29Z">
              <w:rPr>
                <w:rFonts w:hint="eastAsia"/>
              </w:rPr>
            </w:rPrChange>
          </w:rPr>
          <w:t>m</w:t>
        </w:r>
        <w:bookmarkEnd w:id="64"/>
        <w:bookmarkEnd w:id="65"/>
        <w:bookmarkEnd w:id="69"/>
      </w:ins>
      <w:ins w:id="3304" w:author="野草" w:date="2024-04-23T13:59:27Z">
        <w:r>
          <w:rPr>
            <w:rFonts w:hint="eastAsia"/>
            <w:highlight w:val="none"/>
            <w:lang w:val="en-US" w:eastAsia="zh-CN"/>
            <w:rPrChange w:id="3305" w:author="野草" w:date="2024-04-23T13:59:33Z">
              <w:rPr>
                <w:rFonts w:hint="eastAsia"/>
                <w:highlight w:val="cyan"/>
                <w:lang w:val="en-US" w:eastAsia="zh-CN"/>
              </w:rPr>
            </w:rPrChange>
          </w:rPr>
          <w:t xml:space="preserve">, </w:t>
        </w:r>
      </w:ins>
      <w:ins w:id="3306" w:author="野草" w:date="2024-04-23T13:59:28Z">
        <w:r>
          <w:rPr>
            <w:rFonts w:hint="eastAsia"/>
            <w:highlight w:val="none"/>
            <w:lang w:val="en-US" w:eastAsia="zh-CN"/>
            <w:rPrChange w:id="3307" w:author="野草" w:date="2024-04-23T13:59:33Z">
              <w:rPr>
                <w:rFonts w:hint="eastAsia"/>
                <w:highlight w:val="cyan"/>
                <w:lang w:val="en-US" w:eastAsia="zh-CN"/>
              </w:rPr>
            </w:rPrChange>
          </w:rPr>
          <w:t>resp</w:t>
        </w:r>
      </w:ins>
      <w:ins w:id="3308" w:author="野草" w:date="2024-04-23T13:59:29Z">
        <w:r>
          <w:rPr>
            <w:rFonts w:hint="eastAsia"/>
            <w:highlight w:val="none"/>
            <w:lang w:val="en-US" w:eastAsia="zh-CN"/>
            <w:rPrChange w:id="3309" w:author="野草" w:date="2024-04-23T13:59:33Z">
              <w:rPr>
                <w:rFonts w:hint="eastAsia"/>
                <w:highlight w:val="cyan"/>
                <w:lang w:val="en-US" w:eastAsia="zh-CN"/>
              </w:rPr>
            </w:rPrChange>
          </w:rPr>
          <w:t>ecti</w:t>
        </w:r>
      </w:ins>
      <w:ins w:id="3310" w:author="野草" w:date="2024-04-23T13:59:30Z">
        <w:r>
          <w:rPr>
            <w:rFonts w:hint="eastAsia"/>
            <w:highlight w:val="none"/>
            <w:lang w:val="en-US" w:eastAsia="zh-CN"/>
            <w:rPrChange w:id="3311" w:author="野草" w:date="2024-04-23T13:59:33Z">
              <w:rPr>
                <w:rFonts w:hint="eastAsia"/>
                <w:highlight w:val="cyan"/>
                <w:lang w:val="en-US" w:eastAsia="zh-CN"/>
              </w:rPr>
            </w:rPrChange>
          </w:rPr>
          <w:t>vely</w:t>
        </w:r>
      </w:ins>
      <w:ins w:id="3312" w:author="野草" w:date="2024-04-23T13:59:31Z">
        <w:r>
          <w:rPr>
            <w:rFonts w:hint="eastAsia"/>
            <w:highlight w:val="none"/>
            <w:lang w:val="en-US" w:eastAsia="zh-CN"/>
            <w:rPrChange w:id="3313" w:author="野草" w:date="2024-04-23T13:59:33Z">
              <w:rPr>
                <w:rFonts w:hint="eastAsia"/>
                <w:highlight w:val="cyan"/>
                <w:lang w:val="en-US" w:eastAsia="zh-CN"/>
              </w:rPr>
            </w:rPrChange>
          </w:rPr>
          <w:t>.</w:t>
        </w:r>
      </w:ins>
      <w:del w:id="3314" w:author="野草" w:date="2024-04-23T13:50:55Z">
        <w:r>
          <w:rPr/>
          <w:delText xml:space="preserve">For </w:delText>
        </w:r>
      </w:del>
      <w:del w:id="3315" w:author="野草" w:date="2024-04-23T13:50:55Z">
        <w:r>
          <w:rPr>
            <w:rFonts w:hint="eastAsia"/>
          </w:rPr>
          <w:delText xml:space="preserve">the effects of environmental variables on </w:delText>
        </w:r>
      </w:del>
      <w:del w:id="3316" w:author="野草" w:date="2024-04-23T13:50:55Z">
        <w:r>
          <w:rPr/>
          <w:delText>RCI, the R</w:delText>
        </w:r>
      </w:del>
      <w:del w:id="3317" w:author="野草" w:date="2024-04-23T13:50:55Z">
        <w:r>
          <w:rPr>
            <w:vertAlign w:val="superscript"/>
          </w:rPr>
          <w:delText>2</w:delText>
        </w:r>
      </w:del>
      <w:del w:id="3318" w:author="野草" w:date="2024-04-23T13:50:55Z">
        <w:r>
          <w:rPr/>
          <w:delText xml:space="preserve"> values </w:delText>
        </w:r>
      </w:del>
      <w:del w:id="3319" w:author="野草" w:date="2024-04-23T13:50:55Z">
        <w:r>
          <w:rPr>
            <w:rFonts w:hint="eastAsia"/>
          </w:rPr>
          <w:delText>we</w:delText>
        </w:r>
      </w:del>
      <w:del w:id="3320" w:author="野草" w:date="2024-04-23T13:50:55Z">
        <w:r>
          <w:rPr/>
          <w:delText>re</w:delText>
        </w:r>
      </w:del>
      <w:del w:id="3321" w:author="野草" w:date="2024-04-23T13:50:55Z">
        <w:r>
          <w:rPr>
            <w:highlight w:val="yellow"/>
            <w:rPrChange w:id="3322" w:author="野草" w:date="2024-04-22T20:09:27Z">
              <w:rPr/>
            </w:rPrChange>
          </w:rPr>
          <w:delText xml:space="preserve"> 0.61</w:delText>
        </w:r>
      </w:del>
      <w:del w:id="3323" w:author="野草" w:date="2024-04-23T13:50:55Z">
        <w:r>
          <w:rPr/>
          <w:delText xml:space="preserve"> and </w:delText>
        </w:r>
      </w:del>
      <w:del w:id="3324" w:author="野草" w:date="2024-04-23T13:50:55Z">
        <w:r>
          <w:rPr>
            <w:highlight w:val="yellow"/>
            <w:rPrChange w:id="3325" w:author="野草" w:date="2024-04-22T20:09:24Z">
              <w:rPr/>
            </w:rPrChange>
          </w:rPr>
          <w:delText>0.54</w:delText>
        </w:r>
      </w:del>
      <w:del w:id="3326" w:author="野草" w:date="2024-04-23T13:50:55Z">
        <w:r>
          <w:rPr/>
          <w:delText xml:space="preserve"> </w:delText>
        </w:r>
      </w:del>
      <w:del w:id="3327" w:author="野草" w:date="2024-04-23T13:50:55Z">
        <w:r>
          <w:rPr>
            <w:rFonts w:hint="eastAsia"/>
          </w:rPr>
          <w:delText>on the</w:delText>
        </w:r>
      </w:del>
      <w:del w:id="3328" w:author="野草" w:date="2024-04-23T13:50:55Z">
        <w:r>
          <w:rPr/>
          <w:delText xml:space="preserve"> normal summer day and </w:delText>
        </w:r>
      </w:del>
      <w:del w:id="3329" w:author="野草" w:date="2024-04-23T13:50:55Z">
        <w:r>
          <w:rPr>
            <w:rFonts w:hint="eastAsia"/>
          </w:rPr>
          <w:delText xml:space="preserve">the </w:delText>
        </w:r>
      </w:del>
      <w:del w:id="3330" w:author="野草" w:date="2024-04-23T13:50:55Z">
        <w:r>
          <w:rPr/>
          <w:delText>extreme summer day, respectively</w:delText>
        </w:r>
      </w:del>
      <w:del w:id="3331" w:author="野草" w:date="2024-04-23T13:50:55Z">
        <w:r>
          <w:rPr>
            <w:rFonts w:hint="eastAsia"/>
          </w:rPr>
          <w:delText>.</w:delText>
        </w:r>
      </w:del>
      <w:del w:id="3332" w:author="野草" w:date="2024-04-23T13:50:55Z">
        <w:r>
          <w:rPr/>
          <w:delText xml:space="preserve"> </w:delText>
        </w:r>
      </w:del>
      <w:del w:id="3333" w:author="野草" w:date="2024-04-23T13:50:55Z">
        <w:r>
          <w:rPr>
            <w:rFonts w:hint="eastAsia"/>
          </w:rPr>
          <w:delText>The</w:delText>
        </w:r>
      </w:del>
      <w:del w:id="3334" w:author="野草" w:date="2024-04-23T13:50:55Z">
        <w:r>
          <w:rPr/>
          <w:delText xml:space="preserve"> corresponding RMSE values </w:delText>
        </w:r>
      </w:del>
      <w:del w:id="3335" w:author="野草" w:date="2024-04-23T13:50:55Z">
        <w:r>
          <w:rPr>
            <w:rFonts w:hint="eastAsia"/>
          </w:rPr>
          <w:delText>were</w:delText>
        </w:r>
      </w:del>
      <w:del w:id="3336" w:author="野草" w:date="2024-04-23T13:50:55Z">
        <w:r>
          <w:rPr>
            <w:highlight w:val="yellow"/>
            <w:rPrChange w:id="3337" w:author="野草" w:date="2024-04-22T20:09:30Z">
              <w:rPr/>
            </w:rPrChange>
          </w:rPr>
          <w:delText xml:space="preserve"> 1.00 °C</w:delText>
        </w:r>
      </w:del>
      <w:del w:id="3338" w:author="野草" w:date="2024-04-23T13:50:55Z">
        <w:r>
          <w:rPr/>
          <w:delText xml:space="preserve"> and</w:delText>
        </w:r>
      </w:del>
      <w:del w:id="3339" w:author="野草" w:date="2024-04-23T13:50:55Z">
        <w:r>
          <w:rPr>
            <w:highlight w:val="yellow"/>
            <w:rPrChange w:id="3340" w:author="野草" w:date="2024-04-22T20:09:33Z">
              <w:rPr/>
            </w:rPrChange>
          </w:rPr>
          <w:delText xml:space="preserve"> 1.44 °C</w:delText>
        </w:r>
      </w:del>
      <w:del w:id="3341" w:author="野草" w:date="2024-04-23T13:50:55Z">
        <w:r>
          <w:rPr/>
          <w:delText xml:space="preserve">. </w:delText>
        </w:r>
      </w:del>
      <w:del w:id="3342" w:author="野草" w:date="2024-04-23T13:50:55Z">
        <w:r>
          <w:rPr>
            <w:rFonts w:hint="eastAsia"/>
          </w:rPr>
          <w:delText>In terms of</w:delText>
        </w:r>
      </w:del>
      <w:del w:id="3343" w:author="野草" w:date="2024-04-23T13:50:55Z">
        <w:r>
          <w:rPr/>
          <w:delText xml:space="preserve"> CRCI, the R</w:delText>
        </w:r>
      </w:del>
      <w:del w:id="3344" w:author="野草" w:date="2024-04-23T13:50:55Z">
        <w:r>
          <w:rPr>
            <w:vertAlign w:val="superscript"/>
          </w:rPr>
          <w:delText>2</w:delText>
        </w:r>
      </w:del>
      <w:del w:id="3345" w:author="野草" w:date="2024-04-23T13:50:55Z">
        <w:r>
          <w:rPr/>
          <w:delText xml:space="preserve"> values on the </w:delText>
        </w:r>
      </w:del>
      <w:del w:id="3346" w:author="野草" w:date="2024-04-23T13:50:55Z">
        <w:r>
          <w:rPr>
            <w:rFonts w:hint="eastAsia"/>
          </w:rPr>
          <w:delText>2</w:delText>
        </w:r>
      </w:del>
      <w:del w:id="3347" w:author="野草" w:date="2024-04-23T13:50:55Z">
        <w:r>
          <w:rPr/>
          <w:delText xml:space="preserve"> </w:delText>
        </w:r>
      </w:del>
      <w:del w:id="3348" w:author="野草" w:date="2024-04-23T13:50:55Z">
        <w:r>
          <w:rPr>
            <w:rFonts w:hint="eastAsia"/>
          </w:rPr>
          <w:delText xml:space="preserve">case </w:delText>
        </w:r>
      </w:del>
      <w:del w:id="3349" w:author="野草" w:date="2024-04-23T13:50:55Z">
        <w:r>
          <w:rPr/>
          <w:delText xml:space="preserve">days </w:delText>
        </w:r>
      </w:del>
      <w:del w:id="3350" w:author="野草" w:date="2024-04-23T13:50:55Z">
        <w:r>
          <w:rPr>
            <w:rFonts w:hint="eastAsia"/>
          </w:rPr>
          <w:delText>we</w:delText>
        </w:r>
      </w:del>
      <w:del w:id="3351" w:author="野草" w:date="2024-04-23T13:50:55Z">
        <w:r>
          <w:rPr/>
          <w:delText xml:space="preserve">re </w:delText>
        </w:r>
      </w:del>
      <w:del w:id="3352" w:author="野草" w:date="2024-04-23T13:50:55Z">
        <w:r>
          <w:rPr>
            <w:highlight w:val="yellow"/>
            <w:rPrChange w:id="3353" w:author="野草" w:date="2024-04-22T20:09:36Z">
              <w:rPr/>
            </w:rPrChange>
          </w:rPr>
          <w:delText>0.72</w:delText>
        </w:r>
      </w:del>
      <w:del w:id="3354" w:author="野草" w:date="2024-04-23T13:50:55Z">
        <w:r>
          <w:rPr/>
          <w:delText xml:space="preserve"> and </w:delText>
        </w:r>
      </w:del>
      <w:del w:id="3355" w:author="野草" w:date="2024-04-23T13:50:55Z">
        <w:r>
          <w:rPr>
            <w:highlight w:val="yellow"/>
            <w:rPrChange w:id="3356" w:author="野草" w:date="2024-04-22T20:09:38Z">
              <w:rPr/>
            </w:rPrChange>
          </w:rPr>
          <w:delText>0.71</w:delText>
        </w:r>
      </w:del>
      <w:del w:id="3357" w:author="野草" w:date="2024-04-23T13:50:55Z">
        <w:r>
          <w:rPr/>
          <w:delText xml:space="preserve">, with </w:delText>
        </w:r>
      </w:del>
      <w:del w:id="3358" w:author="野草" w:date="2024-04-23T13:50:55Z">
        <w:r>
          <w:rPr>
            <w:rFonts w:hint="eastAsia"/>
          </w:rPr>
          <w:delText xml:space="preserve">the </w:delText>
        </w:r>
      </w:del>
      <w:del w:id="3359" w:author="野草" w:date="2024-04-23T13:50:55Z">
        <w:r>
          <w:rPr/>
          <w:delText xml:space="preserve">corresponding RMSE values </w:delText>
        </w:r>
      </w:del>
      <w:del w:id="3360" w:author="野草" w:date="2024-04-23T13:50:55Z">
        <w:r>
          <w:rPr>
            <w:rFonts w:hint="eastAsia"/>
          </w:rPr>
          <w:delText>being</w:delText>
        </w:r>
      </w:del>
      <w:del w:id="3361" w:author="野草" w:date="2024-04-23T13:50:55Z">
        <w:r>
          <w:rPr/>
          <w:delText xml:space="preserve"> </w:delText>
        </w:r>
      </w:del>
      <w:del w:id="3362" w:author="野草" w:date="2024-04-23T13:50:55Z">
        <w:r>
          <w:rPr>
            <w:highlight w:val="yellow"/>
            <w:rPrChange w:id="3363" w:author="野草" w:date="2024-04-22T20:09:56Z">
              <w:rPr/>
            </w:rPrChange>
          </w:rPr>
          <w:delText xml:space="preserve">192.8 </w:delText>
        </w:r>
      </w:del>
      <w:del w:id="3364" w:author="野草" w:date="2024-04-23T13:50:55Z">
        <w:r>
          <w:rPr>
            <w:highlight w:val="yellow"/>
            <w:rPrChange w:id="3365" w:author="野草" w:date="2024-04-22T20:09:56Z">
              <w:rPr/>
            </w:rPrChange>
          </w:rPr>
          <w:delText>(</w:delText>
        </w:r>
      </w:del>
      <w:del w:id="3366" w:author="野草" w:date="2024-04-23T13:50:55Z">
        <w:r>
          <w:rPr>
            <w:highlight w:val="yellow"/>
            <w:rPrChange w:id="3367" w:author="野草" w:date="2024-04-22T20:09:56Z">
              <w:rPr/>
            </w:rPrChange>
          </w:rPr>
          <w:delText>°C·m</w:delText>
        </w:r>
      </w:del>
      <w:del w:id="3368" w:author="野草" w:date="2024-04-23T13:50:55Z">
        <w:r>
          <w:rPr/>
          <w:delText xml:space="preserve">) and </w:delText>
        </w:r>
      </w:del>
      <w:del w:id="3369" w:author="野草" w:date="2024-04-23T13:50:55Z">
        <w:r>
          <w:rPr>
            <w:highlight w:val="yellow"/>
            <w:rPrChange w:id="3370" w:author="野草" w:date="2024-04-22T20:09:49Z">
              <w:rPr/>
            </w:rPrChange>
          </w:rPr>
          <w:delText xml:space="preserve">264.4 </w:delText>
        </w:r>
      </w:del>
      <w:del w:id="3371" w:author="野草" w:date="2024-04-23T13:50:55Z">
        <w:r>
          <w:rPr>
            <w:highlight w:val="yellow"/>
            <w:rPrChange w:id="3372" w:author="野草" w:date="2024-04-22T20:09:49Z">
              <w:rPr/>
            </w:rPrChange>
          </w:rPr>
          <w:delText>(</w:delText>
        </w:r>
      </w:del>
      <w:del w:id="3373" w:author="野草" w:date="2024-04-23T13:50:55Z">
        <w:r>
          <w:rPr>
            <w:highlight w:val="yellow"/>
            <w:rPrChange w:id="3374" w:author="野草" w:date="2024-04-22T20:09:49Z">
              <w:rPr/>
            </w:rPrChange>
          </w:rPr>
          <w:delText>°C·m</w:delText>
        </w:r>
      </w:del>
      <w:del w:id="3375" w:author="野草" w:date="2024-04-23T13:50:55Z">
        <w:r>
          <w:rPr/>
          <w:delText xml:space="preserve">). It can be observed that </w:delText>
        </w:r>
      </w:del>
      <w:del w:id="3376" w:author="野草" w:date="2024-04-23T13:50:55Z">
        <w:r>
          <w:rPr>
            <w:rFonts w:hint="eastAsia"/>
          </w:rPr>
          <w:delText xml:space="preserve">the </w:delText>
        </w:r>
      </w:del>
      <w:del w:id="3377" w:author="野草" w:date="2024-04-23T13:50:55Z">
        <w:r>
          <w:rPr/>
          <w:delText>explanatory power</w:delText>
        </w:r>
      </w:del>
      <w:del w:id="3378" w:author="野草" w:date="2024-04-23T13:50:55Z">
        <w:r>
          <w:rPr>
            <w:rFonts w:hint="eastAsia"/>
          </w:rPr>
          <w:delText>s</w:delText>
        </w:r>
      </w:del>
      <w:del w:id="3379" w:author="野草" w:date="2024-04-23T13:50:55Z">
        <w:r>
          <w:rPr/>
          <w:delText xml:space="preserve"> </w:delText>
        </w:r>
      </w:del>
      <w:del w:id="3380" w:author="野草" w:date="2024-04-23T13:50:55Z">
        <w:r>
          <w:rPr>
            <w:rFonts w:hint="eastAsia"/>
          </w:rPr>
          <w:delText>of the selected</w:delText>
        </w:r>
      </w:del>
      <w:del w:id="3381" w:author="野草" w:date="2024-04-23T13:50:55Z">
        <w:r>
          <w:rPr/>
          <w:delText xml:space="preserve"> environmental </w:delText>
        </w:r>
      </w:del>
      <w:del w:id="3382" w:author="野草" w:date="2024-04-23T13:50:55Z">
        <w:r>
          <w:rPr>
            <w:rFonts w:hint="eastAsia"/>
          </w:rPr>
          <w:delText>variables were higher on</w:delText>
        </w:r>
      </w:del>
      <w:del w:id="3383" w:author="野草" w:date="2024-04-23T13:50:55Z">
        <w:r>
          <w:rPr/>
          <w:delText xml:space="preserve"> CRCI compared to RCI.</w:delText>
        </w:r>
      </w:del>
    </w:p>
    <w:p/>
    <w:p>
      <w:pPr>
        <w:pStyle w:val="4"/>
      </w:pPr>
      <w:r>
        <w:rPr>
          <w:rFonts w:hint="eastAsia"/>
        </w:rPr>
        <w:t xml:space="preserve">3.3. </w:t>
      </w:r>
      <w:ins w:id="3384" w:author="野草" w:date="2024-04-26T15:02:47Z">
        <w:r>
          <w:rPr>
            <w:rFonts w:hint="eastAsia"/>
            <w:sz w:val="24"/>
            <w:szCs w:val="24"/>
            <w:highlight w:val="green"/>
            <w:lang w:val="en-US" w:eastAsia="zh-CN"/>
          </w:rPr>
          <w:t>Re</w:t>
        </w:r>
      </w:ins>
      <w:ins w:id="3385" w:author="野草" w:date="2024-04-26T15:02:48Z">
        <w:r>
          <w:rPr>
            <w:rFonts w:hint="eastAsia"/>
            <w:sz w:val="24"/>
            <w:szCs w:val="24"/>
            <w:highlight w:val="green"/>
            <w:lang w:val="en-US" w:eastAsia="zh-CN"/>
          </w:rPr>
          <w:t>la</w:t>
        </w:r>
      </w:ins>
      <w:ins w:id="3386" w:author="野草" w:date="2024-04-26T15:02:49Z">
        <w:r>
          <w:rPr>
            <w:rFonts w:hint="eastAsia"/>
            <w:sz w:val="24"/>
            <w:szCs w:val="24"/>
            <w:highlight w:val="green"/>
            <w:lang w:val="en-US" w:eastAsia="zh-CN"/>
          </w:rPr>
          <w:t>tive i</w:t>
        </w:r>
      </w:ins>
      <w:ins w:id="3387" w:author="野草" w:date="2024-04-26T15:02:50Z">
        <w:r>
          <w:rPr>
            <w:rFonts w:hint="eastAsia"/>
            <w:sz w:val="24"/>
            <w:szCs w:val="24"/>
            <w:highlight w:val="green"/>
            <w:lang w:val="en-US" w:eastAsia="zh-CN"/>
          </w:rPr>
          <w:t>mport</w:t>
        </w:r>
      </w:ins>
      <w:ins w:id="3388" w:author="野草" w:date="2024-04-26T15:02:51Z">
        <w:r>
          <w:rPr>
            <w:rFonts w:hint="eastAsia"/>
            <w:sz w:val="24"/>
            <w:szCs w:val="24"/>
            <w:highlight w:val="green"/>
            <w:lang w:val="en-US" w:eastAsia="zh-CN"/>
          </w:rPr>
          <w:t>ance</w:t>
        </w:r>
      </w:ins>
      <w:ins w:id="3389" w:author="野草" w:date="2024-04-26T14:43:31Z">
        <w:r>
          <w:rPr>
            <w:rFonts w:hint="eastAsia"/>
            <w:sz w:val="24"/>
            <w:szCs w:val="24"/>
            <w:rPrChange w:id="3390" w:author="野草" w:date="2024-04-26T14:43:35Z">
              <w:rPr>
                <w:rFonts w:hint="eastAsia"/>
                <w:sz w:val="18"/>
                <w:szCs w:val="18"/>
              </w:rPr>
            </w:rPrChange>
          </w:rPr>
          <w:t xml:space="preserve"> </w:t>
        </w:r>
      </w:ins>
      <w:del w:id="3391" w:author="野草" w:date="2024-04-26T14:43:31Z">
        <w:r>
          <w:rPr>
            <w:rFonts w:hint="eastAsia"/>
          </w:rPr>
          <w:delText>Contributions</w:delText>
        </w:r>
      </w:del>
      <w:del w:id="3392" w:author="野草" w:date="2024-04-26T14:43:37Z">
        <w:r>
          <w:rPr>
            <w:rFonts w:hint="eastAsia"/>
          </w:rPr>
          <w:delText xml:space="preserve"> </w:delText>
        </w:r>
      </w:del>
      <w:r>
        <w:rPr>
          <w:rFonts w:hint="eastAsia"/>
        </w:rPr>
        <w:t xml:space="preserve">of </w:t>
      </w:r>
      <w:r>
        <w:rPr>
          <w:rFonts w:hint="eastAsia"/>
          <w:highlight w:val="green"/>
          <w:rPrChange w:id="3393" w:author="野草" w:date="2024-04-26T14:43:52Z">
            <w:rPr>
              <w:rFonts w:hint="eastAsia"/>
            </w:rPr>
          </w:rPrChange>
        </w:rPr>
        <w:t>influencing factors</w:t>
      </w:r>
      <w:del w:id="3394" w:author="野草" w:date="2024-04-26T14:57:10Z">
        <w:r>
          <w:rPr>
            <w:rFonts w:hint="eastAsia"/>
          </w:rPr>
          <w:delText xml:space="preserve"> on </w:delText>
        </w:r>
      </w:del>
      <w:del w:id="3395" w:author="野草" w:date="2024-04-26T14:57:10Z">
        <w:commentRangeStart w:id="11"/>
        <w:r>
          <w:rPr>
            <w:rFonts w:hint="eastAsia"/>
            <w:highlight w:val="green"/>
            <w:rPrChange w:id="3396" w:author="野草" w:date="2024-04-26T14:43:48Z">
              <w:rPr>
                <w:rFonts w:hint="eastAsia"/>
              </w:rPr>
            </w:rPrChange>
          </w:rPr>
          <w:delText>river cooling effects</w:delText>
        </w:r>
        <w:commentRangeEnd w:id="11"/>
      </w:del>
      <w:del w:id="3397" w:author="野草" w:date="2024-04-26T14:57:10Z">
        <w:r>
          <w:rPr>
            <w:rStyle w:val="13"/>
            <w:rFonts w:eastAsiaTheme="minorEastAsia"/>
            <w:b w:val="0"/>
            <w:highlight w:val="green"/>
            <w:rPrChange w:id="3398" w:author="野草" w:date="2024-04-26T14:43:48Z">
              <w:rPr>
                <w:rStyle w:val="13"/>
                <w:rFonts w:eastAsiaTheme="minorEastAsia"/>
                <w:b w:val="0"/>
              </w:rPr>
            </w:rPrChange>
          </w:rPr>
          <w:commentReference w:id="11"/>
        </w:r>
      </w:del>
    </w:p>
    <w:p>
      <w:pPr>
        <w:jc w:val="center"/>
        <w:rPr>
          <w:ins w:id="3401" w:author="野草" w:date="2024-04-23T11:13:54Z"/>
          <w:rFonts w:hint="eastAsia" w:eastAsiaTheme="minorEastAsia"/>
          <w:lang w:eastAsia="zh-CN"/>
        </w:rPr>
        <w:pPrChange w:id="3400" w:author="野草" w:date="2024-04-23T11:14:50Z">
          <w:pPr/>
        </w:pPrChange>
      </w:pPr>
      <w:ins w:id="3402" w:author="野草" w:date="2024-04-26T15:20:29Z">
        <w:r>
          <w:rPr>
            <w:rFonts w:hint="eastAsia" w:eastAsiaTheme="minorEastAsia"/>
            <w:lang w:eastAsia="zh-CN"/>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22"/>
                      <a:srcRect l="9067" t="8897" r="9115" b="6835"/>
                      <a:stretch>
                        <a:fillRect/>
                      </a:stretch>
                    </pic:blipFill>
                    <pic:spPr>
                      <a:xfrm>
                        <a:off x="0" y="0"/>
                        <a:ext cx="4794250" cy="3292475"/>
                      </a:xfrm>
                      <a:prstGeom prst="rect">
                        <a:avLst/>
                      </a:prstGeom>
                    </pic:spPr>
                  </pic:pic>
                </a:graphicData>
              </a:graphic>
            </wp:inline>
          </w:drawing>
        </w:r>
      </w:ins>
    </w:p>
    <w:p>
      <w:del w:id="3404" w:author="野草" w:date="2024-04-22T17:49:11Z">
        <w:r>
          <w:rPr/>
          <w:drawing>
            <wp:inline distT="0" distB="0" distL="114300" distR="114300">
              <wp:extent cx="5266690" cy="3423285"/>
              <wp:effectExtent l="0" t="0" r="3810" b="5715"/>
              <wp:docPr id="25" name="图片 25" descr="FIG_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IG_RC1"/>
                      <pic:cNvPicPr>
                        <a:picLocks noChangeAspect="1"/>
                      </pic:cNvPicPr>
                    </pic:nvPicPr>
                    <pic:blipFill>
                      <a:blip r:embed="rId23"/>
                      <a:stretch>
                        <a:fillRect/>
                      </a:stretch>
                    </pic:blipFill>
                    <pic:spPr>
                      <a:xfrm>
                        <a:off x="0" y="0"/>
                        <a:ext cx="5266690" cy="3423285"/>
                      </a:xfrm>
                      <a:prstGeom prst="rect">
                        <a:avLst/>
                      </a:prstGeom>
                    </pic:spPr>
                  </pic:pic>
                </a:graphicData>
              </a:graphic>
            </wp:inline>
          </w:drawing>
        </w:r>
      </w:del>
    </w:p>
    <w:p>
      <w:pPr>
        <w:numPr>
          <w:ilvl w:val="255"/>
          <w:numId w:val="0"/>
        </w:numPr>
        <w:jc w:val="center"/>
        <w:rPr>
          <w:ins w:id="3407" w:author="野草" w:date="2024-04-26T19:58:32Z"/>
          <w:rFonts w:hint="default"/>
          <w:lang w:val="en-US" w:eastAsia="zh-CN"/>
        </w:rPr>
        <w:pPrChange w:id="3406" w:author="野草" w:date="2024-04-26T19:58:34Z">
          <w:pPr>
            <w:numPr>
              <w:ilvl w:val="255"/>
              <w:numId w:val="0"/>
            </w:numPr>
          </w:pPr>
        </w:pPrChange>
      </w:pPr>
      <w:ins w:id="3408" w:author="野草" w:date="2024-04-26T19:58:32Z">
        <w:r>
          <w:rPr>
            <w:rFonts w:hint="eastAsia"/>
            <w:lang w:val="en-US" w:eastAsia="zh-CN"/>
          </w:rPr>
          <w:t>【up2024 0426 1</w:t>
        </w:r>
      </w:ins>
      <w:ins w:id="3409" w:author="野草" w:date="2024-04-26T19:58:36Z">
        <w:r>
          <w:rPr>
            <w:rFonts w:hint="eastAsia"/>
            <w:lang w:val="en-US" w:eastAsia="zh-CN"/>
          </w:rPr>
          <w:t>9</w:t>
        </w:r>
      </w:ins>
      <w:ins w:id="3410" w:author="野草" w:date="2024-04-26T19:58:32Z">
        <w:r>
          <w:rPr>
            <w:rFonts w:hint="eastAsia"/>
            <w:lang w:val="en-US" w:eastAsia="zh-CN"/>
          </w:rPr>
          <w:t>:</w:t>
        </w:r>
      </w:ins>
      <w:ins w:id="3411" w:author="野草" w:date="2024-04-26T19:58:38Z">
        <w:r>
          <w:rPr>
            <w:rFonts w:hint="eastAsia"/>
            <w:lang w:val="en-US" w:eastAsia="zh-CN"/>
          </w:rPr>
          <w:t>58</w:t>
        </w:r>
      </w:ins>
      <w:ins w:id="3412" w:author="野草" w:date="2024-04-26T19:58:32Z">
        <w:r>
          <w:rPr>
            <w:rFonts w:hint="eastAsia"/>
            <w:lang w:val="en-US" w:eastAsia="zh-CN"/>
          </w:rPr>
          <w:t>】</w:t>
        </w:r>
      </w:ins>
    </w:p>
    <w:p>
      <w:pPr>
        <w:jc w:val="center"/>
        <w:rPr>
          <w:sz w:val="18"/>
          <w:szCs w:val="18"/>
        </w:rPr>
      </w:pPr>
      <w:r>
        <w:rPr>
          <w:rFonts w:hint="eastAsia"/>
          <w:sz w:val="18"/>
          <w:szCs w:val="18"/>
        </w:rPr>
        <w:t xml:space="preserve">Fig. </w:t>
      </w:r>
      <w:del w:id="3413" w:author="野草" w:date="2024-04-22T18:53:48Z">
        <w:r>
          <w:rPr>
            <w:rFonts w:hint="default"/>
            <w:sz w:val="18"/>
            <w:szCs w:val="18"/>
            <w:lang w:val="en-US"/>
          </w:rPr>
          <w:delText>6</w:delText>
        </w:r>
      </w:del>
      <w:ins w:id="3414" w:author="野草" w:date="2024-04-22T18:53:48Z">
        <w:r>
          <w:rPr>
            <w:rFonts w:hint="eastAsia"/>
            <w:sz w:val="18"/>
            <w:szCs w:val="18"/>
            <w:lang w:val="en-US" w:eastAsia="zh-CN"/>
          </w:rPr>
          <w:t>7</w:t>
        </w:r>
      </w:ins>
      <w:r>
        <w:rPr>
          <w:rFonts w:hint="eastAsia"/>
          <w:sz w:val="18"/>
          <w:szCs w:val="18"/>
        </w:rPr>
        <w:t xml:space="preserve">  </w:t>
      </w:r>
      <w:del w:id="3415" w:author="野草" w:date="2024-04-26T15:02:55Z">
        <w:bookmarkStart w:id="70" w:name="OLE_LINK95"/>
        <w:bookmarkStart w:id="71" w:name="OLE_LINK93"/>
        <w:r>
          <w:rPr>
            <w:rFonts w:hint="default"/>
            <w:sz w:val="18"/>
            <w:szCs w:val="18"/>
            <w:highlight w:val="green"/>
            <w:lang w:val="en-US"/>
            <w:rPrChange w:id="3416" w:author="野草" w:date="2024-04-26T15:18:45Z">
              <w:rPr>
                <w:rFonts w:hint="default"/>
                <w:sz w:val="18"/>
                <w:szCs w:val="18"/>
                <w:lang w:val="en-US"/>
              </w:rPr>
            </w:rPrChange>
          </w:rPr>
          <w:delText>Relative contribution</w:delText>
        </w:r>
      </w:del>
      <w:ins w:id="3417" w:author="野草" w:date="2024-04-26T15:02:55Z">
        <w:r>
          <w:rPr>
            <w:rFonts w:hint="eastAsia"/>
            <w:sz w:val="18"/>
            <w:szCs w:val="18"/>
            <w:highlight w:val="green"/>
            <w:lang w:val="en-US" w:eastAsia="zh-CN"/>
            <w:rPrChange w:id="3418" w:author="野草" w:date="2024-04-26T15:18:45Z">
              <w:rPr>
                <w:rFonts w:hint="eastAsia"/>
                <w:sz w:val="18"/>
                <w:szCs w:val="18"/>
                <w:lang w:val="en-US" w:eastAsia="zh-CN"/>
              </w:rPr>
            </w:rPrChange>
          </w:rPr>
          <w:t>Re</w:t>
        </w:r>
      </w:ins>
      <w:ins w:id="3419" w:author="野草" w:date="2024-04-26T15:02:56Z">
        <w:r>
          <w:rPr>
            <w:rFonts w:hint="eastAsia"/>
            <w:sz w:val="18"/>
            <w:szCs w:val="18"/>
            <w:highlight w:val="green"/>
            <w:lang w:val="en-US" w:eastAsia="zh-CN"/>
            <w:rPrChange w:id="3420" w:author="野草" w:date="2024-04-26T15:18:45Z">
              <w:rPr>
                <w:rFonts w:hint="eastAsia"/>
                <w:sz w:val="18"/>
                <w:szCs w:val="18"/>
                <w:lang w:val="en-US" w:eastAsia="zh-CN"/>
              </w:rPr>
            </w:rPrChange>
          </w:rPr>
          <w:t>lativ</w:t>
        </w:r>
      </w:ins>
      <w:ins w:id="3421" w:author="野草" w:date="2024-04-26T15:02:57Z">
        <w:r>
          <w:rPr>
            <w:rFonts w:hint="eastAsia"/>
            <w:sz w:val="18"/>
            <w:szCs w:val="18"/>
            <w:highlight w:val="green"/>
            <w:lang w:val="en-US" w:eastAsia="zh-CN"/>
            <w:rPrChange w:id="3422" w:author="野草" w:date="2024-04-26T15:18:45Z">
              <w:rPr>
                <w:rFonts w:hint="eastAsia"/>
                <w:sz w:val="18"/>
                <w:szCs w:val="18"/>
                <w:lang w:val="en-US" w:eastAsia="zh-CN"/>
              </w:rPr>
            </w:rPrChange>
          </w:rPr>
          <w:t>e imp</w:t>
        </w:r>
      </w:ins>
      <w:ins w:id="3423" w:author="野草" w:date="2024-04-26T15:02:58Z">
        <w:r>
          <w:rPr>
            <w:rFonts w:hint="eastAsia"/>
            <w:sz w:val="18"/>
            <w:szCs w:val="18"/>
            <w:highlight w:val="green"/>
            <w:lang w:val="en-US" w:eastAsia="zh-CN"/>
            <w:rPrChange w:id="3424" w:author="野草" w:date="2024-04-26T15:18:45Z">
              <w:rPr>
                <w:rFonts w:hint="eastAsia"/>
                <w:sz w:val="18"/>
                <w:szCs w:val="18"/>
                <w:lang w:val="en-US" w:eastAsia="zh-CN"/>
              </w:rPr>
            </w:rPrChange>
          </w:rPr>
          <w:t>ortance</w:t>
        </w:r>
        <w:bookmarkEnd w:id="70"/>
      </w:ins>
      <w:r>
        <w:rPr>
          <w:rFonts w:hint="eastAsia"/>
          <w:sz w:val="18"/>
          <w:szCs w:val="18"/>
        </w:rPr>
        <w:t xml:space="preserve"> </w:t>
      </w:r>
      <w:bookmarkEnd w:id="71"/>
      <w:r>
        <w:rPr>
          <w:rFonts w:hint="eastAsia"/>
          <w:sz w:val="18"/>
          <w:szCs w:val="18"/>
        </w:rPr>
        <w:t xml:space="preserve">of </w:t>
      </w:r>
      <w:r>
        <w:rPr>
          <w:rFonts w:hint="eastAsia"/>
          <w:sz w:val="18"/>
          <w:szCs w:val="18"/>
          <w:highlight w:val="green"/>
          <w:rPrChange w:id="3425" w:author="野草" w:date="2024-04-26T15:18:48Z">
            <w:rPr>
              <w:rFonts w:hint="eastAsia"/>
              <w:sz w:val="18"/>
              <w:szCs w:val="18"/>
            </w:rPr>
          </w:rPrChange>
        </w:rPr>
        <w:t>influencing factors</w:t>
      </w:r>
      <w:r>
        <w:rPr>
          <w:rFonts w:hint="eastAsia"/>
          <w:sz w:val="18"/>
          <w:szCs w:val="18"/>
        </w:rPr>
        <w:t xml:space="preserve"> </w:t>
      </w:r>
      <w:ins w:id="3426" w:author="野草" w:date="2024-04-26T15:18:12Z">
        <w:r>
          <w:rPr>
            <w:rFonts w:hint="eastAsia"/>
            <w:sz w:val="18"/>
            <w:szCs w:val="18"/>
            <w:lang w:val="en-US" w:eastAsia="zh-CN"/>
          </w:rPr>
          <w:t>f</w:t>
        </w:r>
      </w:ins>
      <w:ins w:id="3427" w:author="野草" w:date="2024-04-26T15:18:13Z">
        <w:r>
          <w:rPr>
            <w:rFonts w:hint="eastAsia"/>
            <w:sz w:val="18"/>
            <w:szCs w:val="18"/>
            <w:lang w:val="en-US" w:eastAsia="zh-CN"/>
          </w:rPr>
          <w:t>or</w:t>
        </w:r>
      </w:ins>
      <w:del w:id="3428" w:author="野草" w:date="2024-04-26T15:18:12Z">
        <w:r>
          <w:rPr>
            <w:sz w:val="18"/>
            <w:szCs w:val="18"/>
          </w:rPr>
          <w:delText>to</w:delText>
        </w:r>
      </w:del>
      <w:r>
        <w:rPr>
          <w:sz w:val="18"/>
          <w:szCs w:val="18"/>
        </w:rPr>
        <w:t xml:space="preserve"> </w:t>
      </w:r>
      <w:r>
        <w:rPr>
          <w:rFonts w:hint="eastAsia"/>
          <w:sz w:val="18"/>
          <w:szCs w:val="18"/>
          <w:highlight w:val="green"/>
          <w:rPrChange w:id="3429" w:author="野草" w:date="2024-04-26T15:18:51Z">
            <w:rPr>
              <w:rFonts w:hint="eastAsia"/>
              <w:sz w:val="18"/>
              <w:szCs w:val="18"/>
            </w:rPr>
          </w:rPrChange>
        </w:rPr>
        <w:t>RC</w:t>
      </w:r>
      <w:ins w:id="3430" w:author="野草" w:date="2024-04-23T14:05:38Z">
        <w:r>
          <w:rPr>
            <w:rFonts w:hint="eastAsia"/>
            <w:sz w:val="18"/>
            <w:szCs w:val="18"/>
            <w:highlight w:val="green"/>
            <w:lang w:val="en-US" w:eastAsia="zh-CN"/>
            <w:rPrChange w:id="3431" w:author="野草" w:date="2024-04-26T15:18:51Z">
              <w:rPr>
                <w:rFonts w:hint="eastAsia"/>
                <w:sz w:val="18"/>
                <w:szCs w:val="18"/>
                <w:lang w:val="en-US" w:eastAsia="zh-CN"/>
              </w:rPr>
            </w:rPrChange>
          </w:rPr>
          <w:t>I</w:t>
        </w:r>
      </w:ins>
      <w:ins w:id="3432" w:author="野草" w:date="2024-04-22T18:52:29Z">
        <w:r>
          <w:rPr>
            <w:rFonts w:hint="eastAsia"/>
            <w:sz w:val="18"/>
            <w:szCs w:val="18"/>
            <w:highlight w:val="green"/>
            <w:lang w:val="en-US" w:eastAsia="zh-CN"/>
            <w:rPrChange w:id="3433" w:author="野草" w:date="2024-04-26T15:18:51Z">
              <w:rPr>
                <w:rFonts w:hint="eastAsia"/>
                <w:sz w:val="18"/>
                <w:szCs w:val="18"/>
                <w:lang w:val="en-US" w:eastAsia="zh-CN"/>
              </w:rPr>
            </w:rPrChange>
          </w:rPr>
          <w:t xml:space="preserve">, </w:t>
        </w:r>
      </w:ins>
      <w:ins w:id="3434" w:author="野草" w:date="2024-04-22T18:52:30Z">
        <w:r>
          <w:rPr>
            <w:rFonts w:hint="eastAsia"/>
            <w:sz w:val="18"/>
            <w:szCs w:val="18"/>
            <w:highlight w:val="green"/>
            <w:lang w:val="en-US" w:eastAsia="zh-CN"/>
            <w:rPrChange w:id="3435" w:author="野草" w:date="2024-04-26T15:18:51Z">
              <w:rPr>
                <w:rFonts w:hint="eastAsia"/>
                <w:sz w:val="18"/>
                <w:szCs w:val="18"/>
                <w:lang w:val="en-US" w:eastAsia="zh-CN"/>
              </w:rPr>
            </w:rPrChange>
          </w:rPr>
          <w:t>RC</w:t>
        </w:r>
      </w:ins>
      <w:ins w:id="3436" w:author="野草" w:date="2024-04-23T14:05:41Z">
        <w:r>
          <w:rPr>
            <w:rFonts w:hint="eastAsia"/>
            <w:sz w:val="18"/>
            <w:szCs w:val="18"/>
            <w:highlight w:val="green"/>
            <w:lang w:val="en-US" w:eastAsia="zh-CN"/>
            <w:rPrChange w:id="3437" w:author="野草" w:date="2024-04-26T15:18:51Z">
              <w:rPr>
                <w:rFonts w:hint="eastAsia"/>
                <w:sz w:val="18"/>
                <w:szCs w:val="18"/>
                <w:lang w:val="en-US" w:eastAsia="zh-CN"/>
              </w:rPr>
            </w:rPrChange>
          </w:rPr>
          <w:t>D</w:t>
        </w:r>
      </w:ins>
      <w:ins w:id="3438" w:author="野草" w:date="2024-04-22T18:52:30Z">
        <w:r>
          <w:rPr>
            <w:rFonts w:hint="eastAsia"/>
            <w:sz w:val="18"/>
            <w:szCs w:val="18"/>
            <w:highlight w:val="green"/>
            <w:lang w:val="en-US" w:eastAsia="zh-CN"/>
            <w:rPrChange w:id="3439" w:author="野草" w:date="2024-04-26T15:18:51Z">
              <w:rPr>
                <w:rFonts w:hint="eastAsia"/>
                <w:sz w:val="18"/>
                <w:szCs w:val="18"/>
                <w:lang w:val="en-US" w:eastAsia="zh-CN"/>
              </w:rPr>
            </w:rPrChange>
          </w:rPr>
          <w:t xml:space="preserve"> </w:t>
        </w:r>
      </w:ins>
      <w:ins w:id="3440" w:author="野草" w:date="2024-04-22T18:52:31Z">
        <w:r>
          <w:rPr>
            <w:rFonts w:hint="eastAsia"/>
            <w:sz w:val="18"/>
            <w:szCs w:val="18"/>
            <w:highlight w:val="green"/>
            <w:lang w:val="en-US" w:eastAsia="zh-CN"/>
            <w:rPrChange w:id="3441" w:author="野草" w:date="2024-04-26T15:18:51Z">
              <w:rPr>
                <w:rFonts w:hint="eastAsia"/>
                <w:sz w:val="18"/>
                <w:szCs w:val="18"/>
                <w:lang w:val="en-US" w:eastAsia="zh-CN"/>
              </w:rPr>
            </w:rPrChange>
          </w:rPr>
          <w:t xml:space="preserve">and </w:t>
        </w:r>
      </w:ins>
      <w:ins w:id="3442" w:author="野草" w:date="2024-04-22T18:52:32Z">
        <w:r>
          <w:rPr>
            <w:rFonts w:hint="eastAsia"/>
            <w:sz w:val="18"/>
            <w:szCs w:val="18"/>
            <w:highlight w:val="green"/>
            <w:lang w:val="en-US" w:eastAsia="zh-CN"/>
            <w:rPrChange w:id="3443" w:author="野草" w:date="2024-04-26T15:18:51Z">
              <w:rPr>
                <w:rFonts w:hint="eastAsia"/>
                <w:sz w:val="18"/>
                <w:szCs w:val="18"/>
                <w:lang w:val="en-US" w:eastAsia="zh-CN"/>
              </w:rPr>
            </w:rPrChange>
          </w:rPr>
          <w:t>CRCI</w:t>
        </w:r>
      </w:ins>
      <w:del w:id="3444" w:author="野草" w:date="2024-04-22T18:52:28Z">
        <w:r>
          <w:rPr>
            <w:rFonts w:hint="eastAsia"/>
            <w:sz w:val="18"/>
            <w:szCs w:val="18"/>
          </w:rPr>
          <w:delText>I</w:delText>
        </w:r>
      </w:del>
      <w:r>
        <w:rPr>
          <w:rFonts w:hint="eastAsia"/>
          <w:sz w:val="18"/>
          <w:szCs w:val="18"/>
        </w:rPr>
        <w:t xml:space="preserve"> </w:t>
      </w:r>
      <w:del w:id="3445" w:author="野草" w:date="2024-04-22T18:52:38Z">
        <w:r>
          <w:rPr>
            <w:rFonts w:hint="default"/>
            <w:sz w:val="18"/>
            <w:szCs w:val="18"/>
            <w:lang w:val="en-US"/>
          </w:rPr>
          <w:delText>i</w:delText>
        </w:r>
      </w:del>
      <w:ins w:id="3446" w:author="野草" w:date="2024-04-22T18:52:38Z">
        <w:r>
          <w:rPr>
            <w:rFonts w:hint="eastAsia"/>
            <w:sz w:val="18"/>
            <w:szCs w:val="18"/>
            <w:lang w:val="en-US" w:eastAsia="zh-CN"/>
          </w:rPr>
          <w:t>o</w:t>
        </w:r>
      </w:ins>
      <w:r>
        <w:rPr>
          <w:rFonts w:hint="eastAsia"/>
          <w:sz w:val="18"/>
          <w:szCs w:val="18"/>
        </w:rPr>
        <w:t xml:space="preserve">n the </w:t>
      </w:r>
      <w:r>
        <w:rPr>
          <w:rFonts w:hint="eastAsia"/>
          <w:sz w:val="18"/>
          <w:szCs w:val="18"/>
          <w:highlight w:val="green"/>
          <w:rPrChange w:id="3447" w:author="野草" w:date="2024-04-26T15:18:54Z">
            <w:rPr>
              <w:rFonts w:hint="eastAsia"/>
              <w:sz w:val="18"/>
              <w:szCs w:val="18"/>
            </w:rPr>
          </w:rPrChange>
        </w:rPr>
        <w:t>normal summer day</w:t>
      </w:r>
      <w:r>
        <w:rPr>
          <w:rFonts w:hint="eastAsia"/>
          <w:sz w:val="18"/>
          <w:szCs w:val="18"/>
        </w:rPr>
        <w:t xml:space="preserve"> </w:t>
      </w:r>
      <w:del w:id="3448" w:author="野草" w:date="2024-04-26T15:20:59Z">
        <w:r>
          <w:rPr>
            <w:rFonts w:hint="eastAsia"/>
            <w:sz w:val="18"/>
            <w:szCs w:val="18"/>
          </w:rPr>
          <w:delText>(a</w:delText>
        </w:r>
      </w:del>
      <w:del w:id="3449" w:author="野草" w:date="2024-04-26T15:20:58Z">
        <w:r>
          <w:rPr>
            <w:rFonts w:hint="eastAsia"/>
            <w:sz w:val="18"/>
            <w:szCs w:val="18"/>
          </w:rPr>
          <w:delText xml:space="preserve">) </w:delText>
        </w:r>
      </w:del>
      <w:r>
        <w:rPr>
          <w:rFonts w:hint="eastAsia"/>
          <w:sz w:val="18"/>
          <w:szCs w:val="18"/>
        </w:rPr>
        <w:t xml:space="preserve">and the </w:t>
      </w:r>
      <w:r>
        <w:rPr>
          <w:rFonts w:hint="eastAsia"/>
          <w:sz w:val="18"/>
          <w:szCs w:val="18"/>
          <w:highlight w:val="green"/>
          <w:rPrChange w:id="3450" w:author="野草" w:date="2024-04-26T15:18:58Z">
            <w:rPr>
              <w:rFonts w:hint="eastAsia"/>
              <w:sz w:val="18"/>
              <w:szCs w:val="18"/>
            </w:rPr>
          </w:rPrChange>
        </w:rPr>
        <w:t>extremely hot day</w:t>
      </w:r>
      <w:del w:id="3451" w:author="野草" w:date="2024-04-26T15:21:02Z">
        <w:r>
          <w:rPr>
            <w:rFonts w:hint="eastAsia"/>
            <w:sz w:val="18"/>
            <w:szCs w:val="18"/>
          </w:rPr>
          <w:delText xml:space="preserve"> (b)</w:delText>
        </w:r>
      </w:del>
      <w:r>
        <w:rPr>
          <w:rFonts w:hint="eastAsia"/>
          <w:sz w:val="18"/>
          <w:szCs w:val="18"/>
        </w:rPr>
        <w:t>, respectively.</w:t>
      </w:r>
    </w:p>
    <w:p>
      <w:del w:id="3452" w:author="野草" w:date="2024-04-22T18:47:59Z">
        <w:r>
          <w:rPr/>
          <w:drawing>
            <wp:inline distT="0" distB="0" distL="114300" distR="114300">
              <wp:extent cx="5266690" cy="3423285"/>
              <wp:effectExtent l="0" t="0" r="3810" b="5715"/>
              <wp:docPr id="26" name="图片 26" descr="FIG_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G_RC2"/>
                      <pic:cNvPicPr>
                        <a:picLocks noChangeAspect="1"/>
                      </pic:cNvPicPr>
                    </pic:nvPicPr>
                    <pic:blipFill>
                      <a:blip r:embed="rId24"/>
                      <a:stretch>
                        <a:fillRect/>
                      </a:stretch>
                    </pic:blipFill>
                    <pic:spPr>
                      <a:xfrm>
                        <a:off x="0" y="0"/>
                        <a:ext cx="5266690" cy="3423285"/>
                      </a:xfrm>
                      <a:prstGeom prst="rect">
                        <a:avLst/>
                      </a:prstGeom>
                    </pic:spPr>
                  </pic:pic>
                </a:graphicData>
              </a:graphic>
            </wp:inline>
          </w:drawing>
        </w:r>
      </w:del>
    </w:p>
    <w:p>
      <w:pPr>
        <w:jc w:val="center"/>
        <w:rPr>
          <w:del w:id="3454" w:author="野草" w:date="2024-04-22T18:48:03Z"/>
          <w:sz w:val="18"/>
          <w:szCs w:val="18"/>
        </w:rPr>
      </w:pPr>
      <w:del w:id="3455" w:author="野草" w:date="2024-04-22T18:48:03Z">
        <w:r>
          <w:rPr>
            <w:rFonts w:hint="eastAsia"/>
            <w:sz w:val="18"/>
            <w:szCs w:val="18"/>
          </w:rPr>
          <w:delText xml:space="preserve">Fig. 7  Relative </w:delText>
        </w:r>
      </w:del>
      <w:del w:id="3456" w:author="野草" w:date="2024-04-22T18:48:03Z">
        <w:r>
          <w:rPr>
            <w:sz w:val="18"/>
            <w:szCs w:val="18"/>
          </w:rPr>
          <w:delText>contribution</w:delText>
        </w:r>
      </w:del>
      <w:del w:id="3457" w:author="野草" w:date="2024-04-22T18:48:03Z">
        <w:r>
          <w:rPr>
            <w:rFonts w:hint="eastAsia"/>
            <w:sz w:val="18"/>
            <w:szCs w:val="18"/>
          </w:rPr>
          <w:delText xml:space="preserve"> of influencing factors </w:delText>
        </w:r>
      </w:del>
      <w:del w:id="3458" w:author="野草" w:date="2024-04-22T18:48:03Z">
        <w:r>
          <w:rPr>
            <w:sz w:val="18"/>
            <w:szCs w:val="18"/>
          </w:rPr>
          <w:delText xml:space="preserve">to </w:delText>
        </w:r>
      </w:del>
      <w:del w:id="3459" w:author="野草" w:date="2024-04-22T18:48:03Z">
        <w:r>
          <w:rPr>
            <w:rFonts w:hint="eastAsia"/>
            <w:sz w:val="18"/>
            <w:szCs w:val="18"/>
          </w:rPr>
          <w:delText>CRCI in the normal summer day (a) and the extremely hot day (b), respectively.</w:delText>
        </w:r>
      </w:del>
    </w:p>
    <w:p>
      <w:pPr>
        <w:numPr>
          <w:ilvl w:val="255"/>
          <w:numId w:val="0"/>
        </w:numPr>
        <w:jc w:val="left"/>
        <w:pPrChange w:id="3460" w:author="野草" w:date="2024-04-26T20:39:39Z">
          <w:pPr/>
        </w:pPrChange>
      </w:pPr>
      <w:ins w:id="3461" w:author="野草" w:date="2024-04-26T20:39:36Z">
        <w:bookmarkStart w:id="72" w:name="OLE_LINK98"/>
        <w:r>
          <w:rPr>
            <w:rFonts w:hint="eastAsia"/>
            <w:lang w:val="en-US" w:eastAsia="zh-CN"/>
          </w:rPr>
          <w:t xml:space="preserve">【up2024 0426 </w:t>
        </w:r>
      </w:ins>
      <w:ins w:id="3462" w:author="野草" w:date="2024-04-26T20:39:40Z">
        <w:r>
          <w:rPr>
            <w:rFonts w:hint="eastAsia"/>
            <w:lang w:val="en-US" w:eastAsia="zh-CN"/>
          </w:rPr>
          <w:t>2</w:t>
        </w:r>
      </w:ins>
      <w:ins w:id="3463" w:author="野草" w:date="2024-04-26T20:39:41Z">
        <w:r>
          <w:rPr>
            <w:rFonts w:hint="eastAsia"/>
            <w:lang w:val="en-US" w:eastAsia="zh-CN"/>
          </w:rPr>
          <w:t>0</w:t>
        </w:r>
      </w:ins>
      <w:ins w:id="3464" w:author="野草" w:date="2024-04-26T20:39:36Z">
        <w:r>
          <w:rPr>
            <w:rFonts w:hint="eastAsia"/>
            <w:lang w:val="en-US" w:eastAsia="zh-CN"/>
          </w:rPr>
          <w:t>:</w:t>
        </w:r>
      </w:ins>
      <w:ins w:id="3465" w:author="野草" w:date="2024-04-26T20:39:42Z">
        <w:r>
          <w:rPr>
            <w:rFonts w:hint="eastAsia"/>
            <w:lang w:val="en-US" w:eastAsia="zh-CN"/>
          </w:rPr>
          <w:t>39</w:t>
        </w:r>
      </w:ins>
      <w:ins w:id="3466" w:author="野草" w:date="2024-04-26T20:39:36Z">
        <w:r>
          <w:rPr>
            <w:rFonts w:hint="eastAsia"/>
            <w:lang w:val="en-US" w:eastAsia="zh-CN"/>
          </w:rPr>
          <w:t>】</w:t>
        </w:r>
      </w:ins>
    </w:p>
    <w:bookmarkEnd w:id="72"/>
    <w:p>
      <w:pPr>
        <w:numPr>
          <w:ilvl w:val="255"/>
          <w:numId w:val="0"/>
        </w:numPr>
        <w:rPr>
          <w:del w:id="3467" w:author="野草" w:date="2024-04-23T14:27:42Z"/>
          <w:rFonts w:hint="eastAsia" w:eastAsiaTheme="minorEastAsia"/>
          <w:lang w:val="en-US" w:eastAsia="zh-CN"/>
        </w:rPr>
      </w:pPr>
      <w:bookmarkStart w:id="73" w:name="OLE_LINK11"/>
      <w:r>
        <w:rPr>
          <w:rFonts w:hint="eastAsia"/>
          <w:highlight w:val="cyan"/>
          <w:rPrChange w:id="3468" w:author="野草" w:date="2024-04-26T15:42:22Z">
            <w:rPr>
              <w:rFonts w:hint="eastAsia"/>
            </w:rPr>
          </w:rPrChange>
        </w:rPr>
        <w:t>Fig.</w:t>
      </w:r>
      <w:del w:id="3469" w:author="野草" w:date="2024-04-23T11:06:57Z">
        <w:r>
          <w:rPr>
            <w:rFonts w:hint="eastAsia"/>
            <w:highlight w:val="cyan"/>
            <w:rPrChange w:id="3470" w:author="野草" w:date="2024-04-26T15:42:22Z">
              <w:rPr>
                <w:rFonts w:hint="eastAsia"/>
              </w:rPr>
            </w:rPrChange>
          </w:rPr>
          <w:delText xml:space="preserve"> </w:delText>
        </w:r>
      </w:del>
      <w:del w:id="3471" w:author="野草" w:date="2024-04-23T11:06:56Z">
        <w:r>
          <w:rPr>
            <w:rFonts w:hint="eastAsia"/>
            <w:highlight w:val="cyan"/>
            <w:rPrChange w:id="3472" w:author="野草" w:date="2024-04-26T15:42:22Z">
              <w:rPr>
                <w:rFonts w:hint="eastAsia"/>
              </w:rPr>
            </w:rPrChange>
          </w:rPr>
          <w:delText>6 and Fig.</w:delText>
        </w:r>
      </w:del>
      <w:r>
        <w:rPr>
          <w:rFonts w:hint="eastAsia"/>
          <w:highlight w:val="cyan"/>
          <w:rPrChange w:id="3473" w:author="野草" w:date="2024-04-26T15:42:22Z">
            <w:rPr>
              <w:rFonts w:hint="eastAsia"/>
            </w:rPr>
          </w:rPrChange>
        </w:rPr>
        <w:t xml:space="preserve"> 7 </w:t>
      </w:r>
      <w:r>
        <w:rPr>
          <w:rFonts w:hint="eastAsia"/>
        </w:rPr>
        <w:t>illustrate</w:t>
      </w:r>
      <w:ins w:id="3474" w:author="野草" w:date="2024-04-23T11:07:00Z">
        <w:r>
          <w:rPr>
            <w:rFonts w:hint="eastAsia"/>
            <w:lang w:val="en-US" w:eastAsia="zh-CN"/>
          </w:rPr>
          <w:t>s</w:t>
        </w:r>
      </w:ins>
      <w:r>
        <w:rPr>
          <w:rFonts w:hint="eastAsia"/>
        </w:rPr>
        <w:t xml:space="preserve"> the </w:t>
      </w:r>
      <w:bookmarkStart w:id="74" w:name="OLE_LINK94"/>
      <w:r>
        <w:rPr>
          <w:rFonts w:hint="eastAsia"/>
          <w:highlight w:val="green"/>
          <w:rPrChange w:id="3475" w:author="野草" w:date="2024-04-23T16:15:56Z">
            <w:rPr>
              <w:rFonts w:hint="eastAsia"/>
            </w:rPr>
          </w:rPrChange>
        </w:rPr>
        <w:t>relative importance</w:t>
      </w:r>
      <w:bookmarkEnd w:id="74"/>
      <w:del w:id="3476" w:author="野草" w:date="2024-04-26T15:03:31Z">
        <w:r>
          <w:rPr>
            <w:rFonts w:hint="eastAsia"/>
            <w:highlight w:val="green"/>
            <w:rPrChange w:id="3477" w:author="野草" w:date="2024-04-23T16:15:56Z">
              <w:rPr>
                <w:rFonts w:hint="eastAsia"/>
              </w:rPr>
            </w:rPrChange>
          </w:rPr>
          <w:delText>s</w:delText>
        </w:r>
      </w:del>
      <w:r>
        <w:rPr>
          <w:rFonts w:hint="eastAsia"/>
        </w:rPr>
        <w:t xml:space="preserve"> of </w:t>
      </w:r>
      <w:r>
        <w:rPr>
          <w:rFonts w:hint="eastAsia"/>
          <w:highlight w:val="green"/>
          <w:rPrChange w:id="3478" w:author="野草" w:date="2024-04-23T16:16:01Z">
            <w:rPr>
              <w:rFonts w:hint="eastAsia"/>
            </w:rPr>
          </w:rPrChange>
        </w:rPr>
        <w:t>influencing factors</w:t>
      </w:r>
      <w:r>
        <w:rPr>
          <w:rFonts w:hint="eastAsia"/>
        </w:rPr>
        <w:t xml:space="preserve"> </w:t>
      </w:r>
      <w:ins w:id="3479" w:author="野草" w:date="2024-04-26T15:18:22Z">
        <w:r>
          <w:rPr>
            <w:rFonts w:hint="eastAsia"/>
            <w:lang w:val="en-US" w:eastAsia="zh-CN"/>
          </w:rPr>
          <w:t>for</w:t>
        </w:r>
      </w:ins>
      <w:del w:id="3480" w:author="野草" w:date="2024-04-26T15:18:21Z">
        <w:r>
          <w:rPr>
            <w:rFonts w:hint="eastAsia"/>
          </w:rPr>
          <w:delText>on</w:delText>
        </w:r>
      </w:del>
      <w:r>
        <w:rPr>
          <w:rFonts w:hint="eastAsia"/>
        </w:rPr>
        <w:t xml:space="preserve"> </w:t>
      </w:r>
      <w:r>
        <w:rPr>
          <w:rFonts w:hint="eastAsia"/>
          <w:highlight w:val="green"/>
          <w:rPrChange w:id="3481" w:author="野草" w:date="2024-04-23T16:16:06Z">
            <w:rPr>
              <w:rFonts w:hint="eastAsia"/>
            </w:rPr>
          </w:rPrChange>
        </w:rPr>
        <w:t>river cooling effects</w:t>
      </w:r>
      <w:r>
        <w:rPr>
          <w:rFonts w:hint="eastAsia"/>
        </w:rPr>
        <w:t xml:space="preserve"> during the </w:t>
      </w:r>
      <w:r>
        <w:rPr>
          <w:rFonts w:hint="eastAsia"/>
          <w:highlight w:val="green"/>
          <w:rPrChange w:id="3482" w:author="野草" w:date="2024-04-23T16:16:08Z">
            <w:rPr>
              <w:rFonts w:hint="eastAsia"/>
            </w:rPr>
          </w:rPrChange>
        </w:rPr>
        <w:t>2 case days</w:t>
      </w:r>
      <w:r>
        <w:rPr>
          <w:rFonts w:hint="eastAsia"/>
        </w:rPr>
        <w:t xml:space="preserve">. </w:t>
      </w:r>
      <w:del w:id="3483" w:author="野草" w:date="2024-04-23T14:27:34Z">
        <w:r>
          <w:rPr>
            <w:rFonts w:hint="eastAsia"/>
            <w:highlight w:val="green"/>
            <w:rPrChange w:id="3484" w:author="野草" w:date="2024-04-23T16:16:14Z">
              <w:rPr>
                <w:rFonts w:hint="eastAsia"/>
              </w:rPr>
            </w:rPrChange>
          </w:rPr>
          <w:delText>I</w:delText>
        </w:r>
      </w:del>
      <w:del w:id="3485" w:author="野草" w:date="2024-04-23T14:27:33Z">
        <w:r>
          <w:rPr>
            <w:rFonts w:hint="eastAsia"/>
            <w:highlight w:val="green"/>
            <w:rPrChange w:id="3486" w:author="野草" w:date="2024-04-23T16:16:14Z">
              <w:rPr>
                <w:rFonts w:hint="eastAsia"/>
              </w:rPr>
            </w:rPrChange>
          </w:rPr>
          <w:delText xml:space="preserve">n </w:delText>
        </w:r>
      </w:del>
      <w:del w:id="3487" w:author="野草" w:date="2024-04-23T14:27:33Z">
        <w:r>
          <w:rPr>
            <w:rFonts w:hint="default"/>
            <w:highlight w:val="green"/>
            <w:lang w:val="en-US"/>
            <w:rPrChange w:id="3488" w:author="野草" w:date="2024-04-23T16:16:14Z">
              <w:rPr>
                <w:rFonts w:hint="default"/>
                <w:lang w:val="en-US"/>
              </w:rPr>
            </w:rPrChange>
          </w:rPr>
          <w:delText xml:space="preserve">contrast </w:delText>
        </w:r>
      </w:del>
      <w:del w:id="3489" w:author="野草" w:date="2024-04-23T14:27:33Z">
        <w:r>
          <w:rPr>
            <w:rFonts w:hint="eastAsia"/>
            <w:highlight w:val="green"/>
            <w:rPrChange w:id="3490" w:author="野草" w:date="2024-04-23T16:16:14Z">
              <w:rPr>
                <w:rFonts w:hint="eastAsia"/>
              </w:rPr>
            </w:rPrChange>
          </w:rPr>
          <w:delText xml:space="preserve">to prior studies emphasizing the dominance of land cover characteristics or 3D building characteristics in affecting water cooling effects, </w:delText>
        </w:r>
      </w:del>
      <w:ins w:id="3491" w:author="野草" w:date="2024-04-23T14:27:35Z">
        <w:r>
          <w:rPr>
            <w:rFonts w:hint="eastAsia"/>
            <w:highlight w:val="green"/>
            <w:lang w:val="en-US" w:eastAsia="zh-CN"/>
            <w:rPrChange w:id="3492" w:author="野草" w:date="2024-04-23T16:16:14Z">
              <w:rPr>
                <w:rFonts w:hint="eastAsia"/>
                <w:lang w:val="en-US" w:eastAsia="zh-CN"/>
              </w:rPr>
            </w:rPrChange>
          </w:rPr>
          <w:t>O</w:t>
        </w:r>
      </w:ins>
      <w:del w:id="3493" w:author="野草" w:date="2024-04-23T14:27:35Z">
        <w:r>
          <w:rPr>
            <w:rFonts w:hint="eastAsia"/>
            <w:highlight w:val="green"/>
            <w:rPrChange w:id="3494" w:author="野草" w:date="2024-04-23T16:16:14Z">
              <w:rPr>
                <w:rFonts w:hint="eastAsia"/>
              </w:rPr>
            </w:rPrChange>
          </w:rPr>
          <w:delText>o</w:delText>
        </w:r>
      </w:del>
      <w:r>
        <w:rPr>
          <w:rFonts w:hint="eastAsia"/>
          <w:highlight w:val="green"/>
          <w:rPrChange w:id="3495" w:author="野草" w:date="2024-04-23T16:16:14Z">
            <w:rPr>
              <w:rFonts w:hint="eastAsia"/>
            </w:rPr>
          </w:rPrChange>
        </w:rPr>
        <w:t>ur results</w:t>
      </w:r>
      <w:r>
        <w:rPr>
          <w:rFonts w:hint="eastAsia"/>
        </w:rPr>
        <w:t xml:space="preserve"> highlight</w:t>
      </w:r>
      <w:del w:id="3496" w:author="野草" w:date="2024-04-26T15:42:12Z">
        <w:r>
          <w:rPr>
            <w:rFonts w:hint="eastAsia"/>
          </w:rPr>
          <w:delText>ed</w:delText>
        </w:r>
      </w:del>
      <w:r>
        <w:rPr>
          <w:rFonts w:hint="eastAsia"/>
        </w:rPr>
        <w:t xml:space="preserve"> the </w:t>
      </w:r>
      <w:r>
        <w:rPr>
          <w:rFonts w:hint="eastAsia"/>
          <w:highlight w:val="green"/>
          <w:rPrChange w:id="3497" w:author="野草" w:date="2024-04-23T16:16:17Z">
            <w:rPr>
              <w:rFonts w:hint="eastAsia"/>
            </w:rPr>
          </w:rPrChange>
        </w:rPr>
        <w:t>substantial impacts</w:t>
      </w:r>
      <w:r>
        <w:rPr>
          <w:rFonts w:hint="eastAsia"/>
        </w:rPr>
        <w:t xml:space="preserve"> of </w:t>
      </w:r>
      <w:r>
        <w:rPr>
          <w:rFonts w:hint="eastAsia"/>
          <w:highlight w:val="green"/>
          <w:rPrChange w:id="3498" w:author="野草" w:date="2024-04-23T16:16:20Z">
            <w:rPr>
              <w:rFonts w:hint="eastAsia"/>
            </w:rPr>
          </w:rPrChange>
        </w:rPr>
        <w:t>topography</w:t>
      </w:r>
      <w:r>
        <w:rPr>
          <w:rFonts w:hint="eastAsia"/>
        </w:rPr>
        <w:t xml:space="preserve"> in the </w:t>
      </w:r>
      <w:r>
        <w:rPr>
          <w:rFonts w:hint="eastAsia"/>
          <w:highlight w:val="green"/>
          <w:rPrChange w:id="3499" w:author="野草" w:date="2024-04-23T16:16:25Z">
            <w:rPr>
              <w:rFonts w:hint="eastAsia"/>
            </w:rPr>
          </w:rPrChange>
        </w:rPr>
        <w:t>metropolitan area</w:t>
      </w:r>
      <w:r>
        <w:rPr>
          <w:rFonts w:hint="eastAsia"/>
        </w:rPr>
        <w:t xml:space="preserve"> of Chongqing, </w:t>
      </w:r>
      <w:del w:id="3500" w:author="野草" w:date="2024-04-26T20:01:34Z">
        <w:r>
          <w:rPr>
            <w:rFonts w:hint="default"/>
            <w:lang w:val="en-US"/>
          </w:rPr>
          <w:delText>which</w:delText>
        </w:r>
      </w:del>
      <w:ins w:id="3501" w:author="野草" w:date="2024-04-26T20:01:34Z">
        <w:r>
          <w:rPr>
            <w:rFonts w:hint="eastAsia"/>
            <w:lang w:val="en-US" w:eastAsia="zh-CN"/>
          </w:rPr>
          <w:t>t</w:t>
        </w:r>
      </w:ins>
      <w:ins w:id="3502" w:author="野草" w:date="2024-04-26T20:01:35Z">
        <w:r>
          <w:rPr>
            <w:rFonts w:hint="eastAsia"/>
            <w:lang w:val="en-US" w:eastAsia="zh-CN"/>
          </w:rPr>
          <w:t>he</w:t>
        </w:r>
      </w:ins>
      <w:ins w:id="3503" w:author="野草" w:date="2024-04-26T15:41:02Z">
        <w:r>
          <w:rPr>
            <w:rFonts w:hint="eastAsia"/>
            <w:lang w:val="en-US" w:eastAsia="zh-CN"/>
          </w:rPr>
          <w:t xml:space="preserve"> c</w:t>
        </w:r>
      </w:ins>
      <w:ins w:id="3504" w:author="野草" w:date="2024-04-26T15:41:03Z">
        <w:r>
          <w:rPr>
            <w:rFonts w:hint="eastAsia"/>
            <w:lang w:val="en-US" w:eastAsia="zh-CN"/>
          </w:rPr>
          <w:t>ity</w:t>
        </w:r>
      </w:ins>
      <w:del w:id="3505" w:author="野草" w:date="2024-04-26T15:41:05Z">
        <w:r>
          <w:rPr>
            <w:rFonts w:hint="eastAsia"/>
          </w:rPr>
          <w:delText xml:space="preserve"> </w:delText>
        </w:r>
      </w:del>
      <w:del w:id="3506" w:author="野草" w:date="2024-04-26T15:41:04Z">
        <w:r>
          <w:rPr>
            <w:rFonts w:hint="eastAsia"/>
            <w:highlight w:val="green"/>
            <w:rPrChange w:id="3507" w:author="野草" w:date="2024-04-23T16:16:34Z">
              <w:rPr>
                <w:rFonts w:hint="eastAsia"/>
              </w:rPr>
            </w:rPrChange>
          </w:rPr>
          <w:delText>i</w:delText>
        </w:r>
      </w:del>
      <w:del w:id="3508" w:author="野草" w:date="2024-04-26T15:41:04Z">
        <w:r>
          <w:rPr>
            <w:rFonts w:hint="eastAsia"/>
            <w:highlight w:val="green"/>
            <w:rPrChange w:id="3509" w:author="野草" w:date="2024-04-23T16:16:34Z">
              <w:rPr>
                <w:rFonts w:hint="eastAsia"/>
              </w:rPr>
            </w:rPrChange>
          </w:rPr>
          <w:delText>s</w:delText>
        </w:r>
      </w:del>
      <w:r>
        <w:rPr>
          <w:rFonts w:hint="eastAsia"/>
          <w:highlight w:val="green"/>
          <w:rPrChange w:id="3510" w:author="野草" w:date="2024-04-23T16:16:34Z">
            <w:rPr>
              <w:rFonts w:hint="eastAsia"/>
            </w:rPr>
          </w:rPrChange>
        </w:rPr>
        <w:t xml:space="preserve"> characterized by</w:t>
      </w:r>
      <w:r>
        <w:rPr>
          <w:rFonts w:hint="eastAsia"/>
          <w:highlight w:val="none"/>
          <w:rPrChange w:id="3511" w:author="野草" w:date="2024-04-26T15:30:48Z">
            <w:rPr>
              <w:rFonts w:hint="eastAsia"/>
            </w:rPr>
          </w:rPrChange>
        </w:rPr>
        <w:t xml:space="preserve"> </w:t>
      </w:r>
      <w:ins w:id="3512" w:author="野草" w:date="2024-04-26T15:30:45Z">
        <w:r>
          <w:rPr>
            <w:rFonts w:hint="eastAsia" w:eastAsia="宋体" w:cs="Times New Roman"/>
            <w:highlight w:val="none"/>
            <w:rPrChange w:id="3513" w:author="野草" w:date="2024-04-26T15:30:48Z">
              <w:rPr>
                <w:rFonts w:hint="eastAsia" w:eastAsia="宋体" w:cs="Times New Roman"/>
                <w:highlight w:val="green"/>
              </w:rPr>
            </w:rPrChange>
          </w:rPr>
          <w:t>u</w:t>
        </w:r>
      </w:ins>
      <w:ins w:id="3514" w:author="野草" w:date="2024-04-26T15:30:45Z">
        <w:r>
          <w:rPr>
            <w:rFonts w:eastAsia="宋体" w:cs="Times New Roman"/>
            <w:highlight w:val="none"/>
            <w:rPrChange w:id="3515" w:author="野草" w:date="2024-04-26T15:30:48Z">
              <w:rPr>
                <w:rFonts w:eastAsia="宋体" w:cs="Times New Roman"/>
                <w:highlight w:val="green"/>
              </w:rPr>
            </w:rPrChange>
          </w:rPr>
          <w:t>ndulating</w:t>
        </w:r>
      </w:ins>
      <w:del w:id="3516" w:author="野草" w:date="2024-04-26T15:30:45Z">
        <w:r>
          <w:rPr>
            <w:rFonts w:hint="eastAsia"/>
          </w:rPr>
          <w:delText>complex</w:delText>
        </w:r>
      </w:del>
      <w:r>
        <w:rPr>
          <w:rFonts w:hint="eastAsia"/>
        </w:rPr>
        <w:t xml:space="preserve"> terrain</w:t>
      </w:r>
      <w:del w:id="3517" w:author="野草" w:date="2024-04-26T15:41:51Z">
        <w:r>
          <w:rPr>
            <w:rFonts w:hint="eastAsia"/>
          </w:rPr>
          <w:delText>s</w:delText>
        </w:r>
      </w:del>
      <w:r>
        <w:rPr>
          <w:rFonts w:hint="eastAsia"/>
        </w:rPr>
        <w:t>.</w:t>
      </w:r>
      <w:ins w:id="3518" w:author="野草" w:date="2024-04-23T14:27:43Z">
        <w:r>
          <w:rPr>
            <w:rFonts w:hint="eastAsia"/>
            <w:lang w:val="en-US" w:eastAsia="zh-CN"/>
          </w:rPr>
          <w:t xml:space="preserve"> </w:t>
        </w:r>
      </w:ins>
    </w:p>
    <w:p>
      <w:pPr>
        <w:numPr>
          <w:ilvl w:val="255"/>
          <w:numId w:val="0"/>
        </w:numPr>
        <w:rPr>
          <w:del w:id="3519" w:author="野草" w:date="2024-04-23T14:27:42Z"/>
        </w:rPr>
      </w:pPr>
    </w:p>
    <w:p>
      <w:pPr>
        <w:numPr>
          <w:ilvl w:val="255"/>
          <w:numId w:val="0"/>
        </w:numPr>
        <w:rPr>
          <w:ins w:id="3520" w:author="野草" w:date="2024-04-23T14:30:07Z"/>
          <w:rFonts w:hint="eastAsia"/>
        </w:rPr>
      </w:pPr>
      <w:r>
        <w:rPr>
          <w:rFonts w:hint="eastAsia"/>
        </w:rPr>
        <w:t xml:space="preserve">Regarding RCI, </w:t>
      </w:r>
      <w:r>
        <w:rPr>
          <w:rFonts w:hint="eastAsia"/>
          <w:highlight w:val="cyan"/>
          <w:rPrChange w:id="3521" w:author="野草" w:date="2024-04-23T16:16:39Z">
            <w:rPr>
              <w:rFonts w:hint="eastAsia"/>
            </w:rPr>
          </w:rPrChange>
        </w:rPr>
        <w:t>average slope</w:t>
      </w:r>
      <w:bookmarkStart w:id="75" w:name="OLE_LINK96"/>
      <w:r>
        <w:rPr>
          <w:rFonts w:hint="eastAsia"/>
          <w:highlight w:val="cyan"/>
          <w:rPrChange w:id="3522" w:author="野草" w:date="2024-04-23T16:16:39Z">
            <w:rPr>
              <w:rFonts w:hint="eastAsia"/>
            </w:rPr>
          </w:rPrChange>
        </w:rPr>
        <w:t xml:space="preserve"> </w:t>
      </w:r>
      <w:r>
        <w:rPr>
          <w:rFonts w:hint="eastAsia"/>
        </w:rPr>
        <w:t xml:space="preserve">emerged as </w:t>
      </w:r>
      <w:bookmarkEnd w:id="75"/>
      <w:r>
        <w:rPr>
          <w:rFonts w:hint="eastAsia"/>
        </w:rPr>
        <w:t xml:space="preserve">the </w:t>
      </w:r>
      <w:r>
        <w:rPr>
          <w:rFonts w:hint="eastAsia"/>
          <w:highlight w:val="green"/>
          <w:rPrChange w:id="3523" w:author="野草" w:date="2024-04-23T16:17:14Z">
            <w:rPr>
              <w:rFonts w:hint="eastAsia"/>
            </w:rPr>
          </w:rPrChange>
        </w:rPr>
        <w:t xml:space="preserve">most </w:t>
      </w:r>
      <w:bookmarkStart w:id="76" w:name="OLE_LINK20"/>
      <w:r>
        <w:rPr>
          <w:rFonts w:hint="eastAsia"/>
          <w:highlight w:val="green"/>
          <w:rPrChange w:id="3524" w:author="野草" w:date="2024-04-23T16:17:14Z">
            <w:rPr>
              <w:rFonts w:hint="eastAsia"/>
            </w:rPr>
          </w:rPrChange>
        </w:rPr>
        <w:t>influential</w:t>
      </w:r>
      <w:bookmarkEnd w:id="76"/>
      <w:r>
        <w:rPr>
          <w:rFonts w:hint="eastAsia"/>
          <w:highlight w:val="green"/>
          <w:rPrChange w:id="3525" w:author="野草" w:date="2024-04-23T16:17:14Z">
            <w:rPr>
              <w:rFonts w:hint="eastAsia"/>
            </w:rPr>
          </w:rPrChange>
        </w:rPr>
        <w:t xml:space="preserve"> factor </w:t>
      </w:r>
      <w:r>
        <w:rPr>
          <w:rFonts w:hint="eastAsia"/>
        </w:rPr>
        <w:t xml:space="preserve">among all </w:t>
      </w:r>
      <w:r>
        <w:rPr>
          <w:rFonts w:hint="eastAsia"/>
          <w:highlight w:val="green"/>
          <w:rPrChange w:id="3526" w:author="野草" w:date="2024-04-23T16:21:16Z">
            <w:rPr>
              <w:rFonts w:hint="eastAsia"/>
            </w:rPr>
          </w:rPrChange>
        </w:rPr>
        <w:t>potential contributors</w:t>
      </w:r>
      <w:r>
        <w:rPr>
          <w:rFonts w:hint="eastAsia"/>
        </w:rPr>
        <w:t xml:space="preserve"> on the </w:t>
      </w:r>
      <w:r>
        <w:rPr>
          <w:rFonts w:hint="eastAsia"/>
          <w:highlight w:val="green"/>
          <w:rPrChange w:id="3527" w:author="野草" w:date="2024-04-23T16:21:27Z">
            <w:rPr>
              <w:rFonts w:hint="eastAsia"/>
            </w:rPr>
          </w:rPrChange>
        </w:rPr>
        <w:t>normal summer day</w:t>
      </w:r>
      <w:r>
        <w:rPr>
          <w:rFonts w:hint="eastAsia"/>
        </w:rPr>
        <w:t xml:space="preserve">, constituting </w:t>
      </w:r>
      <w:bookmarkStart w:id="77" w:name="OLE_LINK19"/>
      <w:r>
        <w:rPr>
          <w:rFonts w:hint="eastAsia"/>
          <w:highlight w:val="cyan"/>
          <w:rPrChange w:id="3528" w:author="野草" w:date="2024-04-23T16:21:54Z">
            <w:rPr>
              <w:rFonts w:hint="eastAsia"/>
            </w:rPr>
          </w:rPrChange>
        </w:rPr>
        <w:t>1</w:t>
      </w:r>
      <w:del w:id="3529" w:author="野草" w:date="2024-04-23T16:21:42Z">
        <w:r>
          <w:rPr>
            <w:rFonts w:hint="default"/>
            <w:highlight w:val="cyan"/>
            <w:rPrChange w:id="3530" w:author="野草" w:date="2024-04-23T16:21:54Z">
              <w:rPr>
                <w:rFonts w:hint="eastAsia"/>
              </w:rPr>
            </w:rPrChange>
          </w:rPr>
          <w:delText>8</w:delText>
        </w:r>
      </w:del>
      <w:ins w:id="3531" w:author="野草" w:date="2024-04-23T16:21:42Z">
        <w:r>
          <w:rPr>
            <w:rFonts w:hint="eastAsia"/>
            <w:highlight w:val="cyan"/>
            <w:lang w:eastAsia="zh-CN"/>
            <w:rPrChange w:id="3532" w:author="野草" w:date="2024-04-23T16:21:54Z">
              <w:rPr>
                <w:rFonts w:hint="eastAsia"/>
                <w:highlight w:val="yellow"/>
                <w:lang w:eastAsia="zh-CN"/>
              </w:rPr>
            </w:rPrChange>
          </w:rPr>
          <w:t>6</w:t>
        </w:r>
      </w:ins>
      <w:r>
        <w:rPr>
          <w:rFonts w:hint="eastAsia"/>
          <w:highlight w:val="cyan"/>
          <w:rPrChange w:id="3533" w:author="野草" w:date="2024-04-23T16:21:54Z">
            <w:rPr>
              <w:rFonts w:hint="eastAsia"/>
            </w:rPr>
          </w:rPrChange>
        </w:rPr>
        <w:t>.</w:t>
      </w:r>
      <w:del w:id="3534" w:author="野草" w:date="2024-04-23T16:21:43Z">
        <w:r>
          <w:rPr>
            <w:rFonts w:hint="default"/>
            <w:highlight w:val="cyan"/>
            <w:rPrChange w:id="3535" w:author="野草" w:date="2024-04-23T16:21:54Z">
              <w:rPr>
                <w:rFonts w:hint="eastAsia"/>
              </w:rPr>
            </w:rPrChange>
          </w:rPr>
          <w:delText>8</w:delText>
        </w:r>
      </w:del>
      <w:ins w:id="3536" w:author="野草" w:date="2024-04-23T16:21:43Z">
        <w:r>
          <w:rPr>
            <w:rFonts w:hint="eastAsia"/>
            <w:highlight w:val="cyan"/>
            <w:lang w:eastAsia="zh-CN"/>
            <w:rPrChange w:id="3537" w:author="野草" w:date="2024-04-23T16:21:54Z">
              <w:rPr>
                <w:rFonts w:hint="eastAsia"/>
                <w:highlight w:val="yellow"/>
                <w:lang w:eastAsia="zh-CN"/>
              </w:rPr>
            </w:rPrChange>
          </w:rPr>
          <w:t>5</w:t>
        </w:r>
      </w:ins>
      <w:r>
        <w:rPr>
          <w:rFonts w:hint="eastAsia"/>
          <w:highlight w:val="cyan"/>
          <w:rPrChange w:id="3538" w:author="野草" w:date="2024-04-23T16:21:54Z">
            <w:rPr>
              <w:rFonts w:hint="eastAsia"/>
            </w:rPr>
          </w:rPrChange>
        </w:rPr>
        <w:t xml:space="preserve"> %</w:t>
      </w:r>
      <w:bookmarkEnd w:id="77"/>
      <w:r>
        <w:rPr>
          <w:rFonts w:hint="eastAsia"/>
        </w:rPr>
        <w:t xml:space="preserve">. The contribution of </w:t>
      </w:r>
      <w:r>
        <w:rPr>
          <w:rFonts w:hint="eastAsia"/>
          <w:highlight w:val="cyan"/>
          <w:rPrChange w:id="3539" w:author="野草" w:date="2024-04-26T15:36:11Z">
            <w:rPr>
              <w:rFonts w:hint="eastAsia"/>
            </w:rPr>
          </w:rPrChange>
        </w:rPr>
        <w:t>average elevation</w:t>
      </w:r>
      <w:r>
        <w:rPr>
          <w:rFonts w:hint="eastAsia"/>
        </w:rPr>
        <w:t xml:space="preserve"> was </w:t>
      </w:r>
      <w:del w:id="3540" w:author="野草" w:date="2024-04-23T16:22:10Z">
        <w:r>
          <w:rPr>
            <w:rFonts w:hint="eastAsia"/>
          </w:rPr>
          <w:delText xml:space="preserve">slightly </w:delText>
        </w:r>
      </w:del>
      <w:r>
        <w:rPr>
          <w:rFonts w:hint="eastAsia"/>
        </w:rPr>
        <w:t xml:space="preserve">smaller, accounting for </w:t>
      </w:r>
      <w:r>
        <w:rPr>
          <w:rFonts w:hint="eastAsia"/>
          <w:highlight w:val="cyan"/>
          <w:rPrChange w:id="3541" w:author="野草" w:date="2024-04-23T16:22:21Z">
            <w:rPr>
              <w:rFonts w:hint="eastAsia"/>
            </w:rPr>
          </w:rPrChange>
        </w:rPr>
        <w:t>1</w:t>
      </w:r>
      <w:del w:id="3542" w:author="野草" w:date="2024-04-26T15:47:04Z">
        <w:r>
          <w:rPr>
            <w:rFonts w:hint="default"/>
            <w:highlight w:val="cyan"/>
            <w:rPrChange w:id="3543" w:author="野草" w:date="2024-04-23T16:22:21Z">
              <w:rPr>
                <w:rFonts w:hint="eastAsia"/>
              </w:rPr>
            </w:rPrChange>
          </w:rPr>
          <w:delText>2</w:delText>
        </w:r>
      </w:del>
      <w:ins w:id="3544" w:author="野草" w:date="2024-04-26T15:47:04Z">
        <w:r>
          <w:rPr>
            <w:rFonts w:hint="eastAsia"/>
            <w:highlight w:val="cyan"/>
            <w:lang w:eastAsia="zh-CN"/>
          </w:rPr>
          <w:t>1</w:t>
        </w:r>
      </w:ins>
      <w:r>
        <w:rPr>
          <w:rFonts w:hint="eastAsia"/>
          <w:highlight w:val="cyan"/>
          <w:rPrChange w:id="3545" w:author="野草" w:date="2024-04-23T16:22:21Z">
            <w:rPr>
              <w:rFonts w:hint="eastAsia"/>
            </w:rPr>
          </w:rPrChange>
        </w:rPr>
        <w:t>.</w:t>
      </w:r>
      <w:del w:id="3546" w:author="野草" w:date="2024-04-23T16:22:19Z">
        <w:r>
          <w:rPr>
            <w:rFonts w:hint="default"/>
            <w:highlight w:val="cyan"/>
            <w:rPrChange w:id="3547" w:author="野草" w:date="2024-04-23T16:22:21Z">
              <w:rPr>
                <w:rFonts w:hint="eastAsia"/>
              </w:rPr>
            </w:rPrChange>
          </w:rPr>
          <w:delText>8</w:delText>
        </w:r>
      </w:del>
      <w:ins w:id="3548" w:author="野草" w:date="2024-04-23T16:22:19Z">
        <w:r>
          <w:rPr>
            <w:rFonts w:hint="eastAsia"/>
            <w:highlight w:val="cyan"/>
            <w:lang w:eastAsia="zh-CN"/>
            <w:rPrChange w:id="3549" w:author="野草" w:date="2024-04-23T16:22:21Z">
              <w:rPr>
                <w:rFonts w:hint="eastAsia"/>
                <w:highlight w:val="yellow"/>
                <w:lang w:eastAsia="zh-CN"/>
              </w:rPr>
            </w:rPrChange>
          </w:rPr>
          <w:t>0</w:t>
        </w:r>
      </w:ins>
      <w:r>
        <w:rPr>
          <w:rFonts w:hint="eastAsia"/>
          <w:highlight w:val="cyan"/>
          <w:rPrChange w:id="3550" w:author="野草" w:date="2024-04-23T16:22:21Z">
            <w:rPr>
              <w:rFonts w:hint="eastAsia"/>
            </w:rPr>
          </w:rPrChange>
        </w:rPr>
        <w:t xml:space="preserve"> %</w:t>
      </w:r>
      <w:r>
        <w:rPr>
          <w:rFonts w:hint="eastAsia"/>
        </w:rPr>
        <w:t xml:space="preserve">. </w:t>
      </w:r>
      <w:ins w:id="3551" w:author="野草" w:date="2024-04-23T14:29:06Z">
        <w:bookmarkStart w:id="78" w:name="OLE_LINK18"/>
        <w:r>
          <w:rPr>
            <w:rFonts w:hint="eastAsia"/>
            <w:lang w:val="en-US" w:eastAsia="zh-CN"/>
          </w:rPr>
          <w:t>O</w:t>
        </w:r>
      </w:ins>
      <w:ins w:id="3552" w:author="野草" w:date="2024-04-23T14:29:00Z">
        <w:r>
          <w:rPr>
            <w:rFonts w:hint="eastAsia"/>
          </w:rPr>
          <w:t xml:space="preserve">n the </w:t>
        </w:r>
      </w:ins>
      <w:ins w:id="3553" w:author="野草" w:date="2024-04-23T14:29:00Z">
        <w:r>
          <w:rPr>
            <w:rFonts w:hint="eastAsia"/>
            <w:highlight w:val="green"/>
            <w:rPrChange w:id="3554" w:author="野草" w:date="2024-04-23T16:22:30Z">
              <w:rPr>
                <w:rFonts w:hint="eastAsia"/>
              </w:rPr>
            </w:rPrChange>
          </w:rPr>
          <w:t>extremely hot day</w:t>
        </w:r>
      </w:ins>
      <w:ins w:id="3555" w:author="野草" w:date="2024-04-23T14:29:01Z">
        <w:r>
          <w:rPr>
            <w:rFonts w:hint="eastAsia"/>
            <w:lang w:val="en-US" w:eastAsia="zh-CN"/>
          </w:rPr>
          <w:t>,</w:t>
        </w:r>
      </w:ins>
      <w:ins w:id="3556" w:author="野草" w:date="2024-04-23T14:29:02Z">
        <w:r>
          <w:rPr>
            <w:rFonts w:hint="eastAsia"/>
            <w:lang w:val="en-US" w:eastAsia="zh-CN"/>
          </w:rPr>
          <w:t xml:space="preserve"> </w:t>
        </w:r>
      </w:ins>
      <w:del w:id="3557" w:author="野草" w:date="2024-04-23T14:29:03Z">
        <w:r>
          <w:rPr>
            <w:rFonts w:hint="eastAsia"/>
          </w:rPr>
          <w:delText>T</w:delText>
        </w:r>
      </w:del>
      <w:del w:id="3558" w:author="野草" w:date="2024-04-26T20:34:21Z">
        <w:r>
          <w:rPr>
            <w:rFonts w:hint="eastAsia"/>
          </w:rPr>
          <w:delText>he</w:delText>
        </w:r>
      </w:del>
      <w:del w:id="3559" w:author="野草" w:date="2024-04-23T16:25:33Z">
        <w:r>
          <w:rPr>
            <w:rFonts w:hint="default"/>
            <w:highlight w:val="cyan"/>
            <w:lang w:val="en-US"/>
            <w:rPrChange w:id="3560" w:author="野草" w:date="2024-04-26T20:34:19Z">
              <w:rPr>
                <w:rFonts w:hint="default"/>
                <w:lang w:val="en-US"/>
              </w:rPr>
            </w:rPrChange>
          </w:rPr>
          <w:delText xml:space="preserve"> role of</w:delText>
        </w:r>
      </w:del>
      <w:ins w:id="3561" w:author="野草" w:date="2024-04-23T16:25:33Z">
        <w:r>
          <w:rPr>
            <w:rFonts w:hint="eastAsia"/>
            <w:highlight w:val="cyan"/>
            <w:lang w:val="en-US" w:eastAsia="zh-CN"/>
            <w:rPrChange w:id="3562" w:author="野草" w:date="2024-04-26T20:34:19Z">
              <w:rPr>
                <w:rFonts w:hint="eastAsia"/>
                <w:lang w:val="en-US" w:eastAsia="zh-CN"/>
              </w:rPr>
            </w:rPrChange>
          </w:rPr>
          <w:t>aver</w:t>
        </w:r>
      </w:ins>
      <w:ins w:id="3563" w:author="野草" w:date="2024-04-23T16:25:34Z">
        <w:r>
          <w:rPr>
            <w:rFonts w:hint="eastAsia"/>
            <w:highlight w:val="cyan"/>
            <w:lang w:val="en-US" w:eastAsia="zh-CN"/>
            <w:rPrChange w:id="3564" w:author="野草" w:date="2024-04-26T20:34:19Z">
              <w:rPr>
                <w:rFonts w:hint="eastAsia"/>
                <w:lang w:val="en-US" w:eastAsia="zh-CN"/>
              </w:rPr>
            </w:rPrChange>
          </w:rPr>
          <w:t>age</w:t>
        </w:r>
      </w:ins>
      <w:ins w:id="3565" w:author="野草" w:date="2024-04-23T16:25:43Z">
        <w:r>
          <w:rPr>
            <w:rFonts w:hint="eastAsia"/>
            <w:highlight w:val="cyan"/>
            <w:lang w:val="en-US" w:eastAsia="zh-CN"/>
            <w:rPrChange w:id="3566" w:author="野草" w:date="2024-04-26T20:34:19Z">
              <w:rPr>
                <w:rFonts w:hint="eastAsia"/>
                <w:lang w:val="en-US" w:eastAsia="zh-CN"/>
              </w:rPr>
            </w:rPrChange>
          </w:rPr>
          <w:t xml:space="preserve"> </w:t>
        </w:r>
      </w:ins>
      <w:ins w:id="3567" w:author="野草" w:date="2024-04-26T15:23:57Z">
        <w:r>
          <w:rPr>
            <w:rFonts w:hint="eastAsia"/>
            <w:highlight w:val="cyan"/>
            <w:lang w:val="en-US" w:eastAsia="zh-CN"/>
            <w:rPrChange w:id="3568" w:author="野草" w:date="2024-04-26T20:34:19Z">
              <w:rPr>
                <w:rFonts w:hint="eastAsia"/>
                <w:lang w:val="en-US" w:eastAsia="zh-CN"/>
              </w:rPr>
            </w:rPrChange>
          </w:rPr>
          <w:t>eleva</w:t>
        </w:r>
      </w:ins>
      <w:ins w:id="3569" w:author="野草" w:date="2024-04-26T15:23:58Z">
        <w:r>
          <w:rPr>
            <w:rFonts w:hint="eastAsia"/>
            <w:highlight w:val="cyan"/>
            <w:lang w:val="en-US" w:eastAsia="zh-CN"/>
            <w:rPrChange w:id="3570" w:author="野草" w:date="2024-04-26T20:34:19Z">
              <w:rPr>
                <w:rFonts w:hint="eastAsia"/>
                <w:lang w:val="en-US" w:eastAsia="zh-CN"/>
              </w:rPr>
            </w:rPrChange>
          </w:rPr>
          <w:t>tio</w:t>
        </w:r>
      </w:ins>
      <w:ins w:id="3571" w:author="野草" w:date="2024-04-26T15:24:00Z">
        <w:r>
          <w:rPr>
            <w:rFonts w:hint="eastAsia"/>
            <w:highlight w:val="cyan"/>
            <w:lang w:val="en-US" w:eastAsia="zh-CN"/>
            <w:rPrChange w:id="3572" w:author="野草" w:date="2024-04-26T20:34:19Z">
              <w:rPr>
                <w:rFonts w:hint="eastAsia"/>
                <w:lang w:val="en-US" w:eastAsia="zh-CN"/>
              </w:rPr>
            </w:rPrChange>
          </w:rPr>
          <w:t>n</w:t>
        </w:r>
      </w:ins>
      <w:ins w:id="3573" w:author="野草" w:date="2024-04-26T15:24:00Z">
        <w:r>
          <w:rPr>
            <w:rFonts w:hint="eastAsia"/>
            <w:lang w:val="en-US" w:eastAsia="zh-CN"/>
          </w:rPr>
          <w:t xml:space="preserve"> </w:t>
        </w:r>
      </w:ins>
      <w:ins w:id="3574" w:author="野草" w:date="2024-04-23T16:25:44Z">
        <w:r>
          <w:rPr>
            <w:rFonts w:hint="eastAsia"/>
            <w:lang w:val="en-US" w:eastAsia="zh-CN"/>
          </w:rPr>
          <w:t>emer</w:t>
        </w:r>
      </w:ins>
      <w:ins w:id="3575" w:author="野草" w:date="2024-04-23T16:25:45Z">
        <w:r>
          <w:rPr>
            <w:rFonts w:hint="eastAsia"/>
            <w:lang w:val="en-US" w:eastAsia="zh-CN"/>
          </w:rPr>
          <w:t>g</w:t>
        </w:r>
      </w:ins>
      <w:ins w:id="3576" w:author="野草" w:date="2024-04-23T16:25:46Z">
        <w:r>
          <w:rPr>
            <w:rFonts w:hint="eastAsia"/>
            <w:lang w:val="en-US" w:eastAsia="zh-CN"/>
          </w:rPr>
          <w:t xml:space="preserve">ed </w:t>
        </w:r>
      </w:ins>
      <w:del w:id="3577" w:author="野草" w:date="2024-04-23T16:25:43Z">
        <w:r>
          <w:rPr>
            <w:rFonts w:hint="eastAsia"/>
          </w:rPr>
          <w:delText xml:space="preserve"> </w:delText>
        </w:r>
      </w:del>
      <w:del w:id="3578" w:author="野草" w:date="2024-04-23T16:25:39Z">
        <w:r>
          <w:rPr>
            <w:rFonts w:hint="default"/>
            <w:lang w:val="en-US"/>
          </w:rPr>
          <w:delText>topography</w:delText>
        </w:r>
      </w:del>
      <w:del w:id="3579" w:author="野草" w:date="2024-04-23T16:25:39Z">
        <w:r>
          <w:rPr>
            <w:rFonts w:hint="eastAsia"/>
          </w:rPr>
          <w:delText xml:space="preserve"> intensified on the extremely hot day, with average elevation and slope contributing </w:delText>
        </w:r>
      </w:del>
      <w:del w:id="3580" w:author="野草" w:date="2024-04-23T16:25:39Z">
        <w:r>
          <w:rPr>
            <w:rFonts w:hint="eastAsia"/>
            <w:highlight w:val="cyan"/>
            <w:rPrChange w:id="3581" w:author="野草" w:date="2024-04-23T16:23:21Z">
              <w:rPr>
                <w:rFonts w:hint="eastAsia"/>
              </w:rPr>
            </w:rPrChange>
          </w:rPr>
          <w:delText>1</w:delText>
        </w:r>
      </w:del>
      <w:del w:id="3582" w:author="野草" w:date="2024-04-23T16:25:39Z">
        <w:r>
          <w:rPr>
            <w:rFonts w:hint="default"/>
            <w:highlight w:val="cyan"/>
            <w:rPrChange w:id="3583" w:author="野草" w:date="2024-04-23T16:23:21Z">
              <w:rPr>
                <w:rFonts w:hint="eastAsia"/>
              </w:rPr>
            </w:rPrChange>
          </w:rPr>
          <w:delText>9</w:delText>
        </w:r>
      </w:del>
      <w:del w:id="3584" w:author="野草" w:date="2024-04-23T16:25:39Z">
        <w:r>
          <w:rPr>
            <w:rFonts w:hint="eastAsia"/>
            <w:highlight w:val="cyan"/>
            <w:rPrChange w:id="3585" w:author="野草" w:date="2024-04-23T16:23:21Z">
              <w:rPr>
                <w:rFonts w:hint="eastAsia"/>
              </w:rPr>
            </w:rPrChange>
          </w:rPr>
          <w:delText>.</w:delText>
        </w:r>
      </w:del>
      <w:del w:id="3586" w:author="野草" w:date="2024-04-23T16:25:39Z">
        <w:r>
          <w:rPr>
            <w:rFonts w:hint="default"/>
            <w:highlight w:val="cyan"/>
            <w:rPrChange w:id="3587" w:author="野草" w:date="2024-04-23T16:23:21Z">
              <w:rPr>
                <w:rFonts w:hint="eastAsia"/>
              </w:rPr>
            </w:rPrChange>
          </w:rPr>
          <w:delText>0</w:delText>
        </w:r>
      </w:del>
      <w:del w:id="3588" w:author="野草" w:date="2024-04-23T16:25:39Z">
        <w:r>
          <w:rPr>
            <w:rFonts w:hint="eastAsia"/>
            <w:highlight w:val="cyan"/>
            <w:rPrChange w:id="3589" w:author="野草" w:date="2024-04-23T16:23:21Z">
              <w:rPr>
                <w:rFonts w:hint="eastAsia"/>
              </w:rPr>
            </w:rPrChange>
          </w:rPr>
          <w:delText xml:space="preserve"> %</w:delText>
        </w:r>
      </w:del>
      <w:del w:id="3590" w:author="野草" w:date="2024-04-23T16:25:39Z">
        <w:r>
          <w:rPr>
            <w:rFonts w:hint="eastAsia"/>
          </w:rPr>
          <w:delText xml:space="preserve"> and </w:delText>
        </w:r>
      </w:del>
      <w:del w:id="3591" w:author="野草" w:date="2024-04-23T16:25:39Z">
        <w:r>
          <w:rPr>
            <w:rFonts w:hint="eastAsia"/>
            <w:highlight w:val="yellow"/>
            <w:rPrChange w:id="3592" w:author="野草" w:date="2024-04-23T14:16:38Z">
              <w:rPr>
                <w:rFonts w:hint="eastAsia"/>
              </w:rPr>
            </w:rPrChange>
          </w:rPr>
          <w:delText>15.7 %</w:delText>
        </w:r>
      </w:del>
      <w:del w:id="3593" w:author="野草" w:date="2024-04-23T16:25:39Z">
        <w:r>
          <w:rPr>
            <w:rFonts w:hint="eastAsia"/>
          </w:rPr>
          <w:delText>, ranking</w:delText>
        </w:r>
      </w:del>
      <w:del w:id="3594" w:author="野草" w:date="2024-04-23T16:25:41Z">
        <w:r>
          <w:rPr>
            <w:rFonts w:hint="eastAsia"/>
          </w:rPr>
          <w:delText xml:space="preserve"> </w:delText>
        </w:r>
      </w:del>
      <w:r>
        <w:rPr>
          <w:rFonts w:hint="eastAsia"/>
        </w:rPr>
        <w:t xml:space="preserve">as </w:t>
      </w:r>
      <w:r>
        <w:rPr>
          <w:rFonts w:hint="eastAsia"/>
          <w:highlight w:val="green"/>
          <w:rPrChange w:id="3595" w:author="野草" w:date="2024-04-23T16:26:21Z">
            <w:rPr>
              <w:rFonts w:hint="eastAsia"/>
            </w:rPr>
          </w:rPrChange>
        </w:rPr>
        <w:t xml:space="preserve">the </w:t>
      </w:r>
      <w:del w:id="3596" w:author="野草" w:date="2024-04-23T14:28:55Z">
        <w:r>
          <w:rPr>
            <w:rFonts w:hint="eastAsia"/>
            <w:highlight w:val="green"/>
            <w:rPrChange w:id="3597" w:author="野草" w:date="2024-04-23T16:26:21Z">
              <w:rPr>
                <w:rFonts w:hint="eastAsia"/>
              </w:rPr>
            </w:rPrChange>
          </w:rPr>
          <w:delText>f</w:delText>
        </w:r>
      </w:del>
      <w:del w:id="3598" w:author="野草" w:date="2024-04-23T14:28:55Z">
        <w:r>
          <w:rPr>
            <w:rFonts w:hint="eastAsia"/>
            <w:highlight w:val="green"/>
            <w:rPrChange w:id="3599" w:author="野草" w:date="2024-04-23T16:26:21Z">
              <w:rPr>
                <w:rFonts w:hint="eastAsia"/>
              </w:rPr>
            </w:rPrChange>
          </w:rPr>
          <w:delText>i</w:delText>
        </w:r>
      </w:del>
      <w:del w:id="3600" w:author="野草" w:date="2024-04-23T14:28:54Z">
        <w:r>
          <w:rPr>
            <w:rFonts w:hint="eastAsia"/>
            <w:highlight w:val="green"/>
            <w:rPrChange w:id="3601" w:author="野草" w:date="2024-04-23T16:26:21Z">
              <w:rPr>
                <w:rFonts w:hint="eastAsia"/>
              </w:rPr>
            </w:rPrChange>
          </w:rPr>
          <w:delText>r</w:delText>
        </w:r>
      </w:del>
      <w:del w:id="3602" w:author="野草" w:date="2024-04-23T14:28:54Z">
        <w:r>
          <w:rPr>
            <w:rFonts w:hint="eastAsia"/>
            <w:highlight w:val="green"/>
            <w:rPrChange w:id="3603" w:author="野草" w:date="2024-04-23T16:26:21Z">
              <w:rPr>
                <w:rFonts w:hint="eastAsia"/>
              </w:rPr>
            </w:rPrChange>
          </w:rPr>
          <w:delText>s</w:delText>
        </w:r>
      </w:del>
      <w:del w:id="3604" w:author="野草" w:date="2024-04-23T14:28:54Z">
        <w:r>
          <w:rPr>
            <w:rFonts w:hint="eastAsia"/>
            <w:highlight w:val="green"/>
            <w:rPrChange w:id="3605" w:author="野草" w:date="2024-04-23T16:26:21Z">
              <w:rPr>
                <w:rFonts w:hint="eastAsia"/>
              </w:rPr>
            </w:rPrChange>
          </w:rPr>
          <w:delText>t</w:delText>
        </w:r>
      </w:del>
      <w:del w:id="3606" w:author="野草" w:date="2024-04-23T14:28:54Z">
        <w:r>
          <w:rPr>
            <w:rFonts w:hint="eastAsia"/>
            <w:highlight w:val="green"/>
            <w:rPrChange w:id="3607" w:author="野草" w:date="2024-04-23T16:26:21Z">
              <w:rPr>
                <w:rFonts w:hint="eastAsia"/>
              </w:rPr>
            </w:rPrChange>
          </w:rPr>
          <w:delText xml:space="preserve"> </w:delText>
        </w:r>
      </w:del>
      <w:del w:id="3608" w:author="野草" w:date="2024-04-23T14:28:54Z">
        <w:r>
          <w:rPr>
            <w:rFonts w:hint="eastAsia"/>
            <w:highlight w:val="green"/>
            <w:rPrChange w:id="3609" w:author="野草" w:date="2024-04-23T16:26:21Z">
              <w:rPr>
                <w:rFonts w:hint="eastAsia"/>
              </w:rPr>
            </w:rPrChange>
          </w:rPr>
          <w:delText xml:space="preserve">and second </w:delText>
        </w:r>
      </w:del>
      <w:r>
        <w:rPr>
          <w:rFonts w:hint="eastAsia"/>
          <w:highlight w:val="green"/>
          <w:rPrChange w:id="3610" w:author="野草" w:date="2024-04-23T16:26:21Z">
            <w:rPr>
              <w:rFonts w:hint="eastAsia"/>
            </w:rPr>
          </w:rPrChange>
        </w:rPr>
        <w:t xml:space="preserve">most </w:t>
      </w:r>
      <w:ins w:id="3611" w:author="野草" w:date="2024-04-23T16:26:41Z">
        <w:r>
          <w:rPr>
            <w:rFonts w:hint="eastAsia"/>
            <w:highlight w:val="green"/>
          </w:rPr>
          <w:t>influential</w:t>
        </w:r>
      </w:ins>
      <w:del w:id="3612" w:author="野草" w:date="2024-04-23T16:26:41Z">
        <w:r>
          <w:rPr>
            <w:rFonts w:hint="default"/>
            <w:highlight w:val="green"/>
            <w:rPrChange w:id="3613" w:author="野草" w:date="2024-04-23T16:26:21Z">
              <w:rPr>
                <w:rFonts w:hint="eastAsia"/>
              </w:rPr>
            </w:rPrChange>
          </w:rPr>
          <w:delText>significan</w:delText>
        </w:r>
      </w:del>
      <w:del w:id="3614" w:author="野草" w:date="2024-04-23T16:26:27Z">
        <w:r>
          <w:rPr>
            <w:rFonts w:hint="eastAsia"/>
            <w:highlight w:val="green"/>
            <w:rPrChange w:id="3615" w:author="野草" w:date="2024-04-23T16:26:21Z">
              <w:rPr>
                <w:rFonts w:hint="eastAsia"/>
              </w:rPr>
            </w:rPrChange>
          </w:rPr>
          <w:delText>t</w:delText>
        </w:r>
      </w:del>
      <w:r>
        <w:rPr>
          <w:rFonts w:hint="eastAsia"/>
          <w:highlight w:val="green"/>
          <w:rPrChange w:id="3616" w:author="野草" w:date="2024-04-23T16:26:21Z">
            <w:rPr>
              <w:rFonts w:hint="eastAsia"/>
            </w:rPr>
          </w:rPrChange>
        </w:rPr>
        <w:t xml:space="preserve"> factor</w:t>
      </w:r>
      <w:del w:id="3617" w:author="野草" w:date="2024-04-23T14:29:21Z">
        <w:r>
          <w:rPr>
            <w:rFonts w:hint="eastAsia"/>
          </w:rPr>
          <w:delText>s, respectively</w:delText>
        </w:r>
      </w:del>
      <w:ins w:id="3618" w:author="野草" w:date="2024-04-23T16:25:51Z">
        <w:r>
          <w:rPr>
            <w:rFonts w:hint="eastAsia"/>
            <w:lang w:val="en-US" w:eastAsia="zh-CN"/>
          </w:rPr>
          <w:t xml:space="preserve"> w</w:t>
        </w:r>
      </w:ins>
      <w:ins w:id="3619" w:author="野草" w:date="2024-04-23T16:25:52Z">
        <w:r>
          <w:rPr>
            <w:rFonts w:hint="eastAsia"/>
            <w:lang w:val="en-US" w:eastAsia="zh-CN"/>
          </w:rPr>
          <w:t xml:space="preserve">ith </w:t>
        </w:r>
      </w:ins>
      <w:ins w:id="3620" w:author="野草" w:date="2024-04-23T16:25:53Z">
        <w:r>
          <w:rPr>
            <w:rFonts w:hint="eastAsia"/>
            <w:lang w:val="en-US" w:eastAsia="zh-CN"/>
          </w:rPr>
          <w:t>the</w:t>
        </w:r>
      </w:ins>
      <w:ins w:id="3621" w:author="野草" w:date="2024-04-23T16:26:00Z">
        <w:r>
          <w:rPr>
            <w:rFonts w:hint="eastAsia"/>
            <w:lang w:val="en-US" w:eastAsia="zh-CN"/>
          </w:rPr>
          <w:t xml:space="preserve"> </w:t>
        </w:r>
      </w:ins>
      <w:ins w:id="3622" w:author="野草" w:date="2024-04-23T16:26:02Z">
        <w:r>
          <w:rPr>
            <w:rFonts w:hint="eastAsia"/>
            <w:lang w:val="en-US" w:eastAsia="zh-CN"/>
          </w:rPr>
          <w:t>relati</w:t>
        </w:r>
      </w:ins>
      <w:ins w:id="3623" w:author="野草" w:date="2024-04-23T16:26:03Z">
        <w:r>
          <w:rPr>
            <w:rFonts w:hint="eastAsia"/>
            <w:lang w:val="en-US" w:eastAsia="zh-CN"/>
          </w:rPr>
          <w:t>ve im</w:t>
        </w:r>
      </w:ins>
      <w:ins w:id="3624" w:author="野草" w:date="2024-04-23T16:26:04Z">
        <w:r>
          <w:rPr>
            <w:rFonts w:hint="eastAsia"/>
            <w:lang w:val="en-US" w:eastAsia="zh-CN"/>
          </w:rPr>
          <w:t>porta</w:t>
        </w:r>
      </w:ins>
      <w:ins w:id="3625" w:author="野草" w:date="2024-04-23T16:26:05Z">
        <w:r>
          <w:rPr>
            <w:rFonts w:hint="eastAsia"/>
            <w:lang w:val="en-US" w:eastAsia="zh-CN"/>
          </w:rPr>
          <w:t>nce bei</w:t>
        </w:r>
      </w:ins>
      <w:ins w:id="3626" w:author="野草" w:date="2024-04-23T16:26:06Z">
        <w:r>
          <w:rPr>
            <w:rFonts w:hint="eastAsia"/>
            <w:lang w:val="en-US" w:eastAsia="zh-CN"/>
          </w:rPr>
          <w:t xml:space="preserve">ng </w:t>
        </w:r>
      </w:ins>
      <w:ins w:id="3627" w:author="野草" w:date="2024-04-23T16:26:13Z">
        <w:r>
          <w:rPr>
            <w:rFonts w:hint="eastAsia"/>
            <w:highlight w:val="cyan"/>
          </w:rPr>
          <w:t>1</w:t>
        </w:r>
      </w:ins>
      <w:ins w:id="3628" w:author="野草" w:date="2024-04-23T16:26:13Z">
        <w:r>
          <w:rPr>
            <w:rFonts w:hint="eastAsia"/>
            <w:highlight w:val="cyan"/>
            <w:lang w:eastAsia="zh-CN"/>
          </w:rPr>
          <w:t>6</w:t>
        </w:r>
      </w:ins>
      <w:ins w:id="3629" w:author="野草" w:date="2024-04-23T16:26:13Z">
        <w:r>
          <w:rPr>
            <w:rFonts w:hint="eastAsia"/>
            <w:highlight w:val="cyan"/>
          </w:rPr>
          <w:t>.</w:t>
        </w:r>
      </w:ins>
      <w:ins w:id="3630" w:author="野草" w:date="2024-04-23T16:26:14Z">
        <w:r>
          <w:rPr>
            <w:rFonts w:hint="eastAsia"/>
            <w:highlight w:val="cyan"/>
            <w:lang w:val="en-US" w:eastAsia="zh-CN"/>
          </w:rPr>
          <w:t>1</w:t>
        </w:r>
      </w:ins>
      <w:ins w:id="3631" w:author="野草" w:date="2024-04-23T16:26:13Z">
        <w:r>
          <w:rPr>
            <w:rFonts w:hint="eastAsia"/>
            <w:highlight w:val="cyan"/>
          </w:rPr>
          <w:t xml:space="preserve"> %</w:t>
        </w:r>
      </w:ins>
      <w:ins w:id="3632" w:author="野草" w:date="2024-04-23T16:26:15Z">
        <w:r>
          <w:rPr>
            <w:rFonts w:hint="eastAsia"/>
            <w:highlight w:val="none"/>
            <w:lang w:val="en-US" w:eastAsia="zh-CN"/>
            <w:rPrChange w:id="3633" w:author="野草" w:date="2024-04-23T16:26:48Z">
              <w:rPr>
                <w:rFonts w:hint="eastAsia"/>
                <w:highlight w:val="cyan"/>
                <w:lang w:val="en-US" w:eastAsia="zh-CN"/>
              </w:rPr>
            </w:rPrChange>
          </w:rPr>
          <w:t>.</w:t>
        </w:r>
      </w:ins>
      <w:del w:id="3634" w:author="野草" w:date="2024-04-23T16:25:51Z">
        <w:r>
          <w:rPr>
            <w:rFonts w:hint="eastAsia"/>
          </w:rPr>
          <w:delText>.</w:delText>
        </w:r>
        <w:bookmarkEnd w:id="78"/>
      </w:del>
    </w:p>
    <w:p>
      <w:pPr>
        <w:numPr>
          <w:ilvl w:val="255"/>
          <w:numId w:val="0"/>
        </w:numPr>
        <w:jc w:val="left"/>
        <w:rPr>
          <w:ins w:id="3635" w:author="野草" w:date="2024-04-26T20:39:45Z"/>
        </w:rPr>
      </w:pPr>
      <w:ins w:id="3636" w:author="野草" w:date="2024-04-26T20:39:45Z">
        <w:r>
          <w:rPr>
            <w:rFonts w:hint="eastAsia"/>
            <w:lang w:val="en-US" w:eastAsia="zh-CN"/>
          </w:rPr>
          <w:t>【up2024 0426 20:39】</w:t>
        </w:r>
      </w:ins>
    </w:p>
    <w:p>
      <w:pPr>
        <w:numPr>
          <w:ilvl w:val="255"/>
          <w:numId w:val="0"/>
        </w:numPr>
        <w:rPr>
          <w:del w:id="3637" w:author="野草" w:date="2024-04-23T14:29:45Z"/>
          <w:rFonts w:hint="default" w:eastAsiaTheme="minorEastAsia"/>
          <w:lang w:val="en-US" w:eastAsia="zh-CN"/>
        </w:rPr>
      </w:pPr>
      <w:ins w:id="3638" w:author="野草" w:date="2024-04-23T14:30:05Z">
        <w:r>
          <w:rPr>
            <w:rFonts w:hint="eastAsia"/>
          </w:rPr>
          <w:t xml:space="preserve">In terms of </w:t>
        </w:r>
      </w:ins>
      <w:ins w:id="3639" w:author="野草" w:date="2024-04-23T14:30:05Z">
        <w:bookmarkStart w:id="79" w:name="OLE_LINK14"/>
        <w:r>
          <w:rPr>
            <w:rFonts w:hint="eastAsia"/>
            <w:highlight w:val="green"/>
            <w:rPrChange w:id="3640" w:author="野草" w:date="2024-04-23T16:27:02Z">
              <w:rPr>
                <w:rFonts w:hint="eastAsia"/>
              </w:rPr>
            </w:rPrChange>
          </w:rPr>
          <w:t>land cover characteristic</w:t>
        </w:r>
        <w:bookmarkEnd w:id="79"/>
      </w:ins>
      <w:ins w:id="3641" w:author="野草" w:date="2024-04-23T14:30:05Z">
        <w:r>
          <w:rPr>
            <w:rFonts w:hint="eastAsia"/>
            <w:highlight w:val="green"/>
            <w:rPrChange w:id="3642" w:author="野草" w:date="2024-04-23T16:27:02Z">
              <w:rPr>
                <w:rFonts w:hint="eastAsia"/>
              </w:rPr>
            </w:rPrChange>
          </w:rPr>
          <w:t>s</w:t>
        </w:r>
      </w:ins>
      <w:ins w:id="3643" w:author="野草" w:date="2024-04-23T14:30:05Z">
        <w:r>
          <w:rPr>
            <w:rFonts w:hint="eastAsia"/>
          </w:rPr>
          <w:t xml:space="preserve">, the findings distinctly </w:t>
        </w:r>
      </w:ins>
      <w:ins w:id="3644" w:author="野草" w:date="2024-04-23T14:30:05Z">
        <w:r>
          <w:rPr>
            <w:rFonts w:hint="eastAsia"/>
            <w:highlight w:val="green"/>
            <w:rPrChange w:id="3645" w:author="野草" w:date="2024-04-23T16:27:09Z">
              <w:rPr>
                <w:rFonts w:hint="eastAsia"/>
              </w:rPr>
            </w:rPrChange>
          </w:rPr>
          <w:t>highlight that</w:t>
        </w:r>
      </w:ins>
      <w:ins w:id="3646" w:author="野草" w:date="2024-04-23T14:30:05Z">
        <w:r>
          <w:rPr>
            <w:rFonts w:hint="eastAsia"/>
          </w:rPr>
          <w:t xml:space="preserve"> the </w:t>
        </w:r>
      </w:ins>
      <w:ins w:id="3647" w:author="野草" w:date="2024-04-23T14:30:05Z">
        <w:r>
          <w:rPr>
            <w:rFonts w:hint="eastAsia"/>
            <w:highlight w:val="green"/>
            <w:rPrChange w:id="3648" w:author="野草" w:date="2024-04-23T16:27:14Z">
              <w:rPr>
                <w:rFonts w:hint="eastAsia"/>
              </w:rPr>
            </w:rPrChange>
          </w:rPr>
          <w:t>configuration of land cover</w:t>
        </w:r>
      </w:ins>
      <w:ins w:id="3649" w:author="野草" w:date="2024-04-23T14:30:05Z">
        <w:r>
          <w:rPr>
            <w:rFonts w:hint="eastAsia"/>
          </w:rPr>
          <w:t xml:space="preserve"> played </w:t>
        </w:r>
      </w:ins>
      <w:ins w:id="3650" w:author="野草" w:date="2024-04-23T14:30:05Z">
        <w:r>
          <w:rPr>
            <w:rFonts w:hint="eastAsia"/>
            <w:highlight w:val="green"/>
            <w:rPrChange w:id="3651" w:author="野草" w:date="2024-04-23T16:27:21Z">
              <w:rPr>
                <w:rFonts w:hint="eastAsia"/>
              </w:rPr>
            </w:rPrChange>
          </w:rPr>
          <w:t>a more pivotal role</w:t>
        </w:r>
      </w:ins>
      <w:ins w:id="3652" w:author="野草" w:date="2024-04-23T14:30:05Z">
        <w:r>
          <w:rPr>
            <w:rFonts w:hint="eastAsia"/>
          </w:rPr>
          <w:t xml:space="preserve"> than the </w:t>
        </w:r>
      </w:ins>
      <w:ins w:id="3653" w:author="野草" w:date="2024-04-23T14:30:05Z">
        <w:r>
          <w:rPr>
            <w:rFonts w:hint="eastAsia"/>
            <w:highlight w:val="green"/>
            <w:rPrChange w:id="3654" w:author="野草" w:date="2024-04-23T16:27:25Z">
              <w:rPr>
                <w:rFonts w:hint="eastAsia"/>
              </w:rPr>
            </w:rPrChange>
          </w:rPr>
          <w:t>composition</w:t>
        </w:r>
      </w:ins>
      <w:ins w:id="3655" w:author="野草" w:date="2024-04-23T14:30:05Z">
        <w:r>
          <w:rPr>
            <w:rFonts w:hint="eastAsia"/>
          </w:rPr>
          <w:t xml:space="preserve"> in explaining </w:t>
        </w:r>
      </w:ins>
      <w:ins w:id="3656" w:author="野草" w:date="2024-04-26T15:43:43Z">
        <w:r>
          <w:rPr>
            <w:rFonts w:hint="eastAsia"/>
            <w:lang w:val="en-US" w:eastAsia="zh-CN"/>
          </w:rPr>
          <w:t>the</w:t>
        </w:r>
      </w:ins>
      <w:ins w:id="3657" w:author="野草" w:date="2024-04-26T15:43:44Z">
        <w:r>
          <w:rPr>
            <w:rFonts w:hint="eastAsia"/>
            <w:lang w:val="en-US" w:eastAsia="zh-CN"/>
          </w:rPr>
          <w:t xml:space="preserve"> </w:t>
        </w:r>
      </w:ins>
      <w:ins w:id="3658" w:author="野草" w:date="2024-04-23T14:30:05Z">
        <w:r>
          <w:rPr>
            <w:rFonts w:hint="eastAsia"/>
            <w:highlight w:val="green"/>
            <w:rPrChange w:id="3659" w:author="野草" w:date="2024-04-23T16:27:29Z">
              <w:rPr>
                <w:rFonts w:hint="eastAsia"/>
              </w:rPr>
            </w:rPrChange>
          </w:rPr>
          <w:t>variations of RCI</w:t>
        </w:r>
      </w:ins>
      <w:ins w:id="3660" w:author="野草" w:date="2024-04-23T14:30:05Z">
        <w:r>
          <w:rPr>
            <w:rFonts w:hint="eastAsia"/>
          </w:rPr>
          <w:t xml:space="preserve">. </w:t>
        </w:r>
      </w:ins>
    </w:p>
    <w:p>
      <w:pPr>
        <w:numPr>
          <w:ilvl w:val="255"/>
          <w:numId w:val="0"/>
        </w:numPr>
        <w:rPr>
          <w:del w:id="3661" w:author="野草" w:date="2024-04-23T14:33:52Z"/>
        </w:rPr>
      </w:pPr>
    </w:p>
    <w:p>
      <w:pPr>
        <w:numPr>
          <w:ilvl w:val="255"/>
          <w:numId w:val="0"/>
        </w:numPr>
        <w:jc w:val="left"/>
        <w:rPr>
          <w:del w:id="3662" w:author="野草" w:date="2024-04-23T14:17:23Z"/>
        </w:rPr>
      </w:pPr>
      <w:del w:id="3663" w:author="野草" w:date="2024-04-23T14:17:23Z">
        <w:r>
          <w:rPr>
            <w:rFonts w:hint="eastAsia"/>
          </w:rPr>
          <w:delText>As has been mentioned in Sect. 3.1, the impacts of river width cannot be overlooked. It contributed 14.2 % and 9.1 % to RCI on the normal summer day and the extremely hot day, respectively.</w:delText>
        </w:r>
      </w:del>
    </w:p>
    <w:p>
      <w:pPr>
        <w:numPr>
          <w:ilvl w:val="255"/>
          <w:numId w:val="0"/>
        </w:numPr>
        <w:jc w:val="left"/>
        <w:rPr>
          <w:del w:id="3664" w:author="野草" w:date="2024-04-23T14:29:36Z"/>
        </w:rPr>
      </w:pPr>
    </w:p>
    <w:p>
      <w:pPr>
        <w:numPr>
          <w:ilvl w:val="255"/>
          <w:numId w:val="0"/>
        </w:numPr>
        <w:rPr>
          <w:ins w:id="3665" w:author="野草" w:date="2024-04-23T14:17:24Z"/>
          <w:rFonts w:hint="eastAsia"/>
        </w:rPr>
      </w:pPr>
      <w:del w:id="3666" w:author="野草" w:date="2024-04-23T14:29:49Z">
        <w:r>
          <w:rPr>
            <w:rFonts w:hint="eastAsia"/>
          </w:rPr>
          <w:delText xml:space="preserve">In terms of land cover characteristics, the findings distinctly highlighted that the configuration of land cover played a more pivotal role than the composition in explaining variations of RCI. </w:delText>
        </w:r>
      </w:del>
      <w:r>
        <w:rPr>
          <w:rFonts w:hint="eastAsia"/>
        </w:rPr>
        <w:t xml:space="preserve">On the </w:t>
      </w:r>
      <w:r>
        <w:rPr>
          <w:rFonts w:hint="eastAsia"/>
          <w:highlight w:val="green"/>
          <w:rPrChange w:id="3667" w:author="野草" w:date="2024-04-23T16:27:32Z">
            <w:rPr>
              <w:rFonts w:hint="eastAsia"/>
            </w:rPr>
          </w:rPrChange>
        </w:rPr>
        <w:t>normal summer day</w:t>
      </w:r>
      <w:r>
        <w:rPr>
          <w:rFonts w:hint="eastAsia"/>
        </w:rPr>
        <w:t xml:space="preserve">, </w:t>
      </w:r>
      <w:ins w:id="3668" w:author="野草" w:date="2024-04-23T14:21:02Z">
        <w:r>
          <w:rPr>
            <w:rFonts w:hint="eastAsia"/>
            <w:highlight w:val="cyan"/>
            <w:rPrChange w:id="3669" w:author="野草" w:date="2024-04-26T20:02:33Z">
              <w:rPr>
                <w:rFonts w:hint="eastAsia"/>
              </w:rPr>
            </w:rPrChange>
          </w:rPr>
          <w:t>PD</w:t>
        </w:r>
      </w:ins>
      <w:del w:id="3670" w:author="野草" w:date="2024-04-23T14:21:02Z">
        <w:r>
          <w:rPr>
            <w:rFonts w:hint="eastAsia"/>
          </w:rPr>
          <w:delText>AI_I</w:delText>
        </w:r>
      </w:del>
      <w:r>
        <w:rPr>
          <w:rFonts w:hint="eastAsia"/>
        </w:rPr>
        <w:t xml:space="preserve"> </w:t>
      </w:r>
      <w:del w:id="3671" w:author="野草" w:date="2024-04-23T16:27:55Z">
        <w:r>
          <w:rPr>
            <w:rFonts w:hint="default"/>
            <w:lang w:val="en-US"/>
          </w:rPr>
          <w:delText>emerged as the</w:delText>
        </w:r>
      </w:del>
      <w:ins w:id="3672" w:author="野草" w:date="2024-04-23T16:27:55Z">
        <w:r>
          <w:rPr>
            <w:rFonts w:hint="eastAsia"/>
            <w:lang w:val="en-US" w:eastAsia="zh-CN"/>
          </w:rPr>
          <w:t>was</w:t>
        </w:r>
      </w:ins>
      <w:ins w:id="3673" w:author="野草" w:date="2024-04-23T16:27:56Z">
        <w:r>
          <w:rPr>
            <w:rFonts w:hint="eastAsia"/>
            <w:lang w:val="en-US" w:eastAsia="zh-CN"/>
          </w:rPr>
          <w:t xml:space="preserve"> </w:t>
        </w:r>
      </w:ins>
      <w:ins w:id="3674" w:author="野草" w:date="2024-04-23T16:27:56Z">
        <w:r>
          <w:rPr>
            <w:rFonts w:hint="eastAsia"/>
            <w:highlight w:val="green"/>
            <w:lang w:val="en-US" w:eastAsia="zh-CN"/>
            <w:rPrChange w:id="3675" w:author="野草" w:date="2024-04-23T16:28:20Z">
              <w:rPr>
                <w:rFonts w:hint="eastAsia"/>
                <w:lang w:val="en-US" w:eastAsia="zh-CN"/>
              </w:rPr>
            </w:rPrChange>
          </w:rPr>
          <w:t>th</w:t>
        </w:r>
      </w:ins>
      <w:ins w:id="3676" w:author="野草" w:date="2024-04-23T16:27:57Z">
        <w:r>
          <w:rPr>
            <w:rFonts w:hint="eastAsia"/>
            <w:highlight w:val="green"/>
            <w:lang w:val="en-US" w:eastAsia="zh-CN"/>
            <w:rPrChange w:id="3677" w:author="野草" w:date="2024-04-23T16:28:20Z">
              <w:rPr>
                <w:rFonts w:hint="eastAsia"/>
                <w:lang w:val="en-US" w:eastAsia="zh-CN"/>
              </w:rPr>
            </w:rPrChange>
          </w:rPr>
          <w:t>e</w:t>
        </w:r>
      </w:ins>
      <w:r>
        <w:rPr>
          <w:rFonts w:hint="eastAsia"/>
          <w:highlight w:val="green"/>
          <w:rPrChange w:id="3678" w:author="野草" w:date="2024-04-23T16:28:20Z">
            <w:rPr>
              <w:rFonts w:hint="eastAsia"/>
            </w:rPr>
          </w:rPrChange>
        </w:rPr>
        <w:t xml:space="preserve"> most </w:t>
      </w:r>
      <w:del w:id="3679" w:author="野草" w:date="2024-04-23T16:28:01Z">
        <w:r>
          <w:rPr>
            <w:rFonts w:hint="default"/>
            <w:highlight w:val="green"/>
            <w:lang w:val="en-US"/>
            <w:rPrChange w:id="3680" w:author="野草" w:date="2024-04-23T16:28:20Z">
              <w:rPr>
                <w:rFonts w:hint="default"/>
                <w:lang w:val="en-US"/>
              </w:rPr>
            </w:rPrChange>
          </w:rPr>
          <w:delText>influential</w:delText>
        </w:r>
      </w:del>
      <w:ins w:id="3681" w:author="野草" w:date="2024-04-23T16:28:02Z">
        <w:r>
          <w:rPr>
            <w:rFonts w:hint="eastAsia"/>
            <w:highlight w:val="green"/>
            <w:lang w:val="en-US" w:eastAsia="zh-CN"/>
            <w:rPrChange w:id="3682" w:author="野草" w:date="2024-04-23T16:28:20Z">
              <w:rPr>
                <w:rFonts w:hint="eastAsia"/>
                <w:lang w:val="en-US" w:eastAsia="zh-CN"/>
              </w:rPr>
            </w:rPrChange>
          </w:rPr>
          <w:t>im</w:t>
        </w:r>
      </w:ins>
      <w:ins w:id="3683" w:author="野草" w:date="2024-04-23T16:28:03Z">
        <w:r>
          <w:rPr>
            <w:rFonts w:hint="eastAsia"/>
            <w:highlight w:val="green"/>
            <w:lang w:val="en-US" w:eastAsia="zh-CN"/>
            <w:rPrChange w:id="3684" w:author="野草" w:date="2024-04-23T16:28:20Z">
              <w:rPr>
                <w:rFonts w:hint="eastAsia"/>
                <w:lang w:val="en-US" w:eastAsia="zh-CN"/>
              </w:rPr>
            </w:rPrChange>
          </w:rPr>
          <w:t>portan</w:t>
        </w:r>
      </w:ins>
      <w:ins w:id="3685" w:author="野草" w:date="2024-04-23T16:28:04Z">
        <w:r>
          <w:rPr>
            <w:rFonts w:hint="eastAsia"/>
            <w:highlight w:val="green"/>
            <w:lang w:val="en-US" w:eastAsia="zh-CN"/>
            <w:rPrChange w:id="3686" w:author="野草" w:date="2024-04-23T16:28:20Z">
              <w:rPr>
                <w:rFonts w:hint="eastAsia"/>
                <w:lang w:val="en-US" w:eastAsia="zh-CN"/>
              </w:rPr>
            </w:rPrChange>
          </w:rPr>
          <w:t>t</w:t>
        </w:r>
      </w:ins>
      <w:del w:id="3687" w:author="野草" w:date="2024-04-23T16:28:08Z">
        <w:r>
          <w:rPr>
            <w:rFonts w:hint="eastAsia"/>
          </w:rPr>
          <w:delText xml:space="preserve"> </w:delText>
        </w:r>
      </w:del>
      <w:del w:id="3688" w:author="野草" w:date="2024-04-23T16:28:07Z">
        <w:r>
          <w:rPr>
            <w:rFonts w:hint="eastAsia"/>
          </w:rPr>
          <w:delText>factor among all the</w:delText>
        </w:r>
      </w:del>
      <w:r>
        <w:rPr>
          <w:rFonts w:hint="eastAsia"/>
        </w:rPr>
        <w:t xml:space="preserve"> </w:t>
      </w:r>
      <w:r>
        <w:rPr>
          <w:rFonts w:hint="eastAsia"/>
          <w:highlight w:val="green"/>
          <w:rPrChange w:id="3689" w:author="野草" w:date="2024-04-23T16:28:24Z">
            <w:rPr>
              <w:rFonts w:hint="eastAsia"/>
            </w:rPr>
          </w:rPrChange>
        </w:rPr>
        <w:t>land cover characteristic</w:t>
      </w:r>
      <w:del w:id="3690" w:author="野草" w:date="2024-04-23T16:28:11Z">
        <w:r>
          <w:rPr>
            <w:rFonts w:hint="eastAsia"/>
          </w:rPr>
          <w:delText>s</w:delText>
        </w:r>
      </w:del>
      <w:r>
        <w:rPr>
          <w:rFonts w:hint="eastAsia"/>
        </w:rPr>
        <w:t xml:space="preserve"> with a </w:t>
      </w:r>
      <w:r>
        <w:rPr>
          <w:rFonts w:hint="eastAsia"/>
          <w:highlight w:val="green"/>
          <w:rPrChange w:id="3691" w:author="野草" w:date="2024-04-23T16:28:27Z">
            <w:rPr>
              <w:rFonts w:hint="eastAsia"/>
            </w:rPr>
          </w:rPrChange>
        </w:rPr>
        <w:t>contribution rate</w:t>
      </w:r>
      <w:r>
        <w:rPr>
          <w:rFonts w:hint="eastAsia"/>
        </w:rPr>
        <w:t xml:space="preserve"> of </w:t>
      </w:r>
      <w:r>
        <w:rPr>
          <w:rFonts w:hint="eastAsia"/>
          <w:highlight w:val="cyan"/>
          <w:rPrChange w:id="3692" w:author="野草" w:date="2024-04-23T16:29:09Z">
            <w:rPr>
              <w:rFonts w:hint="eastAsia"/>
            </w:rPr>
          </w:rPrChange>
        </w:rPr>
        <w:t>1</w:t>
      </w:r>
      <w:del w:id="3693" w:author="野草" w:date="2024-04-23T16:29:05Z">
        <w:r>
          <w:rPr>
            <w:rFonts w:hint="default"/>
            <w:highlight w:val="cyan"/>
            <w:lang w:val="en-US"/>
            <w:rPrChange w:id="3694" w:author="野草" w:date="2024-04-23T16:29:09Z">
              <w:rPr>
                <w:rFonts w:hint="default"/>
                <w:lang w:val="en-US"/>
              </w:rPr>
            </w:rPrChange>
          </w:rPr>
          <w:delText>1</w:delText>
        </w:r>
      </w:del>
      <w:ins w:id="3695" w:author="野草" w:date="2024-04-23T16:29:05Z">
        <w:r>
          <w:rPr>
            <w:rFonts w:hint="eastAsia"/>
            <w:highlight w:val="cyan"/>
            <w:lang w:val="en-US" w:eastAsia="zh-CN"/>
            <w:rPrChange w:id="3696" w:author="野草" w:date="2024-04-23T16:29:09Z">
              <w:rPr>
                <w:rFonts w:hint="eastAsia"/>
                <w:lang w:val="en-US" w:eastAsia="zh-CN"/>
              </w:rPr>
            </w:rPrChange>
          </w:rPr>
          <w:t>0</w:t>
        </w:r>
      </w:ins>
      <w:r>
        <w:rPr>
          <w:rFonts w:hint="eastAsia"/>
          <w:highlight w:val="cyan"/>
          <w:rPrChange w:id="3697" w:author="野草" w:date="2024-04-23T16:29:09Z">
            <w:rPr>
              <w:rFonts w:hint="eastAsia"/>
            </w:rPr>
          </w:rPrChange>
        </w:rPr>
        <w:t>.</w:t>
      </w:r>
      <w:del w:id="3698" w:author="野草" w:date="2024-04-23T16:29:06Z">
        <w:r>
          <w:rPr>
            <w:rFonts w:hint="default"/>
            <w:highlight w:val="cyan"/>
            <w:lang w:val="en-US"/>
            <w:rPrChange w:id="3699" w:author="野草" w:date="2024-04-23T16:29:09Z">
              <w:rPr>
                <w:rFonts w:hint="default"/>
                <w:lang w:val="en-US"/>
              </w:rPr>
            </w:rPrChange>
          </w:rPr>
          <w:delText>9</w:delText>
        </w:r>
      </w:del>
      <w:ins w:id="3700" w:author="野草" w:date="2024-04-23T16:29:06Z">
        <w:r>
          <w:rPr>
            <w:rFonts w:hint="eastAsia"/>
            <w:highlight w:val="cyan"/>
            <w:lang w:val="en-US" w:eastAsia="zh-CN"/>
            <w:rPrChange w:id="3701" w:author="野草" w:date="2024-04-23T16:29:09Z">
              <w:rPr>
                <w:rFonts w:hint="eastAsia"/>
                <w:lang w:val="en-US" w:eastAsia="zh-CN"/>
              </w:rPr>
            </w:rPrChange>
          </w:rPr>
          <w:t>7</w:t>
        </w:r>
      </w:ins>
      <w:ins w:id="3702" w:author="野草" w:date="2024-04-23T16:30:28Z">
        <w:r>
          <w:rPr>
            <w:rFonts w:hint="eastAsia"/>
            <w:highlight w:val="cyan"/>
            <w:lang w:val="en-US" w:eastAsia="zh-CN"/>
          </w:rPr>
          <w:t xml:space="preserve"> </w:t>
        </w:r>
      </w:ins>
      <w:r>
        <w:rPr>
          <w:rFonts w:hint="eastAsia"/>
          <w:highlight w:val="cyan"/>
          <w:rPrChange w:id="3703" w:author="野草" w:date="2024-04-23T16:29:09Z">
            <w:rPr>
              <w:rFonts w:hint="eastAsia"/>
            </w:rPr>
          </w:rPrChange>
        </w:rPr>
        <w:t>%</w:t>
      </w:r>
      <w:r>
        <w:rPr>
          <w:rFonts w:hint="eastAsia"/>
        </w:rPr>
        <w:t xml:space="preserve">, followed by </w:t>
      </w:r>
      <w:del w:id="3704" w:author="野草" w:date="2024-04-23T16:29:33Z">
        <w:bookmarkStart w:id="80" w:name="OLE_LINK15"/>
        <w:r>
          <w:rPr>
            <w:rFonts w:hint="default"/>
            <w:highlight w:val="cyan"/>
            <w:lang w:val="en-US"/>
            <w:rPrChange w:id="3705" w:author="野草" w:date="2024-04-23T16:30:56Z">
              <w:rPr>
                <w:rFonts w:hint="default"/>
                <w:lang w:val="en-US"/>
              </w:rPr>
            </w:rPrChange>
          </w:rPr>
          <w:delText>PD</w:delText>
        </w:r>
        <w:bookmarkEnd w:id="80"/>
      </w:del>
      <w:del w:id="3706" w:author="野草" w:date="2024-04-23T16:29:33Z">
        <w:r>
          <w:rPr>
            <w:rFonts w:hint="default"/>
            <w:highlight w:val="cyan"/>
            <w:lang w:val="en-US"/>
            <w:rPrChange w:id="3707" w:author="野草" w:date="2024-04-23T16:30:56Z">
              <w:rPr>
                <w:rFonts w:hint="default"/>
                <w:lang w:val="en-US"/>
              </w:rPr>
            </w:rPrChange>
          </w:rPr>
          <w:delText xml:space="preserve"> (9.9%) and AI_V (6.5%)</w:delText>
        </w:r>
      </w:del>
      <w:ins w:id="3708" w:author="野草" w:date="2024-04-23T16:29:33Z">
        <w:r>
          <w:rPr>
            <w:rFonts w:hint="eastAsia"/>
            <w:highlight w:val="cyan"/>
            <w:lang w:val="en-US" w:eastAsia="zh-CN"/>
            <w:rPrChange w:id="3709" w:author="野草" w:date="2024-04-23T16:30:56Z">
              <w:rPr>
                <w:rFonts w:hint="eastAsia"/>
                <w:lang w:val="en-US" w:eastAsia="zh-CN"/>
              </w:rPr>
            </w:rPrChange>
          </w:rPr>
          <w:t>AI_</w:t>
        </w:r>
      </w:ins>
      <w:ins w:id="3710" w:author="野草" w:date="2024-04-23T16:29:34Z">
        <w:r>
          <w:rPr>
            <w:rFonts w:hint="eastAsia"/>
            <w:highlight w:val="cyan"/>
            <w:lang w:val="en-US" w:eastAsia="zh-CN"/>
            <w:rPrChange w:id="3711" w:author="野草" w:date="2024-04-23T16:30:56Z">
              <w:rPr>
                <w:rFonts w:hint="eastAsia"/>
                <w:lang w:val="en-US" w:eastAsia="zh-CN"/>
              </w:rPr>
            </w:rPrChange>
          </w:rPr>
          <w:t>I</w:t>
        </w:r>
      </w:ins>
      <w:ins w:id="3712" w:author="野草" w:date="2024-04-23T16:30:20Z">
        <w:r>
          <w:rPr>
            <w:rFonts w:hint="eastAsia"/>
            <w:highlight w:val="cyan"/>
            <w:lang w:val="en-US" w:eastAsia="zh-CN"/>
            <w:rPrChange w:id="3713" w:author="野草" w:date="2024-04-23T16:30:56Z">
              <w:rPr>
                <w:rFonts w:hint="eastAsia"/>
                <w:lang w:val="en-US" w:eastAsia="zh-CN"/>
              </w:rPr>
            </w:rPrChange>
          </w:rPr>
          <w:t xml:space="preserve"> </w:t>
        </w:r>
      </w:ins>
      <w:ins w:id="3714" w:author="野草" w:date="2024-04-23T16:30:20Z">
        <w:bookmarkStart w:id="81" w:name="OLE_LINK21"/>
        <w:r>
          <w:rPr>
            <w:rFonts w:hint="eastAsia"/>
            <w:highlight w:val="cyan"/>
            <w:lang w:val="en-US" w:eastAsia="zh-CN"/>
            <w:rPrChange w:id="3715" w:author="野草" w:date="2024-04-23T16:30:56Z">
              <w:rPr>
                <w:rFonts w:hint="eastAsia"/>
                <w:lang w:val="en-US" w:eastAsia="zh-CN"/>
              </w:rPr>
            </w:rPrChange>
          </w:rPr>
          <w:t>(</w:t>
        </w:r>
      </w:ins>
      <w:ins w:id="3716" w:author="野草" w:date="2024-04-23T16:30:22Z">
        <w:r>
          <w:rPr>
            <w:rFonts w:hint="eastAsia"/>
            <w:highlight w:val="cyan"/>
            <w:lang w:val="en-US" w:eastAsia="zh-CN"/>
            <w:rPrChange w:id="3717" w:author="野草" w:date="2024-04-23T16:30:56Z">
              <w:rPr>
                <w:rFonts w:hint="eastAsia"/>
                <w:lang w:val="en-US" w:eastAsia="zh-CN"/>
              </w:rPr>
            </w:rPrChange>
          </w:rPr>
          <w:t>9.</w:t>
        </w:r>
      </w:ins>
      <w:ins w:id="3718" w:author="野草" w:date="2024-04-23T16:30:23Z">
        <w:r>
          <w:rPr>
            <w:rFonts w:hint="eastAsia"/>
            <w:highlight w:val="cyan"/>
            <w:lang w:val="en-US" w:eastAsia="zh-CN"/>
            <w:rPrChange w:id="3719" w:author="野草" w:date="2024-04-23T16:30:56Z">
              <w:rPr>
                <w:rFonts w:hint="eastAsia"/>
                <w:lang w:val="en-US" w:eastAsia="zh-CN"/>
              </w:rPr>
            </w:rPrChange>
          </w:rPr>
          <w:t>9</w:t>
        </w:r>
      </w:ins>
      <w:ins w:id="3720" w:author="野草" w:date="2024-04-23T16:30:24Z">
        <w:r>
          <w:rPr>
            <w:rFonts w:hint="eastAsia"/>
            <w:highlight w:val="cyan"/>
            <w:lang w:val="en-US" w:eastAsia="zh-CN"/>
            <w:rPrChange w:id="3721" w:author="野草" w:date="2024-04-23T16:30:56Z">
              <w:rPr>
                <w:rFonts w:hint="eastAsia"/>
                <w:lang w:val="en-US" w:eastAsia="zh-CN"/>
              </w:rPr>
            </w:rPrChange>
          </w:rPr>
          <w:t xml:space="preserve"> </w:t>
        </w:r>
      </w:ins>
      <w:ins w:id="3722" w:author="野草" w:date="2024-04-23T16:30:25Z">
        <w:r>
          <w:rPr>
            <w:rFonts w:hint="eastAsia"/>
            <w:highlight w:val="cyan"/>
            <w:lang w:val="en-US" w:eastAsia="zh-CN"/>
            <w:rPrChange w:id="3723" w:author="野草" w:date="2024-04-23T16:30:56Z">
              <w:rPr>
                <w:rFonts w:hint="eastAsia"/>
                <w:lang w:val="en-US" w:eastAsia="zh-CN"/>
              </w:rPr>
            </w:rPrChange>
          </w:rPr>
          <w:t>%</w:t>
        </w:r>
      </w:ins>
      <w:ins w:id="3724" w:author="野草" w:date="2024-04-23T16:30:20Z">
        <w:r>
          <w:rPr>
            <w:rFonts w:hint="eastAsia"/>
            <w:highlight w:val="cyan"/>
            <w:lang w:val="en-US" w:eastAsia="zh-CN"/>
            <w:rPrChange w:id="3725" w:author="野草" w:date="2024-04-23T16:30:56Z">
              <w:rPr>
                <w:rFonts w:hint="eastAsia"/>
                <w:lang w:val="en-US" w:eastAsia="zh-CN"/>
              </w:rPr>
            </w:rPrChange>
          </w:rPr>
          <w:t>)</w:t>
        </w:r>
        <w:bookmarkEnd w:id="81"/>
      </w:ins>
      <w:ins w:id="3726" w:author="野草" w:date="2024-04-23T16:29:34Z">
        <w:r>
          <w:rPr>
            <w:rFonts w:hint="eastAsia"/>
            <w:highlight w:val="cyan"/>
            <w:lang w:val="en-US" w:eastAsia="zh-CN"/>
            <w:rPrChange w:id="3727" w:author="野草" w:date="2024-04-23T16:30:56Z">
              <w:rPr>
                <w:rFonts w:hint="eastAsia"/>
                <w:lang w:val="en-US" w:eastAsia="zh-CN"/>
              </w:rPr>
            </w:rPrChange>
          </w:rPr>
          <w:t>, AI</w:t>
        </w:r>
      </w:ins>
      <w:ins w:id="3728" w:author="野草" w:date="2024-04-23T16:29:35Z">
        <w:r>
          <w:rPr>
            <w:rFonts w:hint="eastAsia"/>
            <w:highlight w:val="cyan"/>
            <w:lang w:val="en-US" w:eastAsia="zh-CN"/>
            <w:rPrChange w:id="3729" w:author="野草" w:date="2024-04-23T16:30:56Z">
              <w:rPr>
                <w:rFonts w:hint="eastAsia"/>
                <w:lang w:val="en-US" w:eastAsia="zh-CN"/>
              </w:rPr>
            </w:rPrChange>
          </w:rPr>
          <w:t>_</w:t>
        </w:r>
      </w:ins>
      <w:ins w:id="3730" w:author="野草" w:date="2024-04-23T16:30:06Z">
        <w:r>
          <w:rPr>
            <w:rFonts w:hint="eastAsia"/>
            <w:highlight w:val="cyan"/>
            <w:lang w:val="en-US" w:eastAsia="zh-CN"/>
            <w:rPrChange w:id="3731" w:author="野草" w:date="2024-04-23T16:30:56Z">
              <w:rPr>
                <w:rFonts w:hint="eastAsia"/>
                <w:lang w:val="en-US" w:eastAsia="zh-CN"/>
              </w:rPr>
            </w:rPrChange>
          </w:rPr>
          <w:t>V</w:t>
        </w:r>
      </w:ins>
      <w:ins w:id="3732" w:author="野草" w:date="2024-04-23T16:30:32Z">
        <w:r>
          <w:rPr>
            <w:rFonts w:hint="eastAsia"/>
            <w:highlight w:val="cyan"/>
            <w:lang w:val="en-US" w:eastAsia="zh-CN"/>
            <w:rPrChange w:id="3733" w:author="野草" w:date="2024-04-23T16:30:56Z">
              <w:rPr>
                <w:rFonts w:hint="eastAsia"/>
                <w:lang w:val="en-US" w:eastAsia="zh-CN"/>
              </w:rPr>
            </w:rPrChange>
          </w:rPr>
          <w:t xml:space="preserve"> </w:t>
        </w:r>
      </w:ins>
      <w:ins w:id="3734" w:author="野草" w:date="2024-04-23T16:30:33Z">
        <w:r>
          <w:rPr>
            <w:rFonts w:hint="eastAsia"/>
            <w:highlight w:val="cyan"/>
            <w:lang w:val="en-US" w:eastAsia="zh-CN"/>
            <w:rPrChange w:id="3735" w:author="野草" w:date="2024-04-23T16:30:56Z">
              <w:rPr>
                <w:rFonts w:hint="eastAsia"/>
                <w:lang w:val="en-US" w:eastAsia="zh-CN"/>
              </w:rPr>
            </w:rPrChange>
          </w:rPr>
          <w:t>(</w:t>
        </w:r>
      </w:ins>
      <w:ins w:id="3736" w:author="野草" w:date="2024-04-23T16:30:35Z">
        <w:r>
          <w:rPr>
            <w:rFonts w:hint="eastAsia"/>
            <w:highlight w:val="cyan"/>
            <w:lang w:val="en-US" w:eastAsia="zh-CN"/>
            <w:rPrChange w:id="3737" w:author="野草" w:date="2024-04-23T16:30:56Z">
              <w:rPr>
                <w:rFonts w:hint="eastAsia"/>
                <w:lang w:val="en-US" w:eastAsia="zh-CN"/>
              </w:rPr>
            </w:rPrChange>
          </w:rPr>
          <w:t>4</w:t>
        </w:r>
      </w:ins>
      <w:ins w:id="3738" w:author="野草" w:date="2024-04-23T16:30:33Z">
        <w:r>
          <w:rPr>
            <w:rFonts w:hint="eastAsia"/>
            <w:highlight w:val="cyan"/>
            <w:lang w:val="en-US" w:eastAsia="zh-CN"/>
            <w:rPrChange w:id="3739" w:author="野草" w:date="2024-04-23T16:30:56Z">
              <w:rPr>
                <w:rFonts w:hint="eastAsia"/>
                <w:lang w:val="en-US" w:eastAsia="zh-CN"/>
              </w:rPr>
            </w:rPrChange>
          </w:rPr>
          <w:t>.9 %)</w:t>
        </w:r>
      </w:ins>
      <w:ins w:id="3740" w:author="野草" w:date="2024-04-23T16:29:38Z">
        <w:r>
          <w:rPr>
            <w:rFonts w:hint="eastAsia"/>
            <w:highlight w:val="cyan"/>
            <w:lang w:val="en-US" w:eastAsia="zh-CN"/>
            <w:rPrChange w:id="3741" w:author="野草" w:date="2024-04-23T16:30:56Z">
              <w:rPr>
                <w:rFonts w:hint="eastAsia"/>
                <w:lang w:val="en-US" w:eastAsia="zh-CN"/>
              </w:rPr>
            </w:rPrChange>
          </w:rPr>
          <w:t xml:space="preserve">, </w:t>
        </w:r>
      </w:ins>
      <w:ins w:id="3742" w:author="野草" w:date="2024-04-23T16:29:39Z">
        <w:r>
          <w:rPr>
            <w:rFonts w:hint="eastAsia"/>
            <w:highlight w:val="cyan"/>
            <w:lang w:val="en-US" w:eastAsia="zh-CN"/>
            <w:rPrChange w:id="3743" w:author="野草" w:date="2024-04-23T16:30:56Z">
              <w:rPr>
                <w:rFonts w:hint="eastAsia"/>
                <w:lang w:val="en-US" w:eastAsia="zh-CN"/>
              </w:rPr>
            </w:rPrChange>
          </w:rPr>
          <w:t>P</w:t>
        </w:r>
      </w:ins>
      <w:ins w:id="3744" w:author="野草" w:date="2024-04-23T16:29:40Z">
        <w:r>
          <w:rPr>
            <w:rFonts w:hint="eastAsia"/>
            <w:highlight w:val="cyan"/>
            <w:lang w:val="en-US" w:eastAsia="zh-CN"/>
            <w:rPrChange w:id="3745" w:author="野草" w:date="2024-04-23T16:30:56Z">
              <w:rPr>
                <w:rFonts w:hint="eastAsia"/>
                <w:lang w:val="en-US" w:eastAsia="zh-CN"/>
              </w:rPr>
            </w:rPrChange>
          </w:rPr>
          <w:t>LAND_</w:t>
        </w:r>
      </w:ins>
      <w:ins w:id="3746" w:author="野草" w:date="2024-04-23T16:29:41Z">
        <w:r>
          <w:rPr>
            <w:rFonts w:hint="eastAsia"/>
            <w:highlight w:val="cyan"/>
            <w:lang w:val="en-US" w:eastAsia="zh-CN"/>
            <w:rPrChange w:id="3747" w:author="野草" w:date="2024-04-23T16:30:56Z">
              <w:rPr>
                <w:rFonts w:hint="eastAsia"/>
                <w:lang w:val="en-US" w:eastAsia="zh-CN"/>
              </w:rPr>
            </w:rPrChange>
          </w:rPr>
          <w:t>I</w:t>
        </w:r>
      </w:ins>
      <w:ins w:id="3748" w:author="野草" w:date="2024-04-23T16:30:46Z">
        <w:r>
          <w:rPr>
            <w:rFonts w:hint="eastAsia"/>
            <w:highlight w:val="cyan"/>
            <w:lang w:val="en-US" w:eastAsia="zh-CN"/>
            <w:rPrChange w:id="3749" w:author="野草" w:date="2024-04-23T16:30:56Z">
              <w:rPr>
                <w:rFonts w:hint="eastAsia"/>
                <w:lang w:val="en-US" w:eastAsia="zh-CN"/>
              </w:rPr>
            </w:rPrChange>
          </w:rPr>
          <w:t xml:space="preserve"> (</w:t>
        </w:r>
      </w:ins>
      <w:ins w:id="3750" w:author="野草" w:date="2024-04-23T16:30:48Z">
        <w:r>
          <w:rPr>
            <w:rFonts w:hint="eastAsia"/>
            <w:highlight w:val="cyan"/>
            <w:lang w:val="en-US" w:eastAsia="zh-CN"/>
            <w:rPrChange w:id="3751" w:author="野草" w:date="2024-04-23T16:30:56Z">
              <w:rPr>
                <w:rFonts w:hint="eastAsia"/>
                <w:lang w:val="en-US" w:eastAsia="zh-CN"/>
              </w:rPr>
            </w:rPrChange>
          </w:rPr>
          <w:t>4</w:t>
        </w:r>
      </w:ins>
      <w:ins w:id="3752" w:author="野草" w:date="2024-04-23T16:30:46Z">
        <w:r>
          <w:rPr>
            <w:rFonts w:hint="eastAsia"/>
            <w:highlight w:val="cyan"/>
            <w:lang w:val="en-US" w:eastAsia="zh-CN"/>
            <w:rPrChange w:id="3753" w:author="野草" w:date="2024-04-23T16:30:56Z">
              <w:rPr>
                <w:rFonts w:hint="eastAsia"/>
                <w:lang w:val="en-US" w:eastAsia="zh-CN"/>
              </w:rPr>
            </w:rPrChange>
          </w:rPr>
          <w:t>.9 %)</w:t>
        </w:r>
      </w:ins>
      <w:ins w:id="3754" w:author="野草" w:date="2024-04-23T16:29:41Z">
        <w:r>
          <w:rPr>
            <w:rFonts w:hint="eastAsia"/>
            <w:highlight w:val="cyan"/>
            <w:lang w:val="en-US" w:eastAsia="zh-CN"/>
            <w:rPrChange w:id="3755" w:author="野草" w:date="2024-04-23T16:30:56Z">
              <w:rPr>
                <w:rFonts w:hint="eastAsia"/>
                <w:lang w:val="en-US" w:eastAsia="zh-CN"/>
              </w:rPr>
            </w:rPrChange>
          </w:rPr>
          <w:t xml:space="preserve"> </w:t>
        </w:r>
      </w:ins>
      <w:ins w:id="3756" w:author="野草" w:date="2024-04-23T16:29:42Z">
        <w:r>
          <w:rPr>
            <w:rFonts w:hint="eastAsia"/>
            <w:highlight w:val="cyan"/>
            <w:lang w:val="en-US" w:eastAsia="zh-CN"/>
            <w:rPrChange w:id="3757" w:author="野草" w:date="2024-04-23T16:30:56Z">
              <w:rPr>
                <w:rFonts w:hint="eastAsia"/>
                <w:lang w:val="en-US" w:eastAsia="zh-CN"/>
              </w:rPr>
            </w:rPrChange>
          </w:rPr>
          <w:t>a</w:t>
        </w:r>
      </w:ins>
      <w:ins w:id="3758" w:author="野草" w:date="2024-04-23T16:29:43Z">
        <w:r>
          <w:rPr>
            <w:rFonts w:hint="eastAsia"/>
            <w:highlight w:val="cyan"/>
            <w:lang w:val="en-US" w:eastAsia="zh-CN"/>
            <w:rPrChange w:id="3759" w:author="野草" w:date="2024-04-23T16:30:56Z">
              <w:rPr>
                <w:rFonts w:hint="eastAsia"/>
                <w:lang w:val="en-US" w:eastAsia="zh-CN"/>
              </w:rPr>
            </w:rPrChange>
          </w:rPr>
          <w:t xml:space="preserve">nd </w:t>
        </w:r>
      </w:ins>
      <w:ins w:id="3760" w:author="野草" w:date="2024-04-23T16:29:44Z">
        <w:r>
          <w:rPr>
            <w:rFonts w:hint="eastAsia"/>
            <w:highlight w:val="cyan"/>
            <w:lang w:val="en-US" w:eastAsia="zh-CN"/>
            <w:rPrChange w:id="3761" w:author="野草" w:date="2024-04-23T16:30:56Z">
              <w:rPr>
                <w:rFonts w:hint="eastAsia"/>
                <w:lang w:val="en-US" w:eastAsia="zh-CN"/>
              </w:rPr>
            </w:rPrChange>
          </w:rPr>
          <w:t>PLA</w:t>
        </w:r>
      </w:ins>
      <w:ins w:id="3762" w:author="野草" w:date="2024-04-23T16:29:45Z">
        <w:r>
          <w:rPr>
            <w:rFonts w:hint="eastAsia"/>
            <w:highlight w:val="cyan"/>
            <w:lang w:val="en-US" w:eastAsia="zh-CN"/>
            <w:rPrChange w:id="3763" w:author="野草" w:date="2024-04-23T16:30:56Z">
              <w:rPr>
                <w:rFonts w:hint="eastAsia"/>
                <w:lang w:val="en-US" w:eastAsia="zh-CN"/>
              </w:rPr>
            </w:rPrChange>
          </w:rPr>
          <w:t>ND_</w:t>
        </w:r>
      </w:ins>
      <w:ins w:id="3764" w:author="野草" w:date="2024-04-23T16:30:09Z">
        <w:r>
          <w:rPr>
            <w:rFonts w:hint="eastAsia"/>
            <w:highlight w:val="cyan"/>
            <w:lang w:val="en-US" w:eastAsia="zh-CN"/>
            <w:rPrChange w:id="3765" w:author="野草" w:date="2024-04-23T16:30:56Z">
              <w:rPr>
                <w:rFonts w:hint="eastAsia"/>
                <w:lang w:val="en-US" w:eastAsia="zh-CN"/>
              </w:rPr>
            </w:rPrChange>
          </w:rPr>
          <w:t>V</w:t>
        </w:r>
      </w:ins>
      <w:ins w:id="3766" w:author="野草" w:date="2024-04-23T16:30:50Z">
        <w:r>
          <w:rPr>
            <w:rFonts w:hint="eastAsia"/>
            <w:highlight w:val="cyan"/>
            <w:lang w:val="en-US" w:eastAsia="zh-CN"/>
            <w:rPrChange w:id="3767" w:author="野草" w:date="2024-04-23T16:30:56Z">
              <w:rPr>
                <w:rFonts w:hint="eastAsia"/>
                <w:lang w:val="en-US" w:eastAsia="zh-CN"/>
              </w:rPr>
            </w:rPrChange>
          </w:rPr>
          <w:t xml:space="preserve"> </w:t>
        </w:r>
      </w:ins>
      <w:ins w:id="3768" w:author="野草" w:date="2024-04-23T16:30:51Z">
        <w:r>
          <w:rPr>
            <w:rFonts w:hint="eastAsia"/>
            <w:highlight w:val="cyan"/>
            <w:lang w:val="en-US" w:eastAsia="zh-CN"/>
            <w:rPrChange w:id="3769" w:author="野草" w:date="2024-04-23T16:30:56Z">
              <w:rPr>
                <w:rFonts w:hint="eastAsia"/>
                <w:lang w:val="en-US" w:eastAsia="zh-CN"/>
              </w:rPr>
            </w:rPrChange>
          </w:rPr>
          <w:t>(</w:t>
        </w:r>
      </w:ins>
      <w:ins w:id="3770" w:author="野草" w:date="2024-04-23T16:30:54Z">
        <w:r>
          <w:rPr>
            <w:rFonts w:hint="eastAsia"/>
            <w:highlight w:val="cyan"/>
            <w:lang w:val="en-US" w:eastAsia="zh-CN"/>
            <w:rPrChange w:id="3771" w:author="野草" w:date="2024-04-23T16:30:56Z">
              <w:rPr>
                <w:rFonts w:hint="eastAsia"/>
                <w:lang w:val="en-US" w:eastAsia="zh-CN"/>
              </w:rPr>
            </w:rPrChange>
          </w:rPr>
          <w:t>4</w:t>
        </w:r>
      </w:ins>
      <w:ins w:id="3772" w:author="野草" w:date="2024-04-23T16:30:51Z">
        <w:r>
          <w:rPr>
            <w:rFonts w:hint="eastAsia"/>
            <w:highlight w:val="cyan"/>
            <w:lang w:val="en-US" w:eastAsia="zh-CN"/>
            <w:rPrChange w:id="3773" w:author="野草" w:date="2024-04-23T16:30:56Z">
              <w:rPr>
                <w:rFonts w:hint="eastAsia"/>
                <w:lang w:val="en-US" w:eastAsia="zh-CN"/>
              </w:rPr>
            </w:rPrChange>
          </w:rPr>
          <w:t>.</w:t>
        </w:r>
      </w:ins>
      <w:ins w:id="3774" w:author="野草" w:date="2024-04-23T16:30:53Z">
        <w:r>
          <w:rPr>
            <w:rFonts w:hint="eastAsia"/>
            <w:highlight w:val="cyan"/>
            <w:lang w:val="en-US" w:eastAsia="zh-CN"/>
            <w:rPrChange w:id="3775" w:author="野草" w:date="2024-04-23T16:30:56Z">
              <w:rPr>
                <w:rFonts w:hint="eastAsia"/>
                <w:lang w:val="en-US" w:eastAsia="zh-CN"/>
              </w:rPr>
            </w:rPrChange>
          </w:rPr>
          <w:t>4</w:t>
        </w:r>
      </w:ins>
      <w:ins w:id="3776" w:author="野草" w:date="2024-04-23T16:30:51Z">
        <w:r>
          <w:rPr>
            <w:rFonts w:hint="eastAsia"/>
            <w:highlight w:val="cyan"/>
            <w:lang w:val="en-US" w:eastAsia="zh-CN"/>
            <w:rPrChange w:id="3777" w:author="野草" w:date="2024-04-23T16:30:56Z">
              <w:rPr>
                <w:rFonts w:hint="eastAsia"/>
                <w:lang w:val="en-US" w:eastAsia="zh-CN"/>
              </w:rPr>
            </w:rPrChange>
          </w:rPr>
          <w:t xml:space="preserve"> %)</w:t>
        </w:r>
      </w:ins>
      <w:r>
        <w:rPr>
          <w:rFonts w:hint="eastAsia"/>
        </w:rPr>
        <w:t>. On the</w:t>
      </w:r>
      <w:r>
        <w:rPr>
          <w:rFonts w:hint="eastAsia"/>
          <w:highlight w:val="green"/>
          <w:rPrChange w:id="3778" w:author="野草" w:date="2024-04-23T16:31:15Z">
            <w:rPr>
              <w:rFonts w:hint="eastAsia"/>
            </w:rPr>
          </w:rPrChange>
        </w:rPr>
        <w:t xml:space="preserve"> extremely hot day</w:t>
      </w:r>
      <w:r>
        <w:rPr>
          <w:rFonts w:hint="eastAsia"/>
        </w:rPr>
        <w:t xml:space="preserve">, </w:t>
      </w:r>
      <w:r>
        <w:rPr>
          <w:rFonts w:hint="eastAsia"/>
          <w:highlight w:val="cyan"/>
          <w:rPrChange w:id="3779" w:author="野草" w:date="2024-04-23T16:31:12Z">
            <w:rPr>
              <w:rFonts w:hint="eastAsia"/>
            </w:rPr>
          </w:rPrChange>
        </w:rPr>
        <w:t>PD (1</w:t>
      </w:r>
      <w:del w:id="3780" w:author="野草" w:date="2024-04-23T16:31:07Z">
        <w:r>
          <w:rPr>
            <w:rFonts w:hint="default"/>
            <w:highlight w:val="cyan"/>
            <w:lang w:val="en-US"/>
            <w:rPrChange w:id="3781" w:author="野草" w:date="2024-04-23T16:31:12Z">
              <w:rPr>
                <w:rFonts w:hint="default"/>
                <w:lang w:val="en-US"/>
              </w:rPr>
            </w:rPrChange>
          </w:rPr>
          <w:delText>2</w:delText>
        </w:r>
      </w:del>
      <w:ins w:id="3782" w:author="野草" w:date="2024-04-23T16:31:07Z">
        <w:r>
          <w:rPr>
            <w:rFonts w:hint="eastAsia"/>
            <w:highlight w:val="cyan"/>
            <w:lang w:val="en-US" w:eastAsia="zh-CN"/>
            <w:rPrChange w:id="3783" w:author="野草" w:date="2024-04-23T16:31:12Z">
              <w:rPr>
                <w:rFonts w:hint="eastAsia"/>
                <w:lang w:val="en-US" w:eastAsia="zh-CN"/>
              </w:rPr>
            </w:rPrChange>
          </w:rPr>
          <w:t>1</w:t>
        </w:r>
      </w:ins>
      <w:r>
        <w:rPr>
          <w:rFonts w:hint="eastAsia"/>
          <w:highlight w:val="cyan"/>
          <w:rPrChange w:id="3784" w:author="野草" w:date="2024-04-23T16:31:12Z">
            <w:rPr>
              <w:rFonts w:hint="eastAsia"/>
            </w:rPr>
          </w:rPrChange>
        </w:rPr>
        <w:t>.</w:t>
      </w:r>
      <w:del w:id="3785" w:author="野草" w:date="2024-04-23T16:31:08Z">
        <w:r>
          <w:rPr>
            <w:rFonts w:hint="default"/>
            <w:highlight w:val="cyan"/>
            <w:lang w:val="en-US"/>
            <w:rPrChange w:id="3786" w:author="野草" w:date="2024-04-23T16:31:12Z">
              <w:rPr>
                <w:rFonts w:hint="default"/>
                <w:lang w:val="en-US"/>
              </w:rPr>
            </w:rPrChange>
          </w:rPr>
          <w:delText>1</w:delText>
        </w:r>
      </w:del>
      <w:ins w:id="3787" w:author="野草" w:date="2024-04-23T16:31:08Z">
        <w:r>
          <w:rPr>
            <w:rFonts w:hint="eastAsia"/>
            <w:highlight w:val="cyan"/>
            <w:lang w:val="en-US" w:eastAsia="zh-CN"/>
            <w:rPrChange w:id="3788" w:author="野草" w:date="2024-04-23T16:31:12Z">
              <w:rPr>
                <w:rFonts w:hint="eastAsia"/>
                <w:lang w:val="en-US" w:eastAsia="zh-CN"/>
              </w:rPr>
            </w:rPrChange>
          </w:rPr>
          <w:t>4</w:t>
        </w:r>
      </w:ins>
      <w:r>
        <w:rPr>
          <w:rFonts w:hint="eastAsia"/>
          <w:highlight w:val="cyan"/>
          <w:rPrChange w:id="3789" w:author="野草" w:date="2024-04-23T16:31:12Z">
            <w:rPr>
              <w:rFonts w:hint="eastAsia"/>
            </w:rPr>
          </w:rPrChange>
        </w:rPr>
        <w:t xml:space="preserve"> %)</w:t>
      </w:r>
      <w:r>
        <w:rPr>
          <w:rFonts w:hint="eastAsia"/>
        </w:rPr>
        <w:t xml:space="preserve"> </w:t>
      </w:r>
      <w:ins w:id="3790" w:author="野草" w:date="2024-04-23T14:21:24Z">
        <w:r>
          <w:rPr>
            <w:rFonts w:hint="eastAsia"/>
            <w:lang w:val="en-US" w:eastAsia="zh-CN"/>
          </w:rPr>
          <w:t>also</w:t>
        </w:r>
      </w:ins>
      <w:ins w:id="3791" w:author="野草" w:date="2024-04-23T14:21:25Z">
        <w:r>
          <w:rPr>
            <w:rFonts w:hint="eastAsia"/>
            <w:lang w:val="en-US" w:eastAsia="zh-CN"/>
          </w:rPr>
          <w:t xml:space="preserve"> </w:t>
        </w:r>
      </w:ins>
      <w:r>
        <w:rPr>
          <w:rFonts w:hint="eastAsia"/>
        </w:rPr>
        <w:t xml:space="preserve">contributed most, followed by </w:t>
      </w:r>
      <w:r>
        <w:rPr>
          <w:rFonts w:hint="eastAsia"/>
          <w:highlight w:val="cyan"/>
          <w:rPrChange w:id="3792" w:author="野草" w:date="2024-04-23T16:32:41Z">
            <w:rPr>
              <w:rFonts w:hint="eastAsia"/>
            </w:rPr>
          </w:rPrChange>
        </w:rPr>
        <w:t>AI_</w:t>
      </w:r>
      <w:del w:id="3793" w:author="野草" w:date="2024-04-23T16:31:29Z">
        <w:r>
          <w:rPr>
            <w:rFonts w:hint="default"/>
            <w:highlight w:val="cyan"/>
            <w:lang w:val="en-US"/>
            <w:rPrChange w:id="3794" w:author="野草" w:date="2024-04-23T16:32:41Z">
              <w:rPr>
                <w:rFonts w:hint="default"/>
                <w:lang w:val="en-US"/>
              </w:rPr>
            </w:rPrChange>
          </w:rPr>
          <w:delText>I</w:delText>
        </w:r>
      </w:del>
      <w:ins w:id="3795" w:author="野草" w:date="2024-04-23T16:31:29Z">
        <w:r>
          <w:rPr>
            <w:rFonts w:hint="eastAsia"/>
            <w:highlight w:val="cyan"/>
            <w:lang w:val="en-US" w:eastAsia="zh-CN"/>
            <w:rPrChange w:id="3796" w:author="野草" w:date="2024-04-23T16:32:41Z">
              <w:rPr>
                <w:rFonts w:hint="eastAsia"/>
                <w:lang w:val="en-US" w:eastAsia="zh-CN"/>
              </w:rPr>
            </w:rPrChange>
          </w:rPr>
          <w:t>V</w:t>
        </w:r>
      </w:ins>
      <w:ins w:id="3797" w:author="野草" w:date="2024-04-23T16:32:09Z">
        <w:r>
          <w:rPr>
            <w:rFonts w:hint="eastAsia"/>
            <w:highlight w:val="cyan"/>
            <w:lang w:val="en-US" w:eastAsia="zh-CN"/>
            <w:rPrChange w:id="3798" w:author="野草" w:date="2024-04-23T16:32:41Z">
              <w:rPr>
                <w:rFonts w:hint="eastAsia"/>
                <w:lang w:val="en-US" w:eastAsia="zh-CN"/>
              </w:rPr>
            </w:rPrChange>
          </w:rPr>
          <w:t xml:space="preserve"> </w:t>
        </w:r>
      </w:ins>
      <w:ins w:id="3799" w:author="野草" w:date="2024-04-23T16:32:09Z">
        <w:bookmarkStart w:id="82" w:name="OLE_LINK22"/>
        <w:r>
          <w:rPr>
            <w:rFonts w:hint="eastAsia"/>
            <w:highlight w:val="cyan"/>
            <w:lang w:val="en-US" w:eastAsia="zh-CN"/>
            <w:rPrChange w:id="3800" w:author="野草" w:date="2024-04-23T16:32:41Z">
              <w:rPr>
                <w:rFonts w:hint="eastAsia"/>
                <w:lang w:val="en-US" w:eastAsia="zh-CN"/>
              </w:rPr>
            </w:rPrChange>
          </w:rPr>
          <w:t>(</w:t>
        </w:r>
      </w:ins>
      <w:ins w:id="3801" w:author="野草" w:date="2024-04-23T16:32:10Z">
        <w:r>
          <w:rPr>
            <w:rFonts w:hint="eastAsia"/>
            <w:highlight w:val="cyan"/>
            <w:lang w:val="en-US" w:eastAsia="zh-CN"/>
            <w:rPrChange w:id="3802" w:author="野草" w:date="2024-04-23T16:32:41Z">
              <w:rPr>
                <w:rFonts w:hint="eastAsia"/>
                <w:lang w:val="en-US" w:eastAsia="zh-CN"/>
              </w:rPr>
            </w:rPrChange>
          </w:rPr>
          <w:t>7</w:t>
        </w:r>
      </w:ins>
      <w:ins w:id="3803" w:author="野草" w:date="2024-04-23T16:32:11Z">
        <w:r>
          <w:rPr>
            <w:rFonts w:hint="eastAsia"/>
            <w:highlight w:val="cyan"/>
            <w:lang w:val="en-US" w:eastAsia="zh-CN"/>
            <w:rPrChange w:id="3804" w:author="野草" w:date="2024-04-23T16:32:41Z">
              <w:rPr>
                <w:rFonts w:hint="eastAsia"/>
                <w:lang w:val="en-US" w:eastAsia="zh-CN"/>
              </w:rPr>
            </w:rPrChange>
          </w:rPr>
          <w:t xml:space="preserve">.3 </w:t>
        </w:r>
      </w:ins>
      <w:ins w:id="3805" w:author="野草" w:date="2024-04-23T16:32:12Z">
        <w:r>
          <w:rPr>
            <w:rFonts w:hint="eastAsia"/>
            <w:highlight w:val="cyan"/>
            <w:lang w:val="en-US" w:eastAsia="zh-CN"/>
            <w:rPrChange w:id="3806" w:author="野草" w:date="2024-04-23T16:32:41Z">
              <w:rPr>
                <w:rFonts w:hint="eastAsia"/>
                <w:lang w:val="en-US" w:eastAsia="zh-CN"/>
              </w:rPr>
            </w:rPrChange>
          </w:rPr>
          <w:t>%</w:t>
        </w:r>
      </w:ins>
      <w:ins w:id="3807" w:author="野草" w:date="2024-04-23T16:32:09Z">
        <w:r>
          <w:rPr>
            <w:rFonts w:hint="eastAsia"/>
            <w:highlight w:val="cyan"/>
            <w:lang w:val="en-US" w:eastAsia="zh-CN"/>
            <w:rPrChange w:id="3808" w:author="野草" w:date="2024-04-23T16:32:41Z">
              <w:rPr>
                <w:rFonts w:hint="eastAsia"/>
                <w:lang w:val="en-US" w:eastAsia="zh-CN"/>
              </w:rPr>
            </w:rPrChange>
          </w:rPr>
          <w:t>)</w:t>
        </w:r>
        <w:bookmarkEnd w:id="82"/>
      </w:ins>
      <w:del w:id="3809" w:author="野草" w:date="2024-04-23T16:31:33Z">
        <w:r>
          <w:rPr>
            <w:rFonts w:hint="default"/>
            <w:highlight w:val="cyan"/>
            <w:lang w:val="en-US"/>
            <w:rPrChange w:id="3810" w:author="野草" w:date="2024-04-23T16:32:41Z">
              <w:rPr>
                <w:rFonts w:hint="default"/>
                <w:lang w:val="en-US"/>
              </w:rPr>
            </w:rPrChange>
          </w:rPr>
          <w:delText xml:space="preserve"> (8.2%) and AI_V (7.8%)</w:delText>
        </w:r>
      </w:del>
      <w:ins w:id="3811" w:author="野草" w:date="2024-04-23T16:31:33Z">
        <w:r>
          <w:rPr>
            <w:rFonts w:hint="eastAsia"/>
            <w:highlight w:val="cyan"/>
            <w:lang w:val="en-US" w:eastAsia="zh-CN"/>
            <w:rPrChange w:id="3812" w:author="野草" w:date="2024-04-23T16:32:41Z">
              <w:rPr>
                <w:rFonts w:hint="eastAsia"/>
                <w:lang w:val="en-US" w:eastAsia="zh-CN"/>
              </w:rPr>
            </w:rPrChange>
          </w:rPr>
          <w:t xml:space="preserve">, </w:t>
        </w:r>
      </w:ins>
      <w:ins w:id="3813" w:author="野草" w:date="2024-04-23T16:31:34Z">
        <w:r>
          <w:rPr>
            <w:rFonts w:hint="eastAsia"/>
            <w:highlight w:val="cyan"/>
            <w:lang w:val="en-US" w:eastAsia="zh-CN"/>
            <w:rPrChange w:id="3814" w:author="野草" w:date="2024-04-23T16:32:41Z">
              <w:rPr>
                <w:rFonts w:hint="eastAsia"/>
                <w:lang w:val="en-US" w:eastAsia="zh-CN"/>
              </w:rPr>
            </w:rPrChange>
          </w:rPr>
          <w:t>P</w:t>
        </w:r>
      </w:ins>
      <w:ins w:id="3815" w:author="野草" w:date="2024-04-23T16:31:35Z">
        <w:r>
          <w:rPr>
            <w:rFonts w:hint="eastAsia"/>
            <w:highlight w:val="cyan"/>
            <w:lang w:val="en-US" w:eastAsia="zh-CN"/>
            <w:rPrChange w:id="3816" w:author="野草" w:date="2024-04-23T16:32:41Z">
              <w:rPr>
                <w:rFonts w:hint="eastAsia"/>
                <w:lang w:val="en-US" w:eastAsia="zh-CN"/>
              </w:rPr>
            </w:rPrChange>
          </w:rPr>
          <w:t>L</w:t>
        </w:r>
      </w:ins>
      <w:ins w:id="3817" w:author="野草" w:date="2024-04-23T16:31:39Z">
        <w:r>
          <w:rPr>
            <w:rFonts w:hint="eastAsia"/>
            <w:highlight w:val="cyan"/>
            <w:lang w:val="en-US" w:eastAsia="zh-CN"/>
            <w:rPrChange w:id="3818" w:author="野草" w:date="2024-04-23T16:32:41Z">
              <w:rPr>
                <w:rFonts w:hint="eastAsia"/>
                <w:lang w:val="en-US" w:eastAsia="zh-CN"/>
              </w:rPr>
            </w:rPrChange>
          </w:rPr>
          <w:t>AND</w:t>
        </w:r>
      </w:ins>
      <w:ins w:id="3819" w:author="野草" w:date="2024-04-23T16:31:40Z">
        <w:r>
          <w:rPr>
            <w:rFonts w:hint="eastAsia"/>
            <w:highlight w:val="cyan"/>
            <w:lang w:val="en-US" w:eastAsia="zh-CN"/>
            <w:rPrChange w:id="3820" w:author="野草" w:date="2024-04-23T16:32:41Z">
              <w:rPr>
                <w:rFonts w:hint="eastAsia"/>
                <w:lang w:val="en-US" w:eastAsia="zh-CN"/>
              </w:rPr>
            </w:rPrChange>
          </w:rPr>
          <w:t>_I</w:t>
        </w:r>
      </w:ins>
      <w:ins w:id="3821" w:author="野草" w:date="2024-04-23T16:32:16Z">
        <w:r>
          <w:rPr>
            <w:rFonts w:hint="eastAsia"/>
            <w:highlight w:val="cyan"/>
            <w:lang w:val="en-US" w:eastAsia="zh-CN"/>
            <w:rPrChange w:id="3822" w:author="野草" w:date="2024-04-23T16:32:41Z">
              <w:rPr>
                <w:rFonts w:hint="eastAsia"/>
                <w:lang w:val="en-US" w:eastAsia="zh-CN"/>
              </w:rPr>
            </w:rPrChange>
          </w:rPr>
          <w:t xml:space="preserve"> (7.</w:t>
        </w:r>
      </w:ins>
      <w:ins w:id="3823" w:author="野草" w:date="2024-04-23T16:32:18Z">
        <w:r>
          <w:rPr>
            <w:rFonts w:hint="eastAsia"/>
            <w:highlight w:val="cyan"/>
            <w:lang w:val="en-US" w:eastAsia="zh-CN"/>
            <w:rPrChange w:id="3824" w:author="野草" w:date="2024-04-23T16:32:41Z">
              <w:rPr>
                <w:rFonts w:hint="eastAsia"/>
                <w:lang w:val="en-US" w:eastAsia="zh-CN"/>
              </w:rPr>
            </w:rPrChange>
          </w:rPr>
          <w:t>1</w:t>
        </w:r>
      </w:ins>
      <w:ins w:id="3825" w:author="野草" w:date="2024-04-23T16:32:16Z">
        <w:r>
          <w:rPr>
            <w:rFonts w:hint="eastAsia"/>
            <w:highlight w:val="cyan"/>
            <w:lang w:val="en-US" w:eastAsia="zh-CN"/>
            <w:rPrChange w:id="3826" w:author="野草" w:date="2024-04-23T16:32:41Z">
              <w:rPr>
                <w:rFonts w:hint="eastAsia"/>
                <w:lang w:val="en-US" w:eastAsia="zh-CN"/>
              </w:rPr>
            </w:rPrChange>
          </w:rPr>
          <w:t xml:space="preserve"> %)</w:t>
        </w:r>
      </w:ins>
      <w:ins w:id="3827" w:author="野草" w:date="2024-04-23T16:31:41Z">
        <w:r>
          <w:rPr>
            <w:rFonts w:hint="eastAsia"/>
            <w:highlight w:val="cyan"/>
            <w:lang w:val="en-US" w:eastAsia="zh-CN"/>
            <w:rPrChange w:id="3828" w:author="野草" w:date="2024-04-23T16:32:41Z">
              <w:rPr>
                <w:rFonts w:hint="eastAsia"/>
                <w:lang w:val="en-US" w:eastAsia="zh-CN"/>
              </w:rPr>
            </w:rPrChange>
          </w:rPr>
          <w:t xml:space="preserve">, </w:t>
        </w:r>
      </w:ins>
      <w:ins w:id="3829" w:author="野草" w:date="2024-04-23T16:31:53Z">
        <w:r>
          <w:rPr>
            <w:rFonts w:hint="eastAsia"/>
            <w:highlight w:val="cyan"/>
            <w:lang w:val="en-US" w:eastAsia="zh-CN"/>
            <w:rPrChange w:id="3830" w:author="野草" w:date="2024-04-23T16:32:41Z">
              <w:rPr>
                <w:rFonts w:hint="eastAsia"/>
                <w:lang w:val="en-US" w:eastAsia="zh-CN"/>
              </w:rPr>
            </w:rPrChange>
          </w:rPr>
          <w:t>AI_</w:t>
        </w:r>
      </w:ins>
      <w:ins w:id="3831" w:author="野草" w:date="2024-04-23T16:31:54Z">
        <w:r>
          <w:rPr>
            <w:rFonts w:hint="eastAsia"/>
            <w:highlight w:val="cyan"/>
            <w:lang w:val="en-US" w:eastAsia="zh-CN"/>
            <w:rPrChange w:id="3832" w:author="野草" w:date="2024-04-23T16:32:41Z">
              <w:rPr>
                <w:rFonts w:hint="eastAsia"/>
                <w:lang w:val="en-US" w:eastAsia="zh-CN"/>
              </w:rPr>
            </w:rPrChange>
          </w:rPr>
          <w:t>I</w:t>
        </w:r>
      </w:ins>
      <w:ins w:id="3833" w:author="野草" w:date="2024-04-23T16:32:19Z">
        <w:r>
          <w:rPr>
            <w:rFonts w:hint="eastAsia"/>
            <w:highlight w:val="cyan"/>
            <w:lang w:val="en-US" w:eastAsia="zh-CN"/>
            <w:rPrChange w:id="3834" w:author="野草" w:date="2024-04-23T16:32:41Z">
              <w:rPr>
                <w:rFonts w:hint="eastAsia"/>
                <w:lang w:val="en-US" w:eastAsia="zh-CN"/>
              </w:rPr>
            </w:rPrChange>
          </w:rPr>
          <w:t xml:space="preserve"> (</w:t>
        </w:r>
      </w:ins>
      <w:ins w:id="3835" w:author="野草" w:date="2024-04-23T16:32:22Z">
        <w:r>
          <w:rPr>
            <w:rFonts w:hint="eastAsia"/>
            <w:highlight w:val="cyan"/>
            <w:lang w:val="en-US" w:eastAsia="zh-CN"/>
            <w:rPrChange w:id="3836" w:author="野草" w:date="2024-04-23T16:32:41Z">
              <w:rPr>
                <w:rFonts w:hint="eastAsia"/>
                <w:lang w:val="en-US" w:eastAsia="zh-CN"/>
              </w:rPr>
            </w:rPrChange>
          </w:rPr>
          <w:t>6</w:t>
        </w:r>
      </w:ins>
      <w:ins w:id="3837" w:author="野草" w:date="2024-04-23T16:32:19Z">
        <w:r>
          <w:rPr>
            <w:rFonts w:hint="eastAsia"/>
            <w:highlight w:val="cyan"/>
            <w:lang w:val="en-US" w:eastAsia="zh-CN"/>
            <w:rPrChange w:id="3838" w:author="野草" w:date="2024-04-23T16:32:41Z">
              <w:rPr>
                <w:rFonts w:hint="eastAsia"/>
                <w:lang w:val="en-US" w:eastAsia="zh-CN"/>
              </w:rPr>
            </w:rPrChange>
          </w:rPr>
          <w:t>.</w:t>
        </w:r>
      </w:ins>
      <w:ins w:id="3839" w:author="野草" w:date="2024-04-23T16:32:24Z">
        <w:r>
          <w:rPr>
            <w:rFonts w:hint="eastAsia"/>
            <w:highlight w:val="cyan"/>
            <w:lang w:val="en-US" w:eastAsia="zh-CN"/>
            <w:rPrChange w:id="3840" w:author="野草" w:date="2024-04-23T16:32:41Z">
              <w:rPr>
                <w:rFonts w:hint="eastAsia"/>
                <w:lang w:val="en-US" w:eastAsia="zh-CN"/>
              </w:rPr>
            </w:rPrChange>
          </w:rPr>
          <w:t>5</w:t>
        </w:r>
      </w:ins>
      <w:ins w:id="3841" w:author="野草" w:date="2024-04-23T16:32:19Z">
        <w:r>
          <w:rPr>
            <w:rFonts w:hint="eastAsia"/>
            <w:highlight w:val="cyan"/>
            <w:lang w:val="en-US" w:eastAsia="zh-CN"/>
            <w:rPrChange w:id="3842" w:author="野草" w:date="2024-04-23T16:32:41Z">
              <w:rPr>
                <w:rFonts w:hint="eastAsia"/>
                <w:lang w:val="en-US" w:eastAsia="zh-CN"/>
              </w:rPr>
            </w:rPrChange>
          </w:rPr>
          <w:t xml:space="preserve"> %)</w:t>
        </w:r>
      </w:ins>
      <w:ins w:id="3843" w:author="野草" w:date="2024-04-23T16:31:54Z">
        <w:r>
          <w:rPr>
            <w:rFonts w:hint="eastAsia"/>
            <w:highlight w:val="cyan"/>
            <w:lang w:val="en-US" w:eastAsia="zh-CN"/>
            <w:rPrChange w:id="3844" w:author="野草" w:date="2024-04-23T16:32:41Z">
              <w:rPr>
                <w:rFonts w:hint="eastAsia"/>
                <w:lang w:val="en-US" w:eastAsia="zh-CN"/>
              </w:rPr>
            </w:rPrChange>
          </w:rPr>
          <w:t xml:space="preserve"> a</w:t>
        </w:r>
      </w:ins>
      <w:ins w:id="3845" w:author="野草" w:date="2024-04-23T16:31:55Z">
        <w:r>
          <w:rPr>
            <w:rFonts w:hint="eastAsia"/>
            <w:highlight w:val="cyan"/>
            <w:lang w:val="en-US" w:eastAsia="zh-CN"/>
            <w:rPrChange w:id="3846" w:author="野草" w:date="2024-04-23T16:32:41Z">
              <w:rPr>
                <w:rFonts w:hint="eastAsia"/>
                <w:lang w:val="en-US" w:eastAsia="zh-CN"/>
              </w:rPr>
            </w:rPrChange>
          </w:rPr>
          <w:t>nd PL</w:t>
        </w:r>
      </w:ins>
      <w:ins w:id="3847" w:author="野草" w:date="2024-04-23T16:31:56Z">
        <w:r>
          <w:rPr>
            <w:rFonts w:hint="eastAsia"/>
            <w:highlight w:val="cyan"/>
            <w:lang w:val="en-US" w:eastAsia="zh-CN"/>
            <w:rPrChange w:id="3848" w:author="野草" w:date="2024-04-23T16:32:41Z">
              <w:rPr>
                <w:rFonts w:hint="eastAsia"/>
                <w:lang w:val="en-US" w:eastAsia="zh-CN"/>
              </w:rPr>
            </w:rPrChange>
          </w:rPr>
          <w:t>AND_</w:t>
        </w:r>
      </w:ins>
      <w:ins w:id="3849" w:author="野草" w:date="2024-04-23T16:31:57Z">
        <w:r>
          <w:rPr>
            <w:rFonts w:hint="eastAsia"/>
            <w:highlight w:val="cyan"/>
            <w:lang w:val="en-US" w:eastAsia="zh-CN"/>
            <w:rPrChange w:id="3850" w:author="野草" w:date="2024-04-23T16:32:41Z">
              <w:rPr>
                <w:rFonts w:hint="eastAsia"/>
                <w:lang w:val="en-US" w:eastAsia="zh-CN"/>
              </w:rPr>
            </w:rPrChange>
          </w:rPr>
          <w:t>V</w:t>
        </w:r>
      </w:ins>
      <w:ins w:id="3851" w:author="野草" w:date="2024-04-23T16:32:25Z">
        <w:r>
          <w:rPr>
            <w:rFonts w:hint="eastAsia"/>
            <w:highlight w:val="cyan"/>
            <w:lang w:val="en-US" w:eastAsia="zh-CN"/>
            <w:rPrChange w:id="3852" w:author="野草" w:date="2024-04-23T16:32:41Z">
              <w:rPr>
                <w:rFonts w:hint="eastAsia"/>
                <w:lang w:val="en-US" w:eastAsia="zh-CN"/>
              </w:rPr>
            </w:rPrChange>
          </w:rPr>
          <w:t xml:space="preserve"> (</w:t>
        </w:r>
      </w:ins>
      <w:ins w:id="3853" w:author="野草" w:date="2024-04-23T16:32:27Z">
        <w:r>
          <w:rPr>
            <w:rFonts w:hint="eastAsia"/>
            <w:highlight w:val="cyan"/>
            <w:lang w:val="en-US" w:eastAsia="zh-CN"/>
            <w:rPrChange w:id="3854" w:author="野草" w:date="2024-04-23T16:32:41Z">
              <w:rPr>
                <w:rFonts w:hint="eastAsia"/>
                <w:lang w:val="en-US" w:eastAsia="zh-CN"/>
              </w:rPr>
            </w:rPrChange>
          </w:rPr>
          <w:t>6</w:t>
        </w:r>
      </w:ins>
      <w:ins w:id="3855" w:author="野草" w:date="2024-04-23T16:32:25Z">
        <w:r>
          <w:rPr>
            <w:rFonts w:hint="eastAsia"/>
            <w:highlight w:val="cyan"/>
            <w:lang w:val="en-US" w:eastAsia="zh-CN"/>
            <w:rPrChange w:id="3856" w:author="野草" w:date="2024-04-23T16:32:41Z">
              <w:rPr>
                <w:rFonts w:hint="eastAsia"/>
                <w:lang w:val="en-US" w:eastAsia="zh-CN"/>
              </w:rPr>
            </w:rPrChange>
          </w:rPr>
          <w:t>.</w:t>
        </w:r>
      </w:ins>
      <w:ins w:id="3857" w:author="野草" w:date="2024-04-23T16:32:29Z">
        <w:r>
          <w:rPr>
            <w:rFonts w:hint="eastAsia"/>
            <w:highlight w:val="cyan"/>
            <w:lang w:val="en-US" w:eastAsia="zh-CN"/>
            <w:rPrChange w:id="3858" w:author="野草" w:date="2024-04-23T16:32:41Z">
              <w:rPr>
                <w:rFonts w:hint="eastAsia"/>
                <w:lang w:val="en-US" w:eastAsia="zh-CN"/>
              </w:rPr>
            </w:rPrChange>
          </w:rPr>
          <w:t>0</w:t>
        </w:r>
      </w:ins>
      <w:ins w:id="3859" w:author="野草" w:date="2024-04-23T16:32:25Z">
        <w:r>
          <w:rPr>
            <w:rFonts w:hint="eastAsia"/>
            <w:highlight w:val="cyan"/>
            <w:lang w:val="en-US" w:eastAsia="zh-CN"/>
            <w:rPrChange w:id="3860" w:author="野草" w:date="2024-04-23T16:32:41Z">
              <w:rPr>
                <w:rFonts w:hint="eastAsia"/>
                <w:lang w:val="en-US" w:eastAsia="zh-CN"/>
              </w:rPr>
            </w:rPrChange>
          </w:rPr>
          <w:t xml:space="preserve"> %)</w:t>
        </w:r>
      </w:ins>
      <w:r>
        <w:rPr>
          <w:rFonts w:hint="eastAsia"/>
        </w:rPr>
        <w:t xml:space="preserve">. </w:t>
      </w:r>
      <w:del w:id="3861" w:author="野草" w:date="2024-04-23T16:44:11Z">
        <w:r>
          <w:rPr>
            <w:rFonts w:hint="default"/>
            <w:lang w:val="en-US"/>
          </w:rPr>
          <w:delText xml:space="preserve">In contrast, the contributions of area percentages for </w:delText>
        </w:r>
      </w:del>
      <w:del w:id="3862" w:author="野草" w:date="2024-04-23T16:44:11Z">
        <w:r>
          <w:rPr>
            <w:rFonts w:hint="default" w:eastAsia="宋体" w:cs="Times New Roman"/>
            <w:color w:val="2E2E2E"/>
            <w:lang w:val="en-US"/>
          </w:rPr>
          <w:delText>impervious surface and vegetation</w:delText>
        </w:r>
      </w:del>
      <w:del w:id="3863" w:author="野草" w:date="2024-04-23T16:44:11Z">
        <w:r>
          <w:rPr>
            <w:rFonts w:hint="default"/>
            <w:lang w:val="en-US"/>
          </w:rPr>
          <w:delText xml:space="preserve"> were both below 7% on the 2 selected case days. For</w:delText>
        </w:r>
      </w:del>
      <w:ins w:id="3864" w:author="野草" w:date="2024-04-23T16:44:11Z">
        <w:r>
          <w:rPr>
            <w:rFonts w:hint="eastAsia"/>
            <w:lang w:val="en-US" w:eastAsia="zh-CN"/>
          </w:rPr>
          <w:t>R</w:t>
        </w:r>
      </w:ins>
      <w:ins w:id="3865" w:author="野草" w:date="2024-04-23T16:44:12Z">
        <w:r>
          <w:rPr>
            <w:rFonts w:hint="eastAsia"/>
            <w:lang w:val="en-US" w:eastAsia="zh-CN"/>
          </w:rPr>
          <w:t>egar</w:t>
        </w:r>
      </w:ins>
      <w:ins w:id="3866" w:author="野草" w:date="2024-04-23T16:44:13Z">
        <w:r>
          <w:rPr>
            <w:rFonts w:hint="eastAsia"/>
            <w:lang w:val="en-US" w:eastAsia="zh-CN"/>
          </w:rPr>
          <w:t>ding</w:t>
        </w:r>
      </w:ins>
      <w:r>
        <w:rPr>
          <w:rFonts w:hint="eastAsia"/>
        </w:rPr>
        <w:t xml:space="preserve"> 3D </w:t>
      </w:r>
      <w:r>
        <w:rPr>
          <w:rFonts w:hint="eastAsia"/>
          <w:highlight w:val="green"/>
          <w:rPrChange w:id="3867" w:author="野草" w:date="2024-04-23T16:38:41Z">
            <w:rPr>
              <w:rFonts w:hint="eastAsia"/>
            </w:rPr>
          </w:rPrChange>
        </w:rPr>
        <w:t>building characteristics</w:t>
      </w:r>
      <w:r>
        <w:rPr>
          <w:rFonts w:hint="eastAsia"/>
        </w:rPr>
        <w:t xml:space="preserve">, </w:t>
      </w:r>
      <w:ins w:id="3868" w:author="野草" w:date="2024-04-23T16:43:20Z">
        <w:r>
          <w:rPr>
            <w:rFonts w:hint="eastAsia"/>
            <w:lang w:val="en-US" w:eastAsia="zh-CN"/>
          </w:rPr>
          <w:t xml:space="preserve">the </w:t>
        </w:r>
      </w:ins>
      <w:ins w:id="3869" w:author="野草" w:date="2024-04-26T15:04:11Z">
        <w:r>
          <w:rPr>
            <w:rFonts w:hint="eastAsia"/>
            <w:highlight w:val="green"/>
            <w:lang w:val="en-US" w:eastAsia="zh-CN"/>
          </w:rPr>
          <w:t>con</w:t>
        </w:r>
      </w:ins>
      <w:ins w:id="3870" w:author="野草" w:date="2024-04-26T15:04:12Z">
        <w:r>
          <w:rPr>
            <w:rFonts w:hint="eastAsia"/>
            <w:highlight w:val="green"/>
            <w:lang w:val="en-US" w:eastAsia="zh-CN"/>
          </w:rPr>
          <w:t>tribut</w:t>
        </w:r>
      </w:ins>
      <w:ins w:id="3871" w:author="野草" w:date="2024-04-26T15:04:13Z">
        <w:r>
          <w:rPr>
            <w:rFonts w:hint="eastAsia"/>
            <w:highlight w:val="green"/>
            <w:lang w:val="en-US" w:eastAsia="zh-CN"/>
          </w:rPr>
          <w:t>ion</w:t>
        </w:r>
      </w:ins>
      <w:ins w:id="3872" w:author="野草" w:date="2024-04-23T16:43:21Z">
        <w:r>
          <w:rPr>
            <w:rFonts w:hint="eastAsia"/>
            <w:highlight w:val="green"/>
            <w:lang w:val="en-US" w:eastAsia="zh-CN"/>
          </w:rPr>
          <w:t>s</w:t>
        </w:r>
      </w:ins>
      <w:ins w:id="3873" w:author="野草" w:date="2024-04-23T16:43:22Z">
        <w:r>
          <w:rPr>
            <w:rFonts w:hint="eastAsia"/>
            <w:highlight w:val="none"/>
            <w:lang w:val="en-US" w:eastAsia="zh-CN"/>
            <w:rPrChange w:id="3874" w:author="野草" w:date="2024-04-23T16:44:18Z">
              <w:rPr>
                <w:rFonts w:hint="eastAsia"/>
                <w:highlight w:val="green"/>
                <w:lang w:val="en-US" w:eastAsia="zh-CN"/>
              </w:rPr>
            </w:rPrChange>
          </w:rPr>
          <w:t xml:space="preserve"> o</w:t>
        </w:r>
      </w:ins>
      <w:ins w:id="3875" w:author="野草" w:date="2024-04-23T16:43:23Z">
        <w:r>
          <w:rPr>
            <w:rFonts w:hint="eastAsia"/>
            <w:highlight w:val="none"/>
            <w:lang w:val="en-US" w:eastAsia="zh-CN"/>
            <w:rPrChange w:id="3876" w:author="野草" w:date="2024-04-23T16:44:18Z">
              <w:rPr>
                <w:rFonts w:hint="eastAsia"/>
                <w:highlight w:val="green"/>
                <w:lang w:val="en-US" w:eastAsia="zh-CN"/>
              </w:rPr>
            </w:rPrChange>
          </w:rPr>
          <w:t xml:space="preserve">f </w:t>
        </w:r>
      </w:ins>
      <w:del w:id="3877" w:author="野草" w:date="2024-04-23T14:34:02Z">
        <w:r>
          <w:rPr>
            <w:rFonts w:hint="default"/>
            <w:highlight w:val="none"/>
            <w:lang w:val="en-US"/>
            <w:rPrChange w:id="3878" w:author="野草" w:date="2024-04-23T16:44:18Z">
              <w:rPr>
                <w:rFonts w:hint="default"/>
                <w:lang w:val="en-US"/>
              </w:rPr>
            </w:rPrChange>
          </w:rPr>
          <w:delText>FAR</w:delText>
        </w:r>
      </w:del>
      <w:ins w:id="3879" w:author="野草" w:date="2024-04-23T14:34:02Z">
        <w:r>
          <w:rPr>
            <w:rFonts w:hint="eastAsia"/>
            <w:highlight w:val="none"/>
            <w:lang w:val="en-US" w:eastAsia="zh-CN"/>
            <w:rPrChange w:id="3880" w:author="野草" w:date="2024-04-23T16:44:18Z">
              <w:rPr>
                <w:rFonts w:hint="eastAsia"/>
                <w:lang w:val="en-US" w:eastAsia="zh-CN"/>
              </w:rPr>
            </w:rPrChange>
          </w:rPr>
          <w:t>MB</w:t>
        </w:r>
      </w:ins>
      <w:ins w:id="3881" w:author="野草" w:date="2024-04-23T14:34:02Z">
        <w:r>
          <w:rPr>
            <w:rFonts w:hint="eastAsia"/>
            <w:lang w:val="en-US" w:eastAsia="zh-CN"/>
          </w:rPr>
          <w:t>H</w:t>
        </w:r>
      </w:ins>
      <w:r>
        <w:rPr>
          <w:rFonts w:hint="eastAsia"/>
        </w:rPr>
        <w:t xml:space="preserve"> </w:t>
      </w:r>
      <w:del w:id="3882" w:author="野草" w:date="2024-04-23T16:43:26Z">
        <w:r>
          <w:rPr>
            <w:rFonts w:hint="default"/>
            <w:lang w:val="en-US"/>
          </w:rPr>
          <w:delText>made</w:delText>
        </w:r>
      </w:del>
      <w:ins w:id="3883" w:author="野草" w:date="2024-04-23T16:43:26Z">
        <w:r>
          <w:rPr>
            <w:rFonts w:hint="eastAsia"/>
            <w:lang w:val="en-US" w:eastAsia="zh-CN"/>
          </w:rPr>
          <w:t>were</w:t>
        </w:r>
      </w:ins>
      <w:r>
        <w:rPr>
          <w:rFonts w:hint="eastAsia"/>
        </w:rPr>
        <w:t xml:space="preserve"> </w:t>
      </w:r>
      <w:ins w:id="3884" w:author="野草" w:date="2024-04-23T16:43:51Z">
        <w:r>
          <w:rPr>
            <w:rFonts w:hint="eastAsia"/>
            <w:highlight w:val="cyan"/>
            <w:lang w:val="en-US" w:eastAsia="zh-CN"/>
          </w:rPr>
          <w:t>5.7</w:t>
        </w:r>
      </w:ins>
      <w:ins w:id="3885" w:author="野草" w:date="2024-04-23T16:43:51Z">
        <w:r>
          <w:rPr>
            <w:rFonts w:hint="eastAsia"/>
            <w:highlight w:val="cyan"/>
          </w:rPr>
          <w:t xml:space="preserve"> %</w:t>
        </w:r>
      </w:ins>
      <w:ins w:id="3886" w:author="野草" w:date="2024-04-23T16:43:51Z">
        <w:r>
          <w:rPr>
            <w:rFonts w:hint="eastAsia"/>
          </w:rPr>
          <w:t xml:space="preserve"> and </w:t>
        </w:r>
      </w:ins>
      <w:ins w:id="3887" w:author="野草" w:date="2024-04-23T16:43:51Z">
        <w:r>
          <w:rPr>
            <w:rFonts w:hint="eastAsia"/>
            <w:highlight w:val="cyan"/>
            <w:lang w:val="en-US" w:eastAsia="zh-CN"/>
          </w:rPr>
          <w:t>6.1</w:t>
        </w:r>
      </w:ins>
      <w:ins w:id="3888" w:author="野草" w:date="2024-04-23T16:43:51Z">
        <w:r>
          <w:rPr>
            <w:rFonts w:hint="eastAsia"/>
            <w:highlight w:val="cyan"/>
          </w:rPr>
          <w:t xml:space="preserve"> %</w:t>
        </w:r>
      </w:ins>
      <w:ins w:id="3889" w:author="野草" w:date="2024-04-23T16:43:51Z">
        <w:r>
          <w:rPr>
            <w:rFonts w:hint="eastAsia"/>
          </w:rPr>
          <w:t xml:space="preserve"> on the </w:t>
        </w:r>
      </w:ins>
      <w:ins w:id="3890" w:author="野草" w:date="2024-04-23T16:43:51Z">
        <w:r>
          <w:rPr>
            <w:rFonts w:hint="eastAsia"/>
            <w:highlight w:val="green"/>
            <w:lang w:val="en-US" w:eastAsia="zh-CN"/>
            <w:rPrChange w:id="3891" w:author="野草" w:date="2024-04-23T16:44:08Z">
              <w:rPr>
                <w:rFonts w:hint="eastAsia"/>
                <w:highlight w:val="cyan"/>
                <w:lang w:val="en-US" w:eastAsia="zh-CN"/>
              </w:rPr>
            </w:rPrChange>
          </w:rPr>
          <w:t>2 case days</w:t>
        </w:r>
      </w:ins>
      <w:ins w:id="3892" w:author="野草" w:date="2024-04-23T16:43:53Z">
        <w:r>
          <w:rPr>
            <w:rFonts w:hint="eastAsia"/>
            <w:highlight w:val="none"/>
            <w:lang w:val="en-US" w:eastAsia="zh-CN"/>
            <w:rPrChange w:id="3893" w:author="野草" w:date="2024-04-23T16:44:04Z">
              <w:rPr>
                <w:rFonts w:hint="eastAsia"/>
                <w:highlight w:val="cyan"/>
                <w:lang w:val="en-US" w:eastAsia="zh-CN"/>
              </w:rPr>
            </w:rPrChange>
          </w:rPr>
          <w:t>, wh</w:t>
        </w:r>
      </w:ins>
      <w:ins w:id="3894" w:author="野草" w:date="2024-04-23T16:43:54Z">
        <w:r>
          <w:rPr>
            <w:rFonts w:hint="eastAsia"/>
            <w:highlight w:val="none"/>
            <w:lang w:val="en-US" w:eastAsia="zh-CN"/>
            <w:rPrChange w:id="3895" w:author="野草" w:date="2024-04-23T16:44:04Z">
              <w:rPr>
                <w:rFonts w:hint="eastAsia"/>
                <w:highlight w:val="cyan"/>
                <w:lang w:val="en-US" w:eastAsia="zh-CN"/>
              </w:rPr>
            </w:rPrChange>
          </w:rPr>
          <w:t xml:space="preserve">ich </w:t>
        </w:r>
      </w:ins>
      <w:ins w:id="3896" w:author="野草" w:date="2024-04-23T16:43:55Z">
        <w:r>
          <w:rPr>
            <w:rFonts w:hint="eastAsia"/>
            <w:highlight w:val="none"/>
            <w:lang w:val="en-US" w:eastAsia="zh-CN"/>
            <w:rPrChange w:id="3897" w:author="野草" w:date="2024-04-23T16:44:04Z">
              <w:rPr>
                <w:rFonts w:hint="eastAsia"/>
                <w:highlight w:val="cyan"/>
                <w:lang w:val="en-US" w:eastAsia="zh-CN"/>
              </w:rPr>
            </w:rPrChange>
          </w:rPr>
          <w:t>were</w:t>
        </w:r>
      </w:ins>
      <w:ins w:id="3898" w:author="野草" w:date="2024-04-23T16:43:56Z">
        <w:r>
          <w:rPr>
            <w:rFonts w:hint="eastAsia"/>
            <w:highlight w:val="none"/>
            <w:lang w:val="en-US" w:eastAsia="zh-CN"/>
            <w:rPrChange w:id="3899" w:author="野草" w:date="2024-04-23T16:44:04Z">
              <w:rPr>
                <w:rFonts w:hint="eastAsia"/>
                <w:highlight w:val="cyan"/>
                <w:lang w:val="en-US" w:eastAsia="zh-CN"/>
              </w:rPr>
            </w:rPrChange>
          </w:rPr>
          <w:t xml:space="preserve"> </w:t>
        </w:r>
      </w:ins>
      <w:r>
        <w:rPr>
          <w:rFonts w:hint="eastAsia"/>
          <w:highlight w:val="green"/>
          <w:rPrChange w:id="3900" w:author="野草" w:date="2024-04-23T16:38:52Z">
            <w:rPr>
              <w:rFonts w:hint="eastAsia"/>
            </w:rPr>
          </w:rPrChange>
        </w:rPr>
        <w:t xml:space="preserve">significantly </w:t>
      </w:r>
      <w:del w:id="3901" w:author="野草" w:date="2024-04-23T16:43:30Z">
        <w:r>
          <w:rPr>
            <w:rFonts w:hint="default"/>
            <w:highlight w:val="green"/>
            <w:rPrChange w:id="3902" w:author="野草" w:date="2024-04-23T16:38:52Z">
              <w:rPr>
                <w:rFonts w:hint="eastAsia"/>
              </w:rPr>
            </w:rPrChange>
          </w:rPr>
          <w:delText>larger contributions</w:delText>
        </w:r>
      </w:del>
      <w:ins w:id="3903" w:author="野草" w:date="2024-04-23T16:43:30Z">
        <w:r>
          <w:rPr>
            <w:rFonts w:hint="eastAsia"/>
            <w:highlight w:val="green"/>
            <w:lang w:eastAsia="zh-CN"/>
          </w:rPr>
          <w:t>h</w:t>
        </w:r>
      </w:ins>
      <w:ins w:id="3904" w:author="野草" w:date="2024-04-23T16:43:30Z">
        <w:r>
          <w:rPr>
            <w:rFonts w:hint="eastAsia"/>
            <w:highlight w:val="green"/>
            <w:lang w:val="en-US" w:eastAsia="zh-CN"/>
          </w:rPr>
          <w:t>ighe</w:t>
        </w:r>
      </w:ins>
      <w:ins w:id="3905" w:author="野草" w:date="2024-04-23T16:43:31Z">
        <w:r>
          <w:rPr>
            <w:rFonts w:hint="eastAsia"/>
            <w:highlight w:val="green"/>
            <w:lang w:val="en-US" w:eastAsia="zh-CN"/>
          </w:rPr>
          <w:t>r</w:t>
        </w:r>
      </w:ins>
      <w:r>
        <w:rPr>
          <w:rFonts w:hint="eastAsia"/>
        </w:rPr>
        <w:t xml:space="preserve"> than</w:t>
      </w:r>
      <w:ins w:id="3906" w:author="野草" w:date="2024-04-26T15:25:59Z">
        <w:r>
          <w:rPr>
            <w:rFonts w:hint="eastAsia"/>
            <w:lang w:val="en-US" w:eastAsia="zh-CN"/>
          </w:rPr>
          <w:t xml:space="preserve"> tho</w:t>
        </w:r>
      </w:ins>
      <w:ins w:id="3907" w:author="野草" w:date="2024-04-26T15:26:00Z">
        <w:r>
          <w:rPr>
            <w:rFonts w:hint="eastAsia"/>
            <w:lang w:val="en-US" w:eastAsia="zh-CN"/>
          </w:rPr>
          <w:t>se of</w:t>
        </w:r>
      </w:ins>
      <w:r>
        <w:rPr>
          <w:rFonts w:hint="eastAsia"/>
        </w:rPr>
        <w:t xml:space="preserve"> </w:t>
      </w:r>
      <w:del w:id="3908" w:author="野草" w:date="2024-04-23T14:34:06Z">
        <w:r>
          <w:rPr>
            <w:rFonts w:hint="default"/>
            <w:highlight w:val="green"/>
            <w:lang w:val="en-US"/>
            <w:rPrChange w:id="3909" w:author="野草" w:date="2024-04-23T16:38:55Z">
              <w:rPr>
                <w:rFonts w:hint="default"/>
                <w:lang w:val="en-US"/>
              </w:rPr>
            </w:rPrChange>
          </w:rPr>
          <w:delText>MBH</w:delText>
        </w:r>
      </w:del>
      <w:ins w:id="3910" w:author="野草" w:date="2024-04-23T14:34:06Z">
        <w:r>
          <w:rPr>
            <w:rFonts w:hint="eastAsia"/>
            <w:highlight w:val="green"/>
            <w:lang w:val="en-US" w:eastAsia="zh-CN"/>
            <w:rPrChange w:id="3911" w:author="野草" w:date="2024-04-23T16:38:55Z">
              <w:rPr>
                <w:rFonts w:hint="eastAsia"/>
                <w:lang w:val="en-US" w:eastAsia="zh-CN"/>
              </w:rPr>
            </w:rPrChange>
          </w:rPr>
          <w:t>FAR</w:t>
        </w:r>
      </w:ins>
      <w:r>
        <w:rPr>
          <w:rFonts w:hint="eastAsia"/>
          <w:highlight w:val="green"/>
          <w:rPrChange w:id="3912" w:author="野草" w:date="2024-04-23T16:38:55Z">
            <w:rPr>
              <w:rFonts w:hint="eastAsia"/>
            </w:rPr>
          </w:rPrChange>
        </w:rPr>
        <w:t xml:space="preserve"> and</w:t>
      </w:r>
      <w:ins w:id="3913" w:author="野草" w:date="2024-04-23T14:34:15Z">
        <w:r>
          <w:rPr>
            <w:rFonts w:hint="eastAsia"/>
            <w:highlight w:val="green"/>
            <w:lang w:val="en-US" w:eastAsia="zh-CN"/>
            <w:rPrChange w:id="3914" w:author="野草" w:date="2024-04-23T16:38:55Z">
              <w:rPr>
                <w:rFonts w:hint="eastAsia"/>
                <w:lang w:val="en-US" w:eastAsia="zh-CN"/>
              </w:rPr>
            </w:rPrChange>
          </w:rPr>
          <w:t xml:space="preserve"> </w:t>
        </w:r>
      </w:ins>
      <w:ins w:id="3915" w:author="野草" w:date="2024-04-23T14:34:16Z">
        <w:r>
          <w:rPr>
            <w:rFonts w:hint="eastAsia"/>
            <w:highlight w:val="green"/>
            <w:lang w:val="en-US" w:eastAsia="zh-CN"/>
            <w:rPrChange w:id="3916" w:author="野草" w:date="2024-04-23T16:38:55Z">
              <w:rPr>
                <w:rFonts w:hint="eastAsia"/>
                <w:lang w:val="en-US" w:eastAsia="zh-CN"/>
              </w:rPr>
            </w:rPrChange>
          </w:rPr>
          <w:t>BCR</w:t>
        </w:r>
      </w:ins>
      <w:ins w:id="3917" w:author="野草" w:date="2024-04-23T16:41:34Z">
        <w:r>
          <w:rPr>
            <w:rFonts w:hint="eastAsia"/>
          </w:rPr>
          <w:t>.</w:t>
        </w:r>
      </w:ins>
      <w:ins w:id="3918" w:author="野草" w:date="2024-04-23T16:44:26Z">
        <w:r>
          <w:rPr>
            <w:rFonts w:hint="eastAsia"/>
            <w:lang w:val="en-US" w:eastAsia="zh-CN"/>
          </w:rPr>
          <w:t xml:space="preserve"> </w:t>
        </w:r>
      </w:ins>
      <w:ins w:id="3919" w:author="野草" w:date="2024-04-23T16:39:12Z">
        <w:r>
          <w:rPr>
            <w:rFonts w:hint="eastAsia"/>
            <w:lang w:val="en-US" w:eastAsia="zh-CN"/>
          </w:rPr>
          <w:t>Th</w:t>
        </w:r>
      </w:ins>
      <w:ins w:id="3920" w:author="野草" w:date="2024-04-23T16:39:13Z">
        <w:r>
          <w:rPr>
            <w:rFonts w:hint="eastAsia"/>
            <w:lang w:val="en-US" w:eastAsia="zh-CN"/>
          </w:rPr>
          <w:t xml:space="preserve">is </w:t>
        </w:r>
      </w:ins>
      <w:ins w:id="3921" w:author="野草" w:date="2024-04-23T16:39:15Z">
        <w:r>
          <w:rPr>
            <w:rFonts w:hint="eastAsia"/>
            <w:lang w:val="en-US" w:eastAsia="zh-CN"/>
          </w:rPr>
          <w:t>i</w:t>
        </w:r>
      </w:ins>
      <w:ins w:id="3922" w:author="野草" w:date="2024-04-23T16:39:23Z">
        <w:r>
          <w:rPr>
            <w:rFonts w:hint="eastAsia"/>
            <w:lang w:val="en-US" w:eastAsia="zh-CN"/>
          </w:rPr>
          <w:t>mpl</w:t>
        </w:r>
      </w:ins>
      <w:ins w:id="3923" w:author="野草" w:date="2024-04-23T16:39:24Z">
        <w:r>
          <w:rPr>
            <w:rFonts w:hint="eastAsia"/>
            <w:lang w:val="en-US" w:eastAsia="zh-CN"/>
          </w:rPr>
          <w:t>i</w:t>
        </w:r>
      </w:ins>
      <w:ins w:id="3924" w:author="野草" w:date="2024-04-26T15:44:30Z">
        <w:r>
          <w:rPr>
            <w:rFonts w:hint="eastAsia"/>
            <w:lang w:val="en-US" w:eastAsia="zh-CN"/>
          </w:rPr>
          <w:t>es</w:t>
        </w:r>
      </w:ins>
      <w:ins w:id="3925" w:author="野草" w:date="2024-04-23T16:39:29Z">
        <w:r>
          <w:rPr>
            <w:rFonts w:hint="eastAsia"/>
            <w:lang w:val="en-US" w:eastAsia="zh-CN"/>
          </w:rPr>
          <w:t xml:space="preserve"> that</w:t>
        </w:r>
      </w:ins>
      <w:ins w:id="3926" w:author="野草" w:date="2024-04-23T16:40:25Z">
        <w:r>
          <w:rPr>
            <w:rFonts w:hint="eastAsia"/>
            <w:lang w:val="en-US" w:eastAsia="zh-CN"/>
          </w:rPr>
          <w:t xml:space="preserve"> </w:t>
        </w:r>
      </w:ins>
      <w:ins w:id="3927" w:author="野草" w:date="2024-04-23T16:40:27Z">
        <w:r>
          <w:rPr>
            <w:rFonts w:hint="eastAsia"/>
            <w:highlight w:val="green"/>
            <w:lang w:val="en-US" w:eastAsia="zh-CN"/>
            <w:rPrChange w:id="3928" w:author="野草" w:date="2024-04-23T16:45:45Z">
              <w:rPr>
                <w:rFonts w:hint="eastAsia"/>
                <w:lang w:val="en-US" w:eastAsia="zh-CN"/>
              </w:rPr>
            </w:rPrChange>
          </w:rPr>
          <w:t>height</w:t>
        </w:r>
      </w:ins>
      <w:ins w:id="3929" w:author="野草" w:date="2024-04-23T16:40:05Z">
        <w:r>
          <w:rPr>
            <w:rFonts w:hint="eastAsia"/>
            <w:lang w:val="en-US" w:eastAsia="zh-CN"/>
          </w:rPr>
          <w:t xml:space="preserve"> </w:t>
        </w:r>
      </w:ins>
      <w:ins w:id="3930" w:author="野草" w:date="2024-04-23T16:44:32Z">
        <w:r>
          <w:rPr>
            <w:rFonts w:hint="eastAsia"/>
            <w:lang w:val="en-US" w:eastAsia="zh-CN"/>
          </w:rPr>
          <w:t>pl</w:t>
        </w:r>
      </w:ins>
      <w:ins w:id="3931" w:author="野草" w:date="2024-04-23T16:44:33Z">
        <w:r>
          <w:rPr>
            <w:rFonts w:hint="eastAsia"/>
            <w:lang w:val="en-US" w:eastAsia="zh-CN"/>
          </w:rPr>
          <w:t>ay</w:t>
        </w:r>
      </w:ins>
      <w:ins w:id="3932" w:author="野草" w:date="2024-04-23T16:44:35Z">
        <w:r>
          <w:rPr>
            <w:rFonts w:hint="eastAsia"/>
            <w:lang w:val="en-US" w:eastAsia="zh-CN"/>
          </w:rPr>
          <w:t>ed</w:t>
        </w:r>
      </w:ins>
      <w:ins w:id="3933" w:author="野草" w:date="2024-04-23T16:41:03Z">
        <w:r>
          <w:rPr>
            <w:rFonts w:hint="eastAsia"/>
            <w:lang w:val="en-US" w:eastAsia="zh-CN"/>
          </w:rPr>
          <w:t xml:space="preserve"> </w:t>
        </w:r>
      </w:ins>
      <w:ins w:id="3934" w:author="野草" w:date="2024-04-23T16:45:52Z">
        <w:r>
          <w:rPr>
            <w:rFonts w:hint="eastAsia"/>
            <w:highlight w:val="green"/>
            <w:lang w:val="en-US" w:eastAsia="zh-CN"/>
            <w:rPrChange w:id="3935" w:author="野草" w:date="2024-04-23T16:47:34Z">
              <w:rPr>
                <w:rFonts w:hint="eastAsia"/>
                <w:lang w:val="en-US" w:eastAsia="zh-CN"/>
              </w:rPr>
            </w:rPrChange>
          </w:rPr>
          <w:t>a</w:t>
        </w:r>
      </w:ins>
      <w:ins w:id="3936" w:author="野草" w:date="2024-04-23T16:45:53Z">
        <w:r>
          <w:rPr>
            <w:rFonts w:hint="eastAsia"/>
            <w:highlight w:val="green"/>
            <w:lang w:val="en-US" w:eastAsia="zh-CN"/>
            <w:rPrChange w:id="3937" w:author="野草" w:date="2024-04-23T16:47:34Z">
              <w:rPr>
                <w:rFonts w:hint="eastAsia"/>
                <w:lang w:val="en-US" w:eastAsia="zh-CN"/>
              </w:rPr>
            </w:rPrChange>
          </w:rPr>
          <w:t xml:space="preserve"> </w:t>
        </w:r>
      </w:ins>
      <w:ins w:id="3938" w:author="野草" w:date="2024-04-23T16:41:10Z">
        <w:r>
          <w:rPr>
            <w:rFonts w:hint="eastAsia"/>
            <w:highlight w:val="green"/>
            <w:lang w:val="en-US" w:eastAsia="zh-CN"/>
            <w:rPrChange w:id="3939" w:author="野草" w:date="2024-04-23T16:47:34Z">
              <w:rPr>
                <w:rFonts w:hint="eastAsia"/>
                <w:lang w:val="en-US" w:eastAsia="zh-CN"/>
              </w:rPr>
            </w:rPrChange>
          </w:rPr>
          <w:t>larger</w:t>
        </w:r>
      </w:ins>
      <w:ins w:id="3940" w:author="野草" w:date="2024-04-23T16:41:11Z">
        <w:r>
          <w:rPr>
            <w:rFonts w:hint="eastAsia"/>
            <w:highlight w:val="green"/>
            <w:lang w:val="en-US" w:eastAsia="zh-CN"/>
            <w:rPrChange w:id="3941" w:author="野草" w:date="2024-04-23T16:47:34Z">
              <w:rPr>
                <w:rFonts w:hint="eastAsia"/>
                <w:lang w:val="en-US" w:eastAsia="zh-CN"/>
              </w:rPr>
            </w:rPrChange>
          </w:rPr>
          <w:t xml:space="preserve"> </w:t>
        </w:r>
      </w:ins>
      <w:ins w:id="3942" w:author="野草" w:date="2024-04-23T16:45:48Z">
        <w:r>
          <w:rPr>
            <w:rFonts w:hint="eastAsia"/>
            <w:highlight w:val="green"/>
            <w:lang w:val="en-US" w:eastAsia="zh-CN"/>
            <w:rPrChange w:id="3943" w:author="野草" w:date="2024-04-23T16:47:34Z">
              <w:rPr>
                <w:rFonts w:hint="eastAsia"/>
                <w:lang w:val="en-US" w:eastAsia="zh-CN"/>
              </w:rPr>
            </w:rPrChange>
          </w:rPr>
          <w:t>ro</w:t>
        </w:r>
      </w:ins>
      <w:ins w:id="3944" w:author="野草" w:date="2024-04-23T16:45:49Z">
        <w:r>
          <w:rPr>
            <w:rFonts w:hint="eastAsia"/>
            <w:highlight w:val="green"/>
            <w:lang w:val="en-US" w:eastAsia="zh-CN"/>
            <w:rPrChange w:id="3945" w:author="野草" w:date="2024-04-23T16:47:34Z">
              <w:rPr>
                <w:rFonts w:hint="eastAsia"/>
                <w:lang w:val="en-US" w:eastAsia="zh-CN"/>
              </w:rPr>
            </w:rPrChange>
          </w:rPr>
          <w:t>le</w:t>
        </w:r>
      </w:ins>
      <w:ins w:id="3946" w:author="野草" w:date="2024-04-23T16:41:13Z">
        <w:r>
          <w:rPr>
            <w:rFonts w:hint="eastAsia"/>
            <w:lang w:val="en-US" w:eastAsia="zh-CN"/>
          </w:rPr>
          <w:t xml:space="preserve"> i</w:t>
        </w:r>
      </w:ins>
      <w:ins w:id="3947" w:author="野草" w:date="2024-04-23T16:41:14Z">
        <w:r>
          <w:rPr>
            <w:rFonts w:hint="eastAsia"/>
            <w:lang w:val="en-US" w:eastAsia="zh-CN"/>
          </w:rPr>
          <w:t xml:space="preserve">n </w:t>
        </w:r>
      </w:ins>
      <w:ins w:id="3948" w:author="野草" w:date="2024-04-23T16:47:17Z">
        <w:r>
          <w:rPr>
            <w:rFonts w:hint="eastAsia"/>
            <w:lang w:val="en-US" w:eastAsia="zh-CN"/>
          </w:rPr>
          <w:t>affect</w:t>
        </w:r>
      </w:ins>
      <w:ins w:id="3949" w:author="野草" w:date="2024-04-23T16:47:18Z">
        <w:r>
          <w:rPr>
            <w:rFonts w:hint="eastAsia"/>
            <w:lang w:val="en-US" w:eastAsia="zh-CN"/>
          </w:rPr>
          <w:t>ing</w:t>
        </w:r>
      </w:ins>
      <w:ins w:id="3950" w:author="野草" w:date="2024-04-23T16:45:59Z">
        <w:r>
          <w:rPr>
            <w:rFonts w:hint="eastAsia"/>
            <w:lang w:val="en-US" w:eastAsia="zh-CN"/>
          </w:rPr>
          <w:t xml:space="preserve"> </w:t>
        </w:r>
      </w:ins>
      <w:ins w:id="3951" w:author="野草" w:date="2024-04-23T16:41:14Z">
        <w:r>
          <w:rPr>
            <w:rFonts w:hint="eastAsia"/>
            <w:highlight w:val="green"/>
            <w:lang w:val="en-US" w:eastAsia="zh-CN"/>
            <w:rPrChange w:id="3952" w:author="野草" w:date="2024-04-23T16:47:23Z">
              <w:rPr>
                <w:rFonts w:hint="eastAsia"/>
                <w:lang w:val="en-US" w:eastAsia="zh-CN"/>
              </w:rPr>
            </w:rPrChange>
          </w:rPr>
          <w:t>riv</w:t>
        </w:r>
      </w:ins>
      <w:ins w:id="3953" w:author="野草" w:date="2024-04-23T16:41:15Z">
        <w:r>
          <w:rPr>
            <w:rFonts w:hint="eastAsia"/>
            <w:highlight w:val="green"/>
            <w:lang w:val="en-US" w:eastAsia="zh-CN"/>
            <w:rPrChange w:id="3954" w:author="野草" w:date="2024-04-23T16:47:23Z">
              <w:rPr>
                <w:rFonts w:hint="eastAsia"/>
                <w:lang w:val="en-US" w:eastAsia="zh-CN"/>
              </w:rPr>
            </w:rPrChange>
          </w:rPr>
          <w:t>er c</w:t>
        </w:r>
      </w:ins>
      <w:ins w:id="3955" w:author="野草" w:date="2024-04-23T16:41:16Z">
        <w:r>
          <w:rPr>
            <w:rFonts w:hint="eastAsia"/>
            <w:highlight w:val="green"/>
            <w:lang w:val="en-US" w:eastAsia="zh-CN"/>
            <w:rPrChange w:id="3956" w:author="野草" w:date="2024-04-23T16:47:23Z">
              <w:rPr>
                <w:rFonts w:hint="eastAsia"/>
                <w:lang w:val="en-US" w:eastAsia="zh-CN"/>
              </w:rPr>
            </w:rPrChange>
          </w:rPr>
          <w:t>oolin</w:t>
        </w:r>
      </w:ins>
      <w:ins w:id="3957" w:author="野草" w:date="2024-04-23T16:41:17Z">
        <w:r>
          <w:rPr>
            <w:rFonts w:hint="eastAsia"/>
            <w:highlight w:val="green"/>
            <w:lang w:val="en-US" w:eastAsia="zh-CN"/>
            <w:rPrChange w:id="3958" w:author="野草" w:date="2024-04-23T16:47:23Z">
              <w:rPr>
                <w:rFonts w:hint="eastAsia"/>
                <w:lang w:val="en-US" w:eastAsia="zh-CN"/>
              </w:rPr>
            </w:rPrChange>
          </w:rPr>
          <w:t>g</w:t>
        </w:r>
      </w:ins>
      <w:ins w:id="3959" w:author="野草" w:date="2024-04-23T16:41:18Z">
        <w:r>
          <w:rPr>
            <w:rFonts w:hint="eastAsia"/>
            <w:highlight w:val="green"/>
            <w:lang w:val="en-US" w:eastAsia="zh-CN"/>
            <w:rPrChange w:id="3960" w:author="野草" w:date="2024-04-23T16:47:23Z">
              <w:rPr>
                <w:rFonts w:hint="eastAsia"/>
                <w:lang w:val="en-US" w:eastAsia="zh-CN"/>
              </w:rPr>
            </w:rPrChange>
          </w:rPr>
          <w:t xml:space="preserve"> </w:t>
        </w:r>
      </w:ins>
      <w:ins w:id="3961" w:author="野草" w:date="2024-04-23T16:41:19Z">
        <w:r>
          <w:rPr>
            <w:rFonts w:hint="eastAsia"/>
            <w:highlight w:val="green"/>
            <w:lang w:val="en-US" w:eastAsia="zh-CN"/>
            <w:rPrChange w:id="3962" w:author="野草" w:date="2024-04-23T16:47:23Z">
              <w:rPr>
                <w:rFonts w:hint="eastAsia"/>
                <w:lang w:val="en-US" w:eastAsia="zh-CN"/>
              </w:rPr>
            </w:rPrChange>
          </w:rPr>
          <w:t>i</w:t>
        </w:r>
      </w:ins>
      <w:ins w:id="3963" w:author="野草" w:date="2024-04-23T16:41:20Z">
        <w:r>
          <w:rPr>
            <w:rFonts w:hint="eastAsia"/>
            <w:highlight w:val="green"/>
            <w:lang w:val="en-US" w:eastAsia="zh-CN"/>
            <w:rPrChange w:id="3964" w:author="野草" w:date="2024-04-23T16:47:23Z">
              <w:rPr>
                <w:rFonts w:hint="eastAsia"/>
                <w:lang w:val="en-US" w:eastAsia="zh-CN"/>
              </w:rPr>
            </w:rPrChange>
          </w:rPr>
          <w:t>ntensi</w:t>
        </w:r>
      </w:ins>
      <w:ins w:id="3965" w:author="野草" w:date="2024-04-23T16:41:21Z">
        <w:r>
          <w:rPr>
            <w:rFonts w:hint="eastAsia"/>
            <w:highlight w:val="green"/>
            <w:lang w:val="en-US" w:eastAsia="zh-CN"/>
            <w:rPrChange w:id="3966" w:author="野草" w:date="2024-04-23T16:47:23Z">
              <w:rPr>
                <w:rFonts w:hint="eastAsia"/>
                <w:lang w:val="en-US" w:eastAsia="zh-CN"/>
              </w:rPr>
            </w:rPrChange>
          </w:rPr>
          <w:t>t</w:t>
        </w:r>
      </w:ins>
      <w:ins w:id="3967" w:author="野草" w:date="2024-04-23T16:44:49Z">
        <w:r>
          <w:rPr>
            <w:rFonts w:hint="eastAsia"/>
            <w:highlight w:val="green"/>
            <w:lang w:val="en-US" w:eastAsia="zh-CN"/>
            <w:rPrChange w:id="3968" w:author="野草" w:date="2024-04-23T16:47:23Z">
              <w:rPr>
                <w:rFonts w:hint="eastAsia"/>
                <w:lang w:val="en-US" w:eastAsia="zh-CN"/>
              </w:rPr>
            </w:rPrChange>
          </w:rPr>
          <w:t>y</w:t>
        </w:r>
      </w:ins>
      <w:ins w:id="3969" w:author="野草" w:date="2024-04-23T16:44:50Z">
        <w:r>
          <w:rPr>
            <w:rFonts w:hint="eastAsia"/>
            <w:lang w:val="en-US" w:eastAsia="zh-CN"/>
          </w:rPr>
          <w:t xml:space="preserve"> </w:t>
        </w:r>
      </w:ins>
      <w:ins w:id="3970" w:author="野草" w:date="2024-04-23T16:44:51Z">
        <w:r>
          <w:rPr>
            <w:rFonts w:hint="eastAsia"/>
            <w:lang w:val="en-US" w:eastAsia="zh-CN"/>
          </w:rPr>
          <w:t xml:space="preserve">compared to </w:t>
        </w:r>
      </w:ins>
      <w:ins w:id="3971" w:author="野草" w:date="2024-04-23T16:44:51Z">
        <w:r>
          <w:rPr>
            <w:rFonts w:hint="eastAsia"/>
            <w:highlight w:val="green"/>
            <w:lang w:val="en-US" w:eastAsia="zh-CN"/>
            <w:rPrChange w:id="3972" w:author="野草" w:date="2024-04-23T16:47:27Z">
              <w:rPr>
                <w:rFonts w:hint="eastAsia"/>
                <w:lang w:val="en-US" w:eastAsia="zh-CN"/>
              </w:rPr>
            </w:rPrChange>
          </w:rPr>
          <w:t xml:space="preserve">density </w:t>
        </w:r>
      </w:ins>
      <w:ins w:id="3973" w:author="野草" w:date="2024-04-23T16:44:55Z">
        <w:r>
          <w:rPr>
            <w:rFonts w:hint="eastAsia"/>
            <w:highlight w:val="green"/>
            <w:lang w:val="en-US" w:eastAsia="zh-CN"/>
            <w:rPrChange w:id="3974" w:author="野草" w:date="2024-04-23T16:47:27Z">
              <w:rPr>
                <w:rFonts w:hint="eastAsia"/>
                <w:lang w:val="en-US" w:eastAsia="zh-CN"/>
              </w:rPr>
            </w:rPrChange>
          </w:rPr>
          <w:t>or</w:t>
        </w:r>
      </w:ins>
      <w:ins w:id="3975" w:author="野草" w:date="2024-04-23T16:44:51Z">
        <w:r>
          <w:rPr>
            <w:rFonts w:hint="eastAsia"/>
            <w:highlight w:val="green"/>
            <w:lang w:val="en-US" w:eastAsia="zh-CN"/>
            <w:rPrChange w:id="3976" w:author="野草" w:date="2024-04-23T16:47:27Z">
              <w:rPr>
                <w:rFonts w:hint="eastAsia"/>
                <w:lang w:val="en-US" w:eastAsia="zh-CN"/>
              </w:rPr>
            </w:rPrChange>
          </w:rPr>
          <w:t xml:space="preserve"> volume</w:t>
        </w:r>
      </w:ins>
      <w:ins w:id="3977" w:author="野草" w:date="2024-04-23T16:44:51Z">
        <w:r>
          <w:rPr>
            <w:rFonts w:hint="eastAsia"/>
            <w:lang w:val="en-US" w:eastAsia="zh-CN"/>
          </w:rPr>
          <w:t xml:space="preserve"> of buildings</w:t>
        </w:r>
      </w:ins>
      <w:ins w:id="3978" w:author="野草" w:date="2024-04-23T16:41:22Z">
        <w:r>
          <w:rPr>
            <w:rFonts w:hint="eastAsia"/>
            <w:lang w:val="en-US" w:eastAsia="zh-CN"/>
          </w:rPr>
          <w:t>.</w:t>
        </w:r>
      </w:ins>
      <w:ins w:id="3979" w:author="野草" w:date="2024-04-23T14:34:23Z">
        <w:r>
          <w:rPr>
            <w:rFonts w:hint="eastAsia"/>
            <w:lang w:val="en-US" w:eastAsia="zh-CN"/>
          </w:rPr>
          <w:t xml:space="preserve"> </w:t>
        </w:r>
      </w:ins>
      <w:del w:id="3980" w:author="野草" w:date="2024-04-23T16:41:33Z">
        <w:r>
          <w:rPr>
            <w:rFonts w:hint="default"/>
            <w:lang w:val="en-US"/>
          </w:rPr>
          <w:delText xml:space="preserve"> it contributed </w:delText>
        </w:r>
      </w:del>
      <w:del w:id="3981" w:author="野草" w:date="2024-04-23T16:41:33Z">
        <w:r>
          <w:rPr>
            <w:rFonts w:hint="eastAsia"/>
          </w:rPr>
          <w:delText xml:space="preserve">7.0 % and 9.7 % on the </w:delText>
        </w:r>
      </w:del>
      <w:del w:id="3982" w:author="野草" w:date="2024-04-23T16:41:33Z">
        <w:r>
          <w:rPr>
            <w:rFonts w:hint="default"/>
            <w:lang w:val="en-US"/>
          </w:rPr>
          <w:delText>normal summer day and the extremely hot day, respectively</w:delText>
        </w:r>
      </w:del>
      <w:del w:id="3983" w:author="野草" w:date="2024-04-23T16:41:33Z">
        <w:r>
          <w:rPr>
            <w:rFonts w:hint="eastAsia"/>
          </w:rPr>
          <w:delText>.</w:delText>
        </w:r>
      </w:del>
    </w:p>
    <w:p>
      <w:pPr>
        <w:numPr>
          <w:ilvl w:val="255"/>
          <w:numId w:val="0"/>
        </w:numPr>
        <w:jc w:val="left"/>
        <w:rPr>
          <w:ins w:id="3984" w:author="野草" w:date="2024-04-23T14:17:25Z"/>
          <w:rFonts w:hint="eastAsia"/>
          <w:lang w:val="en-US" w:eastAsia="zh-CN"/>
        </w:rPr>
      </w:pPr>
      <w:ins w:id="3985" w:author="野草" w:date="2024-04-23T14:17:25Z">
        <w:r>
          <w:rPr>
            <w:rFonts w:hint="eastAsia"/>
            <w:highlight w:val="green"/>
            <w:rPrChange w:id="3986" w:author="野草" w:date="2024-04-23T16:47:47Z">
              <w:rPr>
                <w:rFonts w:hint="eastAsia"/>
              </w:rPr>
            </w:rPrChange>
          </w:rPr>
          <w:t>As has been</w:t>
        </w:r>
      </w:ins>
      <w:ins w:id="3987" w:author="野草" w:date="2024-04-23T14:17:25Z">
        <w:r>
          <w:rPr>
            <w:rFonts w:hint="eastAsia"/>
          </w:rPr>
          <w:t xml:space="preserve"> mentioned in </w:t>
        </w:r>
      </w:ins>
      <w:ins w:id="3988" w:author="野草" w:date="2024-04-23T14:17:25Z">
        <w:r>
          <w:rPr>
            <w:rFonts w:hint="eastAsia"/>
            <w:highlight w:val="cyan"/>
            <w:rPrChange w:id="3989" w:author="野草" w:date="2024-04-23T16:47:42Z">
              <w:rPr>
                <w:rFonts w:hint="eastAsia"/>
              </w:rPr>
            </w:rPrChange>
          </w:rPr>
          <w:t>Sect. 3.1</w:t>
        </w:r>
      </w:ins>
      <w:ins w:id="3990" w:author="野草" w:date="2024-04-23T14:17:25Z">
        <w:r>
          <w:rPr>
            <w:rFonts w:hint="eastAsia"/>
          </w:rPr>
          <w:t>, the impacts of</w:t>
        </w:r>
      </w:ins>
      <w:ins w:id="3991" w:author="野草" w:date="2024-04-23T14:17:25Z">
        <w:r>
          <w:rPr>
            <w:rFonts w:hint="eastAsia"/>
            <w:highlight w:val="green"/>
            <w:rPrChange w:id="3992" w:author="野草" w:date="2024-04-23T16:47:51Z">
              <w:rPr>
                <w:rFonts w:hint="eastAsia"/>
              </w:rPr>
            </w:rPrChange>
          </w:rPr>
          <w:t xml:space="preserve"> </w:t>
        </w:r>
      </w:ins>
      <w:ins w:id="3993" w:author="野草" w:date="2024-04-23T14:17:25Z">
        <w:bookmarkStart w:id="83" w:name="OLE_LINK16"/>
        <w:r>
          <w:rPr>
            <w:rFonts w:hint="eastAsia"/>
            <w:highlight w:val="green"/>
            <w:rPrChange w:id="3994" w:author="野草" w:date="2024-04-23T16:47:51Z">
              <w:rPr>
                <w:rFonts w:hint="eastAsia"/>
              </w:rPr>
            </w:rPrChange>
          </w:rPr>
          <w:t xml:space="preserve">river </w:t>
        </w:r>
      </w:ins>
      <w:ins w:id="3995" w:author="野草" w:date="2024-04-23T14:42:26Z">
        <w:r>
          <w:rPr>
            <w:rFonts w:hint="eastAsia"/>
            <w:highlight w:val="green"/>
            <w:lang w:val="en-US" w:eastAsia="zh-CN"/>
            <w:rPrChange w:id="3996" w:author="野草" w:date="2024-04-23T16:47:51Z">
              <w:rPr>
                <w:rFonts w:hint="eastAsia"/>
                <w:lang w:val="en-US" w:eastAsia="zh-CN"/>
              </w:rPr>
            </w:rPrChange>
          </w:rPr>
          <w:t>cha</w:t>
        </w:r>
      </w:ins>
      <w:ins w:id="3997" w:author="野草" w:date="2024-04-23T14:42:27Z">
        <w:r>
          <w:rPr>
            <w:rFonts w:hint="eastAsia"/>
            <w:highlight w:val="green"/>
            <w:lang w:val="en-US" w:eastAsia="zh-CN"/>
            <w:rPrChange w:id="3998" w:author="野草" w:date="2024-04-23T16:47:51Z">
              <w:rPr>
                <w:rFonts w:hint="eastAsia"/>
                <w:lang w:val="en-US" w:eastAsia="zh-CN"/>
              </w:rPr>
            </w:rPrChange>
          </w:rPr>
          <w:t>ra</w:t>
        </w:r>
      </w:ins>
      <w:ins w:id="3999" w:author="野草" w:date="2024-04-23T14:42:28Z">
        <w:r>
          <w:rPr>
            <w:rFonts w:hint="eastAsia"/>
            <w:highlight w:val="green"/>
            <w:lang w:val="en-US" w:eastAsia="zh-CN"/>
            <w:rPrChange w:id="4000" w:author="野草" w:date="2024-04-23T16:47:51Z">
              <w:rPr>
                <w:rFonts w:hint="eastAsia"/>
                <w:lang w:val="en-US" w:eastAsia="zh-CN"/>
              </w:rPr>
            </w:rPrChange>
          </w:rPr>
          <w:t>cterist</w:t>
        </w:r>
      </w:ins>
      <w:ins w:id="4001" w:author="野草" w:date="2024-04-23T14:42:29Z">
        <w:r>
          <w:rPr>
            <w:rFonts w:hint="eastAsia"/>
            <w:highlight w:val="green"/>
            <w:lang w:val="en-US" w:eastAsia="zh-CN"/>
            <w:rPrChange w:id="4002" w:author="野草" w:date="2024-04-23T16:47:51Z">
              <w:rPr>
                <w:rFonts w:hint="eastAsia"/>
                <w:lang w:val="en-US" w:eastAsia="zh-CN"/>
              </w:rPr>
            </w:rPrChange>
          </w:rPr>
          <w:t>ics</w:t>
        </w:r>
        <w:bookmarkEnd w:id="83"/>
      </w:ins>
      <w:ins w:id="4003" w:author="野草" w:date="2024-04-23T14:42:30Z">
        <w:r>
          <w:rPr>
            <w:rFonts w:hint="eastAsia"/>
            <w:lang w:val="en-US" w:eastAsia="zh-CN"/>
          </w:rPr>
          <w:t xml:space="preserve"> </w:t>
        </w:r>
      </w:ins>
      <w:ins w:id="4004" w:author="野草" w:date="2024-04-23T14:17:25Z">
        <w:r>
          <w:rPr>
            <w:rFonts w:hint="eastAsia"/>
          </w:rPr>
          <w:t xml:space="preserve">cannot be </w:t>
        </w:r>
      </w:ins>
      <w:ins w:id="4005" w:author="野草" w:date="2024-04-23T14:17:25Z">
        <w:r>
          <w:rPr>
            <w:rFonts w:hint="eastAsia"/>
            <w:highlight w:val="green"/>
            <w:rPrChange w:id="4006" w:author="野草" w:date="2024-04-23T16:47:56Z">
              <w:rPr>
                <w:rFonts w:hint="eastAsia"/>
              </w:rPr>
            </w:rPrChange>
          </w:rPr>
          <w:t>overlooked</w:t>
        </w:r>
      </w:ins>
      <w:ins w:id="4007" w:author="野草" w:date="2024-04-23T14:17:25Z">
        <w:r>
          <w:rPr>
            <w:rFonts w:hint="eastAsia"/>
          </w:rPr>
          <w:t xml:space="preserve">. </w:t>
        </w:r>
      </w:ins>
      <w:ins w:id="4008" w:author="野草" w:date="2024-04-23T14:51:17Z">
        <w:r>
          <w:rPr>
            <w:rFonts w:hint="eastAsia"/>
            <w:lang w:val="en-US" w:eastAsia="zh-CN"/>
          </w:rPr>
          <w:t>O</w:t>
        </w:r>
      </w:ins>
      <w:ins w:id="4009" w:author="野草" w:date="2024-04-23T14:51:19Z">
        <w:r>
          <w:rPr>
            <w:rFonts w:hint="eastAsia"/>
            <w:lang w:val="en-US" w:eastAsia="zh-CN"/>
          </w:rPr>
          <w:t>ur re</w:t>
        </w:r>
      </w:ins>
      <w:ins w:id="4010" w:author="野草" w:date="2024-04-23T14:51:21Z">
        <w:r>
          <w:rPr>
            <w:rFonts w:hint="eastAsia"/>
            <w:lang w:val="en-US" w:eastAsia="zh-CN"/>
          </w:rPr>
          <w:t>sults</w:t>
        </w:r>
      </w:ins>
      <w:ins w:id="4011" w:author="野草" w:date="2024-04-23T14:51:22Z">
        <w:r>
          <w:rPr>
            <w:rFonts w:hint="eastAsia"/>
            <w:lang w:val="en-US" w:eastAsia="zh-CN"/>
          </w:rPr>
          <w:t xml:space="preserve"> sho</w:t>
        </w:r>
      </w:ins>
      <w:ins w:id="4012" w:author="野草" w:date="2024-04-23T14:51:23Z">
        <w:r>
          <w:rPr>
            <w:rFonts w:hint="eastAsia"/>
            <w:lang w:val="en-US" w:eastAsia="zh-CN"/>
          </w:rPr>
          <w:t xml:space="preserve">w </w:t>
        </w:r>
      </w:ins>
      <w:ins w:id="4013" w:author="野草" w:date="2024-04-23T14:51:24Z">
        <w:r>
          <w:rPr>
            <w:rFonts w:hint="eastAsia"/>
            <w:lang w:val="en-US" w:eastAsia="zh-CN"/>
          </w:rPr>
          <w:t>that</w:t>
        </w:r>
      </w:ins>
      <w:ins w:id="4014" w:author="野草" w:date="2024-04-23T14:17:25Z">
        <w:r>
          <w:rPr>
            <w:rFonts w:hint="eastAsia"/>
          </w:rPr>
          <w:t xml:space="preserve"> </w:t>
        </w:r>
      </w:ins>
      <w:ins w:id="4015" w:author="野草" w:date="2024-04-23T14:51:49Z">
        <w:r>
          <w:rPr>
            <w:rFonts w:hint="eastAsia"/>
            <w:highlight w:val="green"/>
            <w:lang w:val="en-US" w:eastAsia="zh-CN"/>
            <w:rPrChange w:id="4016" w:author="野草" w:date="2024-04-23T16:49:23Z">
              <w:rPr>
                <w:rFonts w:hint="eastAsia"/>
                <w:lang w:val="en-US" w:eastAsia="zh-CN"/>
              </w:rPr>
            </w:rPrChange>
          </w:rPr>
          <w:t xml:space="preserve">river </w:t>
        </w:r>
      </w:ins>
      <w:ins w:id="4017" w:author="野草" w:date="2024-04-23T14:51:50Z">
        <w:r>
          <w:rPr>
            <w:rFonts w:hint="eastAsia"/>
            <w:highlight w:val="green"/>
            <w:lang w:val="en-US" w:eastAsia="zh-CN"/>
            <w:rPrChange w:id="4018" w:author="野草" w:date="2024-04-23T16:49:23Z">
              <w:rPr>
                <w:rFonts w:hint="eastAsia"/>
                <w:lang w:val="en-US" w:eastAsia="zh-CN"/>
              </w:rPr>
            </w:rPrChange>
          </w:rPr>
          <w:t>wi</w:t>
        </w:r>
      </w:ins>
      <w:ins w:id="4019" w:author="野草" w:date="2024-04-23T14:51:51Z">
        <w:r>
          <w:rPr>
            <w:rFonts w:hint="eastAsia"/>
            <w:highlight w:val="green"/>
            <w:lang w:val="en-US" w:eastAsia="zh-CN"/>
            <w:rPrChange w:id="4020" w:author="野草" w:date="2024-04-23T16:49:23Z">
              <w:rPr>
                <w:rFonts w:hint="eastAsia"/>
                <w:lang w:val="en-US" w:eastAsia="zh-CN"/>
              </w:rPr>
            </w:rPrChange>
          </w:rPr>
          <w:t>dt</w:t>
        </w:r>
      </w:ins>
      <w:ins w:id="4021" w:author="野草" w:date="2024-04-23T14:51:52Z">
        <w:r>
          <w:rPr>
            <w:rFonts w:hint="eastAsia"/>
            <w:highlight w:val="green"/>
            <w:lang w:val="en-US" w:eastAsia="zh-CN"/>
            <w:rPrChange w:id="4022" w:author="野草" w:date="2024-04-23T16:49:23Z">
              <w:rPr>
                <w:rFonts w:hint="eastAsia"/>
                <w:lang w:val="en-US" w:eastAsia="zh-CN"/>
              </w:rPr>
            </w:rPrChange>
          </w:rPr>
          <w:t>h</w:t>
        </w:r>
      </w:ins>
      <w:ins w:id="4023" w:author="野草" w:date="2024-04-23T14:51:52Z">
        <w:r>
          <w:rPr>
            <w:rFonts w:hint="eastAsia"/>
            <w:lang w:val="en-US" w:eastAsia="zh-CN"/>
          </w:rPr>
          <w:t xml:space="preserve"> </w:t>
        </w:r>
      </w:ins>
      <w:ins w:id="4024" w:author="野草" w:date="2024-04-23T14:53:24Z">
        <w:r>
          <w:rPr>
            <w:rFonts w:hint="eastAsia"/>
            <w:lang w:val="en-US" w:eastAsia="zh-CN"/>
          </w:rPr>
          <w:t>ma</w:t>
        </w:r>
      </w:ins>
      <w:ins w:id="4025" w:author="野草" w:date="2024-04-23T14:53:25Z">
        <w:r>
          <w:rPr>
            <w:rFonts w:hint="eastAsia"/>
            <w:lang w:val="en-US" w:eastAsia="zh-CN"/>
          </w:rPr>
          <w:t xml:space="preserve">de </w:t>
        </w:r>
      </w:ins>
      <w:ins w:id="4026" w:author="野草" w:date="2024-04-23T14:53:26Z">
        <w:r>
          <w:rPr>
            <w:rFonts w:hint="eastAsia"/>
            <w:lang w:val="en-US" w:eastAsia="zh-CN"/>
          </w:rPr>
          <w:t>the c</w:t>
        </w:r>
      </w:ins>
      <w:ins w:id="4027" w:author="野草" w:date="2024-04-23T14:53:27Z">
        <w:r>
          <w:rPr>
            <w:rFonts w:hint="eastAsia"/>
            <w:lang w:val="en-US" w:eastAsia="zh-CN"/>
          </w:rPr>
          <w:t>ontri</w:t>
        </w:r>
      </w:ins>
      <w:ins w:id="4028" w:author="野草" w:date="2024-04-23T14:53:28Z">
        <w:r>
          <w:rPr>
            <w:rFonts w:hint="eastAsia"/>
            <w:lang w:val="en-US" w:eastAsia="zh-CN"/>
          </w:rPr>
          <w:t>but</w:t>
        </w:r>
      </w:ins>
      <w:ins w:id="4029" w:author="野草" w:date="2024-04-23T14:53:29Z">
        <w:r>
          <w:rPr>
            <w:rFonts w:hint="eastAsia"/>
            <w:lang w:val="en-US" w:eastAsia="zh-CN"/>
          </w:rPr>
          <w:t xml:space="preserve">ions </w:t>
        </w:r>
      </w:ins>
      <w:ins w:id="4030" w:author="野草" w:date="2024-04-23T14:53:30Z">
        <w:r>
          <w:rPr>
            <w:rFonts w:hint="eastAsia"/>
            <w:lang w:val="en-US" w:eastAsia="zh-CN"/>
          </w:rPr>
          <w:t>of</w:t>
        </w:r>
      </w:ins>
      <w:ins w:id="4031" w:author="野草" w:date="2024-04-23T14:52:47Z">
        <w:r>
          <w:rPr>
            <w:rFonts w:hint="eastAsia"/>
            <w:lang w:val="en-US" w:eastAsia="zh-CN"/>
          </w:rPr>
          <w:t xml:space="preserve"> </w:t>
        </w:r>
      </w:ins>
      <w:ins w:id="4032" w:author="野草" w:date="2024-04-23T16:49:44Z">
        <w:r>
          <w:rPr>
            <w:rFonts w:hint="eastAsia"/>
            <w:highlight w:val="cyan"/>
            <w:lang w:val="en-US" w:eastAsia="zh-CN"/>
            <w:rPrChange w:id="4033" w:author="野草" w:date="2024-04-23T16:50:00Z">
              <w:rPr>
                <w:rFonts w:hint="eastAsia"/>
                <w:lang w:val="en-US" w:eastAsia="zh-CN"/>
              </w:rPr>
            </w:rPrChange>
          </w:rPr>
          <w:t>11.6</w:t>
        </w:r>
      </w:ins>
      <w:ins w:id="4034" w:author="野草" w:date="2024-04-23T16:49:45Z">
        <w:r>
          <w:rPr>
            <w:rFonts w:hint="eastAsia"/>
            <w:highlight w:val="cyan"/>
            <w:lang w:val="en-US" w:eastAsia="zh-CN"/>
            <w:rPrChange w:id="4035" w:author="野草" w:date="2024-04-23T16:50:00Z">
              <w:rPr>
                <w:rFonts w:hint="eastAsia"/>
                <w:lang w:val="en-US" w:eastAsia="zh-CN"/>
              </w:rPr>
            </w:rPrChange>
          </w:rPr>
          <w:t xml:space="preserve"> </w:t>
        </w:r>
      </w:ins>
      <w:ins w:id="4036" w:author="野草" w:date="2024-04-23T16:49:46Z">
        <w:r>
          <w:rPr>
            <w:rFonts w:hint="eastAsia"/>
            <w:highlight w:val="cyan"/>
            <w:lang w:val="en-US" w:eastAsia="zh-CN"/>
            <w:rPrChange w:id="4037" w:author="野草" w:date="2024-04-23T16:50:00Z">
              <w:rPr>
                <w:rFonts w:hint="eastAsia"/>
                <w:lang w:val="en-US" w:eastAsia="zh-CN"/>
              </w:rPr>
            </w:rPrChange>
          </w:rPr>
          <w:t>%</w:t>
        </w:r>
      </w:ins>
      <w:ins w:id="4038" w:author="野草" w:date="2024-04-23T14:52:55Z">
        <w:r>
          <w:rPr>
            <w:rFonts w:hint="eastAsia"/>
            <w:lang w:val="en-US" w:eastAsia="zh-CN"/>
          </w:rPr>
          <w:t xml:space="preserve"> </w:t>
        </w:r>
      </w:ins>
      <w:ins w:id="4039" w:author="野草" w:date="2024-04-23T14:52:56Z">
        <w:r>
          <w:rPr>
            <w:rFonts w:hint="eastAsia"/>
            <w:lang w:val="en-US" w:eastAsia="zh-CN"/>
          </w:rPr>
          <w:t xml:space="preserve">and </w:t>
        </w:r>
      </w:ins>
      <w:ins w:id="4040" w:author="野草" w:date="2024-04-23T16:49:49Z">
        <w:r>
          <w:rPr>
            <w:rFonts w:hint="eastAsia"/>
            <w:highlight w:val="cyan"/>
            <w:lang w:val="en-US" w:eastAsia="zh-CN"/>
            <w:rPrChange w:id="4041" w:author="野草" w:date="2024-04-23T16:49:57Z">
              <w:rPr>
                <w:rFonts w:hint="eastAsia"/>
                <w:lang w:val="en-US" w:eastAsia="zh-CN"/>
              </w:rPr>
            </w:rPrChange>
          </w:rPr>
          <w:t xml:space="preserve">7.8 </w:t>
        </w:r>
      </w:ins>
      <w:ins w:id="4042" w:author="野草" w:date="2024-04-23T16:49:50Z">
        <w:r>
          <w:rPr>
            <w:rFonts w:hint="eastAsia"/>
            <w:highlight w:val="cyan"/>
            <w:lang w:val="en-US" w:eastAsia="zh-CN"/>
            <w:rPrChange w:id="4043" w:author="野草" w:date="2024-04-23T16:49:57Z">
              <w:rPr>
                <w:rFonts w:hint="eastAsia"/>
                <w:lang w:val="en-US" w:eastAsia="zh-CN"/>
              </w:rPr>
            </w:rPrChange>
          </w:rPr>
          <w:t>%</w:t>
        </w:r>
      </w:ins>
      <w:ins w:id="4044" w:author="野草" w:date="2024-04-23T14:53:33Z">
        <w:r>
          <w:rPr>
            <w:rFonts w:hint="eastAsia"/>
            <w:lang w:val="en-US" w:eastAsia="zh-CN"/>
          </w:rPr>
          <w:t xml:space="preserve"> on </w:t>
        </w:r>
      </w:ins>
      <w:ins w:id="4045" w:author="野草" w:date="2024-04-23T16:50:58Z">
        <w:r>
          <w:rPr>
            <w:rFonts w:hint="eastAsia"/>
            <w:lang w:val="en-US" w:eastAsia="zh-CN"/>
          </w:rPr>
          <w:t>t</w:t>
        </w:r>
      </w:ins>
      <w:ins w:id="4046" w:author="野草" w:date="2024-04-23T16:50:59Z">
        <w:r>
          <w:rPr>
            <w:rFonts w:hint="eastAsia"/>
            <w:lang w:val="en-US" w:eastAsia="zh-CN"/>
          </w:rPr>
          <w:t xml:space="preserve">he </w:t>
        </w:r>
      </w:ins>
      <w:ins w:id="4047" w:author="野草" w:date="2024-04-23T16:50:59Z">
        <w:r>
          <w:rPr>
            <w:rFonts w:hint="eastAsia"/>
            <w:highlight w:val="green"/>
            <w:lang w:val="en-US" w:eastAsia="zh-CN"/>
            <w:rPrChange w:id="4048" w:author="野草" w:date="2024-04-23T16:51:36Z">
              <w:rPr>
                <w:rFonts w:hint="eastAsia"/>
                <w:lang w:val="en-US" w:eastAsia="zh-CN"/>
              </w:rPr>
            </w:rPrChange>
          </w:rPr>
          <w:t>nor</w:t>
        </w:r>
      </w:ins>
      <w:ins w:id="4049" w:author="野草" w:date="2024-04-23T16:51:01Z">
        <w:r>
          <w:rPr>
            <w:rFonts w:hint="eastAsia"/>
            <w:highlight w:val="green"/>
            <w:lang w:val="en-US" w:eastAsia="zh-CN"/>
            <w:rPrChange w:id="4050" w:author="野草" w:date="2024-04-23T16:51:36Z">
              <w:rPr>
                <w:rFonts w:hint="eastAsia"/>
                <w:lang w:val="en-US" w:eastAsia="zh-CN"/>
              </w:rPr>
            </w:rPrChange>
          </w:rPr>
          <w:t xml:space="preserve">mal </w:t>
        </w:r>
      </w:ins>
      <w:ins w:id="4051" w:author="野草" w:date="2024-04-23T16:51:02Z">
        <w:r>
          <w:rPr>
            <w:rFonts w:hint="eastAsia"/>
            <w:highlight w:val="green"/>
            <w:lang w:val="en-US" w:eastAsia="zh-CN"/>
            <w:rPrChange w:id="4052" w:author="野草" w:date="2024-04-23T16:51:36Z">
              <w:rPr>
                <w:rFonts w:hint="eastAsia"/>
                <w:lang w:val="en-US" w:eastAsia="zh-CN"/>
              </w:rPr>
            </w:rPrChange>
          </w:rPr>
          <w:t>summer</w:t>
        </w:r>
      </w:ins>
      <w:ins w:id="4053" w:author="野草" w:date="2024-04-23T16:51:03Z">
        <w:r>
          <w:rPr>
            <w:rFonts w:hint="eastAsia"/>
            <w:highlight w:val="green"/>
            <w:lang w:val="en-US" w:eastAsia="zh-CN"/>
            <w:rPrChange w:id="4054" w:author="野草" w:date="2024-04-23T16:51:36Z">
              <w:rPr>
                <w:rFonts w:hint="eastAsia"/>
                <w:lang w:val="en-US" w:eastAsia="zh-CN"/>
              </w:rPr>
            </w:rPrChange>
          </w:rPr>
          <w:t xml:space="preserve"> day</w:t>
        </w:r>
      </w:ins>
      <w:ins w:id="4055" w:author="野草" w:date="2024-04-23T16:51:03Z">
        <w:r>
          <w:rPr>
            <w:rFonts w:hint="eastAsia"/>
            <w:lang w:val="en-US" w:eastAsia="zh-CN"/>
          </w:rPr>
          <w:t xml:space="preserve"> a</w:t>
        </w:r>
      </w:ins>
      <w:ins w:id="4056" w:author="野草" w:date="2024-04-23T16:51:04Z">
        <w:r>
          <w:rPr>
            <w:rFonts w:hint="eastAsia"/>
            <w:lang w:val="en-US" w:eastAsia="zh-CN"/>
          </w:rPr>
          <w:t xml:space="preserve">nd the </w:t>
        </w:r>
      </w:ins>
      <w:ins w:id="4057" w:author="野草" w:date="2024-04-23T16:51:05Z">
        <w:r>
          <w:rPr>
            <w:rFonts w:hint="eastAsia"/>
            <w:highlight w:val="green"/>
            <w:lang w:val="en-US" w:eastAsia="zh-CN"/>
            <w:rPrChange w:id="4058" w:author="野草" w:date="2024-04-23T16:51:33Z">
              <w:rPr>
                <w:rFonts w:hint="eastAsia"/>
                <w:lang w:val="en-US" w:eastAsia="zh-CN"/>
              </w:rPr>
            </w:rPrChange>
          </w:rPr>
          <w:t>extr</w:t>
        </w:r>
      </w:ins>
      <w:ins w:id="4059" w:author="野草" w:date="2024-04-23T16:51:06Z">
        <w:r>
          <w:rPr>
            <w:rFonts w:hint="eastAsia"/>
            <w:highlight w:val="green"/>
            <w:lang w:val="en-US" w:eastAsia="zh-CN"/>
            <w:rPrChange w:id="4060" w:author="野草" w:date="2024-04-23T16:51:33Z">
              <w:rPr>
                <w:rFonts w:hint="eastAsia"/>
                <w:lang w:val="en-US" w:eastAsia="zh-CN"/>
              </w:rPr>
            </w:rPrChange>
          </w:rPr>
          <w:t xml:space="preserve">emely </w:t>
        </w:r>
      </w:ins>
      <w:ins w:id="4061" w:author="野草" w:date="2024-04-23T16:51:07Z">
        <w:r>
          <w:rPr>
            <w:rFonts w:hint="eastAsia"/>
            <w:highlight w:val="green"/>
            <w:lang w:val="en-US" w:eastAsia="zh-CN"/>
            <w:rPrChange w:id="4062" w:author="野草" w:date="2024-04-23T16:51:33Z">
              <w:rPr>
                <w:rFonts w:hint="eastAsia"/>
                <w:lang w:val="en-US" w:eastAsia="zh-CN"/>
              </w:rPr>
            </w:rPrChange>
          </w:rPr>
          <w:t>hot day</w:t>
        </w:r>
      </w:ins>
      <w:ins w:id="4063" w:author="野草" w:date="2024-04-23T14:52:57Z">
        <w:r>
          <w:rPr>
            <w:rFonts w:hint="eastAsia"/>
            <w:lang w:val="en-US" w:eastAsia="zh-CN"/>
          </w:rPr>
          <w:t xml:space="preserve">, </w:t>
        </w:r>
      </w:ins>
      <w:ins w:id="4064" w:author="野草" w:date="2024-04-23T14:52:58Z">
        <w:r>
          <w:rPr>
            <w:rFonts w:hint="eastAsia"/>
            <w:lang w:val="en-US" w:eastAsia="zh-CN"/>
          </w:rPr>
          <w:t>rankin</w:t>
        </w:r>
      </w:ins>
      <w:ins w:id="4065" w:author="野草" w:date="2024-04-23T14:52:59Z">
        <w:r>
          <w:rPr>
            <w:rFonts w:hint="eastAsia"/>
            <w:lang w:val="en-US" w:eastAsia="zh-CN"/>
          </w:rPr>
          <w:t xml:space="preserve">g </w:t>
        </w:r>
      </w:ins>
      <w:ins w:id="4066" w:author="野草" w:date="2024-04-23T16:51:11Z">
        <w:r>
          <w:rPr>
            <w:rFonts w:hint="eastAsia"/>
            <w:highlight w:val="cyan"/>
            <w:lang w:val="en-US" w:eastAsia="zh-CN"/>
            <w:rPrChange w:id="4067" w:author="野草" w:date="2024-04-23T16:51:26Z">
              <w:rPr>
                <w:rFonts w:hint="eastAsia"/>
                <w:lang w:val="en-US" w:eastAsia="zh-CN"/>
              </w:rPr>
            </w:rPrChange>
          </w:rPr>
          <w:t>s</w:t>
        </w:r>
      </w:ins>
      <w:ins w:id="4068" w:author="野草" w:date="2024-04-23T16:51:12Z">
        <w:r>
          <w:rPr>
            <w:rFonts w:hint="eastAsia"/>
            <w:highlight w:val="cyan"/>
            <w:lang w:val="en-US" w:eastAsia="zh-CN"/>
            <w:rPrChange w:id="4069" w:author="野草" w:date="2024-04-23T16:51:26Z">
              <w:rPr>
                <w:rFonts w:hint="eastAsia"/>
                <w:lang w:val="en-US" w:eastAsia="zh-CN"/>
              </w:rPr>
            </w:rPrChange>
          </w:rPr>
          <w:t>econd</w:t>
        </w:r>
      </w:ins>
      <w:ins w:id="4070" w:author="野草" w:date="2024-04-23T14:53:01Z">
        <w:r>
          <w:rPr>
            <w:rFonts w:hint="eastAsia"/>
            <w:highlight w:val="cyan"/>
            <w:lang w:val="en-US" w:eastAsia="zh-CN"/>
            <w:rPrChange w:id="4071" w:author="野草" w:date="2024-04-23T16:51:26Z">
              <w:rPr>
                <w:rFonts w:hint="eastAsia"/>
                <w:lang w:val="en-US" w:eastAsia="zh-CN"/>
              </w:rPr>
            </w:rPrChange>
          </w:rPr>
          <w:t xml:space="preserve"> </w:t>
        </w:r>
      </w:ins>
      <w:ins w:id="4072" w:author="野草" w:date="2024-04-23T14:53:02Z">
        <w:r>
          <w:rPr>
            <w:rFonts w:hint="eastAsia"/>
            <w:highlight w:val="cyan"/>
            <w:lang w:val="en-US" w:eastAsia="zh-CN"/>
            <w:rPrChange w:id="4073" w:author="野草" w:date="2024-04-23T16:51:26Z">
              <w:rPr>
                <w:rFonts w:hint="eastAsia"/>
                <w:lang w:val="en-US" w:eastAsia="zh-CN"/>
              </w:rPr>
            </w:rPrChange>
          </w:rPr>
          <w:t xml:space="preserve">and </w:t>
        </w:r>
      </w:ins>
      <w:ins w:id="4074" w:author="野草" w:date="2024-04-23T16:51:15Z">
        <w:r>
          <w:rPr>
            <w:rFonts w:hint="eastAsia"/>
            <w:highlight w:val="cyan"/>
            <w:lang w:val="en-US" w:eastAsia="zh-CN"/>
            <w:rPrChange w:id="4075" w:author="野草" w:date="2024-04-23T16:51:26Z">
              <w:rPr>
                <w:rFonts w:hint="eastAsia"/>
                <w:lang w:val="en-US" w:eastAsia="zh-CN"/>
              </w:rPr>
            </w:rPrChange>
          </w:rPr>
          <w:t>four</w:t>
        </w:r>
      </w:ins>
      <w:ins w:id="4076" w:author="野草" w:date="2024-04-23T16:51:16Z">
        <w:r>
          <w:rPr>
            <w:rFonts w:hint="eastAsia"/>
            <w:highlight w:val="cyan"/>
            <w:lang w:val="en-US" w:eastAsia="zh-CN"/>
            <w:rPrChange w:id="4077" w:author="野草" w:date="2024-04-23T16:51:26Z">
              <w:rPr>
                <w:rFonts w:hint="eastAsia"/>
                <w:lang w:val="en-US" w:eastAsia="zh-CN"/>
              </w:rPr>
            </w:rPrChange>
          </w:rPr>
          <w:t>th</w:t>
        </w:r>
      </w:ins>
      <w:ins w:id="4078" w:author="野草" w:date="2024-04-23T14:53:40Z">
        <w:r>
          <w:rPr>
            <w:rFonts w:hint="eastAsia"/>
            <w:lang w:val="en-US" w:eastAsia="zh-CN"/>
          </w:rPr>
          <w:t xml:space="preserve"> </w:t>
        </w:r>
      </w:ins>
      <w:ins w:id="4079" w:author="野草" w:date="2024-04-23T14:53:41Z">
        <w:r>
          <w:rPr>
            <w:rFonts w:hint="eastAsia"/>
            <w:lang w:val="en-US" w:eastAsia="zh-CN"/>
          </w:rPr>
          <w:t>amon</w:t>
        </w:r>
      </w:ins>
      <w:ins w:id="4080" w:author="野草" w:date="2024-04-23T14:53:42Z">
        <w:r>
          <w:rPr>
            <w:rFonts w:hint="eastAsia"/>
            <w:lang w:val="en-US" w:eastAsia="zh-CN"/>
          </w:rPr>
          <w:t>g al</w:t>
        </w:r>
      </w:ins>
      <w:ins w:id="4081" w:author="野草" w:date="2024-04-23T14:53:43Z">
        <w:r>
          <w:rPr>
            <w:rFonts w:hint="eastAsia"/>
            <w:lang w:val="en-US" w:eastAsia="zh-CN"/>
          </w:rPr>
          <w:t xml:space="preserve">l </w:t>
        </w:r>
      </w:ins>
      <w:ins w:id="4082" w:author="野草" w:date="2024-04-23T16:51:19Z">
        <w:r>
          <w:rPr>
            <w:rFonts w:hint="eastAsia"/>
            <w:lang w:val="en-US" w:eastAsia="zh-CN"/>
          </w:rPr>
          <w:t>the</w:t>
        </w:r>
      </w:ins>
      <w:ins w:id="4083" w:author="野草" w:date="2024-04-23T16:51:19Z">
        <w:r>
          <w:rPr>
            <w:rFonts w:hint="eastAsia"/>
            <w:highlight w:val="green"/>
            <w:lang w:val="en-US" w:eastAsia="zh-CN"/>
            <w:rPrChange w:id="4084" w:author="野草" w:date="2024-04-23T16:51:23Z">
              <w:rPr>
                <w:rFonts w:hint="eastAsia"/>
                <w:lang w:val="en-US" w:eastAsia="zh-CN"/>
              </w:rPr>
            </w:rPrChange>
          </w:rPr>
          <w:t xml:space="preserve"> </w:t>
        </w:r>
      </w:ins>
      <w:ins w:id="4085" w:author="野草" w:date="2024-04-23T14:53:47Z">
        <w:r>
          <w:rPr>
            <w:rFonts w:hint="eastAsia"/>
            <w:highlight w:val="green"/>
            <w:lang w:val="en-US" w:eastAsia="zh-CN"/>
            <w:rPrChange w:id="4086" w:author="野草" w:date="2024-04-23T16:51:23Z">
              <w:rPr>
                <w:rFonts w:hint="eastAsia"/>
                <w:lang w:val="en-US" w:eastAsia="zh-CN"/>
              </w:rPr>
            </w:rPrChange>
          </w:rPr>
          <w:t>s</w:t>
        </w:r>
      </w:ins>
      <w:ins w:id="4087" w:author="野草" w:date="2024-04-23T14:53:51Z">
        <w:r>
          <w:rPr>
            <w:rFonts w:hint="eastAsia"/>
            <w:highlight w:val="green"/>
            <w:lang w:val="en-US" w:eastAsia="zh-CN"/>
            <w:rPrChange w:id="4088" w:author="野草" w:date="2024-04-23T16:51:23Z">
              <w:rPr>
                <w:rFonts w:hint="eastAsia"/>
                <w:lang w:val="en-US" w:eastAsia="zh-CN"/>
              </w:rPr>
            </w:rPrChange>
          </w:rPr>
          <w:t>electe</w:t>
        </w:r>
      </w:ins>
      <w:ins w:id="4089" w:author="野草" w:date="2024-04-23T14:53:52Z">
        <w:r>
          <w:rPr>
            <w:rFonts w:hint="eastAsia"/>
            <w:highlight w:val="green"/>
            <w:lang w:val="en-US" w:eastAsia="zh-CN"/>
            <w:rPrChange w:id="4090" w:author="野草" w:date="2024-04-23T16:51:23Z">
              <w:rPr>
                <w:rFonts w:hint="eastAsia"/>
                <w:lang w:val="en-US" w:eastAsia="zh-CN"/>
              </w:rPr>
            </w:rPrChange>
          </w:rPr>
          <w:t>d e</w:t>
        </w:r>
      </w:ins>
      <w:ins w:id="4091" w:author="野草" w:date="2024-04-23T14:53:53Z">
        <w:r>
          <w:rPr>
            <w:rFonts w:hint="eastAsia"/>
            <w:highlight w:val="green"/>
            <w:lang w:val="en-US" w:eastAsia="zh-CN"/>
            <w:rPrChange w:id="4092" w:author="野草" w:date="2024-04-23T16:51:23Z">
              <w:rPr>
                <w:rFonts w:hint="eastAsia"/>
                <w:lang w:val="en-US" w:eastAsia="zh-CN"/>
              </w:rPr>
            </w:rPrChange>
          </w:rPr>
          <w:t>nv</w:t>
        </w:r>
      </w:ins>
      <w:ins w:id="4093" w:author="野草" w:date="2024-04-23T14:53:54Z">
        <w:r>
          <w:rPr>
            <w:rFonts w:hint="eastAsia"/>
            <w:highlight w:val="green"/>
            <w:lang w:val="en-US" w:eastAsia="zh-CN"/>
            <w:rPrChange w:id="4094" w:author="野草" w:date="2024-04-23T16:51:23Z">
              <w:rPr>
                <w:rFonts w:hint="eastAsia"/>
                <w:lang w:val="en-US" w:eastAsia="zh-CN"/>
              </w:rPr>
            </w:rPrChange>
          </w:rPr>
          <w:t>ironm</w:t>
        </w:r>
      </w:ins>
      <w:ins w:id="4095" w:author="野草" w:date="2024-04-23T14:53:55Z">
        <w:r>
          <w:rPr>
            <w:rFonts w:hint="eastAsia"/>
            <w:highlight w:val="green"/>
            <w:lang w:val="en-US" w:eastAsia="zh-CN"/>
            <w:rPrChange w:id="4096" w:author="野草" w:date="2024-04-23T16:51:23Z">
              <w:rPr>
                <w:rFonts w:hint="eastAsia"/>
                <w:lang w:val="en-US" w:eastAsia="zh-CN"/>
              </w:rPr>
            </w:rPrChange>
          </w:rPr>
          <w:t xml:space="preserve">ental </w:t>
        </w:r>
      </w:ins>
      <w:ins w:id="4097" w:author="野草" w:date="2024-04-26T15:49:02Z">
        <w:r>
          <w:rPr>
            <w:rFonts w:hint="eastAsia"/>
            <w:highlight w:val="green"/>
            <w:lang w:val="en-US" w:eastAsia="zh-CN"/>
          </w:rPr>
          <w:t>va</w:t>
        </w:r>
      </w:ins>
      <w:ins w:id="4098" w:author="野草" w:date="2024-04-26T15:49:03Z">
        <w:r>
          <w:rPr>
            <w:rFonts w:hint="eastAsia"/>
            <w:highlight w:val="green"/>
            <w:lang w:val="en-US" w:eastAsia="zh-CN"/>
          </w:rPr>
          <w:t>ri</w:t>
        </w:r>
      </w:ins>
      <w:ins w:id="4099" w:author="野草" w:date="2024-04-26T15:49:06Z">
        <w:r>
          <w:rPr>
            <w:rFonts w:hint="eastAsia"/>
            <w:highlight w:val="green"/>
            <w:lang w:val="en-US" w:eastAsia="zh-CN"/>
          </w:rPr>
          <w:t>able</w:t>
        </w:r>
      </w:ins>
      <w:ins w:id="4100" w:author="野草" w:date="2024-04-23T14:53:57Z">
        <w:r>
          <w:rPr>
            <w:rFonts w:hint="eastAsia"/>
            <w:highlight w:val="green"/>
            <w:lang w:val="en-US" w:eastAsia="zh-CN"/>
            <w:rPrChange w:id="4101" w:author="野草" w:date="2024-04-23T16:51:23Z">
              <w:rPr>
                <w:rFonts w:hint="eastAsia"/>
                <w:lang w:val="en-US" w:eastAsia="zh-CN"/>
              </w:rPr>
            </w:rPrChange>
          </w:rPr>
          <w:t>s</w:t>
        </w:r>
      </w:ins>
      <w:ins w:id="4102" w:author="野草" w:date="2024-04-23T14:53:59Z">
        <w:r>
          <w:rPr>
            <w:rFonts w:hint="eastAsia"/>
            <w:lang w:val="en-US" w:eastAsia="zh-CN"/>
          </w:rPr>
          <w:t>.</w:t>
        </w:r>
      </w:ins>
      <w:ins w:id="4103" w:author="野草" w:date="2024-04-23T14:53:03Z">
        <w:r>
          <w:rPr>
            <w:rFonts w:hint="eastAsia"/>
            <w:lang w:val="en-US" w:eastAsia="zh-CN"/>
          </w:rPr>
          <w:t xml:space="preserve"> </w:t>
        </w:r>
      </w:ins>
      <w:ins w:id="4104" w:author="野草" w:date="2024-04-23T14:55:10Z">
        <w:bookmarkStart w:id="84" w:name="OLE_LINK23"/>
        <w:r>
          <w:rPr>
            <w:rFonts w:hint="eastAsia"/>
            <w:lang w:val="en-US" w:eastAsia="zh-CN"/>
          </w:rPr>
          <w:t>The</w:t>
        </w:r>
      </w:ins>
      <w:ins w:id="4105" w:author="野草" w:date="2024-04-23T14:55:11Z">
        <w:r>
          <w:rPr>
            <w:rFonts w:hint="eastAsia"/>
            <w:lang w:val="en-US" w:eastAsia="zh-CN"/>
          </w:rPr>
          <w:t xml:space="preserve"> </w:t>
        </w:r>
      </w:ins>
      <w:ins w:id="4106" w:author="野草" w:date="2024-04-23T14:56:57Z">
        <w:r>
          <w:rPr>
            <w:rFonts w:hint="eastAsia"/>
            <w:lang w:val="en-US" w:eastAsia="zh-CN"/>
          </w:rPr>
          <w:t>roles</w:t>
        </w:r>
      </w:ins>
      <w:ins w:id="4107" w:author="野草" w:date="2024-04-23T14:55:15Z">
        <w:r>
          <w:rPr>
            <w:rFonts w:hint="eastAsia"/>
            <w:lang w:val="en-US" w:eastAsia="zh-CN"/>
          </w:rPr>
          <w:t xml:space="preserve"> of </w:t>
        </w:r>
      </w:ins>
      <w:ins w:id="4108" w:author="野草" w:date="2024-04-23T14:55:40Z">
        <w:r>
          <w:rPr>
            <w:rFonts w:hint="eastAsia"/>
            <w:highlight w:val="cyan"/>
            <w:lang w:val="en-US" w:eastAsia="zh-CN"/>
            <w:rPrChange w:id="4109" w:author="野草" w:date="2024-04-23T16:56:49Z">
              <w:rPr>
                <w:rFonts w:hint="eastAsia"/>
                <w:lang w:val="en-US" w:eastAsia="zh-CN"/>
              </w:rPr>
            </w:rPrChange>
          </w:rPr>
          <w:t>ro</w:t>
        </w:r>
      </w:ins>
      <w:ins w:id="4110" w:author="野草" w:date="2024-04-23T14:55:41Z">
        <w:r>
          <w:rPr>
            <w:rFonts w:hint="eastAsia"/>
            <w:highlight w:val="cyan"/>
            <w:lang w:val="en-US" w:eastAsia="zh-CN"/>
            <w:rPrChange w:id="4111" w:author="野草" w:date="2024-04-23T16:56:49Z">
              <w:rPr>
                <w:rFonts w:hint="eastAsia"/>
                <w:lang w:val="en-US" w:eastAsia="zh-CN"/>
              </w:rPr>
            </w:rPrChange>
          </w:rPr>
          <w:t>ta</w:t>
        </w:r>
      </w:ins>
      <w:ins w:id="4112" w:author="野草" w:date="2024-04-23T14:55:42Z">
        <w:r>
          <w:rPr>
            <w:rFonts w:hint="eastAsia"/>
            <w:highlight w:val="cyan"/>
            <w:lang w:val="en-US" w:eastAsia="zh-CN"/>
            <w:rPrChange w:id="4113" w:author="野草" w:date="2024-04-23T16:56:49Z">
              <w:rPr>
                <w:rFonts w:hint="eastAsia"/>
                <w:lang w:val="en-US" w:eastAsia="zh-CN"/>
              </w:rPr>
            </w:rPrChange>
          </w:rPr>
          <w:t>tion</w:t>
        </w:r>
      </w:ins>
      <w:ins w:id="4114" w:author="野草" w:date="2024-04-23T14:55:43Z">
        <w:r>
          <w:rPr>
            <w:rFonts w:hint="eastAsia"/>
            <w:highlight w:val="cyan"/>
            <w:lang w:val="en-US" w:eastAsia="zh-CN"/>
            <w:rPrChange w:id="4115" w:author="野草" w:date="2024-04-23T16:56:49Z">
              <w:rPr>
                <w:rFonts w:hint="eastAsia"/>
                <w:lang w:val="en-US" w:eastAsia="zh-CN"/>
              </w:rPr>
            </w:rPrChange>
          </w:rPr>
          <w:t xml:space="preserve"> </w:t>
        </w:r>
      </w:ins>
      <w:ins w:id="4116" w:author="野草" w:date="2024-04-23T14:55:51Z">
        <w:r>
          <w:rPr>
            <w:rFonts w:hint="eastAsia"/>
            <w:highlight w:val="cyan"/>
            <w:lang w:val="en-US" w:eastAsia="zh-CN"/>
            <w:rPrChange w:id="4117" w:author="野草" w:date="2024-04-23T16:56:49Z">
              <w:rPr>
                <w:rFonts w:hint="eastAsia"/>
                <w:lang w:val="en-US" w:eastAsia="zh-CN"/>
              </w:rPr>
            </w:rPrChange>
          </w:rPr>
          <w:t>angle</w:t>
        </w:r>
      </w:ins>
      <w:ins w:id="4118" w:author="野草" w:date="2024-04-23T14:55:52Z">
        <w:r>
          <w:rPr>
            <w:rFonts w:hint="eastAsia"/>
            <w:lang w:val="en-US" w:eastAsia="zh-CN"/>
          </w:rPr>
          <w:t xml:space="preserve"> </w:t>
        </w:r>
      </w:ins>
      <w:ins w:id="4119" w:author="野草" w:date="2024-04-23T14:56:05Z">
        <w:r>
          <w:rPr>
            <w:rFonts w:hint="eastAsia"/>
            <w:lang w:val="en-US" w:eastAsia="zh-CN"/>
          </w:rPr>
          <w:t xml:space="preserve">and </w:t>
        </w:r>
      </w:ins>
      <w:ins w:id="4120" w:author="野草" w:date="2024-04-23T14:55:17Z">
        <w:r>
          <w:rPr>
            <w:rFonts w:hint="eastAsia"/>
            <w:highlight w:val="cyan"/>
            <w:lang w:val="en-US" w:eastAsia="zh-CN"/>
            <w:rPrChange w:id="4121" w:author="野草" w:date="2024-04-23T16:57:00Z">
              <w:rPr>
                <w:rFonts w:hint="eastAsia"/>
                <w:lang w:val="en-US" w:eastAsia="zh-CN"/>
              </w:rPr>
            </w:rPrChange>
          </w:rPr>
          <w:t>or</w:t>
        </w:r>
      </w:ins>
      <w:ins w:id="4122" w:author="野草" w:date="2024-04-23T14:55:18Z">
        <w:r>
          <w:rPr>
            <w:rFonts w:hint="eastAsia"/>
            <w:highlight w:val="cyan"/>
            <w:lang w:val="en-US" w:eastAsia="zh-CN"/>
            <w:rPrChange w:id="4123" w:author="野草" w:date="2024-04-23T16:57:00Z">
              <w:rPr>
                <w:rFonts w:hint="eastAsia"/>
                <w:lang w:val="en-US" w:eastAsia="zh-CN"/>
              </w:rPr>
            </w:rPrChange>
          </w:rPr>
          <w:t>ien</w:t>
        </w:r>
      </w:ins>
      <w:ins w:id="4124" w:author="野草" w:date="2024-04-23T14:55:19Z">
        <w:r>
          <w:rPr>
            <w:rFonts w:hint="eastAsia"/>
            <w:highlight w:val="cyan"/>
            <w:lang w:val="en-US" w:eastAsia="zh-CN"/>
            <w:rPrChange w:id="4125" w:author="野草" w:date="2024-04-23T16:57:00Z">
              <w:rPr>
                <w:rFonts w:hint="eastAsia"/>
                <w:lang w:val="en-US" w:eastAsia="zh-CN"/>
              </w:rPr>
            </w:rPrChange>
          </w:rPr>
          <w:t>tatio</w:t>
        </w:r>
      </w:ins>
      <w:ins w:id="4126" w:author="野草" w:date="2024-04-23T14:55:20Z">
        <w:r>
          <w:rPr>
            <w:rFonts w:hint="eastAsia"/>
            <w:highlight w:val="cyan"/>
            <w:lang w:val="en-US" w:eastAsia="zh-CN"/>
            <w:rPrChange w:id="4127" w:author="野草" w:date="2024-04-23T16:57:00Z">
              <w:rPr>
                <w:rFonts w:hint="eastAsia"/>
                <w:lang w:val="en-US" w:eastAsia="zh-CN"/>
              </w:rPr>
            </w:rPrChange>
          </w:rPr>
          <w:t>n</w:t>
        </w:r>
      </w:ins>
      <w:ins w:id="4128" w:author="野草" w:date="2024-04-23T16:56:54Z">
        <w:r>
          <w:rPr>
            <w:rFonts w:hint="eastAsia"/>
            <w:highlight w:val="cyan"/>
            <w:lang w:val="en-US" w:eastAsia="zh-CN"/>
            <w:rPrChange w:id="4129" w:author="野草" w:date="2024-04-23T16:57:00Z">
              <w:rPr>
                <w:rFonts w:hint="eastAsia"/>
                <w:lang w:val="en-US" w:eastAsia="zh-CN"/>
              </w:rPr>
            </w:rPrChange>
          </w:rPr>
          <w:t xml:space="preserve"> </w:t>
        </w:r>
      </w:ins>
      <w:ins w:id="4130" w:author="野草" w:date="2024-04-23T16:56:55Z">
        <w:r>
          <w:rPr>
            <w:rFonts w:hint="eastAsia"/>
            <w:highlight w:val="cyan"/>
            <w:lang w:val="en-US" w:eastAsia="zh-CN"/>
            <w:rPrChange w:id="4131" w:author="野草" w:date="2024-04-23T16:57:00Z">
              <w:rPr>
                <w:rFonts w:hint="eastAsia"/>
                <w:lang w:val="en-US" w:eastAsia="zh-CN"/>
              </w:rPr>
            </w:rPrChange>
          </w:rPr>
          <w:t xml:space="preserve">of </w:t>
        </w:r>
      </w:ins>
      <w:ins w:id="4132" w:author="野草" w:date="2024-04-23T16:56:56Z">
        <w:r>
          <w:rPr>
            <w:rFonts w:hint="eastAsia"/>
            <w:highlight w:val="cyan"/>
            <w:lang w:val="en-US" w:eastAsia="zh-CN"/>
            <w:rPrChange w:id="4133" w:author="野草" w:date="2024-04-23T16:57:00Z">
              <w:rPr>
                <w:rFonts w:hint="eastAsia"/>
                <w:lang w:val="en-US" w:eastAsia="zh-CN"/>
              </w:rPr>
            </w:rPrChange>
          </w:rPr>
          <w:t>river</w:t>
        </w:r>
      </w:ins>
      <w:ins w:id="4134" w:author="野草" w:date="2024-04-23T14:55:20Z">
        <w:r>
          <w:rPr>
            <w:rFonts w:hint="eastAsia"/>
            <w:lang w:val="en-US" w:eastAsia="zh-CN"/>
          </w:rPr>
          <w:t xml:space="preserve"> </w:t>
        </w:r>
        <w:bookmarkEnd w:id="84"/>
      </w:ins>
      <w:ins w:id="4135" w:author="野草" w:date="2024-04-23T16:56:41Z">
        <w:r>
          <w:rPr>
            <w:rFonts w:hint="eastAsia"/>
            <w:lang w:val="en-US" w:eastAsia="zh-CN"/>
          </w:rPr>
          <w:t>decre</w:t>
        </w:r>
      </w:ins>
      <w:ins w:id="4136" w:author="野草" w:date="2024-04-23T16:56:42Z">
        <w:r>
          <w:rPr>
            <w:rFonts w:hint="eastAsia"/>
            <w:lang w:val="en-US" w:eastAsia="zh-CN"/>
          </w:rPr>
          <w:t>ased</w:t>
        </w:r>
      </w:ins>
      <w:ins w:id="4137" w:author="野草" w:date="2024-04-23T16:56:38Z">
        <w:r>
          <w:rPr>
            <w:rFonts w:hint="eastAsia"/>
            <w:lang w:val="en-US" w:eastAsia="zh-CN"/>
          </w:rPr>
          <w:t xml:space="preserve"> successively</w:t>
        </w:r>
      </w:ins>
      <w:ins w:id="4138" w:author="野草" w:date="2024-04-23T14:56:16Z">
        <w:r>
          <w:rPr>
            <w:rFonts w:hint="eastAsia"/>
            <w:lang w:val="en-US" w:eastAsia="zh-CN"/>
          </w:rPr>
          <w:t xml:space="preserve">, </w:t>
        </w:r>
      </w:ins>
      <w:ins w:id="4139" w:author="野草" w:date="2024-04-26T15:04:40Z">
        <w:r>
          <w:rPr>
            <w:rFonts w:hint="eastAsia"/>
            <w:lang w:val="en-US" w:eastAsia="zh-CN"/>
          </w:rPr>
          <w:t>acco</w:t>
        </w:r>
      </w:ins>
      <w:ins w:id="4140" w:author="野草" w:date="2024-04-26T15:04:41Z">
        <w:r>
          <w:rPr>
            <w:rFonts w:hint="eastAsia"/>
            <w:lang w:val="en-US" w:eastAsia="zh-CN"/>
          </w:rPr>
          <w:t>unting</w:t>
        </w:r>
      </w:ins>
      <w:ins w:id="4141" w:author="野草" w:date="2024-04-26T15:04:42Z">
        <w:r>
          <w:rPr>
            <w:rFonts w:hint="eastAsia"/>
            <w:lang w:val="en-US" w:eastAsia="zh-CN"/>
          </w:rPr>
          <w:t xml:space="preserve"> for</w:t>
        </w:r>
      </w:ins>
      <w:ins w:id="4142" w:author="野草" w:date="2024-04-23T14:56:18Z">
        <w:r>
          <w:rPr>
            <w:rFonts w:hint="eastAsia"/>
            <w:lang w:val="en-US" w:eastAsia="zh-CN"/>
          </w:rPr>
          <w:t xml:space="preserve"> </w:t>
        </w:r>
      </w:ins>
      <w:ins w:id="4143" w:author="野草" w:date="2024-04-23T16:57:39Z">
        <w:r>
          <w:rPr>
            <w:rFonts w:hint="eastAsia"/>
            <w:highlight w:val="cyan"/>
            <w:lang w:val="en-US" w:eastAsia="zh-CN"/>
            <w:rPrChange w:id="4144" w:author="野草" w:date="2024-04-23T16:57:50Z">
              <w:rPr>
                <w:rFonts w:hint="eastAsia"/>
                <w:lang w:val="en-US" w:eastAsia="zh-CN"/>
              </w:rPr>
            </w:rPrChange>
          </w:rPr>
          <w:t>6</w:t>
        </w:r>
      </w:ins>
      <w:ins w:id="4145" w:author="野草" w:date="2024-04-23T16:57:40Z">
        <w:r>
          <w:rPr>
            <w:rFonts w:hint="eastAsia"/>
            <w:highlight w:val="cyan"/>
            <w:lang w:val="en-US" w:eastAsia="zh-CN"/>
            <w:rPrChange w:id="4146" w:author="野草" w:date="2024-04-23T16:57:50Z">
              <w:rPr>
                <w:rFonts w:hint="eastAsia"/>
                <w:lang w:val="en-US" w:eastAsia="zh-CN"/>
              </w:rPr>
            </w:rPrChange>
          </w:rPr>
          <w:t>.7 %</w:t>
        </w:r>
      </w:ins>
      <w:ins w:id="4147" w:author="野草" w:date="2024-04-23T14:56:21Z">
        <w:r>
          <w:rPr>
            <w:rFonts w:hint="eastAsia"/>
            <w:lang w:val="en-US" w:eastAsia="zh-CN"/>
          </w:rPr>
          <w:t xml:space="preserve"> </w:t>
        </w:r>
      </w:ins>
      <w:ins w:id="4148" w:author="野草" w:date="2024-04-23T14:56:23Z">
        <w:r>
          <w:rPr>
            <w:rFonts w:hint="eastAsia"/>
            <w:lang w:val="en-US" w:eastAsia="zh-CN"/>
          </w:rPr>
          <w:t xml:space="preserve">and </w:t>
        </w:r>
      </w:ins>
      <w:ins w:id="4149" w:author="野草" w:date="2024-04-23T16:57:43Z">
        <w:r>
          <w:rPr>
            <w:rFonts w:hint="eastAsia"/>
            <w:highlight w:val="cyan"/>
            <w:lang w:val="en-US" w:eastAsia="zh-CN"/>
            <w:rPrChange w:id="4150" w:author="野草" w:date="2024-04-23T16:57:47Z">
              <w:rPr>
                <w:rFonts w:hint="eastAsia"/>
                <w:lang w:val="en-US" w:eastAsia="zh-CN"/>
              </w:rPr>
            </w:rPrChange>
          </w:rPr>
          <w:t xml:space="preserve">6.2 </w:t>
        </w:r>
      </w:ins>
      <w:ins w:id="4151" w:author="野草" w:date="2024-04-23T16:57:44Z">
        <w:r>
          <w:rPr>
            <w:rFonts w:hint="eastAsia"/>
            <w:highlight w:val="cyan"/>
            <w:lang w:val="en-US" w:eastAsia="zh-CN"/>
            <w:rPrChange w:id="4152" w:author="野草" w:date="2024-04-23T16:57:47Z">
              <w:rPr>
                <w:rFonts w:hint="eastAsia"/>
                <w:lang w:val="en-US" w:eastAsia="zh-CN"/>
              </w:rPr>
            </w:rPrChange>
          </w:rPr>
          <w:t>%</w:t>
        </w:r>
      </w:ins>
      <w:ins w:id="4153" w:author="野草" w:date="2024-04-23T16:57:44Z">
        <w:r>
          <w:rPr>
            <w:rFonts w:hint="eastAsia"/>
            <w:lang w:val="en-US" w:eastAsia="zh-CN"/>
          </w:rPr>
          <w:t xml:space="preserve"> </w:t>
        </w:r>
      </w:ins>
      <w:ins w:id="4154" w:author="野草" w:date="2024-04-23T14:56:24Z">
        <w:r>
          <w:rPr>
            <w:rFonts w:hint="eastAsia"/>
            <w:lang w:val="en-US" w:eastAsia="zh-CN"/>
          </w:rPr>
          <w:t>o</w:t>
        </w:r>
      </w:ins>
      <w:ins w:id="4155" w:author="野草" w:date="2024-04-23T14:56:25Z">
        <w:r>
          <w:rPr>
            <w:rFonts w:hint="eastAsia"/>
            <w:lang w:val="en-US" w:eastAsia="zh-CN"/>
          </w:rPr>
          <w:t xml:space="preserve">n the </w:t>
        </w:r>
      </w:ins>
      <w:ins w:id="4156" w:author="野草" w:date="2024-04-23T14:56:26Z">
        <w:r>
          <w:rPr>
            <w:rFonts w:hint="eastAsia"/>
            <w:highlight w:val="green"/>
            <w:lang w:val="en-US" w:eastAsia="zh-CN"/>
            <w:rPrChange w:id="4157" w:author="野草" w:date="2024-04-23T16:57:53Z">
              <w:rPr>
                <w:rFonts w:hint="eastAsia"/>
                <w:lang w:val="en-US" w:eastAsia="zh-CN"/>
              </w:rPr>
            </w:rPrChange>
          </w:rPr>
          <w:t>n</w:t>
        </w:r>
      </w:ins>
      <w:ins w:id="4158" w:author="野草" w:date="2024-04-23T14:56:27Z">
        <w:r>
          <w:rPr>
            <w:rFonts w:hint="eastAsia"/>
            <w:highlight w:val="green"/>
            <w:lang w:val="en-US" w:eastAsia="zh-CN"/>
            <w:rPrChange w:id="4159" w:author="野草" w:date="2024-04-23T16:57:53Z">
              <w:rPr>
                <w:rFonts w:hint="eastAsia"/>
                <w:lang w:val="en-US" w:eastAsia="zh-CN"/>
              </w:rPr>
            </w:rPrChange>
          </w:rPr>
          <w:t>ormal s</w:t>
        </w:r>
      </w:ins>
      <w:ins w:id="4160" w:author="野草" w:date="2024-04-23T14:56:28Z">
        <w:r>
          <w:rPr>
            <w:rFonts w:hint="eastAsia"/>
            <w:highlight w:val="green"/>
            <w:lang w:val="en-US" w:eastAsia="zh-CN"/>
            <w:rPrChange w:id="4161" w:author="野草" w:date="2024-04-23T16:57:53Z">
              <w:rPr>
                <w:rFonts w:hint="eastAsia"/>
                <w:lang w:val="en-US" w:eastAsia="zh-CN"/>
              </w:rPr>
            </w:rPrChange>
          </w:rPr>
          <w:t>ummer d</w:t>
        </w:r>
      </w:ins>
      <w:ins w:id="4162" w:author="野草" w:date="2024-04-23T14:56:29Z">
        <w:r>
          <w:rPr>
            <w:rFonts w:hint="eastAsia"/>
            <w:highlight w:val="green"/>
            <w:lang w:val="en-US" w:eastAsia="zh-CN"/>
            <w:rPrChange w:id="4163" w:author="野草" w:date="2024-04-23T16:57:53Z">
              <w:rPr>
                <w:rFonts w:hint="eastAsia"/>
                <w:lang w:val="en-US" w:eastAsia="zh-CN"/>
              </w:rPr>
            </w:rPrChange>
          </w:rPr>
          <w:t>ay</w:t>
        </w:r>
      </w:ins>
      <w:ins w:id="4164" w:author="野草" w:date="2024-04-23T14:58:26Z">
        <w:r>
          <w:rPr>
            <w:rFonts w:hint="eastAsia"/>
            <w:lang w:val="en-US" w:eastAsia="zh-CN"/>
          </w:rPr>
          <w:t>. O</w:t>
        </w:r>
      </w:ins>
      <w:ins w:id="4165" w:author="野草" w:date="2024-04-23T14:58:27Z">
        <w:r>
          <w:rPr>
            <w:rFonts w:hint="eastAsia"/>
            <w:lang w:val="en-US" w:eastAsia="zh-CN"/>
          </w:rPr>
          <w:t xml:space="preserve">n the </w:t>
        </w:r>
      </w:ins>
      <w:ins w:id="4166" w:author="野草" w:date="2024-04-23T14:58:28Z">
        <w:r>
          <w:rPr>
            <w:rFonts w:hint="eastAsia"/>
            <w:highlight w:val="green"/>
            <w:lang w:val="en-US" w:eastAsia="zh-CN"/>
            <w:rPrChange w:id="4167" w:author="野草" w:date="2024-04-23T16:57:57Z">
              <w:rPr>
                <w:rFonts w:hint="eastAsia"/>
                <w:lang w:val="en-US" w:eastAsia="zh-CN"/>
              </w:rPr>
            </w:rPrChange>
          </w:rPr>
          <w:t>ex</w:t>
        </w:r>
      </w:ins>
      <w:ins w:id="4168" w:author="野草" w:date="2024-04-23T14:58:29Z">
        <w:r>
          <w:rPr>
            <w:rFonts w:hint="eastAsia"/>
            <w:highlight w:val="green"/>
            <w:lang w:val="en-US" w:eastAsia="zh-CN"/>
            <w:rPrChange w:id="4169" w:author="野草" w:date="2024-04-23T16:57:57Z">
              <w:rPr>
                <w:rFonts w:hint="eastAsia"/>
                <w:lang w:val="en-US" w:eastAsia="zh-CN"/>
              </w:rPr>
            </w:rPrChange>
          </w:rPr>
          <w:t>tre</w:t>
        </w:r>
      </w:ins>
      <w:ins w:id="4170" w:author="野草" w:date="2024-04-23T14:58:30Z">
        <w:r>
          <w:rPr>
            <w:rFonts w:hint="eastAsia"/>
            <w:highlight w:val="green"/>
            <w:lang w:val="en-US" w:eastAsia="zh-CN"/>
            <w:rPrChange w:id="4171" w:author="野草" w:date="2024-04-23T16:57:57Z">
              <w:rPr>
                <w:rFonts w:hint="eastAsia"/>
                <w:lang w:val="en-US" w:eastAsia="zh-CN"/>
              </w:rPr>
            </w:rPrChange>
          </w:rPr>
          <w:t>mely</w:t>
        </w:r>
      </w:ins>
      <w:ins w:id="4172" w:author="野草" w:date="2024-04-23T14:58:31Z">
        <w:r>
          <w:rPr>
            <w:rFonts w:hint="eastAsia"/>
            <w:highlight w:val="green"/>
            <w:lang w:val="en-US" w:eastAsia="zh-CN"/>
            <w:rPrChange w:id="4173" w:author="野草" w:date="2024-04-23T16:57:57Z">
              <w:rPr>
                <w:rFonts w:hint="eastAsia"/>
                <w:lang w:val="en-US" w:eastAsia="zh-CN"/>
              </w:rPr>
            </w:rPrChange>
          </w:rPr>
          <w:t xml:space="preserve"> hot</w:t>
        </w:r>
      </w:ins>
      <w:ins w:id="4174" w:author="野草" w:date="2024-04-23T14:58:32Z">
        <w:r>
          <w:rPr>
            <w:rFonts w:hint="eastAsia"/>
            <w:highlight w:val="green"/>
            <w:lang w:val="en-US" w:eastAsia="zh-CN"/>
            <w:rPrChange w:id="4175" w:author="野草" w:date="2024-04-23T16:57:57Z">
              <w:rPr>
                <w:rFonts w:hint="eastAsia"/>
                <w:lang w:val="en-US" w:eastAsia="zh-CN"/>
              </w:rPr>
            </w:rPrChange>
          </w:rPr>
          <w:t xml:space="preserve"> day</w:t>
        </w:r>
      </w:ins>
      <w:ins w:id="4176" w:author="野草" w:date="2024-04-23T14:58:32Z">
        <w:r>
          <w:rPr>
            <w:rFonts w:hint="eastAsia"/>
            <w:lang w:val="en-US" w:eastAsia="zh-CN"/>
          </w:rPr>
          <w:t>,</w:t>
        </w:r>
      </w:ins>
      <w:ins w:id="4177" w:author="野草" w:date="2024-04-23T14:58:33Z">
        <w:r>
          <w:rPr>
            <w:rFonts w:hint="eastAsia"/>
            <w:lang w:val="en-US" w:eastAsia="zh-CN"/>
          </w:rPr>
          <w:t xml:space="preserve"> th</w:t>
        </w:r>
      </w:ins>
      <w:ins w:id="4178" w:author="野草" w:date="2024-04-23T14:58:34Z">
        <w:r>
          <w:rPr>
            <w:rFonts w:hint="eastAsia"/>
            <w:lang w:val="en-US" w:eastAsia="zh-CN"/>
          </w:rPr>
          <w:t xml:space="preserve">e </w:t>
        </w:r>
      </w:ins>
      <w:ins w:id="4179" w:author="野草" w:date="2024-04-26T15:04:53Z">
        <w:r>
          <w:rPr>
            <w:rFonts w:hint="eastAsia"/>
            <w:highlight w:val="green"/>
            <w:lang w:val="en-US" w:eastAsia="zh-CN"/>
            <w:rPrChange w:id="4180" w:author="野草" w:date="2024-04-26T15:05:01Z">
              <w:rPr>
                <w:rFonts w:hint="eastAsia"/>
                <w:lang w:val="en-US" w:eastAsia="zh-CN"/>
              </w:rPr>
            </w:rPrChange>
          </w:rPr>
          <w:t>pro</w:t>
        </w:r>
      </w:ins>
      <w:ins w:id="4181" w:author="野草" w:date="2024-04-26T15:04:55Z">
        <w:r>
          <w:rPr>
            <w:rFonts w:hint="eastAsia"/>
            <w:highlight w:val="green"/>
            <w:lang w:val="en-US" w:eastAsia="zh-CN"/>
            <w:rPrChange w:id="4182" w:author="野草" w:date="2024-04-26T15:05:01Z">
              <w:rPr>
                <w:rFonts w:hint="eastAsia"/>
                <w:lang w:val="en-US" w:eastAsia="zh-CN"/>
              </w:rPr>
            </w:rPrChange>
          </w:rPr>
          <w:t>por</w:t>
        </w:r>
      </w:ins>
      <w:ins w:id="4183" w:author="野草" w:date="2024-04-26T15:04:56Z">
        <w:r>
          <w:rPr>
            <w:rFonts w:hint="eastAsia"/>
            <w:highlight w:val="green"/>
            <w:lang w:val="en-US" w:eastAsia="zh-CN"/>
            <w:rPrChange w:id="4184" w:author="野草" w:date="2024-04-26T15:05:01Z">
              <w:rPr>
                <w:rFonts w:hint="eastAsia"/>
                <w:lang w:val="en-US" w:eastAsia="zh-CN"/>
              </w:rPr>
            </w:rPrChange>
          </w:rPr>
          <w:t>tion</w:t>
        </w:r>
      </w:ins>
      <w:ins w:id="4185" w:author="野草" w:date="2024-04-23T14:58:39Z">
        <w:r>
          <w:rPr>
            <w:rFonts w:hint="eastAsia"/>
            <w:highlight w:val="green"/>
            <w:lang w:val="en-US" w:eastAsia="zh-CN"/>
            <w:rPrChange w:id="4186" w:author="野草" w:date="2024-04-23T16:58:09Z">
              <w:rPr>
                <w:rFonts w:hint="eastAsia"/>
                <w:lang w:val="en-US" w:eastAsia="zh-CN"/>
              </w:rPr>
            </w:rPrChange>
          </w:rPr>
          <w:t>s</w:t>
        </w:r>
      </w:ins>
      <w:ins w:id="4187" w:author="野草" w:date="2024-04-23T14:58:39Z">
        <w:r>
          <w:rPr>
            <w:rFonts w:hint="eastAsia"/>
            <w:lang w:val="en-US" w:eastAsia="zh-CN"/>
          </w:rPr>
          <w:t xml:space="preserve"> </w:t>
        </w:r>
      </w:ins>
      <w:ins w:id="4188" w:author="野草" w:date="2024-04-23T14:58:41Z">
        <w:r>
          <w:rPr>
            <w:rFonts w:hint="eastAsia"/>
            <w:lang w:val="en-US" w:eastAsia="zh-CN"/>
          </w:rPr>
          <w:t xml:space="preserve">were </w:t>
        </w:r>
      </w:ins>
      <w:ins w:id="4189" w:author="野草" w:date="2024-04-23T14:58:49Z">
        <w:r>
          <w:rPr>
            <w:rFonts w:hint="eastAsia"/>
            <w:lang w:val="en-US" w:eastAsia="zh-CN"/>
          </w:rPr>
          <w:t>furth</w:t>
        </w:r>
      </w:ins>
      <w:ins w:id="4190" w:author="野草" w:date="2024-04-23T14:58:50Z">
        <w:r>
          <w:rPr>
            <w:rFonts w:hint="eastAsia"/>
            <w:lang w:val="en-US" w:eastAsia="zh-CN"/>
          </w:rPr>
          <w:t xml:space="preserve">er </w:t>
        </w:r>
      </w:ins>
      <w:ins w:id="4191" w:author="野草" w:date="2024-04-23T14:58:52Z">
        <w:r>
          <w:rPr>
            <w:rFonts w:hint="eastAsia"/>
            <w:lang w:val="en-US" w:eastAsia="zh-CN"/>
          </w:rPr>
          <w:t>de</w:t>
        </w:r>
      </w:ins>
      <w:ins w:id="4192" w:author="野草" w:date="2024-04-23T14:58:59Z">
        <w:r>
          <w:rPr>
            <w:rFonts w:hint="eastAsia"/>
            <w:lang w:val="en-US" w:eastAsia="zh-CN"/>
          </w:rPr>
          <w:t>creas</w:t>
        </w:r>
      </w:ins>
      <w:ins w:id="4193" w:author="野草" w:date="2024-04-23T14:59:00Z">
        <w:r>
          <w:rPr>
            <w:rFonts w:hint="eastAsia"/>
            <w:lang w:val="en-US" w:eastAsia="zh-CN"/>
          </w:rPr>
          <w:t>ed</w:t>
        </w:r>
      </w:ins>
      <w:ins w:id="4194" w:author="野草" w:date="2024-04-23T15:00:45Z">
        <w:r>
          <w:rPr>
            <w:rFonts w:hint="eastAsia"/>
            <w:lang w:val="en-US" w:eastAsia="zh-CN"/>
          </w:rPr>
          <w:t xml:space="preserve"> </w:t>
        </w:r>
      </w:ins>
      <w:ins w:id="4195" w:author="野草" w:date="2024-04-23T15:00:46Z">
        <w:r>
          <w:rPr>
            <w:rFonts w:hint="eastAsia"/>
            <w:lang w:val="en-US" w:eastAsia="zh-CN"/>
          </w:rPr>
          <w:t>t</w:t>
        </w:r>
      </w:ins>
      <w:ins w:id="4196" w:author="野草" w:date="2024-04-23T15:00:47Z">
        <w:r>
          <w:rPr>
            <w:rFonts w:hint="eastAsia"/>
            <w:lang w:val="en-US" w:eastAsia="zh-CN"/>
          </w:rPr>
          <w:t xml:space="preserve">o </w:t>
        </w:r>
      </w:ins>
      <w:ins w:id="4197" w:author="野草" w:date="2024-04-23T16:58:20Z">
        <w:r>
          <w:rPr>
            <w:rFonts w:hint="eastAsia"/>
            <w:highlight w:val="cyan"/>
            <w:lang w:val="en-US" w:eastAsia="zh-CN"/>
            <w:rPrChange w:id="4198" w:author="野草" w:date="2024-04-23T16:58:30Z">
              <w:rPr>
                <w:rFonts w:hint="eastAsia"/>
                <w:lang w:val="en-US" w:eastAsia="zh-CN"/>
              </w:rPr>
            </w:rPrChange>
          </w:rPr>
          <w:t>6</w:t>
        </w:r>
      </w:ins>
      <w:ins w:id="4199" w:author="野草" w:date="2024-04-23T16:58:21Z">
        <w:r>
          <w:rPr>
            <w:rFonts w:hint="eastAsia"/>
            <w:highlight w:val="cyan"/>
            <w:lang w:val="en-US" w:eastAsia="zh-CN"/>
            <w:rPrChange w:id="4200" w:author="野草" w:date="2024-04-23T16:58:30Z">
              <w:rPr>
                <w:rFonts w:hint="eastAsia"/>
                <w:lang w:val="en-US" w:eastAsia="zh-CN"/>
              </w:rPr>
            </w:rPrChange>
          </w:rPr>
          <w:t xml:space="preserve">.3 </w:t>
        </w:r>
      </w:ins>
      <w:ins w:id="4201" w:author="野草" w:date="2024-04-23T16:58:22Z">
        <w:r>
          <w:rPr>
            <w:rFonts w:hint="eastAsia"/>
            <w:highlight w:val="cyan"/>
            <w:lang w:val="en-US" w:eastAsia="zh-CN"/>
            <w:rPrChange w:id="4202" w:author="野草" w:date="2024-04-23T16:58:30Z">
              <w:rPr>
                <w:rFonts w:hint="eastAsia"/>
                <w:lang w:val="en-US" w:eastAsia="zh-CN"/>
              </w:rPr>
            </w:rPrChange>
          </w:rPr>
          <w:t>%</w:t>
        </w:r>
      </w:ins>
      <w:ins w:id="4203" w:author="野草" w:date="2024-04-23T15:00:47Z">
        <w:r>
          <w:rPr>
            <w:rFonts w:hint="eastAsia"/>
            <w:highlight w:val="cyan"/>
            <w:lang w:val="en-US" w:eastAsia="zh-CN"/>
            <w:rPrChange w:id="4204" w:author="野草" w:date="2024-04-23T16:58:30Z">
              <w:rPr>
                <w:rFonts w:hint="eastAsia"/>
                <w:lang w:val="en-US" w:eastAsia="zh-CN"/>
              </w:rPr>
            </w:rPrChange>
          </w:rPr>
          <w:t xml:space="preserve"> a</w:t>
        </w:r>
      </w:ins>
      <w:ins w:id="4205" w:author="野草" w:date="2024-04-23T15:00:48Z">
        <w:r>
          <w:rPr>
            <w:rFonts w:hint="eastAsia"/>
            <w:highlight w:val="cyan"/>
            <w:lang w:val="en-US" w:eastAsia="zh-CN"/>
            <w:rPrChange w:id="4206" w:author="野草" w:date="2024-04-23T16:58:30Z">
              <w:rPr>
                <w:rFonts w:hint="eastAsia"/>
                <w:lang w:val="en-US" w:eastAsia="zh-CN"/>
              </w:rPr>
            </w:rPrChange>
          </w:rPr>
          <w:t xml:space="preserve">nd </w:t>
        </w:r>
      </w:ins>
      <w:ins w:id="4207" w:author="野草" w:date="2024-04-23T16:58:24Z">
        <w:r>
          <w:rPr>
            <w:rFonts w:hint="eastAsia"/>
            <w:highlight w:val="cyan"/>
            <w:lang w:val="en-US" w:eastAsia="zh-CN"/>
            <w:rPrChange w:id="4208" w:author="野草" w:date="2024-04-23T16:58:30Z">
              <w:rPr>
                <w:rFonts w:hint="eastAsia"/>
                <w:lang w:val="en-US" w:eastAsia="zh-CN"/>
              </w:rPr>
            </w:rPrChange>
          </w:rPr>
          <w:t>5.</w:t>
        </w:r>
      </w:ins>
      <w:ins w:id="4209" w:author="野草" w:date="2024-04-23T16:58:25Z">
        <w:r>
          <w:rPr>
            <w:rFonts w:hint="eastAsia"/>
            <w:highlight w:val="cyan"/>
            <w:lang w:val="en-US" w:eastAsia="zh-CN"/>
            <w:rPrChange w:id="4210" w:author="野草" w:date="2024-04-23T16:58:30Z">
              <w:rPr>
                <w:rFonts w:hint="eastAsia"/>
                <w:lang w:val="en-US" w:eastAsia="zh-CN"/>
              </w:rPr>
            </w:rPrChange>
          </w:rPr>
          <w:t>6 %</w:t>
        </w:r>
      </w:ins>
      <w:ins w:id="4211" w:author="野草" w:date="2024-04-23T15:00:49Z">
        <w:r>
          <w:rPr>
            <w:rFonts w:hint="eastAsia"/>
            <w:lang w:val="en-US" w:eastAsia="zh-CN"/>
          </w:rPr>
          <w:t>.</w:t>
        </w:r>
      </w:ins>
    </w:p>
    <w:p>
      <w:pPr>
        <w:numPr>
          <w:ilvl w:val="255"/>
          <w:numId w:val="0"/>
        </w:numPr>
        <w:jc w:val="left"/>
        <w:rPr>
          <w:ins w:id="4212" w:author="野草" w:date="2024-04-26T20:39:47Z"/>
        </w:rPr>
      </w:pPr>
      <w:ins w:id="4213" w:author="野草" w:date="2024-04-26T20:39:47Z">
        <w:r>
          <w:rPr>
            <w:rFonts w:hint="eastAsia"/>
            <w:lang w:val="en-US" w:eastAsia="zh-CN"/>
          </w:rPr>
          <w:t>【up2024 0426 20:39】</w:t>
        </w:r>
      </w:ins>
    </w:p>
    <w:p>
      <w:pPr>
        <w:numPr>
          <w:ilvl w:val="255"/>
          <w:numId w:val="0"/>
        </w:numPr>
        <w:rPr>
          <w:ins w:id="4214" w:author="野草" w:date="2024-04-23T17:04:16Z"/>
          <w:rFonts w:hint="default" w:eastAsiaTheme="minorEastAsia"/>
          <w:lang w:val="en-US" w:eastAsia="zh-CN"/>
        </w:rPr>
      </w:pPr>
      <w:ins w:id="4215" w:author="野草" w:date="2024-04-23T15:16:30Z">
        <w:r>
          <w:rPr>
            <w:rFonts w:hint="eastAsia"/>
          </w:rPr>
          <w:t xml:space="preserve">Similar to RCI, </w:t>
        </w:r>
      </w:ins>
      <w:ins w:id="4216" w:author="野草" w:date="2024-04-23T15:16:36Z">
        <w:r>
          <w:rPr>
            <w:rFonts w:hint="eastAsia"/>
            <w:lang w:val="en-US" w:eastAsia="zh-CN"/>
          </w:rPr>
          <w:t>RCD</w:t>
        </w:r>
      </w:ins>
      <w:ins w:id="4217" w:author="野草" w:date="2024-04-23T15:16:48Z">
        <w:r>
          <w:rPr>
            <w:rFonts w:hint="eastAsia"/>
            <w:lang w:val="en-US" w:eastAsia="zh-CN"/>
          </w:rPr>
          <w:t xml:space="preserve"> </w:t>
        </w:r>
      </w:ins>
      <w:ins w:id="4218" w:author="野草" w:date="2024-04-23T15:16:46Z">
        <w:r>
          <w:rPr>
            <w:rFonts w:hint="eastAsia"/>
          </w:rPr>
          <w:t xml:space="preserve">was </w:t>
        </w:r>
      </w:ins>
      <w:ins w:id="4219" w:author="野草" w:date="2024-04-23T15:16:46Z">
        <w:r>
          <w:rPr>
            <w:rFonts w:hint="eastAsia"/>
            <w:highlight w:val="green"/>
            <w:rPrChange w:id="4220" w:author="野草" w:date="2024-04-23T17:00:12Z">
              <w:rPr>
                <w:rFonts w:hint="eastAsia"/>
              </w:rPr>
            </w:rPrChange>
          </w:rPr>
          <w:t>also significantly influenced</w:t>
        </w:r>
      </w:ins>
      <w:ins w:id="4221" w:author="野草" w:date="2024-04-23T15:16:46Z">
        <w:r>
          <w:rPr>
            <w:rFonts w:hint="eastAsia"/>
          </w:rPr>
          <w:t xml:space="preserve"> by </w:t>
        </w:r>
      </w:ins>
      <w:ins w:id="4222" w:author="野草" w:date="2024-04-23T15:16:46Z">
        <w:r>
          <w:rPr>
            <w:rFonts w:hint="eastAsia"/>
            <w:highlight w:val="green"/>
            <w:rPrChange w:id="4223" w:author="野草" w:date="2024-04-23T17:00:05Z">
              <w:rPr>
                <w:rFonts w:hint="eastAsia"/>
              </w:rPr>
            </w:rPrChange>
          </w:rPr>
          <w:t>topography</w:t>
        </w:r>
      </w:ins>
      <w:ins w:id="4224" w:author="野草" w:date="2024-04-23T15:16:46Z">
        <w:r>
          <w:rPr>
            <w:rFonts w:hint="eastAsia"/>
          </w:rPr>
          <w:t xml:space="preserve">. As the most </w:t>
        </w:r>
      </w:ins>
      <w:ins w:id="4225" w:author="野草" w:date="2024-04-23T15:16:46Z">
        <w:r>
          <w:rPr>
            <w:rFonts w:hint="eastAsia"/>
            <w:highlight w:val="green"/>
            <w:rPrChange w:id="4226" w:author="野草" w:date="2024-04-23T17:00:17Z">
              <w:rPr>
                <w:rFonts w:hint="eastAsia"/>
              </w:rPr>
            </w:rPrChange>
          </w:rPr>
          <w:t>influential factor</w:t>
        </w:r>
      </w:ins>
      <w:ins w:id="4227" w:author="野草" w:date="2024-04-23T15:16:46Z">
        <w:r>
          <w:rPr>
            <w:rFonts w:hint="eastAsia"/>
          </w:rPr>
          <w:t xml:space="preserve">, </w:t>
        </w:r>
      </w:ins>
      <w:ins w:id="4228" w:author="野草" w:date="2024-04-23T15:16:46Z">
        <w:r>
          <w:rPr>
            <w:rFonts w:hint="eastAsia"/>
            <w:highlight w:val="cyan"/>
            <w:rPrChange w:id="4229" w:author="野草" w:date="2024-04-23T17:00:22Z">
              <w:rPr>
                <w:rFonts w:hint="eastAsia"/>
              </w:rPr>
            </w:rPrChange>
          </w:rPr>
          <w:t>average elevation</w:t>
        </w:r>
      </w:ins>
      <w:ins w:id="4230" w:author="野草" w:date="2024-04-23T15:16:46Z">
        <w:r>
          <w:rPr>
            <w:rFonts w:hint="eastAsia"/>
          </w:rPr>
          <w:t xml:space="preserve"> contributed </w:t>
        </w:r>
      </w:ins>
      <w:ins w:id="4231" w:author="野草" w:date="2024-04-23T15:16:46Z">
        <w:r>
          <w:rPr>
            <w:rFonts w:hint="eastAsia"/>
            <w:highlight w:val="cyan"/>
            <w:rPrChange w:id="4232" w:author="野草" w:date="2024-04-23T17:00:49Z">
              <w:rPr>
                <w:rFonts w:hint="eastAsia"/>
              </w:rPr>
            </w:rPrChange>
          </w:rPr>
          <w:t>3</w:t>
        </w:r>
      </w:ins>
      <w:ins w:id="4233" w:author="野草" w:date="2024-04-23T17:00:41Z">
        <w:r>
          <w:rPr>
            <w:rFonts w:hint="eastAsia"/>
            <w:highlight w:val="cyan"/>
            <w:lang w:val="en-US" w:eastAsia="zh-CN"/>
            <w:rPrChange w:id="4234" w:author="野草" w:date="2024-04-23T17:00:49Z">
              <w:rPr>
                <w:rFonts w:hint="eastAsia"/>
                <w:lang w:val="en-US" w:eastAsia="zh-CN"/>
              </w:rPr>
            </w:rPrChange>
          </w:rPr>
          <w:t>7</w:t>
        </w:r>
      </w:ins>
      <w:ins w:id="4235" w:author="野草" w:date="2024-04-23T15:16:46Z">
        <w:r>
          <w:rPr>
            <w:rFonts w:hint="eastAsia"/>
            <w:highlight w:val="cyan"/>
            <w:rPrChange w:id="4236" w:author="野草" w:date="2024-04-23T17:00:49Z">
              <w:rPr>
                <w:rFonts w:hint="eastAsia"/>
              </w:rPr>
            </w:rPrChange>
          </w:rPr>
          <w:t>.</w:t>
        </w:r>
      </w:ins>
      <w:ins w:id="4237" w:author="野草" w:date="2024-04-23T17:00:43Z">
        <w:r>
          <w:rPr>
            <w:rFonts w:hint="eastAsia"/>
            <w:highlight w:val="cyan"/>
            <w:lang w:val="en-US" w:eastAsia="zh-CN"/>
            <w:rPrChange w:id="4238" w:author="野草" w:date="2024-04-23T17:00:49Z">
              <w:rPr>
                <w:rFonts w:hint="eastAsia"/>
                <w:lang w:val="en-US" w:eastAsia="zh-CN"/>
              </w:rPr>
            </w:rPrChange>
          </w:rPr>
          <w:t xml:space="preserve">5 </w:t>
        </w:r>
      </w:ins>
      <w:ins w:id="4239" w:author="野草" w:date="2024-04-23T15:16:46Z">
        <w:r>
          <w:rPr>
            <w:rFonts w:hint="eastAsia"/>
            <w:highlight w:val="cyan"/>
            <w:rPrChange w:id="4240" w:author="野草" w:date="2024-04-23T17:00:49Z">
              <w:rPr>
                <w:rFonts w:hint="eastAsia"/>
              </w:rPr>
            </w:rPrChange>
          </w:rPr>
          <w:t>% and 3</w:t>
        </w:r>
      </w:ins>
      <w:ins w:id="4241" w:author="野草" w:date="2024-04-23T17:00:45Z">
        <w:r>
          <w:rPr>
            <w:rFonts w:hint="eastAsia"/>
            <w:highlight w:val="cyan"/>
            <w:lang w:val="en-US" w:eastAsia="zh-CN"/>
            <w:rPrChange w:id="4242" w:author="野草" w:date="2024-04-23T17:00:49Z">
              <w:rPr>
                <w:rFonts w:hint="eastAsia"/>
                <w:lang w:val="en-US" w:eastAsia="zh-CN"/>
              </w:rPr>
            </w:rPrChange>
          </w:rPr>
          <w:t>4</w:t>
        </w:r>
      </w:ins>
      <w:ins w:id="4243" w:author="野草" w:date="2024-04-23T15:16:46Z">
        <w:r>
          <w:rPr>
            <w:rFonts w:hint="eastAsia"/>
            <w:highlight w:val="cyan"/>
            <w:rPrChange w:id="4244" w:author="野草" w:date="2024-04-23T17:00:49Z">
              <w:rPr>
                <w:rFonts w:hint="eastAsia"/>
              </w:rPr>
            </w:rPrChange>
          </w:rPr>
          <w:t>.</w:t>
        </w:r>
      </w:ins>
      <w:ins w:id="4245" w:author="野草" w:date="2024-04-23T17:00:46Z">
        <w:r>
          <w:rPr>
            <w:rFonts w:hint="eastAsia"/>
            <w:highlight w:val="cyan"/>
            <w:lang w:val="en-US" w:eastAsia="zh-CN"/>
            <w:rPrChange w:id="4246" w:author="野草" w:date="2024-04-23T17:00:49Z">
              <w:rPr>
                <w:rFonts w:hint="eastAsia"/>
                <w:lang w:val="en-US" w:eastAsia="zh-CN"/>
              </w:rPr>
            </w:rPrChange>
          </w:rPr>
          <w:t>0</w:t>
        </w:r>
      </w:ins>
      <w:ins w:id="4247" w:author="野草" w:date="2024-04-23T17:00:47Z">
        <w:r>
          <w:rPr>
            <w:rFonts w:hint="eastAsia"/>
            <w:highlight w:val="cyan"/>
            <w:lang w:val="en-US" w:eastAsia="zh-CN"/>
            <w:rPrChange w:id="4248" w:author="野草" w:date="2024-04-23T17:00:49Z">
              <w:rPr>
                <w:rFonts w:hint="eastAsia"/>
                <w:lang w:val="en-US" w:eastAsia="zh-CN"/>
              </w:rPr>
            </w:rPrChange>
          </w:rPr>
          <w:t xml:space="preserve"> </w:t>
        </w:r>
      </w:ins>
      <w:ins w:id="4249" w:author="野草" w:date="2024-04-23T15:16:46Z">
        <w:r>
          <w:rPr>
            <w:rFonts w:hint="eastAsia"/>
            <w:highlight w:val="cyan"/>
            <w:rPrChange w:id="4250" w:author="野草" w:date="2024-04-23T17:00:49Z">
              <w:rPr>
                <w:rFonts w:hint="eastAsia"/>
              </w:rPr>
            </w:rPrChange>
          </w:rPr>
          <w:t>%</w:t>
        </w:r>
      </w:ins>
      <w:ins w:id="4251" w:author="野草" w:date="2024-04-23T15:16:46Z">
        <w:r>
          <w:rPr>
            <w:rFonts w:hint="eastAsia"/>
          </w:rPr>
          <w:t xml:space="preserve"> to</w:t>
        </w:r>
      </w:ins>
      <w:ins w:id="4252" w:author="野草" w:date="2024-04-26T20:06:23Z">
        <w:r>
          <w:rPr>
            <w:rFonts w:hint="eastAsia"/>
            <w:lang w:val="en-US" w:eastAsia="zh-CN"/>
          </w:rPr>
          <w:t xml:space="preserve"> </w:t>
        </w:r>
      </w:ins>
      <w:ins w:id="4253" w:author="野草" w:date="2024-04-26T20:06:21Z">
        <w:r>
          <w:rPr>
            <w:rFonts w:hint="eastAsia"/>
            <w:lang w:val="en-US" w:eastAsia="zh-CN"/>
          </w:rPr>
          <w:t>R</w:t>
        </w:r>
      </w:ins>
      <w:ins w:id="4254" w:author="野草" w:date="2024-04-26T20:06:22Z">
        <w:r>
          <w:rPr>
            <w:rFonts w:hint="eastAsia"/>
            <w:lang w:val="en-US" w:eastAsia="zh-CN"/>
          </w:rPr>
          <w:t>CD</w:t>
        </w:r>
      </w:ins>
      <w:ins w:id="4255" w:author="野草" w:date="2024-04-23T15:16:46Z">
        <w:r>
          <w:rPr>
            <w:rFonts w:hint="eastAsia"/>
          </w:rPr>
          <w:t xml:space="preserve"> on the </w:t>
        </w:r>
      </w:ins>
      <w:ins w:id="4256" w:author="野草" w:date="2024-04-23T17:24:53Z">
        <w:r>
          <w:rPr>
            <w:rFonts w:hint="eastAsia"/>
            <w:highlight w:val="green"/>
            <w:lang w:eastAsia="zh-CN"/>
          </w:rPr>
          <w:t>2</w:t>
        </w:r>
      </w:ins>
      <w:ins w:id="4257" w:author="野草" w:date="2024-04-23T17:24:53Z">
        <w:r>
          <w:rPr>
            <w:rFonts w:hint="eastAsia"/>
            <w:highlight w:val="green"/>
            <w:lang w:val="en-US" w:eastAsia="zh-CN"/>
          </w:rPr>
          <w:t xml:space="preserve"> cas</w:t>
        </w:r>
      </w:ins>
      <w:ins w:id="4258" w:author="野草" w:date="2024-04-23T17:24:54Z">
        <w:r>
          <w:rPr>
            <w:rFonts w:hint="eastAsia"/>
            <w:highlight w:val="green"/>
            <w:lang w:val="en-US" w:eastAsia="zh-CN"/>
          </w:rPr>
          <w:t>e days</w:t>
        </w:r>
      </w:ins>
      <w:ins w:id="4259" w:author="野草" w:date="2024-04-23T15:16:46Z">
        <w:r>
          <w:rPr>
            <w:rFonts w:hint="eastAsia"/>
          </w:rPr>
          <w:t xml:space="preserve">. </w:t>
        </w:r>
      </w:ins>
      <w:ins w:id="4260" w:author="野草" w:date="2024-04-23T15:18:06Z">
        <w:r>
          <w:rPr>
            <w:rFonts w:hint="eastAsia"/>
            <w:highlight w:val="green"/>
            <w:lang w:val="en-US" w:eastAsia="zh-CN"/>
            <w:rPrChange w:id="4261" w:author="野草" w:date="2024-04-23T17:01:20Z">
              <w:rPr>
                <w:rFonts w:hint="eastAsia"/>
                <w:lang w:val="en-US" w:eastAsia="zh-CN"/>
              </w:rPr>
            </w:rPrChange>
          </w:rPr>
          <w:t>The</w:t>
        </w:r>
      </w:ins>
      <w:ins w:id="4262" w:author="野草" w:date="2024-04-23T17:01:11Z">
        <w:r>
          <w:rPr>
            <w:rFonts w:hint="eastAsia"/>
            <w:highlight w:val="green"/>
            <w:lang w:val="en-US" w:eastAsia="zh-CN"/>
            <w:rPrChange w:id="4263" w:author="野草" w:date="2024-04-23T17:01:20Z">
              <w:rPr>
                <w:rFonts w:hint="eastAsia"/>
                <w:lang w:val="en-US" w:eastAsia="zh-CN"/>
              </w:rPr>
            </w:rPrChange>
          </w:rPr>
          <w:t xml:space="preserve"> </w:t>
        </w:r>
      </w:ins>
      <w:ins w:id="4264" w:author="野草" w:date="2024-04-23T17:02:05Z">
        <w:r>
          <w:rPr>
            <w:rFonts w:hint="eastAsia"/>
            <w:highlight w:val="green"/>
            <w:lang w:val="en-US" w:eastAsia="zh-CN"/>
            <w:rPrChange w:id="4265" w:author="野草" w:date="2024-04-23T17:02:08Z">
              <w:rPr>
                <w:rFonts w:hint="eastAsia"/>
                <w:lang w:val="en-US" w:eastAsia="zh-CN"/>
              </w:rPr>
            </w:rPrChange>
          </w:rPr>
          <w:t>ratios</w:t>
        </w:r>
      </w:ins>
      <w:ins w:id="4266" w:author="野草" w:date="2024-04-23T15:18:06Z">
        <w:r>
          <w:rPr>
            <w:rFonts w:hint="eastAsia"/>
            <w:lang w:val="en-US" w:eastAsia="zh-CN"/>
          </w:rPr>
          <w:t xml:space="preserve"> </w:t>
        </w:r>
      </w:ins>
      <w:ins w:id="4267" w:author="野草" w:date="2024-04-23T15:18:07Z">
        <w:r>
          <w:rPr>
            <w:rFonts w:hint="eastAsia"/>
            <w:lang w:val="en-US" w:eastAsia="zh-CN"/>
          </w:rPr>
          <w:t>w</w:t>
        </w:r>
      </w:ins>
      <w:ins w:id="4268" w:author="野草" w:date="2024-04-23T15:18:08Z">
        <w:r>
          <w:rPr>
            <w:rFonts w:hint="eastAsia"/>
            <w:lang w:val="en-US" w:eastAsia="zh-CN"/>
          </w:rPr>
          <w:t>ere</w:t>
        </w:r>
      </w:ins>
      <w:ins w:id="4269" w:author="野草" w:date="2024-04-23T15:18:09Z">
        <w:r>
          <w:rPr>
            <w:rFonts w:hint="eastAsia"/>
            <w:lang w:val="en-US" w:eastAsia="zh-CN"/>
          </w:rPr>
          <w:t xml:space="preserve"> mu</w:t>
        </w:r>
      </w:ins>
      <w:ins w:id="4270" w:author="野草" w:date="2024-04-23T15:18:10Z">
        <w:r>
          <w:rPr>
            <w:rFonts w:hint="eastAsia"/>
            <w:lang w:val="en-US" w:eastAsia="zh-CN"/>
          </w:rPr>
          <w:t xml:space="preserve">ch </w:t>
        </w:r>
      </w:ins>
      <w:ins w:id="4271" w:author="野草" w:date="2024-04-23T15:18:10Z">
        <w:r>
          <w:rPr>
            <w:rFonts w:hint="eastAsia"/>
            <w:highlight w:val="cyan"/>
            <w:lang w:val="en-US" w:eastAsia="zh-CN"/>
            <w:rPrChange w:id="4272" w:author="野草" w:date="2024-04-26T15:29:20Z">
              <w:rPr>
                <w:rFonts w:hint="eastAsia"/>
                <w:lang w:val="en-US" w:eastAsia="zh-CN"/>
              </w:rPr>
            </w:rPrChange>
          </w:rPr>
          <w:t>hig</w:t>
        </w:r>
      </w:ins>
      <w:ins w:id="4273" w:author="野草" w:date="2024-04-23T15:18:11Z">
        <w:r>
          <w:rPr>
            <w:rFonts w:hint="eastAsia"/>
            <w:highlight w:val="cyan"/>
            <w:lang w:val="en-US" w:eastAsia="zh-CN"/>
            <w:rPrChange w:id="4274" w:author="野草" w:date="2024-04-26T15:29:20Z">
              <w:rPr>
                <w:rFonts w:hint="eastAsia"/>
                <w:lang w:val="en-US" w:eastAsia="zh-CN"/>
              </w:rPr>
            </w:rPrChange>
          </w:rPr>
          <w:t xml:space="preserve">her </w:t>
        </w:r>
      </w:ins>
      <w:ins w:id="4275" w:author="野草" w:date="2024-04-23T15:18:12Z">
        <w:r>
          <w:rPr>
            <w:rFonts w:hint="eastAsia"/>
            <w:highlight w:val="cyan"/>
            <w:lang w:val="en-US" w:eastAsia="zh-CN"/>
            <w:rPrChange w:id="4276" w:author="野草" w:date="2024-04-26T15:29:20Z">
              <w:rPr>
                <w:rFonts w:hint="eastAsia"/>
                <w:lang w:val="en-US" w:eastAsia="zh-CN"/>
              </w:rPr>
            </w:rPrChange>
          </w:rPr>
          <w:t xml:space="preserve">than </w:t>
        </w:r>
      </w:ins>
      <w:ins w:id="4277" w:author="野草" w:date="2024-04-23T15:18:14Z">
        <w:r>
          <w:rPr>
            <w:rFonts w:hint="eastAsia"/>
            <w:highlight w:val="cyan"/>
            <w:lang w:val="en-US" w:eastAsia="zh-CN"/>
            <w:rPrChange w:id="4278" w:author="野草" w:date="2024-04-26T15:29:20Z">
              <w:rPr>
                <w:rFonts w:hint="eastAsia"/>
                <w:lang w:val="en-US" w:eastAsia="zh-CN"/>
              </w:rPr>
            </w:rPrChange>
          </w:rPr>
          <w:t>those</w:t>
        </w:r>
      </w:ins>
      <w:ins w:id="4279" w:author="野草" w:date="2024-04-23T15:18:15Z">
        <w:r>
          <w:rPr>
            <w:rFonts w:hint="eastAsia"/>
            <w:highlight w:val="cyan"/>
            <w:lang w:val="en-US" w:eastAsia="zh-CN"/>
            <w:rPrChange w:id="4280" w:author="野草" w:date="2024-04-26T15:29:20Z">
              <w:rPr>
                <w:rFonts w:hint="eastAsia"/>
                <w:lang w:val="en-US" w:eastAsia="zh-CN"/>
              </w:rPr>
            </w:rPrChange>
          </w:rPr>
          <w:t xml:space="preserve"> </w:t>
        </w:r>
      </w:ins>
      <w:ins w:id="4281" w:author="野草" w:date="2024-04-23T17:01:24Z">
        <w:r>
          <w:rPr>
            <w:rFonts w:hint="eastAsia"/>
            <w:highlight w:val="cyan"/>
            <w:lang w:val="en-US" w:eastAsia="zh-CN"/>
            <w:rPrChange w:id="4282" w:author="野草" w:date="2024-04-26T15:29:20Z">
              <w:rPr>
                <w:rFonts w:hint="eastAsia"/>
                <w:lang w:val="en-US" w:eastAsia="zh-CN"/>
              </w:rPr>
            </w:rPrChange>
          </w:rPr>
          <w:t>to</w:t>
        </w:r>
      </w:ins>
      <w:ins w:id="4283" w:author="野草" w:date="2024-04-23T15:18:17Z">
        <w:r>
          <w:rPr>
            <w:rFonts w:hint="eastAsia"/>
            <w:highlight w:val="none"/>
            <w:lang w:val="en-US" w:eastAsia="zh-CN"/>
            <w:rPrChange w:id="4284" w:author="野草" w:date="2024-04-26T15:29:15Z">
              <w:rPr>
                <w:rFonts w:hint="eastAsia"/>
                <w:lang w:val="en-US" w:eastAsia="zh-CN"/>
              </w:rPr>
            </w:rPrChange>
          </w:rPr>
          <w:t xml:space="preserve"> </w:t>
        </w:r>
      </w:ins>
      <w:ins w:id="4285" w:author="野草" w:date="2024-04-23T15:18:19Z">
        <w:r>
          <w:rPr>
            <w:rFonts w:hint="eastAsia"/>
            <w:highlight w:val="none"/>
            <w:lang w:val="en-US" w:eastAsia="zh-CN"/>
            <w:rPrChange w:id="4286" w:author="野草" w:date="2024-04-26T15:29:15Z">
              <w:rPr>
                <w:rFonts w:hint="eastAsia"/>
                <w:lang w:val="en-US" w:eastAsia="zh-CN"/>
              </w:rPr>
            </w:rPrChange>
          </w:rPr>
          <w:t>R</w:t>
        </w:r>
      </w:ins>
      <w:ins w:id="4287" w:author="野草" w:date="2024-04-23T15:18:20Z">
        <w:r>
          <w:rPr>
            <w:rFonts w:hint="eastAsia"/>
            <w:highlight w:val="none"/>
            <w:lang w:val="en-US" w:eastAsia="zh-CN"/>
            <w:rPrChange w:id="4288" w:author="野草" w:date="2024-04-26T15:29:15Z">
              <w:rPr>
                <w:rFonts w:hint="eastAsia"/>
                <w:lang w:val="en-US" w:eastAsia="zh-CN"/>
              </w:rPr>
            </w:rPrChange>
          </w:rPr>
          <w:t>CI</w:t>
        </w:r>
      </w:ins>
      <w:ins w:id="4289" w:author="野草" w:date="2024-04-23T15:18:20Z">
        <w:r>
          <w:rPr>
            <w:rFonts w:hint="eastAsia"/>
            <w:lang w:val="en-US" w:eastAsia="zh-CN"/>
          </w:rPr>
          <w:t>.</w:t>
        </w:r>
      </w:ins>
      <w:ins w:id="4290" w:author="野草" w:date="2024-04-23T15:18:51Z">
        <w:r>
          <w:rPr>
            <w:rFonts w:hint="eastAsia"/>
            <w:lang w:val="en-US" w:eastAsia="zh-CN"/>
          </w:rPr>
          <w:t xml:space="preserve"> </w:t>
        </w:r>
      </w:ins>
      <w:ins w:id="4291" w:author="野草" w:date="2024-04-23T17:25:52Z">
        <w:r>
          <w:rPr>
            <w:rFonts w:hint="eastAsia"/>
            <w:lang w:val="en-US" w:eastAsia="zh-CN"/>
          </w:rPr>
          <w:t xml:space="preserve">In </w:t>
        </w:r>
      </w:ins>
      <w:ins w:id="4292" w:author="野草" w:date="2024-04-23T17:25:53Z">
        <w:r>
          <w:rPr>
            <w:rFonts w:hint="eastAsia"/>
            <w:lang w:val="en-US" w:eastAsia="zh-CN"/>
          </w:rPr>
          <w:t>additi</w:t>
        </w:r>
      </w:ins>
      <w:ins w:id="4293" w:author="野草" w:date="2024-04-23T17:25:54Z">
        <w:r>
          <w:rPr>
            <w:rFonts w:hint="eastAsia"/>
            <w:lang w:val="en-US" w:eastAsia="zh-CN"/>
          </w:rPr>
          <w:t>on</w:t>
        </w:r>
      </w:ins>
      <w:ins w:id="4294" w:author="野草" w:date="2024-04-23T17:25:55Z">
        <w:r>
          <w:rPr>
            <w:rFonts w:hint="eastAsia"/>
            <w:lang w:val="en-US" w:eastAsia="zh-CN"/>
          </w:rPr>
          <w:t xml:space="preserve">, </w:t>
        </w:r>
      </w:ins>
      <w:ins w:id="4295" w:author="野草" w:date="2024-04-23T17:25:56Z">
        <w:r>
          <w:rPr>
            <w:rFonts w:hint="eastAsia"/>
            <w:lang w:val="en-US" w:eastAsia="zh-CN"/>
          </w:rPr>
          <w:t>t</w:t>
        </w:r>
      </w:ins>
      <w:ins w:id="4296" w:author="野草" w:date="2024-04-23T17:22:46Z">
        <w:r>
          <w:rPr>
            <w:rFonts w:hint="eastAsia"/>
            <w:lang w:val="en-US" w:eastAsia="zh-CN"/>
          </w:rPr>
          <w:t xml:space="preserve">he </w:t>
        </w:r>
      </w:ins>
      <w:ins w:id="4297" w:author="野草" w:date="2024-04-23T17:24:33Z">
        <w:r>
          <w:rPr>
            <w:rFonts w:hint="eastAsia"/>
            <w:lang w:val="en-US" w:eastAsia="zh-CN"/>
          </w:rPr>
          <w:t>facto</w:t>
        </w:r>
      </w:ins>
      <w:ins w:id="4298" w:author="野草" w:date="2024-04-23T17:24:34Z">
        <w:r>
          <w:rPr>
            <w:rFonts w:hint="eastAsia"/>
            <w:lang w:val="en-US" w:eastAsia="zh-CN"/>
          </w:rPr>
          <w:t>r</w:t>
        </w:r>
      </w:ins>
      <w:ins w:id="4299" w:author="野草" w:date="2024-04-23T17:22:46Z">
        <w:r>
          <w:rPr>
            <w:rFonts w:hint="eastAsia"/>
            <w:lang w:val="en-US" w:eastAsia="zh-CN"/>
          </w:rPr>
          <w:t xml:space="preserve">s </w:t>
        </w:r>
      </w:ins>
      <w:ins w:id="4300" w:author="野草" w:date="2024-04-23T17:22:46Z">
        <w:r>
          <w:rPr>
            <w:rFonts w:hint="eastAsia"/>
            <w:highlight w:val="cyan"/>
            <w:lang w:val="en-US" w:eastAsia="zh-CN"/>
            <w:rPrChange w:id="4301" w:author="野草" w:date="2024-04-26T20:24:11Z">
              <w:rPr>
                <w:rFonts w:hint="eastAsia"/>
                <w:lang w:val="en-US" w:eastAsia="zh-CN"/>
              </w:rPr>
            </w:rPrChange>
          </w:rPr>
          <w:t>ranked from</w:t>
        </w:r>
      </w:ins>
      <w:ins w:id="4302" w:author="野草" w:date="2024-04-23T17:22:46Z">
        <w:r>
          <w:rPr>
            <w:rFonts w:hint="eastAsia"/>
            <w:lang w:val="en-US" w:eastAsia="zh-CN"/>
          </w:rPr>
          <w:t xml:space="preserve"> </w:t>
        </w:r>
      </w:ins>
      <w:ins w:id="4303" w:author="野草" w:date="2024-04-23T17:22:46Z">
        <w:r>
          <w:rPr>
            <w:rFonts w:hint="eastAsia"/>
            <w:highlight w:val="cyan"/>
            <w:lang w:val="en-US" w:eastAsia="zh-CN"/>
            <w:rPrChange w:id="4304" w:author="野草" w:date="2024-04-23T17:26:01Z">
              <w:rPr>
                <w:rFonts w:hint="eastAsia"/>
                <w:lang w:val="en-US" w:eastAsia="zh-CN"/>
              </w:rPr>
            </w:rPrChange>
          </w:rPr>
          <w:t>second to f</w:t>
        </w:r>
      </w:ins>
      <w:ins w:id="4305" w:author="野草" w:date="2024-04-23T17:22:57Z">
        <w:r>
          <w:rPr>
            <w:rFonts w:hint="eastAsia"/>
            <w:highlight w:val="cyan"/>
            <w:lang w:val="en-US" w:eastAsia="zh-CN"/>
            <w:rPrChange w:id="4306" w:author="野草" w:date="2024-04-23T17:26:01Z">
              <w:rPr>
                <w:rFonts w:hint="eastAsia"/>
                <w:lang w:val="en-US" w:eastAsia="zh-CN"/>
              </w:rPr>
            </w:rPrChange>
          </w:rPr>
          <w:t>ourt</w:t>
        </w:r>
      </w:ins>
      <w:ins w:id="4307" w:author="野草" w:date="2024-04-23T17:22:58Z">
        <w:r>
          <w:rPr>
            <w:rFonts w:hint="eastAsia"/>
            <w:highlight w:val="cyan"/>
            <w:lang w:val="en-US" w:eastAsia="zh-CN"/>
            <w:rPrChange w:id="4308" w:author="野草" w:date="2024-04-23T17:26:01Z">
              <w:rPr>
                <w:rFonts w:hint="eastAsia"/>
                <w:lang w:val="en-US" w:eastAsia="zh-CN"/>
              </w:rPr>
            </w:rPrChange>
          </w:rPr>
          <w:t>h</w:t>
        </w:r>
      </w:ins>
      <w:ins w:id="4309" w:author="野草" w:date="2024-04-23T17:22:46Z">
        <w:r>
          <w:rPr>
            <w:rFonts w:hint="eastAsia"/>
            <w:lang w:val="en-US" w:eastAsia="zh-CN"/>
          </w:rPr>
          <w:t xml:space="preserve"> </w:t>
        </w:r>
      </w:ins>
      <w:ins w:id="4310" w:author="野草" w:date="2024-04-23T17:28:37Z">
        <w:r>
          <w:rPr>
            <w:rFonts w:hint="eastAsia"/>
            <w:lang w:val="en-US" w:eastAsia="zh-CN"/>
          </w:rPr>
          <w:t xml:space="preserve">in </w:t>
        </w:r>
      </w:ins>
      <w:ins w:id="4311" w:author="野草" w:date="2024-04-23T17:28:37Z">
        <w:r>
          <w:rPr>
            <w:rFonts w:hint="eastAsia"/>
            <w:highlight w:val="green"/>
            <w:lang w:val="en-US" w:eastAsia="zh-CN"/>
            <w:rPrChange w:id="4312" w:author="野草" w:date="2024-04-23T17:29:16Z">
              <w:rPr>
                <w:rFonts w:hint="eastAsia"/>
                <w:lang w:val="en-US" w:eastAsia="zh-CN"/>
              </w:rPr>
            </w:rPrChange>
          </w:rPr>
          <w:t>relative importance</w:t>
        </w:r>
      </w:ins>
      <w:ins w:id="4313" w:author="野草" w:date="2024-04-23T17:28:38Z">
        <w:r>
          <w:rPr>
            <w:rFonts w:hint="eastAsia"/>
            <w:lang w:val="en-US" w:eastAsia="zh-CN"/>
          </w:rPr>
          <w:t xml:space="preserve"> </w:t>
        </w:r>
      </w:ins>
      <w:ins w:id="4314" w:author="野草" w:date="2024-04-23T17:23:01Z">
        <w:r>
          <w:rPr>
            <w:rFonts w:hint="eastAsia"/>
            <w:lang w:val="en-US" w:eastAsia="zh-CN"/>
          </w:rPr>
          <w:t>we</w:t>
        </w:r>
      </w:ins>
      <w:ins w:id="4315" w:author="野草" w:date="2024-04-23T17:22:46Z">
        <w:r>
          <w:rPr>
            <w:rFonts w:hint="eastAsia"/>
            <w:lang w:val="en-US" w:eastAsia="zh-CN"/>
          </w:rPr>
          <w:t xml:space="preserve">re </w:t>
        </w:r>
      </w:ins>
      <w:ins w:id="4316" w:author="野草" w:date="2024-04-23T17:23:28Z">
        <w:r>
          <w:rPr>
            <w:rFonts w:hint="eastAsia"/>
            <w:highlight w:val="cyan"/>
            <w:lang w:val="en-US" w:eastAsia="zh-CN"/>
            <w:rPrChange w:id="4317" w:author="野草" w:date="2024-04-23T17:29:20Z">
              <w:rPr>
                <w:rFonts w:hint="eastAsia"/>
                <w:lang w:val="en-US" w:eastAsia="zh-CN"/>
              </w:rPr>
            </w:rPrChange>
          </w:rPr>
          <w:t>SLP</w:t>
        </w:r>
      </w:ins>
      <w:ins w:id="4318" w:author="野草" w:date="2024-04-23T17:26:26Z">
        <w:r>
          <w:rPr>
            <w:rFonts w:hint="eastAsia"/>
            <w:highlight w:val="cyan"/>
            <w:lang w:val="en-US" w:eastAsia="zh-CN"/>
            <w:rPrChange w:id="4319" w:author="野草" w:date="2024-04-23T17:29:20Z">
              <w:rPr>
                <w:rFonts w:hint="eastAsia"/>
                <w:lang w:val="en-US" w:eastAsia="zh-CN"/>
              </w:rPr>
            </w:rPrChange>
          </w:rPr>
          <w:t xml:space="preserve"> </w:t>
        </w:r>
      </w:ins>
      <w:ins w:id="4320" w:author="野草" w:date="2024-04-23T17:26:27Z">
        <w:r>
          <w:rPr>
            <w:rFonts w:hint="eastAsia"/>
            <w:highlight w:val="cyan"/>
            <w:lang w:val="en-US" w:eastAsia="zh-CN"/>
            <w:rPrChange w:id="4321" w:author="野草" w:date="2024-04-23T17:29:20Z">
              <w:rPr>
                <w:rFonts w:hint="eastAsia"/>
                <w:lang w:val="en-US" w:eastAsia="zh-CN"/>
              </w:rPr>
            </w:rPrChange>
          </w:rPr>
          <w:t>(</w:t>
        </w:r>
      </w:ins>
      <w:ins w:id="4322" w:author="野草" w:date="2024-04-23T17:26:28Z">
        <w:r>
          <w:rPr>
            <w:rFonts w:hint="eastAsia"/>
            <w:highlight w:val="cyan"/>
            <w:lang w:val="en-US" w:eastAsia="zh-CN"/>
            <w:rPrChange w:id="4323" w:author="野草" w:date="2024-04-23T17:29:20Z">
              <w:rPr>
                <w:rFonts w:hint="eastAsia"/>
                <w:lang w:val="en-US" w:eastAsia="zh-CN"/>
              </w:rPr>
            </w:rPrChange>
          </w:rPr>
          <w:t>19</w:t>
        </w:r>
      </w:ins>
      <w:ins w:id="4324" w:author="野草" w:date="2024-04-23T17:26:29Z">
        <w:r>
          <w:rPr>
            <w:rFonts w:hint="eastAsia"/>
            <w:highlight w:val="cyan"/>
            <w:lang w:val="en-US" w:eastAsia="zh-CN"/>
            <w:rPrChange w:id="4325" w:author="野草" w:date="2024-04-23T17:29:20Z">
              <w:rPr>
                <w:rFonts w:hint="eastAsia"/>
                <w:lang w:val="en-US" w:eastAsia="zh-CN"/>
              </w:rPr>
            </w:rPrChange>
          </w:rPr>
          <w:t xml:space="preserve">.3 </w:t>
        </w:r>
      </w:ins>
      <w:ins w:id="4326" w:author="野草" w:date="2024-04-23T17:26:30Z">
        <w:r>
          <w:rPr>
            <w:rFonts w:hint="eastAsia"/>
            <w:highlight w:val="cyan"/>
            <w:lang w:val="en-US" w:eastAsia="zh-CN"/>
            <w:rPrChange w:id="4327" w:author="野草" w:date="2024-04-23T17:29:20Z">
              <w:rPr>
                <w:rFonts w:hint="eastAsia"/>
                <w:lang w:val="en-US" w:eastAsia="zh-CN"/>
              </w:rPr>
            </w:rPrChange>
          </w:rPr>
          <w:t>%</w:t>
        </w:r>
      </w:ins>
      <w:ins w:id="4328" w:author="野草" w:date="2024-04-23T17:26:27Z">
        <w:r>
          <w:rPr>
            <w:rFonts w:hint="eastAsia"/>
            <w:highlight w:val="cyan"/>
            <w:lang w:val="en-US" w:eastAsia="zh-CN"/>
            <w:rPrChange w:id="4329" w:author="野草" w:date="2024-04-23T17:29:20Z">
              <w:rPr>
                <w:rFonts w:hint="eastAsia"/>
                <w:lang w:val="en-US" w:eastAsia="zh-CN"/>
              </w:rPr>
            </w:rPrChange>
          </w:rPr>
          <w:t>)</w:t>
        </w:r>
      </w:ins>
      <w:ins w:id="4330" w:author="野草" w:date="2024-04-23T17:23:30Z">
        <w:r>
          <w:rPr>
            <w:rFonts w:hint="eastAsia"/>
            <w:highlight w:val="cyan"/>
            <w:lang w:val="en-US" w:eastAsia="zh-CN"/>
            <w:rPrChange w:id="4331" w:author="野草" w:date="2024-04-23T17:29:20Z">
              <w:rPr>
                <w:rFonts w:hint="eastAsia"/>
                <w:lang w:val="en-US" w:eastAsia="zh-CN"/>
              </w:rPr>
            </w:rPrChange>
          </w:rPr>
          <w:t>, PD</w:t>
        </w:r>
      </w:ins>
      <w:ins w:id="4332" w:author="野草" w:date="2024-04-23T17:26:31Z">
        <w:r>
          <w:rPr>
            <w:rFonts w:hint="eastAsia"/>
            <w:highlight w:val="cyan"/>
            <w:lang w:val="en-US" w:eastAsia="zh-CN"/>
            <w:rPrChange w:id="4333" w:author="野草" w:date="2024-04-23T17:29:20Z">
              <w:rPr>
                <w:rFonts w:hint="eastAsia"/>
                <w:lang w:val="en-US" w:eastAsia="zh-CN"/>
              </w:rPr>
            </w:rPrChange>
          </w:rPr>
          <w:t xml:space="preserve"> </w:t>
        </w:r>
      </w:ins>
      <w:ins w:id="4334" w:author="野草" w:date="2024-04-23T17:26:32Z">
        <w:r>
          <w:rPr>
            <w:rFonts w:hint="eastAsia"/>
            <w:highlight w:val="cyan"/>
            <w:lang w:val="en-US" w:eastAsia="zh-CN"/>
            <w:rPrChange w:id="4335" w:author="野草" w:date="2024-04-23T17:29:20Z">
              <w:rPr>
                <w:rFonts w:hint="eastAsia"/>
                <w:lang w:val="en-US" w:eastAsia="zh-CN"/>
              </w:rPr>
            </w:rPrChange>
          </w:rPr>
          <w:t>(</w:t>
        </w:r>
      </w:ins>
      <w:ins w:id="4336" w:author="野草" w:date="2024-04-23T17:26:33Z">
        <w:r>
          <w:rPr>
            <w:rFonts w:hint="eastAsia"/>
            <w:highlight w:val="cyan"/>
            <w:lang w:val="en-US" w:eastAsia="zh-CN"/>
            <w:rPrChange w:id="4337" w:author="野草" w:date="2024-04-23T17:29:20Z">
              <w:rPr>
                <w:rFonts w:hint="eastAsia"/>
                <w:lang w:val="en-US" w:eastAsia="zh-CN"/>
              </w:rPr>
            </w:rPrChange>
          </w:rPr>
          <w:t>15.1</w:t>
        </w:r>
      </w:ins>
      <w:ins w:id="4338" w:author="野草" w:date="2024-04-23T17:26:34Z">
        <w:r>
          <w:rPr>
            <w:rFonts w:hint="eastAsia"/>
            <w:highlight w:val="cyan"/>
            <w:lang w:val="en-US" w:eastAsia="zh-CN"/>
            <w:rPrChange w:id="4339" w:author="野草" w:date="2024-04-23T17:29:20Z">
              <w:rPr>
                <w:rFonts w:hint="eastAsia"/>
                <w:lang w:val="en-US" w:eastAsia="zh-CN"/>
              </w:rPr>
            </w:rPrChange>
          </w:rPr>
          <w:t xml:space="preserve"> %</w:t>
        </w:r>
      </w:ins>
      <w:ins w:id="4340" w:author="野草" w:date="2024-04-23T17:26:32Z">
        <w:r>
          <w:rPr>
            <w:rFonts w:hint="eastAsia"/>
            <w:highlight w:val="cyan"/>
            <w:lang w:val="en-US" w:eastAsia="zh-CN"/>
            <w:rPrChange w:id="4341" w:author="野草" w:date="2024-04-23T17:29:20Z">
              <w:rPr>
                <w:rFonts w:hint="eastAsia"/>
                <w:lang w:val="en-US" w:eastAsia="zh-CN"/>
              </w:rPr>
            </w:rPrChange>
          </w:rPr>
          <w:t>)</w:t>
        </w:r>
      </w:ins>
      <w:ins w:id="4342" w:author="野草" w:date="2024-04-23T17:23:31Z">
        <w:r>
          <w:rPr>
            <w:rFonts w:hint="eastAsia"/>
            <w:highlight w:val="cyan"/>
            <w:lang w:val="en-US" w:eastAsia="zh-CN"/>
            <w:rPrChange w:id="4343" w:author="野草" w:date="2024-04-23T17:29:20Z">
              <w:rPr>
                <w:rFonts w:hint="eastAsia"/>
                <w:lang w:val="en-US" w:eastAsia="zh-CN"/>
              </w:rPr>
            </w:rPrChange>
          </w:rPr>
          <w:t xml:space="preserve"> </w:t>
        </w:r>
      </w:ins>
      <w:ins w:id="4344" w:author="野草" w:date="2024-04-23T17:22:46Z">
        <w:r>
          <w:rPr>
            <w:rFonts w:hint="eastAsia"/>
            <w:highlight w:val="cyan"/>
            <w:lang w:val="en-US" w:eastAsia="zh-CN"/>
            <w:rPrChange w:id="4345" w:author="野草" w:date="2024-04-23T17:29:20Z">
              <w:rPr>
                <w:rFonts w:hint="eastAsia"/>
                <w:lang w:val="en-US" w:eastAsia="zh-CN"/>
              </w:rPr>
            </w:rPrChange>
          </w:rPr>
          <w:t xml:space="preserve">and </w:t>
        </w:r>
      </w:ins>
      <w:ins w:id="4346" w:author="野草" w:date="2024-04-23T17:23:33Z">
        <w:r>
          <w:rPr>
            <w:rFonts w:hint="eastAsia"/>
            <w:highlight w:val="cyan"/>
            <w:lang w:val="en-US" w:eastAsia="zh-CN"/>
            <w:rPrChange w:id="4347" w:author="野草" w:date="2024-04-23T17:29:20Z">
              <w:rPr>
                <w:rFonts w:hint="eastAsia"/>
                <w:lang w:val="en-US" w:eastAsia="zh-CN"/>
              </w:rPr>
            </w:rPrChange>
          </w:rPr>
          <w:t>AI</w:t>
        </w:r>
      </w:ins>
      <w:ins w:id="4348" w:author="野草" w:date="2024-04-23T17:23:35Z">
        <w:r>
          <w:rPr>
            <w:rFonts w:hint="eastAsia"/>
            <w:highlight w:val="cyan"/>
            <w:lang w:val="en-US" w:eastAsia="zh-CN"/>
            <w:rPrChange w:id="4349" w:author="野草" w:date="2024-04-23T17:29:20Z">
              <w:rPr>
                <w:rFonts w:hint="eastAsia"/>
                <w:lang w:val="en-US" w:eastAsia="zh-CN"/>
              </w:rPr>
            </w:rPrChange>
          </w:rPr>
          <w:t>_</w:t>
        </w:r>
      </w:ins>
      <w:ins w:id="4350" w:author="野草" w:date="2024-04-23T17:23:36Z">
        <w:r>
          <w:rPr>
            <w:rFonts w:hint="eastAsia"/>
            <w:highlight w:val="cyan"/>
            <w:lang w:val="en-US" w:eastAsia="zh-CN"/>
            <w:rPrChange w:id="4351" w:author="野草" w:date="2024-04-23T17:29:20Z">
              <w:rPr>
                <w:rFonts w:hint="eastAsia"/>
                <w:lang w:val="en-US" w:eastAsia="zh-CN"/>
              </w:rPr>
            </w:rPrChange>
          </w:rPr>
          <w:t>I</w:t>
        </w:r>
      </w:ins>
      <w:ins w:id="4352" w:author="野草" w:date="2024-04-23T17:24:44Z">
        <w:r>
          <w:rPr>
            <w:rFonts w:hint="eastAsia"/>
            <w:highlight w:val="cyan"/>
            <w:lang w:val="en-US" w:eastAsia="zh-CN"/>
            <w:rPrChange w:id="4353" w:author="野草" w:date="2024-04-23T17:29:20Z">
              <w:rPr>
                <w:rFonts w:hint="eastAsia"/>
                <w:lang w:val="en-US" w:eastAsia="zh-CN"/>
              </w:rPr>
            </w:rPrChange>
          </w:rPr>
          <w:t xml:space="preserve"> </w:t>
        </w:r>
      </w:ins>
      <w:ins w:id="4354" w:author="野草" w:date="2024-04-23T17:26:36Z">
        <w:r>
          <w:rPr>
            <w:rFonts w:hint="eastAsia"/>
            <w:highlight w:val="cyan"/>
            <w:lang w:val="en-US" w:eastAsia="zh-CN"/>
            <w:rPrChange w:id="4355" w:author="野草" w:date="2024-04-23T17:29:20Z">
              <w:rPr>
                <w:rFonts w:hint="eastAsia"/>
                <w:lang w:val="en-US" w:eastAsia="zh-CN"/>
              </w:rPr>
            </w:rPrChange>
          </w:rPr>
          <w:t>(</w:t>
        </w:r>
      </w:ins>
      <w:ins w:id="4356" w:author="野草" w:date="2024-04-23T17:26:43Z">
        <w:r>
          <w:rPr>
            <w:rFonts w:hint="eastAsia"/>
            <w:highlight w:val="cyan"/>
            <w:lang w:val="en-US" w:eastAsia="zh-CN"/>
            <w:rPrChange w:id="4357" w:author="野草" w:date="2024-04-23T17:29:20Z">
              <w:rPr>
                <w:rFonts w:hint="eastAsia"/>
                <w:lang w:val="en-US" w:eastAsia="zh-CN"/>
              </w:rPr>
            </w:rPrChange>
          </w:rPr>
          <w:t>4</w:t>
        </w:r>
      </w:ins>
      <w:ins w:id="4358" w:author="野草" w:date="2024-04-23T17:26:38Z">
        <w:r>
          <w:rPr>
            <w:rFonts w:hint="eastAsia"/>
            <w:highlight w:val="cyan"/>
            <w:lang w:val="en-US" w:eastAsia="zh-CN"/>
            <w:rPrChange w:id="4359" w:author="野草" w:date="2024-04-23T17:29:20Z">
              <w:rPr>
                <w:rFonts w:hint="eastAsia"/>
                <w:lang w:val="en-US" w:eastAsia="zh-CN"/>
              </w:rPr>
            </w:rPrChange>
          </w:rPr>
          <w:t xml:space="preserve">.4 </w:t>
        </w:r>
      </w:ins>
      <w:ins w:id="4360" w:author="野草" w:date="2024-04-23T17:26:39Z">
        <w:r>
          <w:rPr>
            <w:rFonts w:hint="eastAsia"/>
            <w:highlight w:val="cyan"/>
            <w:lang w:val="en-US" w:eastAsia="zh-CN"/>
            <w:rPrChange w:id="4361" w:author="野草" w:date="2024-04-23T17:29:20Z">
              <w:rPr>
                <w:rFonts w:hint="eastAsia"/>
                <w:lang w:val="en-US" w:eastAsia="zh-CN"/>
              </w:rPr>
            </w:rPrChange>
          </w:rPr>
          <w:t>%</w:t>
        </w:r>
      </w:ins>
      <w:ins w:id="4362" w:author="野草" w:date="2024-04-23T17:26:37Z">
        <w:r>
          <w:rPr>
            <w:rFonts w:hint="eastAsia"/>
            <w:highlight w:val="cyan"/>
            <w:lang w:val="en-US" w:eastAsia="zh-CN"/>
            <w:rPrChange w:id="4363" w:author="野草" w:date="2024-04-23T17:29:20Z">
              <w:rPr>
                <w:rFonts w:hint="eastAsia"/>
                <w:lang w:val="en-US" w:eastAsia="zh-CN"/>
              </w:rPr>
            </w:rPrChange>
          </w:rPr>
          <w:t>)</w:t>
        </w:r>
      </w:ins>
      <w:ins w:id="4364" w:author="野草" w:date="2024-04-23T17:26:40Z">
        <w:r>
          <w:rPr>
            <w:rFonts w:hint="eastAsia"/>
            <w:lang w:val="en-US" w:eastAsia="zh-CN"/>
          </w:rPr>
          <w:t xml:space="preserve"> </w:t>
        </w:r>
      </w:ins>
      <w:ins w:id="4365" w:author="野草" w:date="2024-04-23T17:24:44Z">
        <w:r>
          <w:rPr>
            <w:rFonts w:hint="eastAsia"/>
            <w:lang w:val="en-US" w:eastAsia="zh-CN"/>
          </w:rPr>
          <w:t>on the</w:t>
        </w:r>
      </w:ins>
      <w:ins w:id="4366" w:author="野草" w:date="2024-04-23T17:24:45Z">
        <w:r>
          <w:rPr>
            <w:rFonts w:hint="eastAsia"/>
            <w:lang w:val="en-US" w:eastAsia="zh-CN"/>
          </w:rPr>
          <w:t xml:space="preserve"> </w:t>
        </w:r>
      </w:ins>
      <w:ins w:id="4367" w:author="野草" w:date="2024-04-23T17:24:56Z">
        <w:r>
          <w:rPr>
            <w:rFonts w:hint="eastAsia"/>
            <w:highlight w:val="green"/>
            <w:lang w:val="en-US" w:eastAsia="zh-CN"/>
            <w:rPrChange w:id="4368" w:author="野草" w:date="2024-04-23T17:29:29Z">
              <w:rPr>
                <w:rFonts w:hint="eastAsia"/>
                <w:lang w:val="en-US" w:eastAsia="zh-CN"/>
              </w:rPr>
            </w:rPrChange>
          </w:rPr>
          <w:t>n</w:t>
        </w:r>
      </w:ins>
      <w:ins w:id="4369" w:author="野草" w:date="2024-04-23T17:24:57Z">
        <w:r>
          <w:rPr>
            <w:rFonts w:hint="eastAsia"/>
            <w:highlight w:val="green"/>
            <w:lang w:val="en-US" w:eastAsia="zh-CN"/>
            <w:rPrChange w:id="4370" w:author="野草" w:date="2024-04-23T17:29:29Z">
              <w:rPr>
                <w:rFonts w:hint="eastAsia"/>
                <w:lang w:val="en-US" w:eastAsia="zh-CN"/>
              </w:rPr>
            </w:rPrChange>
          </w:rPr>
          <w:t>ormal s</w:t>
        </w:r>
      </w:ins>
      <w:ins w:id="4371" w:author="野草" w:date="2024-04-23T17:24:58Z">
        <w:r>
          <w:rPr>
            <w:rFonts w:hint="eastAsia"/>
            <w:highlight w:val="green"/>
            <w:lang w:val="en-US" w:eastAsia="zh-CN"/>
            <w:rPrChange w:id="4372" w:author="野草" w:date="2024-04-23T17:29:29Z">
              <w:rPr>
                <w:rFonts w:hint="eastAsia"/>
                <w:lang w:val="en-US" w:eastAsia="zh-CN"/>
              </w:rPr>
            </w:rPrChange>
          </w:rPr>
          <w:t>ummer d</w:t>
        </w:r>
      </w:ins>
      <w:ins w:id="4373" w:author="野草" w:date="2024-04-23T17:24:59Z">
        <w:r>
          <w:rPr>
            <w:rFonts w:hint="eastAsia"/>
            <w:highlight w:val="green"/>
            <w:lang w:val="en-US" w:eastAsia="zh-CN"/>
            <w:rPrChange w:id="4374" w:author="野草" w:date="2024-04-23T17:29:29Z">
              <w:rPr>
                <w:rFonts w:hint="eastAsia"/>
                <w:lang w:val="en-US" w:eastAsia="zh-CN"/>
              </w:rPr>
            </w:rPrChange>
          </w:rPr>
          <w:t>ay</w:t>
        </w:r>
      </w:ins>
      <w:ins w:id="4375" w:author="野草" w:date="2024-04-23T17:24:59Z">
        <w:r>
          <w:rPr>
            <w:rFonts w:hint="eastAsia"/>
            <w:lang w:val="en-US" w:eastAsia="zh-CN"/>
          </w:rPr>
          <w:t xml:space="preserve"> an</w:t>
        </w:r>
      </w:ins>
      <w:ins w:id="4376" w:author="野草" w:date="2024-04-23T17:25:00Z">
        <w:r>
          <w:rPr>
            <w:rFonts w:hint="eastAsia"/>
            <w:lang w:val="en-US" w:eastAsia="zh-CN"/>
          </w:rPr>
          <w:t xml:space="preserve">d </w:t>
        </w:r>
      </w:ins>
      <w:ins w:id="4377" w:author="野草" w:date="2024-04-23T17:25:14Z">
        <w:r>
          <w:rPr>
            <w:rFonts w:hint="eastAsia"/>
            <w:highlight w:val="cyan"/>
            <w:lang w:val="en-US" w:eastAsia="zh-CN"/>
            <w:rPrChange w:id="4378" w:author="野草" w:date="2024-04-23T17:29:22Z">
              <w:rPr>
                <w:rFonts w:hint="eastAsia"/>
                <w:lang w:val="en-US" w:eastAsia="zh-CN"/>
              </w:rPr>
            </w:rPrChange>
          </w:rPr>
          <w:t>PD</w:t>
        </w:r>
      </w:ins>
      <w:ins w:id="4379" w:author="野草" w:date="2024-04-23T17:26:52Z">
        <w:r>
          <w:rPr>
            <w:rFonts w:hint="eastAsia"/>
            <w:highlight w:val="cyan"/>
            <w:lang w:val="en-US" w:eastAsia="zh-CN"/>
            <w:rPrChange w:id="4380" w:author="野草" w:date="2024-04-23T17:29:22Z">
              <w:rPr>
                <w:rFonts w:hint="eastAsia"/>
                <w:lang w:val="en-US" w:eastAsia="zh-CN"/>
              </w:rPr>
            </w:rPrChange>
          </w:rPr>
          <w:t xml:space="preserve"> </w:t>
        </w:r>
      </w:ins>
      <w:ins w:id="4381" w:author="野草" w:date="2024-04-23T17:26:53Z">
        <w:r>
          <w:rPr>
            <w:rFonts w:hint="eastAsia"/>
            <w:highlight w:val="cyan"/>
            <w:lang w:val="en-US" w:eastAsia="zh-CN"/>
            <w:rPrChange w:id="4382" w:author="野草" w:date="2024-04-23T17:29:22Z">
              <w:rPr>
                <w:rFonts w:hint="eastAsia"/>
                <w:lang w:val="en-US" w:eastAsia="zh-CN"/>
              </w:rPr>
            </w:rPrChange>
          </w:rPr>
          <w:t>(2</w:t>
        </w:r>
      </w:ins>
      <w:ins w:id="4383" w:author="野草" w:date="2024-04-23T17:26:54Z">
        <w:r>
          <w:rPr>
            <w:rFonts w:hint="eastAsia"/>
            <w:highlight w:val="cyan"/>
            <w:lang w:val="en-US" w:eastAsia="zh-CN"/>
            <w:rPrChange w:id="4384" w:author="野草" w:date="2024-04-23T17:29:22Z">
              <w:rPr>
                <w:rFonts w:hint="eastAsia"/>
                <w:lang w:val="en-US" w:eastAsia="zh-CN"/>
              </w:rPr>
            </w:rPrChange>
          </w:rPr>
          <w:t xml:space="preserve">0.6 </w:t>
        </w:r>
      </w:ins>
      <w:ins w:id="4385" w:author="野草" w:date="2024-04-23T17:26:55Z">
        <w:r>
          <w:rPr>
            <w:rFonts w:hint="eastAsia"/>
            <w:highlight w:val="cyan"/>
            <w:lang w:val="en-US" w:eastAsia="zh-CN"/>
            <w:rPrChange w:id="4386" w:author="野草" w:date="2024-04-23T17:29:22Z">
              <w:rPr>
                <w:rFonts w:hint="eastAsia"/>
                <w:lang w:val="en-US" w:eastAsia="zh-CN"/>
              </w:rPr>
            </w:rPrChange>
          </w:rPr>
          <w:t>%</w:t>
        </w:r>
      </w:ins>
      <w:ins w:id="4387" w:author="野草" w:date="2024-04-23T17:26:53Z">
        <w:r>
          <w:rPr>
            <w:rFonts w:hint="eastAsia"/>
            <w:highlight w:val="cyan"/>
            <w:lang w:val="en-US" w:eastAsia="zh-CN"/>
            <w:rPrChange w:id="4388" w:author="野草" w:date="2024-04-23T17:29:22Z">
              <w:rPr>
                <w:rFonts w:hint="eastAsia"/>
                <w:lang w:val="en-US" w:eastAsia="zh-CN"/>
              </w:rPr>
            </w:rPrChange>
          </w:rPr>
          <w:t>)</w:t>
        </w:r>
      </w:ins>
      <w:ins w:id="4389" w:author="野草" w:date="2024-04-23T17:25:14Z">
        <w:r>
          <w:rPr>
            <w:rFonts w:hint="eastAsia"/>
            <w:highlight w:val="cyan"/>
            <w:lang w:val="en-US" w:eastAsia="zh-CN"/>
            <w:rPrChange w:id="4390" w:author="野草" w:date="2024-04-23T17:29:22Z">
              <w:rPr>
                <w:rFonts w:hint="eastAsia"/>
                <w:lang w:val="en-US" w:eastAsia="zh-CN"/>
              </w:rPr>
            </w:rPrChange>
          </w:rPr>
          <w:t xml:space="preserve">, </w:t>
        </w:r>
      </w:ins>
      <w:ins w:id="4391" w:author="野草" w:date="2024-04-23T17:25:17Z">
        <w:r>
          <w:rPr>
            <w:rFonts w:hint="eastAsia"/>
            <w:highlight w:val="cyan"/>
            <w:lang w:val="en-US" w:eastAsia="zh-CN"/>
            <w:rPrChange w:id="4392" w:author="野草" w:date="2024-04-23T17:29:22Z">
              <w:rPr>
                <w:rFonts w:hint="eastAsia"/>
                <w:lang w:val="en-US" w:eastAsia="zh-CN"/>
              </w:rPr>
            </w:rPrChange>
          </w:rPr>
          <w:t xml:space="preserve">SLP </w:t>
        </w:r>
      </w:ins>
      <w:ins w:id="4393" w:author="野草" w:date="2024-04-23T17:26:57Z">
        <w:r>
          <w:rPr>
            <w:rFonts w:hint="eastAsia"/>
            <w:highlight w:val="cyan"/>
            <w:lang w:val="en-US" w:eastAsia="zh-CN"/>
            <w:rPrChange w:id="4394" w:author="野草" w:date="2024-04-23T17:29:22Z">
              <w:rPr>
                <w:rFonts w:hint="eastAsia"/>
                <w:lang w:val="en-US" w:eastAsia="zh-CN"/>
              </w:rPr>
            </w:rPrChange>
          </w:rPr>
          <w:t>(</w:t>
        </w:r>
      </w:ins>
      <w:ins w:id="4395" w:author="野草" w:date="2024-04-23T17:26:59Z">
        <w:r>
          <w:rPr>
            <w:rFonts w:hint="eastAsia"/>
            <w:highlight w:val="cyan"/>
            <w:lang w:val="en-US" w:eastAsia="zh-CN"/>
            <w:rPrChange w:id="4396" w:author="野草" w:date="2024-04-23T17:29:22Z">
              <w:rPr>
                <w:rFonts w:hint="eastAsia"/>
                <w:lang w:val="en-US" w:eastAsia="zh-CN"/>
              </w:rPr>
            </w:rPrChange>
          </w:rPr>
          <w:t>1</w:t>
        </w:r>
      </w:ins>
      <w:ins w:id="4397" w:author="野草" w:date="2024-04-23T17:27:00Z">
        <w:r>
          <w:rPr>
            <w:rFonts w:hint="eastAsia"/>
            <w:highlight w:val="cyan"/>
            <w:lang w:val="en-US" w:eastAsia="zh-CN"/>
            <w:rPrChange w:id="4398" w:author="野草" w:date="2024-04-23T17:29:22Z">
              <w:rPr>
                <w:rFonts w:hint="eastAsia"/>
                <w:lang w:val="en-US" w:eastAsia="zh-CN"/>
              </w:rPr>
            </w:rPrChange>
          </w:rPr>
          <w:t xml:space="preserve">5.0 </w:t>
        </w:r>
      </w:ins>
      <w:ins w:id="4399" w:author="野草" w:date="2024-04-23T17:27:01Z">
        <w:r>
          <w:rPr>
            <w:rFonts w:hint="eastAsia"/>
            <w:highlight w:val="cyan"/>
            <w:lang w:val="en-US" w:eastAsia="zh-CN"/>
            <w:rPrChange w:id="4400" w:author="野草" w:date="2024-04-23T17:29:22Z">
              <w:rPr>
                <w:rFonts w:hint="eastAsia"/>
                <w:lang w:val="en-US" w:eastAsia="zh-CN"/>
              </w:rPr>
            </w:rPrChange>
          </w:rPr>
          <w:t>%</w:t>
        </w:r>
      </w:ins>
      <w:ins w:id="4401" w:author="野草" w:date="2024-04-23T17:26:57Z">
        <w:r>
          <w:rPr>
            <w:rFonts w:hint="eastAsia"/>
            <w:highlight w:val="cyan"/>
            <w:lang w:val="en-US" w:eastAsia="zh-CN"/>
            <w:rPrChange w:id="4402" w:author="野草" w:date="2024-04-23T17:29:22Z">
              <w:rPr>
                <w:rFonts w:hint="eastAsia"/>
                <w:lang w:val="en-US" w:eastAsia="zh-CN"/>
              </w:rPr>
            </w:rPrChange>
          </w:rPr>
          <w:t>)</w:t>
        </w:r>
      </w:ins>
      <w:ins w:id="4403" w:author="野草" w:date="2024-04-23T17:26:58Z">
        <w:r>
          <w:rPr>
            <w:rFonts w:hint="eastAsia"/>
            <w:highlight w:val="cyan"/>
            <w:lang w:val="en-US" w:eastAsia="zh-CN"/>
            <w:rPrChange w:id="4404" w:author="野草" w:date="2024-04-23T17:29:22Z">
              <w:rPr>
                <w:rFonts w:hint="eastAsia"/>
                <w:lang w:val="en-US" w:eastAsia="zh-CN"/>
              </w:rPr>
            </w:rPrChange>
          </w:rPr>
          <w:t xml:space="preserve"> </w:t>
        </w:r>
      </w:ins>
      <w:ins w:id="4405" w:author="野草" w:date="2024-04-23T17:25:18Z">
        <w:r>
          <w:rPr>
            <w:rFonts w:hint="eastAsia"/>
            <w:highlight w:val="cyan"/>
            <w:lang w:val="en-US" w:eastAsia="zh-CN"/>
            <w:rPrChange w:id="4406" w:author="野草" w:date="2024-04-23T17:29:22Z">
              <w:rPr>
                <w:rFonts w:hint="eastAsia"/>
                <w:lang w:val="en-US" w:eastAsia="zh-CN"/>
              </w:rPr>
            </w:rPrChange>
          </w:rPr>
          <w:t>an</w:t>
        </w:r>
      </w:ins>
      <w:ins w:id="4407" w:author="野草" w:date="2024-04-23T17:25:20Z">
        <w:r>
          <w:rPr>
            <w:rFonts w:hint="eastAsia"/>
            <w:highlight w:val="cyan"/>
            <w:lang w:val="en-US" w:eastAsia="zh-CN"/>
            <w:rPrChange w:id="4408" w:author="野草" w:date="2024-04-23T17:29:22Z">
              <w:rPr>
                <w:rFonts w:hint="eastAsia"/>
                <w:lang w:val="en-US" w:eastAsia="zh-CN"/>
              </w:rPr>
            </w:rPrChange>
          </w:rPr>
          <w:t>d PL</w:t>
        </w:r>
      </w:ins>
      <w:ins w:id="4409" w:author="野草" w:date="2024-04-23T17:25:21Z">
        <w:r>
          <w:rPr>
            <w:rFonts w:hint="eastAsia"/>
            <w:highlight w:val="cyan"/>
            <w:lang w:val="en-US" w:eastAsia="zh-CN"/>
            <w:rPrChange w:id="4410" w:author="野草" w:date="2024-04-23T17:29:22Z">
              <w:rPr>
                <w:rFonts w:hint="eastAsia"/>
                <w:lang w:val="en-US" w:eastAsia="zh-CN"/>
              </w:rPr>
            </w:rPrChange>
          </w:rPr>
          <w:t>AND</w:t>
        </w:r>
      </w:ins>
      <w:ins w:id="4411" w:author="野草" w:date="2024-04-23T17:25:22Z">
        <w:r>
          <w:rPr>
            <w:rFonts w:hint="eastAsia"/>
            <w:highlight w:val="cyan"/>
            <w:lang w:val="en-US" w:eastAsia="zh-CN"/>
            <w:rPrChange w:id="4412" w:author="野草" w:date="2024-04-23T17:29:22Z">
              <w:rPr>
                <w:rFonts w:hint="eastAsia"/>
                <w:lang w:val="en-US" w:eastAsia="zh-CN"/>
              </w:rPr>
            </w:rPrChange>
          </w:rPr>
          <w:t>_</w:t>
        </w:r>
      </w:ins>
      <w:ins w:id="4413" w:author="野草" w:date="2024-04-23T17:25:23Z">
        <w:r>
          <w:rPr>
            <w:rFonts w:hint="eastAsia"/>
            <w:highlight w:val="cyan"/>
            <w:lang w:val="en-US" w:eastAsia="zh-CN"/>
            <w:rPrChange w:id="4414" w:author="野草" w:date="2024-04-23T17:29:22Z">
              <w:rPr>
                <w:rFonts w:hint="eastAsia"/>
                <w:lang w:val="en-US" w:eastAsia="zh-CN"/>
              </w:rPr>
            </w:rPrChange>
          </w:rPr>
          <w:t>V</w:t>
        </w:r>
      </w:ins>
      <w:ins w:id="4415" w:author="野草" w:date="2024-04-23T17:27:08Z">
        <w:r>
          <w:rPr>
            <w:rFonts w:hint="eastAsia"/>
            <w:highlight w:val="cyan"/>
            <w:lang w:val="en-US" w:eastAsia="zh-CN"/>
            <w:rPrChange w:id="4416" w:author="野草" w:date="2024-04-23T17:29:22Z">
              <w:rPr>
                <w:rFonts w:hint="eastAsia"/>
                <w:lang w:val="en-US" w:eastAsia="zh-CN"/>
              </w:rPr>
            </w:rPrChange>
          </w:rPr>
          <w:t xml:space="preserve"> (</w:t>
        </w:r>
      </w:ins>
      <w:ins w:id="4417" w:author="野草" w:date="2024-04-23T17:27:09Z">
        <w:r>
          <w:rPr>
            <w:rFonts w:hint="eastAsia"/>
            <w:highlight w:val="cyan"/>
            <w:lang w:val="en-US" w:eastAsia="zh-CN"/>
            <w:rPrChange w:id="4418" w:author="野草" w:date="2024-04-23T17:29:22Z">
              <w:rPr>
                <w:rFonts w:hint="eastAsia"/>
                <w:lang w:val="en-US" w:eastAsia="zh-CN"/>
              </w:rPr>
            </w:rPrChange>
          </w:rPr>
          <w:t>5</w:t>
        </w:r>
      </w:ins>
      <w:ins w:id="4419" w:author="野草" w:date="2024-04-23T17:27:10Z">
        <w:r>
          <w:rPr>
            <w:rFonts w:hint="eastAsia"/>
            <w:highlight w:val="cyan"/>
            <w:lang w:val="en-US" w:eastAsia="zh-CN"/>
            <w:rPrChange w:id="4420" w:author="野草" w:date="2024-04-23T17:29:22Z">
              <w:rPr>
                <w:rFonts w:hint="eastAsia"/>
                <w:lang w:val="en-US" w:eastAsia="zh-CN"/>
              </w:rPr>
            </w:rPrChange>
          </w:rPr>
          <w:t xml:space="preserve">.6 </w:t>
        </w:r>
      </w:ins>
      <w:ins w:id="4421" w:author="野草" w:date="2024-04-23T17:27:11Z">
        <w:r>
          <w:rPr>
            <w:rFonts w:hint="eastAsia"/>
            <w:highlight w:val="cyan"/>
            <w:lang w:val="en-US" w:eastAsia="zh-CN"/>
            <w:rPrChange w:id="4422" w:author="野草" w:date="2024-04-23T17:29:22Z">
              <w:rPr>
                <w:rFonts w:hint="eastAsia"/>
                <w:lang w:val="en-US" w:eastAsia="zh-CN"/>
              </w:rPr>
            </w:rPrChange>
          </w:rPr>
          <w:t>%</w:t>
        </w:r>
      </w:ins>
      <w:ins w:id="4423" w:author="野草" w:date="2024-04-23T17:27:08Z">
        <w:r>
          <w:rPr>
            <w:rFonts w:hint="eastAsia"/>
            <w:highlight w:val="cyan"/>
            <w:lang w:val="en-US" w:eastAsia="zh-CN"/>
            <w:rPrChange w:id="4424" w:author="野草" w:date="2024-04-23T17:29:22Z">
              <w:rPr>
                <w:rFonts w:hint="eastAsia"/>
                <w:lang w:val="en-US" w:eastAsia="zh-CN"/>
              </w:rPr>
            </w:rPrChange>
          </w:rPr>
          <w:t>)</w:t>
        </w:r>
      </w:ins>
      <w:ins w:id="4425" w:author="野草" w:date="2024-04-23T17:25:25Z">
        <w:r>
          <w:rPr>
            <w:rFonts w:hint="eastAsia"/>
            <w:lang w:val="en-US" w:eastAsia="zh-CN"/>
          </w:rPr>
          <w:t xml:space="preserve"> </w:t>
        </w:r>
      </w:ins>
      <w:ins w:id="4426" w:author="野草" w:date="2024-04-23T17:25:26Z">
        <w:r>
          <w:rPr>
            <w:rFonts w:hint="eastAsia"/>
            <w:lang w:val="en-US" w:eastAsia="zh-CN"/>
          </w:rPr>
          <w:t>on</w:t>
        </w:r>
      </w:ins>
      <w:ins w:id="4427" w:author="野草" w:date="2024-04-23T17:25:27Z">
        <w:r>
          <w:rPr>
            <w:rFonts w:hint="eastAsia"/>
            <w:lang w:val="en-US" w:eastAsia="zh-CN"/>
          </w:rPr>
          <w:t xml:space="preserve"> t</w:t>
        </w:r>
      </w:ins>
      <w:ins w:id="4428" w:author="野草" w:date="2024-04-23T17:25:28Z">
        <w:r>
          <w:rPr>
            <w:rFonts w:hint="eastAsia"/>
            <w:lang w:val="en-US" w:eastAsia="zh-CN"/>
          </w:rPr>
          <w:t xml:space="preserve">he </w:t>
        </w:r>
      </w:ins>
      <w:ins w:id="4429" w:author="野草" w:date="2024-04-23T17:25:28Z">
        <w:r>
          <w:rPr>
            <w:rFonts w:hint="eastAsia"/>
            <w:highlight w:val="green"/>
            <w:lang w:val="en-US" w:eastAsia="zh-CN"/>
            <w:rPrChange w:id="4430" w:author="野草" w:date="2024-04-23T17:29:26Z">
              <w:rPr>
                <w:rFonts w:hint="eastAsia"/>
                <w:lang w:val="en-US" w:eastAsia="zh-CN"/>
              </w:rPr>
            </w:rPrChange>
          </w:rPr>
          <w:t>ex</w:t>
        </w:r>
      </w:ins>
      <w:ins w:id="4431" w:author="野草" w:date="2024-04-23T17:25:29Z">
        <w:r>
          <w:rPr>
            <w:rFonts w:hint="eastAsia"/>
            <w:highlight w:val="green"/>
            <w:lang w:val="en-US" w:eastAsia="zh-CN"/>
            <w:rPrChange w:id="4432" w:author="野草" w:date="2024-04-23T17:29:26Z">
              <w:rPr>
                <w:rFonts w:hint="eastAsia"/>
                <w:lang w:val="en-US" w:eastAsia="zh-CN"/>
              </w:rPr>
            </w:rPrChange>
          </w:rPr>
          <w:t>tr</w:t>
        </w:r>
      </w:ins>
      <w:ins w:id="4433" w:author="野草" w:date="2024-04-23T17:25:30Z">
        <w:r>
          <w:rPr>
            <w:rFonts w:hint="eastAsia"/>
            <w:highlight w:val="green"/>
            <w:lang w:val="en-US" w:eastAsia="zh-CN"/>
            <w:rPrChange w:id="4434" w:author="野草" w:date="2024-04-23T17:29:26Z">
              <w:rPr>
                <w:rFonts w:hint="eastAsia"/>
                <w:lang w:val="en-US" w:eastAsia="zh-CN"/>
              </w:rPr>
            </w:rPrChange>
          </w:rPr>
          <w:t>em</w:t>
        </w:r>
      </w:ins>
      <w:ins w:id="4435" w:author="野草" w:date="2024-04-23T17:25:31Z">
        <w:r>
          <w:rPr>
            <w:rFonts w:hint="eastAsia"/>
            <w:highlight w:val="green"/>
            <w:lang w:val="en-US" w:eastAsia="zh-CN"/>
            <w:rPrChange w:id="4436" w:author="野草" w:date="2024-04-23T17:29:26Z">
              <w:rPr>
                <w:rFonts w:hint="eastAsia"/>
                <w:lang w:val="en-US" w:eastAsia="zh-CN"/>
              </w:rPr>
            </w:rPrChange>
          </w:rPr>
          <w:t>el</w:t>
        </w:r>
      </w:ins>
      <w:ins w:id="4437" w:author="野草" w:date="2024-04-23T17:25:32Z">
        <w:r>
          <w:rPr>
            <w:rFonts w:hint="eastAsia"/>
            <w:highlight w:val="green"/>
            <w:lang w:val="en-US" w:eastAsia="zh-CN"/>
            <w:rPrChange w:id="4438" w:author="野草" w:date="2024-04-23T17:29:26Z">
              <w:rPr>
                <w:rFonts w:hint="eastAsia"/>
                <w:lang w:val="en-US" w:eastAsia="zh-CN"/>
              </w:rPr>
            </w:rPrChange>
          </w:rPr>
          <w:t xml:space="preserve">y hot </w:t>
        </w:r>
      </w:ins>
      <w:ins w:id="4439" w:author="野草" w:date="2024-04-23T17:25:33Z">
        <w:r>
          <w:rPr>
            <w:rFonts w:hint="eastAsia"/>
            <w:highlight w:val="green"/>
            <w:lang w:val="en-US" w:eastAsia="zh-CN"/>
            <w:rPrChange w:id="4440" w:author="野草" w:date="2024-04-23T17:29:26Z">
              <w:rPr>
                <w:rFonts w:hint="eastAsia"/>
                <w:lang w:val="en-US" w:eastAsia="zh-CN"/>
              </w:rPr>
            </w:rPrChange>
          </w:rPr>
          <w:t>da</w:t>
        </w:r>
      </w:ins>
      <w:ins w:id="4441" w:author="野草" w:date="2024-04-23T17:25:34Z">
        <w:r>
          <w:rPr>
            <w:rFonts w:hint="eastAsia"/>
            <w:highlight w:val="green"/>
            <w:lang w:val="en-US" w:eastAsia="zh-CN"/>
            <w:rPrChange w:id="4442" w:author="野草" w:date="2024-04-23T17:29:26Z">
              <w:rPr>
                <w:rFonts w:hint="eastAsia"/>
                <w:lang w:val="en-US" w:eastAsia="zh-CN"/>
              </w:rPr>
            </w:rPrChange>
          </w:rPr>
          <w:t>y</w:t>
        </w:r>
      </w:ins>
      <w:ins w:id="4443" w:author="野草" w:date="2024-04-23T17:25:34Z">
        <w:r>
          <w:rPr>
            <w:rFonts w:hint="eastAsia"/>
            <w:lang w:val="en-US" w:eastAsia="zh-CN"/>
          </w:rPr>
          <w:t>.</w:t>
        </w:r>
      </w:ins>
      <w:ins w:id="4444" w:author="野草" w:date="2024-04-23T18:20:02Z">
        <w:r>
          <w:rPr>
            <w:rFonts w:hint="eastAsia"/>
            <w:lang w:val="en-US" w:eastAsia="zh-CN"/>
          </w:rPr>
          <w:t xml:space="preserve"> </w:t>
        </w:r>
      </w:ins>
      <w:ins w:id="4445" w:author="野草" w:date="2024-04-23T17:29:52Z">
        <w:r>
          <w:rPr>
            <w:rFonts w:hint="eastAsia"/>
            <w:lang w:val="en-US" w:eastAsia="zh-CN"/>
          </w:rPr>
          <w:t xml:space="preserve">As </w:t>
        </w:r>
      </w:ins>
      <w:ins w:id="4446" w:author="野草" w:date="2024-04-23T17:29:53Z">
        <w:r>
          <w:rPr>
            <w:rFonts w:hint="eastAsia"/>
            <w:lang w:val="en-US" w:eastAsia="zh-CN"/>
          </w:rPr>
          <w:t xml:space="preserve">for </w:t>
        </w:r>
      </w:ins>
      <w:ins w:id="4447" w:author="野草" w:date="2024-04-23T17:29:54Z">
        <w:r>
          <w:rPr>
            <w:rFonts w:hint="eastAsia"/>
            <w:lang w:val="en-US" w:eastAsia="zh-CN"/>
          </w:rPr>
          <w:t>CRCI,</w:t>
        </w:r>
      </w:ins>
      <w:ins w:id="4448" w:author="野草" w:date="2024-04-23T17:29:55Z">
        <w:r>
          <w:rPr>
            <w:rFonts w:hint="eastAsia"/>
            <w:lang w:val="en-US" w:eastAsia="zh-CN"/>
          </w:rPr>
          <w:t xml:space="preserve"> the</w:t>
        </w:r>
      </w:ins>
      <w:ins w:id="4449" w:author="野草" w:date="2024-04-23T17:29:56Z">
        <w:r>
          <w:rPr>
            <w:rFonts w:hint="eastAsia"/>
            <w:lang w:val="en-US" w:eastAsia="zh-CN"/>
          </w:rPr>
          <w:t xml:space="preserve"> top </w:t>
        </w:r>
      </w:ins>
      <w:ins w:id="4450" w:author="野草" w:date="2024-04-23T17:29:58Z">
        <w:r>
          <w:rPr>
            <w:rFonts w:hint="eastAsia"/>
            <w:lang w:val="en-US" w:eastAsia="zh-CN"/>
          </w:rPr>
          <w:t xml:space="preserve">4 </w:t>
        </w:r>
      </w:ins>
      <w:ins w:id="4451" w:author="野草" w:date="2024-04-23T17:29:58Z">
        <w:r>
          <w:rPr>
            <w:rFonts w:hint="eastAsia"/>
            <w:highlight w:val="green"/>
            <w:lang w:val="en-US" w:eastAsia="zh-CN"/>
            <w:rPrChange w:id="4452" w:author="野草" w:date="2024-04-23T17:31:19Z">
              <w:rPr>
                <w:rFonts w:hint="eastAsia"/>
                <w:lang w:val="en-US" w:eastAsia="zh-CN"/>
              </w:rPr>
            </w:rPrChange>
          </w:rPr>
          <w:t xml:space="preserve">most </w:t>
        </w:r>
      </w:ins>
      <w:ins w:id="4453" w:author="野草" w:date="2024-04-23T17:29:59Z">
        <w:r>
          <w:rPr>
            <w:rFonts w:hint="eastAsia"/>
            <w:highlight w:val="green"/>
            <w:lang w:val="en-US" w:eastAsia="zh-CN"/>
            <w:rPrChange w:id="4454" w:author="野草" w:date="2024-04-23T17:31:19Z">
              <w:rPr>
                <w:rFonts w:hint="eastAsia"/>
                <w:lang w:val="en-US" w:eastAsia="zh-CN"/>
              </w:rPr>
            </w:rPrChange>
          </w:rPr>
          <w:t>in</w:t>
        </w:r>
      </w:ins>
      <w:ins w:id="4455" w:author="野草" w:date="2024-04-23T17:30:00Z">
        <w:r>
          <w:rPr>
            <w:rFonts w:hint="eastAsia"/>
            <w:highlight w:val="green"/>
            <w:lang w:val="en-US" w:eastAsia="zh-CN"/>
            <w:rPrChange w:id="4456" w:author="野草" w:date="2024-04-23T17:31:19Z">
              <w:rPr>
                <w:rFonts w:hint="eastAsia"/>
                <w:lang w:val="en-US" w:eastAsia="zh-CN"/>
              </w:rPr>
            </w:rPrChange>
          </w:rPr>
          <w:t>fl</w:t>
        </w:r>
      </w:ins>
      <w:ins w:id="4457" w:author="野草" w:date="2024-04-23T17:30:05Z">
        <w:r>
          <w:rPr>
            <w:rFonts w:hint="eastAsia"/>
            <w:highlight w:val="green"/>
            <w:lang w:val="en-US" w:eastAsia="zh-CN"/>
            <w:rPrChange w:id="4458" w:author="野草" w:date="2024-04-23T17:31:19Z">
              <w:rPr>
                <w:rFonts w:hint="eastAsia"/>
                <w:lang w:val="en-US" w:eastAsia="zh-CN"/>
              </w:rPr>
            </w:rPrChange>
          </w:rPr>
          <w:t>ue</w:t>
        </w:r>
      </w:ins>
      <w:ins w:id="4459" w:author="野草" w:date="2024-04-23T17:30:06Z">
        <w:r>
          <w:rPr>
            <w:rFonts w:hint="eastAsia"/>
            <w:highlight w:val="green"/>
            <w:lang w:val="en-US" w:eastAsia="zh-CN"/>
            <w:rPrChange w:id="4460" w:author="野草" w:date="2024-04-23T17:31:19Z">
              <w:rPr>
                <w:rFonts w:hint="eastAsia"/>
                <w:lang w:val="en-US" w:eastAsia="zh-CN"/>
              </w:rPr>
            </w:rPrChange>
          </w:rPr>
          <w:t>n</w:t>
        </w:r>
      </w:ins>
      <w:ins w:id="4461" w:author="野草" w:date="2024-04-23T17:30:09Z">
        <w:r>
          <w:rPr>
            <w:rFonts w:hint="eastAsia"/>
            <w:highlight w:val="green"/>
            <w:lang w:val="en-US" w:eastAsia="zh-CN"/>
            <w:rPrChange w:id="4462" w:author="野草" w:date="2024-04-23T17:31:19Z">
              <w:rPr>
                <w:rFonts w:hint="eastAsia"/>
                <w:lang w:val="en-US" w:eastAsia="zh-CN"/>
              </w:rPr>
            </w:rPrChange>
          </w:rPr>
          <w:t>t</w:t>
        </w:r>
      </w:ins>
      <w:ins w:id="4463" w:author="野草" w:date="2024-04-23T17:30:10Z">
        <w:r>
          <w:rPr>
            <w:rFonts w:hint="eastAsia"/>
            <w:highlight w:val="green"/>
            <w:lang w:val="en-US" w:eastAsia="zh-CN"/>
            <w:rPrChange w:id="4464" w:author="野草" w:date="2024-04-23T17:31:19Z">
              <w:rPr>
                <w:rFonts w:hint="eastAsia"/>
                <w:lang w:val="en-US" w:eastAsia="zh-CN"/>
              </w:rPr>
            </w:rPrChange>
          </w:rPr>
          <w:t>ial</w:t>
        </w:r>
      </w:ins>
      <w:ins w:id="4465" w:author="野草" w:date="2024-04-23T17:30:11Z">
        <w:r>
          <w:rPr>
            <w:rFonts w:hint="eastAsia"/>
            <w:highlight w:val="green"/>
            <w:lang w:val="en-US" w:eastAsia="zh-CN"/>
            <w:rPrChange w:id="4466" w:author="野草" w:date="2024-04-23T17:31:19Z">
              <w:rPr>
                <w:rFonts w:hint="eastAsia"/>
                <w:lang w:val="en-US" w:eastAsia="zh-CN"/>
              </w:rPr>
            </w:rPrChange>
          </w:rPr>
          <w:t xml:space="preserve"> fac</w:t>
        </w:r>
      </w:ins>
      <w:ins w:id="4467" w:author="野草" w:date="2024-04-23T17:30:12Z">
        <w:r>
          <w:rPr>
            <w:rFonts w:hint="eastAsia"/>
            <w:highlight w:val="green"/>
            <w:lang w:val="en-US" w:eastAsia="zh-CN"/>
            <w:rPrChange w:id="4468" w:author="野草" w:date="2024-04-23T17:31:19Z">
              <w:rPr>
                <w:rFonts w:hint="eastAsia"/>
                <w:lang w:val="en-US" w:eastAsia="zh-CN"/>
              </w:rPr>
            </w:rPrChange>
          </w:rPr>
          <w:t>tors</w:t>
        </w:r>
      </w:ins>
      <w:ins w:id="4469" w:author="野草" w:date="2024-04-23T17:30:13Z">
        <w:r>
          <w:rPr>
            <w:rFonts w:hint="eastAsia"/>
            <w:lang w:val="en-US" w:eastAsia="zh-CN"/>
          </w:rPr>
          <w:t xml:space="preserve"> </w:t>
        </w:r>
      </w:ins>
      <w:ins w:id="4470" w:author="野草" w:date="2024-04-23T17:30:58Z">
        <w:r>
          <w:rPr>
            <w:rFonts w:hint="eastAsia"/>
            <w:lang w:val="en-US" w:eastAsia="zh-CN"/>
          </w:rPr>
          <w:t xml:space="preserve">in sequence </w:t>
        </w:r>
      </w:ins>
      <w:ins w:id="4471" w:author="野草" w:date="2024-04-23T17:30:20Z">
        <w:r>
          <w:rPr>
            <w:rFonts w:hint="eastAsia"/>
            <w:lang w:val="en-US" w:eastAsia="zh-CN"/>
          </w:rPr>
          <w:t>were</w:t>
        </w:r>
      </w:ins>
      <w:ins w:id="4472" w:author="野草" w:date="2024-04-23T17:30:21Z">
        <w:r>
          <w:rPr>
            <w:rFonts w:hint="eastAsia"/>
            <w:lang w:val="en-US" w:eastAsia="zh-CN"/>
          </w:rPr>
          <w:t xml:space="preserve"> </w:t>
        </w:r>
      </w:ins>
      <w:ins w:id="4473" w:author="野草" w:date="2024-04-23T17:31:41Z">
        <w:bookmarkStart w:id="85" w:name="OLE_LINK24"/>
        <w:r>
          <w:rPr>
            <w:rFonts w:hint="eastAsia"/>
            <w:highlight w:val="cyan"/>
            <w:lang w:val="en-US" w:eastAsia="zh-CN"/>
            <w:rPrChange w:id="4474" w:author="野草" w:date="2024-04-23T17:47:14Z">
              <w:rPr>
                <w:rFonts w:hint="eastAsia"/>
                <w:lang w:val="en-US" w:eastAsia="zh-CN"/>
              </w:rPr>
            </w:rPrChange>
          </w:rPr>
          <w:t>E</w:t>
        </w:r>
      </w:ins>
      <w:ins w:id="4475" w:author="野草" w:date="2024-04-23T17:31:42Z">
        <w:r>
          <w:rPr>
            <w:rFonts w:hint="eastAsia"/>
            <w:highlight w:val="cyan"/>
            <w:lang w:val="en-US" w:eastAsia="zh-CN"/>
            <w:rPrChange w:id="4476" w:author="野草" w:date="2024-04-23T17:47:14Z">
              <w:rPr>
                <w:rFonts w:hint="eastAsia"/>
                <w:lang w:val="en-US" w:eastAsia="zh-CN"/>
              </w:rPr>
            </w:rPrChange>
          </w:rPr>
          <w:t>LE</w:t>
        </w:r>
      </w:ins>
      <w:ins w:id="4477" w:author="野草" w:date="2024-04-23T17:32:26Z">
        <w:r>
          <w:rPr>
            <w:rFonts w:hint="eastAsia"/>
            <w:highlight w:val="cyan"/>
            <w:lang w:val="en-US" w:eastAsia="zh-CN"/>
            <w:rPrChange w:id="4478" w:author="野草" w:date="2024-04-23T17:47:14Z">
              <w:rPr>
                <w:rFonts w:hint="eastAsia"/>
                <w:lang w:val="en-US" w:eastAsia="zh-CN"/>
              </w:rPr>
            </w:rPrChange>
          </w:rPr>
          <w:t xml:space="preserve"> </w:t>
        </w:r>
      </w:ins>
      <w:ins w:id="4479" w:author="野草" w:date="2024-04-23T17:32:27Z">
        <w:r>
          <w:rPr>
            <w:rFonts w:hint="eastAsia"/>
            <w:highlight w:val="cyan"/>
            <w:lang w:val="en-US" w:eastAsia="zh-CN"/>
            <w:rPrChange w:id="4480" w:author="野草" w:date="2024-04-23T17:47:14Z">
              <w:rPr>
                <w:rFonts w:hint="eastAsia"/>
                <w:lang w:val="en-US" w:eastAsia="zh-CN"/>
              </w:rPr>
            </w:rPrChange>
          </w:rPr>
          <w:t>(</w:t>
        </w:r>
      </w:ins>
      <w:ins w:id="4481" w:author="野草" w:date="2024-04-23T17:32:28Z">
        <w:r>
          <w:rPr>
            <w:rFonts w:hint="eastAsia"/>
            <w:highlight w:val="cyan"/>
            <w:lang w:val="en-US" w:eastAsia="zh-CN"/>
            <w:rPrChange w:id="4482" w:author="野草" w:date="2024-04-23T17:47:14Z">
              <w:rPr>
                <w:rFonts w:hint="eastAsia"/>
                <w:lang w:val="en-US" w:eastAsia="zh-CN"/>
              </w:rPr>
            </w:rPrChange>
          </w:rPr>
          <w:t>34.9</w:t>
        </w:r>
      </w:ins>
      <w:ins w:id="4483" w:author="野草" w:date="2024-04-23T17:32:29Z">
        <w:r>
          <w:rPr>
            <w:rFonts w:hint="eastAsia"/>
            <w:highlight w:val="cyan"/>
            <w:lang w:val="en-US" w:eastAsia="zh-CN"/>
            <w:rPrChange w:id="4484" w:author="野草" w:date="2024-04-23T17:47:14Z">
              <w:rPr>
                <w:rFonts w:hint="eastAsia"/>
                <w:lang w:val="en-US" w:eastAsia="zh-CN"/>
              </w:rPr>
            </w:rPrChange>
          </w:rPr>
          <w:t xml:space="preserve"> %</w:t>
        </w:r>
      </w:ins>
      <w:ins w:id="4485" w:author="野草" w:date="2024-04-23T17:32:27Z">
        <w:r>
          <w:rPr>
            <w:rFonts w:hint="eastAsia"/>
            <w:highlight w:val="cyan"/>
            <w:lang w:val="en-US" w:eastAsia="zh-CN"/>
            <w:rPrChange w:id="4486" w:author="野草" w:date="2024-04-23T17:47:14Z">
              <w:rPr>
                <w:rFonts w:hint="eastAsia"/>
                <w:lang w:val="en-US" w:eastAsia="zh-CN"/>
              </w:rPr>
            </w:rPrChange>
          </w:rPr>
          <w:t>)</w:t>
        </w:r>
      </w:ins>
      <w:ins w:id="4487" w:author="野草" w:date="2024-04-23T17:31:42Z">
        <w:r>
          <w:rPr>
            <w:rFonts w:hint="eastAsia"/>
            <w:highlight w:val="cyan"/>
            <w:lang w:val="en-US" w:eastAsia="zh-CN"/>
            <w:rPrChange w:id="4488" w:author="野草" w:date="2024-04-23T17:47:14Z">
              <w:rPr>
                <w:rFonts w:hint="eastAsia"/>
                <w:lang w:val="en-US" w:eastAsia="zh-CN"/>
              </w:rPr>
            </w:rPrChange>
          </w:rPr>
          <w:t>, S</w:t>
        </w:r>
      </w:ins>
      <w:ins w:id="4489" w:author="野草" w:date="2024-04-23T17:31:43Z">
        <w:r>
          <w:rPr>
            <w:rFonts w:hint="eastAsia"/>
            <w:highlight w:val="cyan"/>
            <w:lang w:val="en-US" w:eastAsia="zh-CN"/>
            <w:rPrChange w:id="4490" w:author="野草" w:date="2024-04-23T17:47:14Z">
              <w:rPr>
                <w:rFonts w:hint="eastAsia"/>
                <w:lang w:val="en-US" w:eastAsia="zh-CN"/>
              </w:rPr>
            </w:rPrChange>
          </w:rPr>
          <w:t>LP</w:t>
        </w:r>
      </w:ins>
      <w:ins w:id="4491" w:author="野草" w:date="2024-04-23T17:32:33Z">
        <w:r>
          <w:rPr>
            <w:rFonts w:hint="eastAsia"/>
            <w:highlight w:val="cyan"/>
            <w:lang w:val="en-US" w:eastAsia="zh-CN"/>
            <w:rPrChange w:id="4492" w:author="野草" w:date="2024-04-23T17:47:14Z">
              <w:rPr>
                <w:rFonts w:hint="eastAsia"/>
                <w:lang w:val="en-US" w:eastAsia="zh-CN"/>
              </w:rPr>
            </w:rPrChange>
          </w:rPr>
          <w:t xml:space="preserve"> </w:t>
        </w:r>
      </w:ins>
      <w:ins w:id="4493" w:author="野草" w:date="2024-04-23T17:32:33Z">
        <w:bookmarkStart w:id="86" w:name="OLE_LINK25"/>
        <w:r>
          <w:rPr>
            <w:rFonts w:hint="eastAsia"/>
            <w:highlight w:val="cyan"/>
            <w:lang w:val="en-US" w:eastAsia="zh-CN"/>
            <w:rPrChange w:id="4494" w:author="野草" w:date="2024-04-23T17:47:14Z">
              <w:rPr>
                <w:rFonts w:hint="eastAsia"/>
                <w:lang w:val="en-US" w:eastAsia="zh-CN"/>
              </w:rPr>
            </w:rPrChange>
          </w:rPr>
          <w:t>(</w:t>
        </w:r>
      </w:ins>
      <w:ins w:id="4495" w:author="野草" w:date="2024-04-23T17:32:35Z">
        <w:r>
          <w:rPr>
            <w:rFonts w:hint="eastAsia"/>
            <w:highlight w:val="cyan"/>
            <w:lang w:val="en-US" w:eastAsia="zh-CN"/>
            <w:rPrChange w:id="4496" w:author="野草" w:date="2024-04-23T17:47:14Z">
              <w:rPr>
                <w:rFonts w:hint="eastAsia"/>
                <w:lang w:val="en-US" w:eastAsia="zh-CN"/>
              </w:rPr>
            </w:rPrChange>
          </w:rPr>
          <w:t xml:space="preserve">12.1 </w:t>
        </w:r>
      </w:ins>
      <w:ins w:id="4497" w:author="野草" w:date="2024-04-23T17:32:36Z">
        <w:r>
          <w:rPr>
            <w:rFonts w:hint="eastAsia"/>
            <w:highlight w:val="cyan"/>
            <w:lang w:val="en-US" w:eastAsia="zh-CN"/>
            <w:rPrChange w:id="4498" w:author="野草" w:date="2024-04-23T17:47:14Z">
              <w:rPr>
                <w:rFonts w:hint="eastAsia"/>
                <w:lang w:val="en-US" w:eastAsia="zh-CN"/>
              </w:rPr>
            </w:rPrChange>
          </w:rPr>
          <w:t>%</w:t>
        </w:r>
      </w:ins>
      <w:ins w:id="4499" w:author="野草" w:date="2024-04-23T17:32:34Z">
        <w:r>
          <w:rPr>
            <w:rFonts w:hint="eastAsia"/>
            <w:highlight w:val="cyan"/>
            <w:lang w:val="en-US" w:eastAsia="zh-CN"/>
            <w:rPrChange w:id="4500" w:author="野草" w:date="2024-04-23T17:47:14Z">
              <w:rPr>
                <w:rFonts w:hint="eastAsia"/>
                <w:lang w:val="en-US" w:eastAsia="zh-CN"/>
              </w:rPr>
            </w:rPrChange>
          </w:rPr>
          <w:t>)</w:t>
        </w:r>
        <w:bookmarkEnd w:id="86"/>
      </w:ins>
      <w:ins w:id="4501" w:author="野草" w:date="2024-04-23T17:31:43Z">
        <w:r>
          <w:rPr>
            <w:rFonts w:hint="eastAsia"/>
            <w:highlight w:val="cyan"/>
            <w:lang w:val="en-US" w:eastAsia="zh-CN"/>
            <w:rPrChange w:id="4502" w:author="野草" w:date="2024-04-23T17:47:14Z">
              <w:rPr>
                <w:rFonts w:hint="eastAsia"/>
                <w:lang w:val="en-US" w:eastAsia="zh-CN"/>
              </w:rPr>
            </w:rPrChange>
          </w:rPr>
          <w:t xml:space="preserve">, </w:t>
        </w:r>
      </w:ins>
      <w:ins w:id="4503" w:author="野草" w:date="2024-04-23T17:31:45Z">
        <w:r>
          <w:rPr>
            <w:rFonts w:hint="eastAsia"/>
            <w:highlight w:val="cyan"/>
            <w:lang w:val="en-US" w:eastAsia="zh-CN"/>
            <w:rPrChange w:id="4504" w:author="野草" w:date="2024-04-23T17:47:14Z">
              <w:rPr>
                <w:rFonts w:hint="eastAsia"/>
                <w:lang w:val="en-US" w:eastAsia="zh-CN"/>
              </w:rPr>
            </w:rPrChange>
          </w:rPr>
          <w:t xml:space="preserve">PD </w:t>
        </w:r>
      </w:ins>
      <w:ins w:id="4505" w:author="野草" w:date="2024-04-23T17:46:24Z">
        <w:r>
          <w:rPr>
            <w:rFonts w:hint="eastAsia"/>
            <w:highlight w:val="cyan"/>
            <w:lang w:val="en-US" w:eastAsia="zh-CN"/>
            <w:rPrChange w:id="4506" w:author="野草" w:date="2024-04-23T17:47:14Z">
              <w:rPr>
                <w:rFonts w:hint="eastAsia"/>
                <w:lang w:val="en-US" w:eastAsia="zh-CN"/>
              </w:rPr>
            </w:rPrChange>
          </w:rPr>
          <w:t>(1</w:t>
        </w:r>
      </w:ins>
      <w:ins w:id="4507" w:author="野草" w:date="2024-04-23T17:46:27Z">
        <w:r>
          <w:rPr>
            <w:rFonts w:hint="eastAsia"/>
            <w:highlight w:val="cyan"/>
            <w:lang w:val="en-US" w:eastAsia="zh-CN"/>
            <w:rPrChange w:id="4508" w:author="野草" w:date="2024-04-23T17:47:14Z">
              <w:rPr>
                <w:rFonts w:hint="eastAsia"/>
                <w:lang w:val="en-US" w:eastAsia="zh-CN"/>
              </w:rPr>
            </w:rPrChange>
          </w:rPr>
          <w:t>0</w:t>
        </w:r>
      </w:ins>
      <w:ins w:id="4509" w:author="野草" w:date="2024-04-23T17:46:24Z">
        <w:r>
          <w:rPr>
            <w:rFonts w:hint="eastAsia"/>
            <w:highlight w:val="cyan"/>
            <w:lang w:val="en-US" w:eastAsia="zh-CN"/>
            <w:rPrChange w:id="4510" w:author="野草" w:date="2024-04-23T17:47:14Z">
              <w:rPr>
                <w:rFonts w:hint="eastAsia"/>
                <w:lang w:val="en-US" w:eastAsia="zh-CN"/>
              </w:rPr>
            </w:rPrChange>
          </w:rPr>
          <w:t>.</w:t>
        </w:r>
      </w:ins>
      <w:ins w:id="4511" w:author="野草" w:date="2024-04-23T17:46:25Z">
        <w:r>
          <w:rPr>
            <w:rFonts w:hint="eastAsia"/>
            <w:highlight w:val="cyan"/>
            <w:lang w:val="en-US" w:eastAsia="zh-CN"/>
            <w:rPrChange w:id="4512" w:author="野草" w:date="2024-04-23T17:47:14Z">
              <w:rPr>
                <w:rFonts w:hint="eastAsia"/>
                <w:lang w:val="en-US" w:eastAsia="zh-CN"/>
              </w:rPr>
            </w:rPrChange>
          </w:rPr>
          <w:t>3</w:t>
        </w:r>
      </w:ins>
      <w:ins w:id="4513" w:author="野草" w:date="2024-04-23T17:46:24Z">
        <w:r>
          <w:rPr>
            <w:rFonts w:hint="eastAsia"/>
            <w:highlight w:val="cyan"/>
            <w:lang w:val="en-US" w:eastAsia="zh-CN"/>
            <w:rPrChange w:id="4514" w:author="野草" w:date="2024-04-23T17:47:14Z">
              <w:rPr>
                <w:rFonts w:hint="eastAsia"/>
                <w:lang w:val="en-US" w:eastAsia="zh-CN"/>
              </w:rPr>
            </w:rPrChange>
          </w:rPr>
          <w:t xml:space="preserve"> %)</w:t>
        </w:r>
      </w:ins>
      <w:ins w:id="4515" w:author="野草" w:date="2024-04-23T17:46:29Z">
        <w:r>
          <w:rPr>
            <w:rFonts w:hint="eastAsia"/>
            <w:highlight w:val="cyan"/>
            <w:lang w:val="en-US" w:eastAsia="zh-CN"/>
            <w:rPrChange w:id="4516" w:author="野草" w:date="2024-04-23T17:47:14Z">
              <w:rPr>
                <w:rFonts w:hint="eastAsia"/>
                <w:lang w:val="en-US" w:eastAsia="zh-CN"/>
              </w:rPr>
            </w:rPrChange>
          </w:rPr>
          <w:t xml:space="preserve"> </w:t>
        </w:r>
      </w:ins>
      <w:ins w:id="4517" w:author="野草" w:date="2024-04-23T17:31:45Z">
        <w:r>
          <w:rPr>
            <w:rFonts w:hint="eastAsia"/>
            <w:highlight w:val="cyan"/>
            <w:lang w:val="en-US" w:eastAsia="zh-CN"/>
            <w:rPrChange w:id="4518" w:author="野草" w:date="2024-04-23T17:47:14Z">
              <w:rPr>
                <w:rFonts w:hint="eastAsia"/>
                <w:lang w:val="en-US" w:eastAsia="zh-CN"/>
              </w:rPr>
            </w:rPrChange>
          </w:rPr>
          <w:t>and</w:t>
        </w:r>
      </w:ins>
      <w:ins w:id="4519" w:author="野草" w:date="2024-04-23T17:31:46Z">
        <w:r>
          <w:rPr>
            <w:rFonts w:hint="eastAsia"/>
            <w:highlight w:val="cyan"/>
            <w:lang w:val="en-US" w:eastAsia="zh-CN"/>
            <w:rPrChange w:id="4520" w:author="野草" w:date="2024-04-23T17:47:14Z">
              <w:rPr>
                <w:rFonts w:hint="eastAsia"/>
                <w:lang w:val="en-US" w:eastAsia="zh-CN"/>
              </w:rPr>
            </w:rPrChange>
          </w:rPr>
          <w:t xml:space="preserve"> </w:t>
        </w:r>
      </w:ins>
      <w:ins w:id="4521" w:author="野草" w:date="2024-04-23T17:31:52Z">
        <w:r>
          <w:rPr>
            <w:rFonts w:hint="eastAsia"/>
            <w:highlight w:val="cyan"/>
            <w:lang w:val="en-US" w:eastAsia="zh-CN"/>
            <w:rPrChange w:id="4522" w:author="野草" w:date="2024-04-23T17:47:14Z">
              <w:rPr>
                <w:rFonts w:hint="eastAsia"/>
                <w:lang w:val="en-US" w:eastAsia="zh-CN"/>
              </w:rPr>
            </w:rPrChange>
          </w:rPr>
          <w:t>RW</w:t>
        </w:r>
        <w:bookmarkEnd w:id="85"/>
      </w:ins>
      <w:ins w:id="4523" w:author="野草" w:date="2024-04-23T17:30:23Z">
        <w:r>
          <w:rPr>
            <w:rFonts w:hint="eastAsia"/>
            <w:highlight w:val="cyan"/>
            <w:lang w:val="en-US" w:eastAsia="zh-CN"/>
            <w:rPrChange w:id="4524" w:author="野草" w:date="2024-04-23T17:47:14Z">
              <w:rPr>
                <w:rFonts w:hint="eastAsia"/>
                <w:lang w:val="en-US" w:eastAsia="zh-CN"/>
              </w:rPr>
            </w:rPrChange>
          </w:rPr>
          <w:t xml:space="preserve"> </w:t>
        </w:r>
      </w:ins>
      <w:ins w:id="4525" w:author="野草" w:date="2024-04-23T17:46:30Z">
        <w:r>
          <w:rPr>
            <w:rFonts w:hint="eastAsia"/>
            <w:highlight w:val="cyan"/>
            <w:lang w:val="en-US" w:eastAsia="zh-CN"/>
            <w:rPrChange w:id="4526" w:author="野草" w:date="2024-04-23T17:47:14Z">
              <w:rPr>
                <w:rFonts w:hint="eastAsia"/>
                <w:lang w:val="en-US" w:eastAsia="zh-CN"/>
              </w:rPr>
            </w:rPrChange>
          </w:rPr>
          <w:t>(</w:t>
        </w:r>
      </w:ins>
      <w:ins w:id="4527" w:author="野草" w:date="2024-04-23T17:46:34Z">
        <w:r>
          <w:rPr>
            <w:rFonts w:hint="eastAsia"/>
            <w:highlight w:val="cyan"/>
            <w:lang w:val="en-US" w:eastAsia="zh-CN"/>
            <w:rPrChange w:id="4528" w:author="野草" w:date="2024-04-23T17:47:14Z">
              <w:rPr>
                <w:rFonts w:hint="eastAsia"/>
                <w:lang w:val="en-US" w:eastAsia="zh-CN"/>
              </w:rPr>
            </w:rPrChange>
          </w:rPr>
          <w:t>7</w:t>
        </w:r>
      </w:ins>
      <w:ins w:id="4529" w:author="野草" w:date="2024-04-23T17:46:30Z">
        <w:r>
          <w:rPr>
            <w:rFonts w:hint="eastAsia"/>
            <w:highlight w:val="cyan"/>
            <w:lang w:val="en-US" w:eastAsia="zh-CN"/>
            <w:rPrChange w:id="4530" w:author="野草" w:date="2024-04-23T17:47:14Z">
              <w:rPr>
                <w:rFonts w:hint="eastAsia"/>
                <w:lang w:val="en-US" w:eastAsia="zh-CN"/>
              </w:rPr>
            </w:rPrChange>
          </w:rPr>
          <w:t>.</w:t>
        </w:r>
      </w:ins>
      <w:ins w:id="4531" w:author="野草" w:date="2024-04-23T17:46:32Z">
        <w:r>
          <w:rPr>
            <w:rFonts w:hint="eastAsia"/>
            <w:highlight w:val="cyan"/>
            <w:lang w:val="en-US" w:eastAsia="zh-CN"/>
            <w:rPrChange w:id="4532" w:author="野草" w:date="2024-04-23T17:47:14Z">
              <w:rPr>
                <w:rFonts w:hint="eastAsia"/>
                <w:lang w:val="en-US" w:eastAsia="zh-CN"/>
              </w:rPr>
            </w:rPrChange>
          </w:rPr>
          <w:t>0</w:t>
        </w:r>
      </w:ins>
      <w:ins w:id="4533" w:author="野草" w:date="2024-04-23T17:46:30Z">
        <w:r>
          <w:rPr>
            <w:rFonts w:hint="eastAsia"/>
            <w:highlight w:val="cyan"/>
            <w:lang w:val="en-US" w:eastAsia="zh-CN"/>
            <w:rPrChange w:id="4534" w:author="野草" w:date="2024-04-23T17:47:14Z">
              <w:rPr>
                <w:rFonts w:hint="eastAsia"/>
                <w:lang w:val="en-US" w:eastAsia="zh-CN"/>
              </w:rPr>
            </w:rPrChange>
          </w:rPr>
          <w:t xml:space="preserve"> %)</w:t>
        </w:r>
      </w:ins>
      <w:ins w:id="4535" w:author="野草" w:date="2024-04-23T17:46:31Z">
        <w:r>
          <w:rPr>
            <w:rFonts w:hint="eastAsia"/>
            <w:lang w:val="en-US" w:eastAsia="zh-CN"/>
          </w:rPr>
          <w:t xml:space="preserve"> </w:t>
        </w:r>
      </w:ins>
      <w:ins w:id="4536" w:author="野草" w:date="2024-04-23T17:30:29Z">
        <w:r>
          <w:rPr>
            <w:rFonts w:hint="eastAsia"/>
            <w:lang w:val="en-US" w:eastAsia="zh-CN"/>
          </w:rPr>
          <w:t>o</w:t>
        </w:r>
      </w:ins>
      <w:ins w:id="4537" w:author="野草" w:date="2024-04-23T17:30:30Z">
        <w:r>
          <w:rPr>
            <w:rFonts w:hint="eastAsia"/>
            <w:lang w:val="en-US" w:eastAsia="zh-CN"/>
          </w:rPr>
          <w:t xml:space="preserve">n </w:t>
        </w:r>
      </w:ins>
      <w:ins w:id="4538" w:author="野草" w:date="2024-04-23T17:30:31Z">
        <w:r>
          <w:rPr>
            <w:rFonts w:hint="eastAsia"/>
            <w:lang w:val="en-US" w:eastAsia="zh-CN"/>
          </w:rPr>
          <w:t>t</w:t>
        </w:r>
      </w:ins>
      <w:ins w:id="4539" w:author="野草" w:date="2024-04-23T17:30:32Z">
        <w:r>
          <w:rPr>
            <w:rFonts w:hint="eastAsia"/>
            <w:lang w:val="en-US" w:eastAsia="zh-CN"/>
          </w:rPr>
          <w:t xml:space="preserve">he </w:t>
        </w:r>
      </w:ins>
      <w:ins w:id="4540" w:author="野草" w:date="2024-04-23T17:30:40Z">
        <w:r>
          <w:rPr>
            <w:rFonts w:hint="eastAsia"/>
            <w:highlight w:val="green"/>
            <w:lang w:val="en-US" w:eastAsia="zh-CN"/>
            <w:rPrChange w:id="4541" w:author="野草" w:date="2024-04-23T17:31:25Z">
              <w:rPr>
                <w:rFonts w:hint="eastAsia"/>
                <w:lang w:val="en-US" w:eastAsia="zh-CN"/>
              </w:rPr>
            </w:rPrChange>
          </w:rPr>
          <w:t>n</w:t>
        </w:r>
      </w:ins>
      <w:ins w:id="4542" w:author="野草" w:date="2024-04-23T17:30:41Z">
        <w:r>
          <w:rPr>
            <w:rFonts w:hint="eastAsia"/>
            <w:highlight w:val="green"/>
            <w:lang w:val="en-US" w:eastAsia="zh-CN"/>
            <w:rPrChange w:id="4543" w:author="野草" w:date="2024-04-23T17:31:25Z">
              <w:rPr>
                <w:rFonts w:hint="eastAsia"/>
                <w:lang w:val="en-US" w:eastAsia="zh-CN"/>
              </w:rPr>
            </w:rPrChange>
          </w:rPr>
          <w:t xml:space="preserve">ormal </w:t>
        </w:r>
      </w:ins>
      <w:ins w:id="4544" w:author="野草" w:date="2024-04-23T17:30:42Z">
        <w:r>
          <w:rPr>
            <w:rFonts w:hint="eastAsia"/>
            <w:highlight w:val="green"/>
            <w:lang w:val="en-US" w:eastAsia="zh-CN"/>
            <w:rPrChange w:id="4545" w:author="野草" w:date="2024-04-23T17:31:25Z">
              <w:rPr>
                <w:rFonts w:hint="eastAsia"/>
                <w:lang w:val="en-US" w:eastAsia="zh-CN"/>
              </w:rPr>
            </w:rPrChange>
          </w:rPr>
          <w:t>summer</w:t>
        </w:r>
      </w:ins>
      <w:ins w:id="4546" w:author="野草" w:date="2024-04-23T17:30:43Z">
        <w:r>
          <w:rPr>
            <w:rFonts w:hint="eastAsia"/>
            <w:highlight w:val="green"/>
            <w:lang w:val="en-US" w:eastAsia="zh-CN"/>
            <w:rPrChange w:id="4547" w:author="野草" w:date="2024-04-23T17:31:25Z">
              <w:rPr>
                <w:rFonts w:hint="eastAsia"/>
                <w:lang w:val="en-US" w:eastAsia="zh-CN"/>
              </w:rPr>
            </w:rPrChange>
          </w:rPr>
          <w:t xml:space="preserve"> day</w:t>
        </w:r>
      </w:ins>
      <w:ins w:id="4548" w:author="野草" w:date="2024-04-23T17:30:44Z">
        <w:r>
          <w:rPr>
            <w:rFonts w:hint="eastAsia"/>
            <w:lang w:val="en-US" w:eastAsia="zh-CN"/>
          </w:rPr>
          <w:t xml:space="preserve"> and</w:t>
        </w:r>
      </w:ins>
      <w:ins w:id="4549" w:author="野草" w:date="2024-04-23T17:30:45Z">
        <w:r>
          <w:rPr>
            <w:rFonts w:hint="eastAsia"/>
            <w:lang w:val="en-US" w:eastAsia="zh-CN"/>
          </w:rPr>
          <w:t xml:space="preserve"> </w:t>
        </w:r>
      </w:ins>
      <w:ins w:id="4550" w:author="野草" w:date="2024-04-23T17:32:04Z">
        <w:r>
          <w:rPr>
            <w:rFonts w:hint="eastAsia"/>
            <w:highlight w:val="cyan"/>
            <w:lang w:val="en-US" w:eastAsia="zh-CN"/>
            <w:rPrChange w:id="4551" w:author="野草" w:date="2024-04-23T17:47:17Z">
              <w:rPr>
                <w:rFonts w:hint="eastAsia"/>
                <w:lang w:val="en-US" w:eastAsia="zh-CN"/>
              </w:rPr>
            </w:rPrChange>
          </w:rPr>
          <w:t>ELE</w:t>
        </w:r>
      </w:ins>
      <w:ins w:id="4552" w:author="野草" w:date="2024-04-23T17:46:41Z">
        <w:r>
          <w:rPr>
            <w:rFonts w:hint="eastAsia"/>
            <w:highlight w:val="cyan"/>
            <w:lang w:val="en-US" w:eastAsia="zh-CN"/>
            <w:rPrChange w:id="4553" w:author="野草" w:date="2024-04-23T17:47:17Z">
              <w:rPr>
                <w:rFonts w:hint="eastAsia"/>
                <w:lang w:val="en-US" w:eastAsia="zh-CN"/>
              </w:rPr>
            </w:rPrChange>
          </w:rPr>
          <w:t xml:space="preserve"> (</w:t>
        </w:r>
      </w:ins>
      <w:ins w:id="4554" w:author="野草" w:date="2024-04-23T17:46:44Z">
        <w:r>
          <w:rPr>
            <w:rFonts w:hint="eastAsia"/>
            <w:highlight w:val="cyan"/>
            <w:lang w:val="en-US" w:eastAsia="zh-CN"/>
            <w:rPrChange w:id="4555" w:author="野草" w:date="2024-04-23T17:47:17Z">
              <w:rPr>
                <w:rFonts w:hint="eastAsia"/>
                <w:lang w:val="en-US" w:eastAsia="zh-CN"/>
              </w:rPr>
            </w:rPrChange>
          </w:rPr>
          <w:t>3</w:t>
        </w:r>
      </w:ins>
      <w:ins w:id="4556" w:author="野草" w:date="2024-04-23T17:46:41Z">
        <w:r>
          <w:rPr>
            <w:rFonts w:hint="eastAsia"/>
            <w:highlight w:val="cyan"/>
            <w:lang w:val="en-US" w:eastAsia="zh-CN"/>
            <w:rPrChange w:id="4557" w:author="野草" w:date="2024-04-23T17:47:17Z">
              <w:rPr>
                <w:rFonts w:hint="eastAsia"/>
                <w:lang w:val="en-US" w:eastAsia="zh-CN"/>
              </w:rPr>
            </w:rPrChange>
          </w:rPr>
          <w:t>2.</w:t>
        </w:r>
      </w:ins>
      <w:ins w:id="4558" w:author="野草" w:date="2024-04-23T17:46:43Z">
        <w:r>
          <w:rPr>
            <w:rFonts w:hint="eastAsia"/>
            <w:highlight w:val="cyan"/>
            <w:lang w:val="en-US" w:eastAsia="zh-CN"/>
            <w:rPrChange w:id="4559" w:author="野草" w:date="2024-04-23T17:47:17Z">
              <w:rPr>
                <w:rFonts w:hint="eastAsia"/>
                <w:lang w:val="en-US" w:eastAsia="zh-CN"/>
              </w:rPr>
            </w:rPrChange>
          </w:rPr>
          <w:t>2</w:t>
        </w:r>
      </w:ins>
      <w:ins w:id="4560" w:author="野草" w:date="2024-04-23T17:46:41Z">
        <w:r>
          <w:rPr>
            <w:rFonts w:hint="eastAsia"/>
            <w:highlight w:val="cyan"/>
            <w:lang w:val="en-US" w:eastAsia="zh-CN"/>
            <w:rPrChange w:id="4561" w:author="野草" w:date="2024-04-23T17:47:17Z">
              <w:rPr>
                <w:rFonts w:hint="eastAsia"/>
                <w:lang w:val="en-US" w:eastAsia="zh-CN"/>
              </w:rPr>
            </w:rPrChange>
          </w:rPr>
          <w:t xml:space="preserve"> %)</w:t>
        </w:r>
      </w:ins>
      <w:ins w:id="4562" w:author="野草" w:date="2024-04-23T17:32:10Z">
        <w:r>
          <w:rPr>
            <w:rFonts w:hint="eastAsia"/>
            <w:highlight w:val="cyan"/>
            <w:lang w:val="en-US" w:eastAsia="zh-CN"/>
            <w:rPrChange w:id="4563" w:author="野草" w:date="2024-04-23T17:47:17Z">
              <w:rPr>
                <w:rFonts w:hint="eastAsia"/>
                <w:lang w:val="en-US" w:eastAsia="zh-CN"/>
              </w:rPr>
            </w:rPrChange>
          </w:rPr>
          <w:t>, PD</w:t>
        </w:r>
      </w:ins>
      <w:ins w:id="4564" w:author="野草" w:date="2024-04-23T17:46:45Z">
        <w:r>
          <w:rPr>
            <w:rFonts w:hint="eastAsia"/>
            <w:highlight w:val="cyan"/>
            <w:lang w:val="en-US" w:eastAsia="zh-CN"/>
            <w:rPrChange w:id="4565" w:author="野草" w:date="2024-04-23T17:47:17Z">
              <w:rPr>
                <w:rFonts w:hint="eastAsia"/>
                <w:lang w:val="en-US" w:eastAsia="zh-CN"/>
              </w:rPr>
            </w:rPrChange>
          </w:rPr>
          <w:t xml:space="preserve"> </w:t>
        </w:r>
      </w:ins>
      <w:ins w:id="4566" w:author="野草" w:date="2024-04-23T17:46:46Z">
        <w:r>
          <w:rPr>
            <w:rFonts w:hint="eastAsia"/>
            <w:highlight w:val="cyan"/>
            <w:lang w:val="en-US" w:eastAsia="zh-CN"/>
            <w:rPrChange w:id="4567" w:author="野草" w:date="2024-04-23T17:47:17Z">
              <w:rPr>
                <w:rFonts w:hint="eastAsia"/>
                <w:lang w:val="en-US" w:eastAsia="zh-CN"/>
              </w:rPr>
            </w:rPrChange>
          </w:rPr>
          <w:t>(1</w:t>
        </w:r>
      </w:ins>
      <w:ins w:id="4568" w:author="野草" w:date="2024-04-23T17:46:48Z">
        <w:r>
          <w:rPr>
            <w:rFonts w:hint="eastAsia"/>
            <w:highlight w:val="cyan"/>
            <w:lang w:val="en-US" w:eastAsia="zh-CN"/>
            <w:rPrChange w:id="4569" w:author="野草" w:date="2024-04-23T17:47:17Z">
              <w:rPr>
                <w:rFonts w:hint="eastAsia"/>
                <w:lang w:val="en-US" w:eastAsia="zh-CN"/>
              </w:rPr>
            </w:rPrChange>
          </w:rPr>
          <w:t>6</w:t>
        </w:r>
      </w:ins>
      <w:ins w:id="4570" w:author="野草" w:date="2024-04-23T17:46:46Z">
        <w:r>
          <w:rPr>
            <w:rFonts w:hint="eastAsia"/>
            <w:highlight w:val="cyan"/>
            <w:lang w:val="en-US" w:eastAsia="zh-CN"/>
            <w:rPrChange w:id="4571" w:author="野草" w:date="2024-04-23T17:47:17Z">
              <w:rPr>
                <w:rFonts w:hint="eastAsia"/>
                <w:lang w:val="en-US" w:eastAsia="zh-CN"/>
              </w:rPr>
            </w:rPrChange>
          </w:rPr>
          <w:t>.</w:t>
        </w:r>
      </w:ins>
      <w:ins w:id="4572" w:author="野草" w:date="2024-04-23T17:46:50Z">
        <w:r>
          <w:rPr>
            <w:rFonts w:hint="eastAsia"/>
            <w:highlight w:val="cyan"/>
            <w:lang w:val="en-US" w:eastAsia="zh-CN"/>
            <w:rPrChange w:id="4573" w:author="野草" w:date="2024-04-23T17:47:17Z">
              <w:rPr>
                <w:rFonts w:hint="eastAsia"/>
                <w:lang w:val="en-US" w:eastAsia="zh-CN"/>
              </w:rPr>
            </w:rPrChange>
          </w:rPr>
          <w:t>5</w:t>
        </w:r>
      </w:ins>
      <w:ins w:id="4574" w:author="野草" w:date="2024-04-23T17:46:46Z">
        <w:r>
          <w:rPr>
            <w:rFonts w:hint="eastAsia"/>
            <w:highlight w:val="cyan"/>
            <w:lang w:val="en-US" w:eastAsia="zh-CN"/>
            <w:rPrChange w:id="4575" w:author="野草" w:date="2024-04-23T17:47:17Z">
              <w:rPr>
                <w:rFonts w:hint="eastAsia"/>
                <w:lang w:val="en-US" w:eastAsia="zh-CN"/>
              </w:rPr>
            </w:rPrChange>
          </w:rPr>
          <w:t xml:space="preserve"> %)</w:t>
        </w:r>
      </w:ins>
      <w:ins w:id="4576" w:author="野草" w:date="2024-04-23T17:32:04Z">
        <w:r>
          <w:rPr>
            <w:rFonts w:hint="eastAsia"/>
            <w:highlight w:val="cyan"/>
            <w:lang w:val="en-US" w:eastAsia="zh-CN"/>
            <w:rPrChange w:id="4577" w:author="野草" w:date="2024-04-23T17:47:17Z">
              <w:rPr>
                <w:rFonts w:hint="eastAsia"/>
                <w:lang w:val="en-US" w:eastAsia="zh-CN"/>
              </w:rPr>
            </w:rPrChange>
          </w:rPr>
          <w:t>, SLP</w:t>
        </w:r>
      </w:ins>
      <w:ins w:id="4578" w:author="野草" w:date="2024-04-23T17:46:56Z">
        <w:r>
          <w:rPr>
            <w:rFonts w:hint="eastAsia"/>
            <w:highlight w:val="cyan"/>
            <w:lang w:val="en-US" w:eastAsia="zh-CN"/>
            <w:rPrChange w:id="4579" w:author="野草" w:date="2024-04-23T17:47:17Z">
              <w:rPr>
                <w:rFonts w:hint="eastAsia"/>
                <w:lang w:val="en-US" w:eastAsia="zh-CN"/>
              </w:rPr>
            </w:rPrChange>
          </w:rPr>
          <w:t xml:space="preserve"> (12.</w:t>
        </w:r>
      </w:ins>
      <w:ins w:id="4580" w:author="野草" w:date="2024-04-23T17:47:00Z">
        <w:r>
          <w:rPr>
            <w:rFonts w:hint="eastAsia"/>
            <w:highlight w:val="cyan"/>
            <w:lang w:val="en-US" w:eastAsia="zh-CN"/>
            <w:rPrChange w:id="4581" w:author="野草" w:date="2024-04-23T17:47:17Z">
              <w:rPr>
                <w:rFonts w:hint="eastAsia"/>
                <w:lang w:val="en-US" w:eastAsia="zh-CN"/>
              </w:rPr>
            </w:rPrChange>
          </w:rPr>
          <w:t>3</w:t>
        </w:r>
      </w:ins>
      <w:ins w:id="4582" w:author="野草" w:date="2024-04-23T17:46:56Z">
        <w:r>
          <w:rPr>
            <w:rFonts w:hint="eastAsia"/>
            <w:highlight w:val="cyan"/>
            <w:lang w:val="en-US" w:eastAsia="zh-CN"/>
            <w:rPrChange w:id="4583" w:author="野草" w:date="2024-04-23T17:47:17Z">
              <w:rPr>
                <w:rFonts w:hint="eastAsia"/>
                <w:lang w:val="en-US" w:eastAsia="zh-CN"/>
              </w:rPr>
            </w:rPrChange>
          </w:rPr>
          <w:t xml:space="preserve"> %)</w:t>
        </w:r>
      </w:ins>
      <w:ins w:id="4584" w:author="野草" w:date="2024-04-23T17:32:04Z">
        <w:r>
          <w:rPr>
            <w:rFonts w:hint="eastAsia"/>
            <w:highlight w:val="cyan"/>
            <w:lang w:val="en-US" w:eastAsia="zh-CN"/>
            <w:rPrChange w:id="4585" w:author="野草" w:date="2024-04-23T17:47:17Z">
              <w:rPr>
                <w:rFonts w:hint="eastAsia"/>
                <w:lang w:val="en-US" w:eastAsia="zh-CN"/>
              </w:rPr>
            </w:rPrChange>
          </w:rPr>
          <w:t xml:space="preserve"> and RW</w:t>
        </w:r>
      </w:ins>
      <w:ins w:id="4586" w:author="野草" w:date="2024-04-23T17:47:05Z">
        <w:r>
          <w:rPr>
            <w:rFonts w:hint="eastAsia"/>
            <w:highlight w:val="cyan"/>
            <w:lang w:val="en-US" w:eastAsia="zh-CN"/>
            <w:rPrChange w:id="4587" w:author="野草" w:date="2024-04-23T17:47:17Z">
              <w:rPr>
                <w:rFonts w:hint="eastAsia"/>
                <w:lang w:val="en-US" w:eastAsia="zh-CN"/>
              </w:rPr>
            </w:rPrChange>
          </w:rPr>
          <w:t xml:space="preserve"> </w:t>
        </w:r>
      </w:ins>
      <w:ins w:id="4588" w:author="野草" w:date="2024-04-23T17:47:06Z">
        <w:r>
          <w:rPr>
            <w:rFonts w:hint="eastAsia"/>
            <w:highlight w:val="cyan"/>
            <w:lang w:val="en-US" w:eastAsia="zh-CN"/>
            <w:rPrChange w:id="4589" w:author="野草" w:date="2024-04-23T17:47:17Z">
              <w:rPr>
                <w:rFonts w:hint="eastAsia"/>
                <w:lang w:val="en-US" w:eastAsia="zh-CN"/>
              </w:rPr>
            </w:rPrChange>
          </w:rPr>
          <w:t>(</w:t>
        </w:r>
      </w:ins>
      <w:ins w:id="4590" w:author="野草" w:date="2024-04-23T17:47:09Z">
        <w:r>
          <w:rPr>
            <w:rFonts w:hint="eastAsia"/>
            <w:highlight w:val="cyan"/>
            <w:lang w:val="en-US" w:eastAsia="zh-CN"/>
            <w:rPrChange w:id="4591" w:author="野草" w:date="2024-04-23T17:47:17Z">
              <w:rPr>
                <w:rFonts w:hint="eastAsia"/>
                <w:lang w:val="en-US" w:eastAsia="zh-CN"/>
              </w:rPr>
            </w:rPrChange>
          </w:rPr>
          <w:t>5</w:t>
        </w:r>
      </w:ins>
      <w:ins w:id="4592" w:author="野草" w:date="2024-04-23T17:47:06Z">
        <w:r>
          <w:rPr>
            <w:rFonts w:hint="eastAsia"/>
            <w:highlight w:val="cyan"/>
            <w:lang w:val="en-US" w:eastAsia="zh-CN"/>
            <w:rPrChange w:id="4593" w:author="野草" w:date="2024-04-23T17:47:17Z">
              <w:rPr>
                <w:rFonts w:hint="eastAsia"/>
                <w:lang w:val="en-US" w:eastAsia="zh-CN"/>
              </w:rPr>
            </w:rPrChange>
          </w:rPr>
          <w:t>.</w:t>
        </w:r>
      </w:ins>
      <w:ins w:id="4594" w:author="野草" w:date="2024-04-23T17:47:08Z">
        <w:r>
          <w:rPr>
            <w:rFonts w:hint="eastAsia"/>
            <w:highlight w:val="cyan"/>
            <w:lang w:val="en-US" w:eastAsia="zh-CN"/>
            <w:rPrChange w:id="4595" w:author="野草" w:date="2024-04-23T17:47:17Z">
              <w:rPr>
                <w:rFonts w:hint="eastAsia"/>
                <w:lang w:val="en-US" w:eastAsia="zh-CN"/>
              </w:rPr>
            </w:rPrChange>
          </w:rPr>
          <w:t>7</w:t>
        </w:r>
      </w:ins>
      <w:ins w:id="4596" w:author="野草" w:date="2024-04-23T17:47:06Z">
        <w:r>
          <w:rPr>
            <w:rFonts w:hint="eastAsia"/>
            <w:highlight w:val="cyan"/>
            <w:lang w:val="en-US" w:eastAsia="zh-CN"/>
            <w:rPrChange w:id="4597" w:author="野草" w:date="2024-04-23T17:47:17Z">
              <w:rPr>
                <w:rFonts w:hint="eastAsia"/>
                <w:lang w:val="en-US" w:eastAsia="zh-CN"/>
              </w:rPr>
            </w:rPrChange>
          </w:rPr>
          <w:t xml:space="preserve"> %)</w:t>
        </w:r>
      </w:ins>
      <w:ins w:id="4598" w:author="野草" w:date="2024-04-23T17:30:45Z">
        <w:r>
          <w:rPr>
            <w:rFonts w:hint="eastAsia"/>
            <w:highlight w:val="cyan"/>
            <w:lang w:val="en-US" w:eastAsia="zh-CN"/>
            <w:rPrChange w:id="4599" w:author="野草" w:date="2024-04-23T17:47:17Z">
              <w:rPr>
                <w:rFonts w:hint="eastAsia"/>
                <w:lang w:val="en-US" w:eastAsia="zh-CN"/>
              </w:rPr>
            </w:rPrChange>
          </w:rPr>
          <w:t xml:space="preserve"> </w:t>
        </w:r>
      </w:ins>
      <w:ins w:id="4600" w:author="野草" w:date="2024-04-23T17:30:49Z">
        <w:r>
          <w:rPr>
            <w:rFonts w:hint="eastAsia"/>
            <w:lang w:val="en-US" w:eastAsia="zh-CN"/>
          </w:rPr>
          <w:t>o</w:t>
        </w:r>
      </w:ins>
      <w:ins w:id="4601" w:author="野草" w:date="2024-04-23T17:30:50Z">
        <w:r>
          <w:rPr>
            <w:rFonts w:hint="eastAsia"/>
            <w:lang w:val="en-US" w:eastAsia="zh-CN"/>
          </w:rPr>
          <w:t xml:space="preserve">n </w:t>
        </w:r>
      </w:ins>
      <w:ins w:id="4602" w:author="野草" w:date="2024-04-23T17:30:51Z">
        <w:r>
          <w:rPr>
            <w:rFonts w:hint="eastAsia"/>
            <w:lang w:val="en-US" w:eastAsia="zh-CN"/>
          </w:rPr>
          <w:t>the</w:t>
        </w:r>
      </w:ins>
      <w:ins w:id="4603" w:author="野草" w:date="2024-04-23T17:30:51Z">
        <w:r>
          <w:rPr>
            <w:rFonts w:hint="eastAsia"/>
            <w:highlight w:val="green"/>
            <w:lang w:val="en-US" w:eastAsia="zh-CN"/>
            <w:rPrChange w:id="4604" w:author="野草" w:date="2024-04-23T17:31:29Z">
              <w:rPr>
                <w:rFonts w:hint="eastAsia"/>
                <w:lang w:val="en-US" w:eastAsia="zh-CN"/>
              </w:rPr>
            </w:rPrChange>
          </w:rPr>
          <w:t xml:space="preserve"> </w:t>
        </w:r>
      </w:ins>
      <w:ins w:id="4605" w:author="野草" w:date="2024-04-23T17:31:01Z">
        <w:r>
          <w:rPr>
            <w:rFonts w:hint="eastAsia"/>
            <w:highlight w:val="green"/>
            <w:lang w:val="en-US" w:eastAsia="zh-CN"/>
            <w:rPrChange w:id="4606" w:author="野草" w:date="2024-04-23T17:31:29Z">
              <w:rPr>
                <w:rFonts w:hint="eastAsia"/>
                <w:lang w:val="en-US" w:eastAsia="zh-CN"/>
              </w:rPr>
            </w:rPrChange>
          </w:rPr>
          <w:t>extr</w:t>
        </w:r>
      </w:ins>
      <w:ins w:id="4607" w:author="野草" w:date="2024-04-23T17:31:02Z">
        <w:r>
          <w:rPr>
            <w:rFonts w:hint="eastAsia"/>
            <w:highlight w:val="green"/>
            <w:lang w:val="en-US" w:eastAsia="zh-CN"/>
            <w:rPrChange w:id="4608" w:author="野草" w:date="2024-04-23T17:31:29Z">
              <w:rPr>
                <w:rFonts w:hint="eastAsia"/>
                <w:lang w:val="en-US" w:eastAsia="zh-CN"/>
              </w:rPr>
            </w:rPrChange>
          </w:rPr>
          <w:t>e</w:t>
        </w:r>
      </w:ins>
      <w:ins w:id="4609" w:author="野草" w:date="2024-04-23T17:31:03Z">
        <w:r>
          <w:rPr>
            <w:rFonts w:hint="eastAsia"/>
            <w:highlight w:val="green"/>
            <w:lang w:val="en-US" w:eastAsia="zh-CN"/>
            <w:rPrChange w:id="4610" w:author="野草" w:date="2024-04-23T17:31:29Z">
              <w:rPr>
                <w:rFonts w:hint="eastAsia"/>
                <w:lang w:val="en-US" w:eastAsia="zh-CN"/>
              </w:rPr>
            </w:rPrChange>
          </w:rPr>
          <w:t>mely</w:t>
        </w:r>
      </w:ins>
      <w:ins w:id="4611" w:author="野草" w:date="2024-04-23T17:31:04Z">
        <w:r>
          <w:rPr>
            <w:rFonts w:hint="eastAsia"/>
            <w:highlight w:val="green"/>
            <w:lang w:val="en-US" w:eastAsia="zh-CN"/>
            <w:rPrChange w:id="4612" w:author="野草" w:date="2024-04-23T17:31:29Z">
              <w:rPr>
                <w:rFonts w:hint="eastAsia"/>
                <w:lang w:val="en-US" w:eastAsia="zh-CN"/>
              </w:rPr>
            </w:rPrChange>
          </w:rPr>
          <w:t xml:space="preserve"> hot day</w:t>
        </w:r>
      </w:ins>
      <w:ins w:id="4613" w:author="野草" w:date="2024-04-23T17:31:06Z">
        <w:r>
          <w:rPr>
            <w:rFonts w:hint="eastAsia"/>
            <w:lang w:val="en-US" w:eastAsia="zh-CN"/>
          </w:rPr>
          <w:t>.</w:t>
        </w:r>
      </w:ins>
    </w:p>
    <w:p>
      <w:pPr>
        <w:numPr>
          <w:ilvl w:val="255"/>
          <w:numId w:val="0"/>
        </w:numPr>
        <w:jc w:val="left"/>
        <w:rPr>
          <w:ins w:id="4614" w:author="野草" w:date="2024-04-26T20:39:48Z"/>
        </w:rPr>
      </w:pPr>
      <w:ins w:id="4615" w:author="野草" w:date="2024-04-26T20:39:48Z">
        <w:bookmarkStart w:id="87" w:name="OLE_LINK99"/>
        <w:r>
          <w:rPr>
            <w:rFonts w:hint="eastAsia"/>
            <w:lang w:val="en-US" w:eastAsia="zh-CN"/>
          </w:rPr>
          <w:t>【up2024 0426 20:39】</w:t>
        </w:r>
      </w:ins>
    </w:p>
    <w:bookmarkEnd w:id="87"/>
    <w:p>
      <w:pPr>
        <w:numPr>
          <w:ilvl w:val="255"/>
          <w:numId w:val="0"/>
        </w:numPr>
        <w:rPr>
          <w:del w:id="4616" w:author="野草" w:date="2024-04-23T17:31:09Z"/>
          <w:rFonts w:hint="default" w:eastAsiaTheme="minorEastAsia"/>
          <w:highlight w:val="green"/>
          <w:lang w:val="en-US" w:eastAsia="zh-CN"/>
          <w:rPrChange w:id="4617" w:author="野草" w:date="2024-04-26T15:16:05Z">
            <w:rPr>
              <w:del w:id="4618" w:author="野草" w:date="2024-04-23T17:31:09Z"/>
              <w:rFonts w:hint="default" w:eastAsiaTheme="minorEastAsia"/>
              <w:lang w:val="en-US" w:eastAsia="zh-CN"/>
            </w:rPr>
          </w:rPrChange>
        </w:rPr>
      </w:pPr>
    </w:p>
    <w:p>
      <w:pPr>
        <w:numPr>
          <w:ilvl w:val="255"/>
          <w:numId w:val="0"/>
        </w:numPr>
        <w:rPr>
          <w:del w:id="4619" w:author="野草" w:date="2024-04-23T15:44:04Z"/>
          <w:rFonts w:hint="eastAsia"/>
          <w:highlight w:val="green"/>
          <w:rPrChange w:id="4620" w:author="野草" w:date="2024-04-26T15:16:05Z">
            <w:rPr>
              <w:del w:id="4621" w:author="野草" w:date="2024-04-23T15:44:04Z"/>
              <w:rFonts w:hint="eastAsia"/>
            </w:rPr>
          </w:rPrChange>
        </w:rPr>
      </w:pPr>
      <w:del w:id="4622" w:author="野草" w:date="2024-04-23T16:15:41Z">
        <w:r>
          <w:rPr>
            <w:rFonts w:hint="eastAsia"/>
            <w:highlight w:val="green"/>
            <w:rPrChange w:id="4623" w:author="野草" w:date="2024-04-26T15:16:05Z">
              <w:rPr>
                <w:rFonts w:hint="eastAsia"/>
              </w:rPr>
            </w:rPrChange>
          </w:rPr>
          <w:delText>.</w:delText>
        </w:r>
      </w:del>
    </w:p>
    <w:p>
      <w:pPr>
        <w:numPr>
          <w:ilvl w:val="255"/>
          <w:numId w:val="0"/>
        </w:numPr>
        <w:rPr>
          <w:del w:id="4624" w:author="野草" w:date="2024-04-23T15:44:03Z"/>
          <w:highlight w:val="green"/>
          <w:rPrChange w:id="4625" w:author="野草" w:date="2024-04-26T15:16:05Z">
            <w:rPr>
              <w:del w:id="4626" w:author="野草" w:date="2024-04-23T15:44:03Z"/>
            </w:rPr>
          </w:rPrChange>
        </w:rPr>
      </w:pPr>
      <w:del w:id="4627" w:author="野草" w:date="2024-04-23T15:44:03Z">
        <w:r>
          <w:rPr>
            <w:rFonts w:hint="eastAsia"/>
            <w:highlight w:val="green"/>
            <w:rPrChange w:id="4628" w:author="野草" w:date="2024-04-26T15:16:05Z">
              <w:rPr>
                <w:rFonts w:hint="eastAsia"/>
              </w:rPr>
            </w:rPrChange>
          </w:rPr>
          <w:delText xml:space="preserve">Similar to RCI, CRCI was also significantly influenced by topography. As the most influential factor, average elevation contributed 33.8% and 39.3% to CRCI on the normal summer day and the extremely hot day, respectively. </w:delText>
        </w:r>
      </w:del>
      <w:del w:id="4629" w:author="野草" w:date="2024-04-23T15:44:03Z">
        <w:bookmarkStart w:id="88" w:name="OLE_LINK17"/>
        <w:r>
          <w:rPr>
            <w:rFonts w:hint="eastAsia"/>
            <w:highlight w:val="green"/>
            <w:rPrChange w:id="4630" w:author="野草" w:date="2024-04-26T15:16:05Z">
              <w:rPr>
                <w:rFonts w:hint="eastAsia"/>
              </w:rPr>
            </w:rPrChange>
          </w:rPr>
          <w:delText xml:space="preserve">Average slope </w:delText>
        </w:r>
        <w:bookmarkEnd w:id="88"/>
      </w:del>
      <w:del w:id="4631" w:author="野草" w:date="2024-04-23T15:44:03Z">
        <w:r>
          <w:rPr>
            <w:rFonts w:hint="eastAsia"/>
            <w:highlight w:val="green"/>
            <w:rPrChange w:id="4632" w:author="野草" w:date="2024-04-26T15:16:05Z">
              <w:rPr>
                <w:rFonts w:hint="eastAsia"/>
              </w:rPr>
            </w:rPrChange>
          </w:rPr>
          <w:delText xml:space="preserve">ranked second, with the corresponding relative importances of 15.1% and 13.9%. Overall, topography exerted a stronger impact on the cumulative effect than on the intensity of cooling in </w:delText>
        </w:r>
      </w:del>
      <w:del w:id="4633" w:author="野草" w:date="2024-04-23T15:44:03Z">
        <w:r>
          <w:rPr>
            <w:rFonts w:hint="eastAsia" w:cs="Times New Roman"/>
            <w:highlight w:val="green"/>
            <w:rPrChange w:id="4634" w:author="野草" w:date="2024-04-26T15:16:05Z">
              <w:rPr>
                <w:rFonts w:hint="eastAsia" w:cs="Times New Roman"/>
              </w:rPr>
            </w:rPrChange>
          </w:rPr>
          <w:delText>riverside</w:delText>
        </w:r>
      </w:del>
      <w:del w:id="4635" w:author="野草" w:date="2024-04-23T15:44:03Z">
        <w:r>
          <w:rPr>
            <w:rFonts w:hint="eastAsia"/>
            <w:highlight w:val="green"/>
            <w:rPrChange w:id="4636" w:author="野草" w:date="2024-04-26T15:16:05Z">
              <w:rPr>
                <w:rFonts w:hint="eastAsia"/>
              </w:rPr>
            </w:rPrChange>
          </w:rPr>
          <w:delText xml:space="preserve"> areas.</w:delText>
        </w:r>
      </w:del>
    </w:p>
    <w:p>
      <w:pPr>
        <w:numPr>
          <w:ilvl w:val="255"/>
          <w:numId w:val="0"/>
        </w:numPr>
        <w:rPr>
          <w:del w:id="4637" w:author="野草" w:date="2024-04-23T15:44:03Z"/>
          <w:highlight w:val="green"/>
          <w:rPrChange w:id="4638" w:author="野草" w:date="2024-04-26T15:16:05Z">
            <w:rPr>
              <w:del w:id="4639" w:author="野草" w:date="2024-04-23T15:44:03Z"/>
            </w:rPr>
          </w:rPrChange>
        </w:rPr>
      </w:pPr>
    </w:p>
    <w:p>
      <w:pPr>
        <w:numPr>
          <w:ilvl w:val="255"/>
          <w:numId w:val="0"/>
        </w:numPr>
        <w:rPr>
          <w:del w:id="4640" w:author="野草" w:date="2024-04-23T15:44:03Z"/>
          <w:highlight w:val="green"/>
          <w:rPrChange w:id="4641" w:author="野草" w:date="2024-04-26T15:16:05Z">
            <w:rPr>
              <w:del w:id="4642" w:author="野草" w:date="2024-04-23T15:44:03Z"/>
            </w:rPr>
          </w:rPrChange>
        </w:rPr>
      </w:pPr>
      <w:del w:id="4643" w:author="野草" w:date="2024-04-23T15:44:03Z">
        <w:r>
          <w:rPr>
            <w:rFonts w:hint="eastAsia"/>
            <w:highlight w:val="green"/>
            <w:rPrChange w:id="4644" w:author="野草" w:date="2024-04-26T15:16:05Z">
              <w:rPr>
                <w:rFonts w:hint="eastAsia"/>
              </w:rPr>
            </w:rPrChange>
          </w:rPr>
          <w:delText>For land cover characteristics, the indexes were ranked in contributions as PD, AI_V, PLAND_I, AI_I and PLAND_V on the 2 case days with the corresponding relative importances being 11.1%, 6.3%, 6.0%, 4.8% and 4% on the normal summer day and 11.2%, 8.8%, 5.2%, 3.5% and 3.3% on the extremely hot day, respectively.</w:delText>
        </w:r>
      </w:del>
    </w:p>
    <w:p>
      <w:pPr>
        <w:numPr>
          <w:ilvl w:val="255"/>
          <w:numId w:val="0"/>
        </w:numPr>
        <w:rPr>
          <w:del w:id="4645" w:author="野草" w:date="2024-04-23T15:44:03Z"/>
          <w:highlight w:val="green"/>
          <w:rPrChange w:id="4646" w:author="野草" w:date="2024-04-26T15:16:05Z">
            <w:rPr>
              <w:del w:id="4647" w:author="野草" w:date="2024-04-23T15:44:03Z"/>
            </w:rPr>
          </w:rPrChange>
        </w:rPr>
      </w:pPr>
    </w:p>
    <w:p>
      <w:pPr>
        <w:numPr>
          <w:ilvl w:val="255"/>
          <w:numId w:val="0"/>
        </w:numPr>
        <w:rPr>
          <w:del w:id="4649" w:author="野草" w:date="2024-04-23T15:44:03Z"/>
          <w:highlight w:val="green"/>
          <w:rPrChange w:id="4650" w:author="野草" w:date="2024-04-26T15:16:05Z">
            <w:rPr>
              <w:del w:id="4651" w:author="野草" w:date="2024-04-23T15:44:03Z"/>
            </w:rPr>
          </w:rPrChange>
        </w:rPr>
        <w:pPrChange w:id="4648" w:author="野草" w:date="2024-04-26T14:07:53Z">
          <w:pPr/>
        </w:pPrChange>
      </w:pPr>
      <w:del w:id="4652" w:author="野草" w:date="2024-04-23T15:44:03Z">
        <w:r>
          <w:rPr>
            <w:rFonts w:hint="eastAsia"/>
            <w:highlight w:val="green"/>
            <w:rPrChange w:id="4653" w:author="野草" w:date="2024-04-26T15:16:05Z">
              <w:rPr>
                <w:rFonts w:hint="eastAsia"/>
              </w:rPr>
            </w:rPrChange>
          </w:rPr>
          <w:delText>The impacts of river width and 3D building characteristics on CRCI were relatively smaller compared to their effects on RCI. The ranking of relative importances was as follows on the normal summer day: RW (10.1%), FAR (4.0%), MBH (2.4%), and BCR (2.2%). On the extremely hot day, the ranking was RW (7.6%), FAR (3.1%), BCR (2.2%), and MBH (1.8%).</w:delText>
        </w:r>
      </w:del>
    </w:p>
    <w:p>
      <w:pPr>
        <w:numPr>
          <w:ilvl w:val="255"/>
          <w:numId w:val="0"/>
        </w:numPr>
        <w:rPr>
          <w:del w:id="4655" w:author="野草" w:date="2024-04-26T14:07:51Z"/>
          <w:highlight w:val="green"/>
          <w:rPrChange w:id="4656" w:author="野草" w:date="2024-04-26T15:16:05Z">
            <w:rPr>
              <w:del w:id="4657" w:author="野草" w:date="2024-04-26T14:07:51Z"/>
            </w:rPr>
          </w:rPrChange>
        </w:rPr>
        <w:pPrChange w:id="4654" w:author="野草" w:date="2024-04-26T14:07:53Z">
          <w:pPr/>
        </w:pPrChange>
      </w:pPr>
    </w:p>
    <w:p>
      <w:pPr>
        <w:numPr>
          <w:ilvl w:val="255"/>
          <w:numId w:val="0"/>
        </w:numPr>
        <w:pPrChange w:id="4658" w:author="野草" w:date="2024-04-26T14:07:53Z">
          <w:pPr/>
        </w:pPrChange>
      </w:pPr>
      <w:del w:id="4659" w:author="野草" w:date="2024-04-23T18:21:46Z">
        <w:r>
          <w:rPr>
            <w:rFonts w:hint="default"/>
            <w:highlight w:val="green"/>
            <w:lang w:val="en-US"/>
            <w:rPrChange w:id="4660" w:author="野草" w:date="2024-04-26T15:16:05Z">
              <w:rPr>
                <w:rFonts w:hint="default"/>
                <w:lang w:val="en-US"/>
              </w:rPr>
            </w:rPrChange>
          </w:rPr>
          <w:delText>Overall</w:delText>
        </w:r>
      </w:del>
      <w:ins w:id="4661" w:author="野草" w:date="2024-04-23T18:21:46Z">
        <w:r>
          <w:rPr>
            <w:rFonts w:hint="eastAsia"/>
            <w:highlight w:val="green"/>
            <w:lang w:val="en-US" w:eastAsia="zh-CN"/>
            <w:rPrChange w:id="4662" w:author="野草" w:date="2024-04-26T15:16:05Z">
              <w:rPr>
                <w:rFonts w:hint="eastAsia"/>
                <w:lang w:val="en-US" w:eastAsia="zh-CN"/>
              </w:rPr>
            </w:rPrChange>
          </w:rPr>
          <w:t>The</w:t>
        </w:r>
      </w:ins>
      <w:ins w:id="4663" w:author="野草" w:date="2024-04-23T18:21:47Z">
        <w:r>
          <w:rPr>
            <w:rFonts w:hint="eastAsia"/>
            <w:highlight w:val="green"/>
            <w:lang w:val="en-US" w:eastAsia="zh-CN"/>
            <w:rPrChange w:id="4664" w:author="野草" w:date="2024-04-26T15:16:05Z">
              <w:rPr>
                <w:rFonts w:hint="eastAsia"/>
                <w:lang w:val="en-US" w:eastAsia="zh-CN"/>
              </w:rPr>
            </w:rPrChange>
          </w:rPr>
          <w:t xml:space="preserve"> r</w:t>
        </w:r>
      </w:ins>
      <w:ins w:id="4665" w:author="野草" w:date="2024-04-23T18:21:48Z">
        <w:r>
          <w:rPr>
            <w:rFonts w:hint="eastAsia"/>
            <w:highlight w:val="green"/>
            <w:lang w:val="en-US" w:eastAsia="zh-CN"/>
            <w:rPrChange w:id="4666" w:author="野草" w:date="2024-04-26T15:16:05Z">
              <w:rPr>
                <w:rFonts w:hint="eastAsia"/>
                <w:lang w:val="en-US" w:eastAsia="zh-CN"/>
              </w:rPr>
            </w:rPrChange>
          </w:rPr>
          <w:t>esults</w:t>
        </w:r>
      </w:ins>
      <w:ins w:id="4667" w:author="野草" w:date="2024-04-23T18:21:49Z">
        <w:r>
          <w:rPr>
            <w:rFonts w:hint="eastAsia"/>
            <w:lang w:val="en-US" w:eastAsia="zh-CN"/>
          </w:rPr>
          <w:t xml:space="preserve"> als</w:t>
        </w:r>
      </w:ins>
      <w:ins w:id="4668" w:author="野草" w:date="2024-04-23T18:21:50Z">
        <w:r>
          <w:rPr>
            <w:rFonts w:hint="eastAsia"/>
            <w:lang w:val="en-US" w:eastAsia="zh-CN"/>
          </w:rPr>
          <w:t xml:space="preserve">o </w:t>
        </w:r>
      </w:ins>
      <w:ins w:id="4669" w:author="野草" w:date="2024-04-23T18:21:53Z">
        <w:r>
          <w:rPr>
            <w:rFonts w:hint="eastAsia"/>
            <w:lang w:val="en-US" w:eastAsia="zh-CN"/>
          </w:rPr>
          <w:t>rev</w:t>
        </w:r>
      </w:ins>
      <w:ins w:id="4670" w:author="野草" w:date="2024-04-23T18:21:54Z">
        <w:r>
          <w:rPr>
            <w:rFonts w:hint="eastAsia"/>
            <w:lang w:val="en-US" w:eastAsia="zh-CN"/>
          </w:rPr>
          <w:t xml:space="preserve">eal </w:t>
        </w:r>
      </w:ins>
      <w:ins w:id="4671" w:author="野草" w:date="2024-04-23T18:21:55Z">
        <w:r>
          <w:rPr>
            <w:rFonts w:hint="eastAsia"/>
            <w:lang w:val="en-US" w:eastAsia="zh-CN"/>
          </w:rPr>
          <w:t>that</w:t>
        </w:r>
      </w:ins>
      <w:del w:id="4672" w:author="野草" w:date="2024-04-23T18:21:56Z">
        <w:r>
          <w:rPr>
            <w:rFonts w:hint="eastAsia"/>
          </w:rPr>
          <w:delText>,</w:delText>
        </w:r>
      </w:del>
      <w:r>
        <w:rPr>
          <w:rFonts w:hint="eastAsia"/>
        </w:rPr>
        <w:t xml:space="preserve"> </w:t>
      </w:r>
      <w:ins w:id="4673" w:author="野草" w:date="2024-04-23T17:47:50Z">
        <w:r>
          <w:rPr>
            <w:rFonts w:hint="eastAsia"/>
            <w:highlight w:val="green"/>
            <w:lang w:val="en-US" w:eastAsia="zh-CN"/>
            <w:rPrChange w:id="4674" w:author="野草" w:date="2024-04-26T15:16:09Z">
              <w:rPr>
                <w:rFonts w:hint="eastAsia"/>
                <w:lang w:val="en-US" w:eastAsia="zh-CN"/>
              </w:rPr>
            </w:rPrChange>
          </w:rPr>
          <w:t>th</w:t>
        </w:r>
      </w:ins>
      <w:ins w:id="4675" w:author="野草" w:date="2024-04-23T17:47:51Z">
        <w:r>
          <w:rPr>
            <w:rFonts w:hint="eastAsia"/>
            <w:highlight w:val="green"/>
            <w:lang w:val="en-US" w:eastAsia="zh-CN"/>
            <w:rPrChange w:id="4676" w:author="野草" w:date="2024-04-26T15:16:09Z">
              <w:rPr>
                <w:rFonts w:hint="eastAsia"/>
                <w:lang w:val="en-US" w:eastAsia="zh-CN"/>
              </w:rPr>
            </w:rPrChange>
          </w:rPr>
          <w:t xml:space="preserve">ere </w:t>
        </w:r>
      </w:ins>
      <w:ins w:id="4677" w:author="野草" w:date="2024-04-23T17:47:52Z">
        <w:r>
          <w:rPr>
            <w:rFonts w:hint="eastAsia"/>
            <w:highlight w:val="green"/>
            <w:lang w:val="en-US" w:eastAsia="zh-CN"/>
            <w:rPrChange w:id="4678" w:author="野草" w:date="2024-04-26T15:16:09Z">
              <w:rPr>
                <w:rFonts w:hint="eastAsia"/>
                <w:lang w:val="en-US" w:eastAsia="zh-CN"/>
              </w:rPr>
            </w:rPrChange>
          </w:rPr>
          <w:t>were</w:t>
        </w:r>
      </w:ins>
      <w:ins w:id="4679" w:author="野草" w:date="2024-04-23T17:47:53Z">
        <w:r>
          <w:rPr>
            <w:rFonts w:hint="eastAsia"/>
            <w:lang w:val="en-US" w:eastAsia="zh-CN"/>
          </w:rPr>
          <w:t xml:space="preserve"> </w:t>
        </w:r>
      </w:ins>
      <w:ins w:id="4680" w:author="野草" w:date="2024-04-23T18:15:27Z">
        <w:r>
          <w:rPr>
            <w:rFonts w:hint="eastAsia"/>
            <w:lang w:val="en-US" w:eastAsia="zh-CN"/>
          </w:rPr>
          <w:t xml:space="preserve">obvious </w:t>
        </w:r>
      </w:ins>
      <w:ins w:id="4681" w:author="野草" w:date="2024-04-23T17:47:58Z">
        <w:r>
          <w:rPr>
            <w:rFonts w:hint="eastAsia"/>
            <w:lang w:val="en-US" w:eastAsia="zh-CN"/>
          </w:rPr>
          <w:t>diff</w:t>
        </w:r>
      </w:ins>
      <w:ins w:id="4682" w:author="野草" w:date="2024-04-23T17:47:59Z">
        <w:r>
          <w:rPr>
            <w:rFonts w:hint="eastAsia"/>
            <w:lang w:val="en-US" w:eastAsia="zh-CN"/>
          </w:rPr>
          <w:t>erences</w:t>
        </w:r>
      </w:ins>
      <w:ins w:id="4683" w:author="野草" w:date="2024-04-23T17:48:00Z">
        <w:r>
          <w:rPr>
            <w:rFonts w:hint="eastAsia"/>
            <w:lang w:val="en-US" w:eastAsia="zh-CN"/>
          </w:rPr>
          <w:t xml:space="preserve"> in</w:t>
        </w:r>
      </w:ins>
      <w:ins w:id="4684" w:author="野草" w:date="2024-04-23T17:48:01Z">
        <w:r>
          <w:rPr>
            <w:rFonts w:hint="eastAsia"/>
            <w:lang w:val="en-US" w:eastAsia="zh-CN"/>
          </w:rPr>
          <w:t xml:space="preserve"> </w:t>
        </w:r>
      </w:ins>
      <w:ins w:id="4685" w:author="野草" w:date="2024-04-23T17:48:02Z">
        <w:r>
          <w:rPr>
            <w:rFonts w:hint="eastAsia"/>
            <w:lang w:val="en-US" w:eastAsia="zh-CN"/>
          </w:rPr>
          <w:t>the</w:t>
        </w:r>
      </w:ins>
      <w:ins w:id="4686" w:author="野草" w:date="2024-04-23T17:48:03Z">
        <w:r>
          <w:rPr>
            <w:rFonts w:hint="eastAsia"/>
            <w:lang w:val="en-US" w:eastAsia="zh-CN"/>
          </w:rPr>
          <w:t xml:space="preserve"> </w:t>
        </w:r>
      </w:ins>
      <w:ins w:id="4687" w:author="野草" w:date="2024-04-26T15:05:37Z">
        <w:bookmarkStart w:id="89" w:name="OLE_LINK27"/>
        <w:r>
          <w:rPr>
            <w:rFonts w:hint="eastAsia"/>
            <w:highlight w:val="green"/>
            <w:lang w:val="en-US" w:eastAsia="zh-CN"/>
            <w:rPrChange w:id="4688" w:author="野草" w:date="2024-04-26T15:16:13Z">
              <w:rPr>
                <w:rFonts w:hint="eastAsia"/>
                <w:lang w:val="en-US" w:eastAsia="zh-CN"/>
              </w:rPr>
            </w:rPrChange>
          </w:rPr>
          <w:t>cont</w:t>
        </w:r>
      </w:ins>
      <w:ins w:id="4689" w:author="野草" w:date="2024-04-26T15:05:38Z">
        <w:r>
          <w:rPr>
            <w:rFonts w:hint="eastAsia"/>
            <w:highlight w:val="green"/>
            <w:lang w:val="en-US" w:eastAsia="zh-CN"/>
            <w:rPrChange w:id="4690" w:author="野草" w:date="2024-04-26T15:16:13Z">
              <w:rPr>
                <w:rFonts w:hint="eastAsia"/>
                <w:lang w:val="en-US" w:eastAsia="zh-CN"/>
              </w:rPr>
            </w:rPrChange>
          </w:rPr>
          <w:t>ribution</w:t>
        </w:r>
      </w:ins>
      <w:ins w:id="4691" w:author="野草" w:date="2024-04-23T17:48:14Z">
        <w:r>
          <w:rPr>
            <w:rFonts w:hint="eastAsia"/>
            <w:highlight w:val="green"/>
            <w:lang w:val="en-US" w:eastAsia="zh-CN"/>
            <w:rPrChange w:id="4692" w:author="野草" w:date="2024-04-26T15:16:13Z">
              <w:rPr>
                <w:rFonts w:hint="eastAsia"/>
                <w:lang w:val="en-US" w:eastAsia="zh-CN"/>
              </w:rPr>
            </w:rPrChange>
          </w:rPr>
          <w:t>s</w:t>
        </w:r>
        <w:bookmarkEnd w:id="89"/>
      </w:ins>
      <w:ins w:id="4693" w:author="野草" w:date="2024-04-23T17:48:14Z">
        <w:r>
          <w:rPr>
            <w:rFonts w:hint="eastAsia"/>
            <w:lang w:val="en-US" w:eastAsia="zh-CN"/>
          </w:rPr>
          <w:t xml:space="preserve"> of </w:t>
        </w:r>
      </w:ins>
      <w:ins w:id="4694" w:author="野草" w:date="2024-04-23T17:48:15Z">
        <w:r>
          <w:rPr>
            <w:rFonts w:hint="eastAsia"/>
            <w:highlight w:val="green"/>
            <w:lang w:val="en-US" w:eastAsia="zh-CN"/>
            <w:rPrChange w:id="4695" w:author="野草" w:date="2024-04-26T15:16:20Z">
              <w:rPr>
                <w:rFonts w:hint="eastAsia"/>
                <w:lang w:val="en-US" w:eastAsia="zh-CN"/>
              </w:rPr>
            </w:rPrChange>
          </w:rPr>
          <w:t>envir</w:t>
        </w:r>
      </w:ins>
      <w:ins w:id="4696" w:author="野草" w:date="2024-04-23T17:48:16Z">
        <w:r>
          <w:rPr>
            <w:rFonts w:hint="eastAsia"/>
            <w:highlight w:val="green"/>
            <w:lang w:val="en-US" w:eastAsia="zh-CN"/>
            <w:rPrChange w:id="4697" w:author="野草" w:date="2024-04-26T15:16:20Z">
              <w:rPr>
                <w:rFonts w:hint="eastAsia"/>
                <w:lang w:val="en-US" w:eastAsia="zh-CN"/>
              </w:rPr>
            </w:rPrChange>
          </w:rPr>
          <w:t>onme</w:t>
        </w:r>
      </w:ins>
      <w:ins w:id="4698" w:author="野草" w:date="2024-04-23T17:48:17Z">
        <w:r>
          <w:rPr>
            <w:rFonts w:hint="eastAsia"/>
            <w:highlight w:val="green"/>
            <w:lang w:val="en-US" w:eastAsia="zh-CN"/>
            <w:rPrChange w:id="4699" w:author="野草" w:date="2024-04-26T15:16:20Z">
              <w:rPr>
                <w:rFonts w:hint="eastAsia"/>
                <w:lang w:val="en-US" w:eastAsia="zh-CN"/>
              </w:rPr>
            </w:rPrChange>
          </w:rPr>
          <w:t>nta</w:t>
        </w:r>
      </w:ins>
      <w:ins w:id="4700" w:author="野草" w:date="2024-04-23T17:48:18Z">
        <w:r>
          <w:rPr>
            <w:rFonts w:hint="eastAsia"/>
            <w:highlight w:val="green"/>
            <w:lang w:val="en-US" w:eastAsia="zh-CN"/>
            <w:rPrChange w:id="4701" w:author="野草" w:date="2024-04-26T15:16:20Z">
              <w:rPr>
                <w:rFonts w:hint="eastAsia"/>
                <w:lang w:val="en-US" w:eastAsia="zh-CN"/>
              </w:rPr>
            </w:rPrChange>
          </w:rPr>
          <w:t xml:space="preserve">l </w:t>
        </w:r>
      </w:ins>
      <w:ins w:id="4702" w:author="野草" w:date="2024-04-26T15:16:28Z">
        <w:r>
          <w:rPr>
            <w:rFonts w:hint="eastAsia"/>
            <w:highlight w:val="green"/>
            <w:lang w:val="en-US" w:eastAsia="zh-CN"/>
          </w:rPr>
          <w:t>varia</w:t>
        </w:r>
      </w:ins>
      <w:ins w:id="4703" w:author="野草" w:date="2024-04-26T15:16:29Z">
        <w:r>
          <w:rPr>
            <w:rFonts w:hint="eastAsia"/>
            <w:highlight w:val="green"/>
            <w:lang w:val="en-US" w:eastAsia="zh-CN"/>
          </w:rPr>
          <w:t>ble</w:t>
        </w:r>
      </w:ins>
      <w:ins w:id="4704" w:author="野草" w:date="2024-04-23T17:48:20Z">
        <w:r>
          <w:rPr>
            <w:rFonts w:hint="eastAsia"/>
            <w:highlight w:val="green"/>
            <w:lang w:val="en-US" w:eastAsia="zh-CN"/>
            <w:rPrChange w:id="4705" w:author="野草" w:date="2024-04-26T15:16:20Z">
              <w:rPr>
                <w:rFonts w:hint="eastAsia"/>
                <w:lang w:val="en-US" w:eastAsia="zh-CN"/>
              </w:rPr>
            </w:rPrChange>
          </w:rPr>
          <w:t>s</w:t>
        </w:r>
      </w:ins>
      <w:ins w:id="4706" w:author="野草" w:date="2024-04-23T17:48:20Z">
        <w:r>
          <w:rPr>
            <w:rFonts w:hint="eastAsia"/>
            <w:lang w:val="en-US" w:eastAsia="zh-CN"/>
          </w:rPr>
          <w:t xml:space="preserve"> </w:t>
        </w:r>
      </w:ins>
      <w:ins w:id="4707" w:author="野草" w:date="2024-04-23T17:48:22Z">
        <w:r>
          <w:rPr>
            <w:rFonts w:hint="eastAsia"/>
            <w:lang w:val="en-US" w:eastAsia="zh-CN"/>
          </w:rPr>
          <w:t>on</w:t>
        </w:r>
      </w:ins>
      <w:ins w:id="4708" w:author="野草" w:date="2024-04-23T17:48:27Z">
        <w:r>
          <w:rPr>
            <w:rFonts w:hint="eastAsia"/>
            <w:lang w:val="en-US" w:eastAsia="zh-CN"/>
          </w:rPr>
          <w:t xml:space="preserve"> </w:t>
        </w:r>
      </w:ins>
      <w:ins w:id="4709" w:author="野草" w:date="2024-04-23T17:48:27Z">
        <w:r>
          <w:rPr>
            <w:rFonts w:hint="eastAsia"/>
            <w:highlight w:val="green"/>
            <w:lang w:val="en-US" w:eastAsia="zh-CN"/>
            <w:rPrChange w:id="4710" w:author="野草" w:date="2024-04-26T15:16:24Z">
              <w:rPr>
                <w:rFonts w:hint="eastAsia"/>
                <w:lang w:val="en-US" w:eastAsia="zh-CN"/>
              </w:rPr>
            </w:rPrChange>
          </w:rPr>
          <w:t>r</w:t>
        </w:r>
      </w:ins>
      <w:ins w:id="4711" w:author="野草" w:date="2024-04-23T17:48:28Z">
        <w:r>
          <w:rPr>
            <w:rFonts w:hint="eastAsia"/>
            <w:highlight w:val="green"/>
            <w:lang w:val="en-US" w:eastAsia="zh-CN"/>
            <w:rPrChange w:id="4712" w:author="野草" w:date="2024-04-26T15:16:24Z">
              <w:rPr>
                <w:rFonts w:hint="eastAsia"/>
                <w:lang w:val="en-US" w:eastAsia="zh-CN"/>
              </w:rPr>
            </w:rPrChange>
          </w:rPr>
          <w:t xml:space="preserve">iver </w:t>
        </w:r>
      </w:ins>
      <w:ins w:id="4713" w:author="野草" w:date="2024-04-23T17:48:29Z">
        <w:r>
          <w:rPr>
            <w:rFonts w:hint="eastAsia"/>
            <w:highlight w:val="green"/>
            <w:lang w:val="en-US" w:eastAsia="zh-CN"/>
            <w:rPrChange w:id="4714" w:author="野草" w:date="2024-04-26T15:16:24Z">
              <w:rPr>
                <w:rFonts w:hint="eastAsia"/>
                <w:lang w:val="en-US" w:eastAsia="zh-CN"/>
              </w:rPr>
            </w:rPrChange>
          </w:rPr>
          <w:t>co</w:t>
        </w:r>
      </w:ins>
      <w:ins w:id="4715" w:author="野草" w:date="2024-04-23T17:48:30Z">
        <w:r>
          <w:rPr>
            <w:rFonts w:hint="eastAsia"/>
            <w:highlight w:val="green"/>
            <w:lang w:val="en-US" w:eastAsia="zh-CN"/>
            <w:rPrChange w:id="4716" w:author="野草" w:date="2024-04-26T15:16:24Z">
              <w:rPr>
                <w:rFonts w:hint="eastAsia"/>
                <w:lang w:val="en-US" w:eastAsia="zh-CN"/>
              </w:rPr>
            </w:rPrChange>
          </w:rPr>
          <w:t>oling</w:t>
        </w:r>
      </w:ins>
      <w:ins w:id="4717" w:author="野草" w:date="2024-04-23T17:48:31Z">
        <w:r>
          <w:rPr>
            <w:rFonts w:hint="eastAsia"/>
            <w:highlight w:val="green"/>
            <w:lang w:val="en-US" w:eastAsia="zh-CN"/>
            <w:rPrChange w:id="4718" w:author="野草" w:date="2024-04-26T15:16:24Z">
              <w:rPr>
                <w:rFonts w:hint="eastAsia"/>
                <w:lang w:val="en-US" w:eastAsia="zh-CN"/>
              </w:rPr>
            </w:rPrChange>
          </w:rPr>
          <w:t xml:space="preserve"> ef</w:t>
        </w:r>
      </w:ins>
      <w:ins w:id="4719" w:author="野草" w:date="2024-04-23T17:48:32Z">
        <w:r>
          <w:rPr>
            <w:rFonts w:hint="eastAsia"/>
            <w:highlight w:val="green"/>
            <w:lang w:val="en-US" w:eastAsia="zh-CN"/>
            <w:rPrChange w:id="4720" w:author="野草" w:date="2024-04-26T15:16:24Z">
              <w:rPr>
                <w:rFonts w:hint="eastAsia"/>
                <w:lang w:val="en-US" w:eastAsia="zh-CN"/>
              </w:rPr>
            </w:rPrChange>
          </w:rPr>
          <w:t>fects</w:t>
        </w:r>
      </w:ins>
      <w:ins w:id="4721" w:author="野草" w:date="2024-04-23T18:20:52Z">
        <w:r>
          <w:rPr>
            <w:rFonts w:hint="eastAsia"/>
            <w:lang w:val="en-US" w:eastAsia="zh-CN"/>
          </w:rPr>
          <w:t xml:space="preserve"> b</w:t>
        </w:r>
      </w:ins>
      <w:ins w:id="4722" w:author="野草" w:date="2024-04-23T18:20:55Z">
        <w:r>
          <w:rPr>
            <w:rFonts w:hint="eastAsia"/>
            <w:lang w:val="en-US" w:eastAsia="zh-CN"/>
          </w:rPr>
          <w:t>etween</w:t>
        </w:r>
      </w:ins>
      <w:ins w:id="4723" w:author="野草" w:date="2024-04-23T18:20:56Z">
        <w:r>
          <w:rPr>
            <w:rFonts w:hint="eastAsia"/>
            <w:lang w:val="en-US" w:eastAsia="zh-CN"/>
          </w:rPr>
          <w:t xml:space="preserve"> the </w:t>
        </w:r>
      </w:ins>
      <w:ins w:id="4724" w:author="野草" w:date="2024-04-23T18:20:57Z">
        <w:r>
          <w:rPr>
            <w:rFonts w:hint="eastAsia"/>
            <w:highlight w:val="green"/>
            <w:lang w:val="en-US" w:eastAsia="zh-CN"/>
            <w:rPrChange w:id="4725" w:author="野草" w:date="2024-04-26T15:16:34Z">
              <w:rPr>
                <w:rFonts w:hint="eastAsia"/>
                <w:lang w:val="en-US" w:eastAsia="zh-CN"/>
              </w:rPr>
            </w:rPrChange>
          </w:rPr>
          <w:t>2 case</w:t>
        </w:r>
      </w:ins>
      <w:ins w:id="4726" w:author="野草" w:date="2024-04-23T18:20:58Z">
        <w:r>
          <w:rPr>
            <w:rFonts w:hint="eastAsia"/>
            <w:highlight w:val="green"/>
            <w:lang w:val="en-US" w:eastAsia="zh-CN"/>
            <w:rPrChange w:id="4727" w:author="野草" w:date="2024-04-26T15:16:34Z">
              <w:rPr>
                <w:rFonts w:hint="eastAsia"/>
                <w:lang w:val="en-US" w:eastAsia="zh-CN"/>
              </w:rPr>
            </w:rPrChange>
          </w:rPr>
          <w:t xml:space="preserve"> days</w:t>
        </w:r>
      </w:ins>
      <w:ins w:id="4728" w:author="野草" w:date="2024-04-23T17:48:33Z">
        <w:r>
          <w:rPr>
            <w:rFonts w:hint="eastAsia"/>
            <w:lang w:val="en-US" w:eastAsia="zh-CN"/>
          </w:rPr>
          <w:t xml:space="preserve">. </w:t>
        </w:r>
      </w:ins>
      <w:ins w:id="4729" w:author="野草" w:date="2024-04-23T18:22:01Z">
        <w:r>
          <w:rPr>
            <w:rFonts w:hint="eastAsia"/>
            <w:lang w:val="en-US" w:eastAsia="zh-CN"/>
          </w:rPr>
          <w:t>Sp</w:t>
        </w:r>
      </w:ins>
      <w:ins w:id="4730" w:author="野草" w:date="2024-04-23T18:22:02Z">
        <w:r>
          <w:rPr>
            <w:rFonts w:hint="eastAsia"/>
            <w:lang w:val="en-US" w:eastAsia="zh-CN"/>
          </w:rPr>
          <w:t>ecifi</w:t>
        </w:r>
      </w:ins>
      <w:ins w:id="4731" w:author="野草" w:date="2024-04-23T18:22:03Z">
        <w:r>
          <w:rPr>
            <w:rFonts w:hint="eastAsia"/>
            <w:lang w:val="en-US" w:eastAsia="zh-CN"/>
          </w:rPr>
          <w:t>cally</w:t>
        </w:r>
      </w:ins>
      <w:ins w:id="4732" w:author="野草" w:date="2024-04-23T18:22:04Z">
        <w:r>
          <w:rPr>
            <w:rFonts w:hint="eastAsia"/>
            <w:lang w:val="en-US" w:eastAsia="zh-CN"/>
          </w:rPr>
          <w:t xml:space="preserve">, </w:t>
        </w:r>
      </w:ins>
      <w:ins w:id="4733" w:author="野草" w:date="2024-04-23T18:22:06Z">
        <w:r>
          <w:rPr>
            <w:rFonts w:hint="eastAsia"/>
            <w:lang w:val="en-US" w:eastAsia="zh-CN"/>
          </w:rPr>
          <w:t>i</w:t>
        </w:r>
      </w:ins>
      <w:ins w:id="4734" w:author="野草" w:date="2024-04-23T18:17:26Z">
        <w:r>
          <w:rPr>
            <w:rFonts w:hint="eastAsia"/>
          </w:rPr>
          <w:t xml:space="preserve">n comparison to the </w:t>
        </w:r>
      </w:ins>
      <w:ins w:id="4735" w:author="野草" w:date="2024-04-23T18:17:26Z">
        <w:r>
          <w:rPr>
            <w:rFonts w:hint="eastAsia"/>
            <w:highlight w:val="green"/>
            <w:rPrChange w:id="4736" w:author="野草" w:date="2024-04-26T15:17:05Z">
              <w:rPr>
                <w:rFonts w:hint="eastAsia"/>
              </w:rPr>
            </w:rPrChange>
          </w:rPr>
          <w:t>normal summer day</w:t>
        </w:r>
      </w:ins>
      <w:ins w:id="4737" w:author="野草" w:date="2024-04-23T17:48:37Z">
        <w:r>
          <w:rPr>
            <w:rFonts w:hint="eastAsia"/>
            <w:lang w:val="en-US" w:eastAsia="zh-CN"/>
          </w:rPr>
          <w:t xml:space="preserve">, </w:t>
        </w:r>
      </w:ins>
      <w:ins w:id="4738" w:author="野草" w:date="2024-04-23T18:16:45Z">
        <w:r>
          <w:rPr>
            <w:rFonts w:hint="eastAsia"/>
          </w:rPr>
          <w:t xml:space="preserve">the </w:t>
        </w:r>
      </w:ins>
      <w:ins w:id="4739" w:author="野草" w:date="2024-04-23T18:16:45Z">
        <w:r>
          <w:rPr>
            <w:rFonts w:hint="eastAsia"/>
            <w:highlight w:val="green"/>
            <w:rPrChange w:id="4740" w:author="野草" w:date="2024-04-26T15:17:08Z">
              <w:rPr>
                <w:rFonts w:hint="eastAsia"/>
              </w:rPr>
            </w:rPrChange>
          </w:rPr>
          <w:t xml:space="preserve">relative </w:t>
        </w:r>
      </w:ins>
      <w:ins w:id="4741" w:author="野草" w:date="2024-04-23T18:18:21Z">
        <w:r>
          <w:rPr>
            <w:rFonts w:hint="eastAsia"/>
            <w:highlight w:val="green"/>
            <w:lang w:val="en-US" w:eastAsia="zh-CN"/>
            <w:rPrChange w:id="4742" w:author="野草" w:date="2024-04-26T15:17:08Z">
              <w:rPr>
                <w:rFonts w:hint="eastAsia"/>
                <w:lang w:val="en-US" w:eastAsia="zh-CN"/>
              </w:rPr>
            </w:rPrChange>
          </w:rPr>
          <w:t>importance</w:t>
        </w:r>
      </w:ins>
      <w:ins w:id="4743" w:author="野草" w:date="2024-04-23T18:16:45Z">
        <w:r>
          <w:rPr>
            <w:rFonts w:hint="eastAsia"/>
          </w:rPr>
          <w:t xml:space="preserve"> of </w:t>
        </w:r>
      </w:ins>
      <w:ins w:id="4744" w:author="野草" w:date="2024-04-23T18:16:50Z">
        <w:r>
          <w:rPr>
            <w:rFonts w:hint="eastAsia"/>
            <w:highlight w:val="green"/>
            <w:lang w:val="en-US" w:eastAsia="zh-CN"/>
            <w:rPrChange w:id="4745" w:author="野草" w:date="2024-04-26T15:17:12Z">
              <w:rPr>
                <w:rFonts w:hint="eastAsia"/>
                <w:lang w:val="en-US" w:eastAsia="zh-CN"/>
              </w:rPr>
            </w:rPrChange>
          </w:rPr>
          <w:t>patc</w:t>
        </w:r>
      </w:ins>
      <w:ins w:id="4746" w:author="野草" w:date="2024-04-23T18:16:51Z">
        <w:r>
          <w:rPr>
            <w:rFonts w:hint="eastAsia"/>
            <w:highlight w:val="green"/>
            <w:lang w:val="en-US" w:eastAsia="zh-CN"/>
            <w:rPrChange w:id="4747" w:author="野草" w:date="2024-04-26T15:17:12Z">
              <w:rPr>
                <w:rFonts w:hint="eastAsia"/>
                <w:lang w:val="en-US" w:eastAsia="zh-CN"/>
              </w:rPr>
            </w:rPrChange>
          </w:rPr>
          <w:t>h dens</w:t>
        </w:r>
      </w:ins>
      <w:ins w:id="4748" w:author="野草" w:date="2024-04-23T18:16:52Z">
        <w:r>
          <w:rPr>
            <w:rFonts w:hint="eastAsia"/>
            <w:highlight w:val="green"/>
            <w:lang w:val="en-US" w:eastAsia="zh-CN"/>
            <w:rPrChange w:id="4749" w:author="野草" w:date="2024-04-26T15:17:12Z">
              <w:rPr>
                <w:rFonts w:hint="eastAsia"/>
                <w:lang w:val="en-US" w:eastAsia="zh-CN"/>
              </w:rPr>
            </w:rPrChange>
          </w:rPr>
          <w:t>ity</w:t>
        </w:r>
      </w:ins>
      <w:ins w:id="4750" w:author="野草" w:date="2024-04-23T18:16:45Z">
        <w:r>
          <w:rPr>
            <w:rFonts w:hint="eastAsia"/>
          </w:rPr>
          <w:t xml:space="preserve"> </w:t>
        </w:r>
      </w:ins>
      <w:ins w:id="4751" w:author="野草" w:date="2024-04-26T15:17:19Z">
        <w:r>
          <w:rPr>
            <w:rFonts w:hint="eastAsia"/>
            <w:lang w:val="en-US" w:eastAsia="zh-CN"/>
          </w:rPr>
          <w:t>was</w:t>
        </w:r>
      </w:ins>
      <w:ins w:id="4752" w:author="野草" w:date="2024-04-26T15:17:20Z">
        <w:r>
          <w:rPr>
            <w:rFonts w:hint="eastAsia"/>
            <w:lang w:val="en-US" w:eastAsia="zh-CN"/>
          </w:rPr>
          <w:t xml:space="preserve"> </w:t>
        </w:r>
      </w:ins>
      <w:ins w:id="4753" w:author="野草" w:date="2024-04-23T18:16:45Z">
        <w:r>
          <w:rPr>
            <w:rFonts w:hint="eastAsia"/>
          </w:rPr>
          <w:t>increase</w:t>
        </w:r>
      </w:ins>
      <w:ins w:id="4754" w:author="野草" w:date="2024-04-23T18:17:33Z">
        <w:r>
          <w:rPr>
            <w:rFonts w:hint="eastAsia"/>
            <w:lang w:val="en-US" w:eastAsia="zh-CN"/>
          </w:rPr>
          <w:t>d</w:t>
        </w:r>
      </w:ins>
      <w:ins w:id="4755" w:author="野草" w:date="2024-04-23T18:19:47Z">
        <w:r>
          <w:rPr>
            <w:rFonts w:hint="eastAsia"/>
            <w:lang w:val="en-US" w:eastAsia="zh-CN"/>
          </w:rPr>
          <w:t xml:space="preserve">, </w:t>
        </w:r>
      </w:ins>
      <w:ins w:id="4756" w:author="野草" w:date="2024-04-23T18:19:48Z">
        <w:r>
          <w:rPr>
            <w:rFonts w:hint="eastAsia"/>
            <w:lang w:val="en-US" w:eastAsia="zh-CN"/>
          </w:rPr>
          <w:t xml:space="preserve">while </w:t>
        </w:r>
      </w:ins>
      <w:ins w:id="4757" w:author="野草" w:date="2024-04-23T18:19:49Z">
        <w:r>
          <w:rPr>
            <w:rFonts w:hint="eastAsia"/>
            <w:highlight w:val="green"/>
            <w:lang w:val="en-US" w:eastAsia="zh-CN"/>
            <w:rPrChange w:id="4758" w:author="野草" w:date="2024-04-26T15:17:27Z">
              <w:rPr>
                <w:rFonts w:hint="eastAsia"/>
                <w:lang w:val="en-US" w:eastAsia="zh-CN"/>
              </w:rPr>
            </w:rPrChange>
          </w:rPr>
          <w:t xml:space="preserve">the </w:t>
        </w:r>
      </w:ins>
      <w:ins w:id="4759" w:author="野草" w:date="2024-04-26T15:06:14Z">
        <w:r>
          <w:rPr>
            <w:rFonts w:hint="eastAsia"/>
            <w:highlight w:val="green"/>
            <w:lang w:val="en-US" w:eastAsia="zh-CN"/>
            <w:rPrChange w:id="4760" w:author="野草" w:date="2024-04-26T15:17:27Z">
              <w:rPr>
                <w:rFonts w:hint="eastAsia"/>
                <w:lang w:val="en-US" w:eastAsia="zh-CN"/>
              </w:rPr>
            </w:rPrChange>
          </w:rPr>
          <w:t>role</w:t>
        </w:r>
      </w:ins>
      <w:ins w:id="4761" w:author="野草" w:date="2024-04-23T18:19:49Z">
        <w:r>
          <w:rPr>
            <w:rFonts w:hint="eastAsia"/>
            <w:highlight w:val="green"/>
            <w:lang w:val="en-US" w:eastAsia="zh-CN"/>
            <w:rPrChange w:id="4762" w:author="野草" w:date="2024-04-26T15:17:27Z">
              <w:rPr>
                <w:rFonts w:hint="eastAsia"/>
                <w:lang w:val="en-US" w:eastAsia="zh-CN"/>
              </w:rPr>
            </w:rPrChange>
          </w:rPr>
          <w:t xml:space="preserve"> </w:t>
        </w:r>
      </w:ins>
      <w:ins w:id="4763" w:author="野草" w:date="2024-04-23T18:19:49Z">
        <w:r>
          <w:rPr>
            <w:rFonts w:hint="eastAsia"/>
            <w:lang w:val="en-US" w:eastAsia="zh-CN"/>
          </w:rPr>
          <w:t xml:space="preserve">of </w:t>
        </w:r>
      </w:ins>
      <w:ins w:id="4764" w:author="野草" w:date="2024-04-23T18:19:49Z">
        <w:r>
          <w:rPr>
            <w:rFonts w:hint="eastAsia"/>
            <w:highlight w:val="green"/>
            <w:lang w:val="en-US" w:eastAsia="zh-CN"/>
            <w:rPrChange w:id="4765" w:author="野草" w:date="2024-04-26T15:17:30Z">
              <w:rPr>
                <w:rFonts w:hint="eastAsia"/>
                <w:lang w:val="en-US" w:eastAsia="zh-CN"/>
              </w:rPr>
            </w:rPrChange>
          </w:rPr>
          <w:t>river width</w:t>
        </w:r>
      </w:ins>
      <w:ins w:id="4766" w:author="野草" w:date="2024-04-23T18:19:49Z">
        <w:r>
          <w:rPr>
            <w:rFonts w:hint="eastAsia"/>
            <w:lang w:val="en-US" w:eastAsia="zh-CN"/>
          </w:rPr>
          <w:t xml:space="preserve"> </w:t>
        </w:r>
      </w:ins>
      <w:ins w:id="4767" w:author="野草" w:date="2024-04-26T15:17:32Z">
        <w:r>
          <w:rPr>
            <w:rFonts w:hint="eastAsia"/>
            <w:lang w:val="en-US" w:eastAsia="zh-CN"/>
          </w:rPr>
          <w:t>wa</w:t>
        </w:r>
      </w:ins>
      <w:ins w:id="4768" w:author="野草" w:date="2024-04-26T15:17:33Z">
        <w:r>
          <w:rPr>
            <w:rFonts w:hint="eastAsia"/>
            <w:lang w:val="en-US" w:eastAsia="zh-CN"/>
          </w:rPr>
          <w:t xml:space="preserve">s </w:t>
        </w:r>
      </w:ins>
      <w:ins w:id="4769" w:author="野草" w:date="2024-04-23T18:19:49Z">
        <w:r>
          <w:rPr>
            <w:rFonts w:hint="eastAsia"/>
            <w:lang w:val="en-US" w:eastAsia="zh-CN"/>
          </w:rPr>
          <w:t>decrease</w:t>
        </w:r>
      </w:ins>
      <w:ins w:id="4770" w:author="野草" w:date="2024-04-23T18:19:56Z">
        <w:r>
          <w:rPr>
            <w:rFonts w:hint="eastAsia"/>
            <w:lang w:val="en-US" w:eastAsia="zh-CN"/>
          </w:rPr>
          <w:t>d</w:t>
        </w:r>
      </w:ins>
      <w:ins w:id="4771" w:author="野草" w:date="2024-04-23T18:19:49Z">
        <w:r>
          <w:rPr>
            <w:rFonts w:hint="eastAsia"/>
            <w:lang w:val="en-US" w:eastAsia="zh-CN"/>
          </w:rPr>
          <w:t>.</w:t>
        </w:r>
      </w:ins>
      <w:ins w:id="4772" w:author="野草" w:date="2024-04-23T18:16:45Z">
        <w:r>
          <w:rPr>
            <w:rFonts w:hint="eastAsia"/>
          </w:rPr>
          <w:t xml:space="preserve">on the </w:t>
        </w:r>
      </w:ins>
      <w:ins w:id="4773" w:author="野草" w:date="2024-04-23T18:16:45Z">
        <w:r>
          <w:rPr>
            <w:rFonts w:hint="eastAsia"/>
            <w:highlight w:val="green"/>
            <w:rPrChange w:id="4774" w:author="野草" w:date="2024-04-26T15:17:36Z">
              <w:rPr>
                <w:rFonts w:hint="eastAsia"/>
              </w:rPr>
            </w:rPrChange>
          </w:rPr>
          <w:t>extremely hot day</w:t>
        </w:r>
      </w:ins>
      <w:del w:id="4775" w:author="野草" w:date="2024-04-23T18:17:23Z">
        <w:r>
          <w:rPr>
            <w:rFonts w:hint="eastAsia"/>
          </w:rPr>
          <w:delText>in comparison to the normal summer day</w:delText>
        </w:r>
      </w:del>
      <w:ins w:id="4776" w:author="野草" w:date="2024-04-23T18:20:09Z">
        <w:r>
          <w:rPr>
            <w:rFonts w:hint="eastAsia"/>
            <w:lang w:val="en-US" w:eastAsia="zh-CN"/>
          </w:rPr>
          <w:t>.</w:t>
        </w:r>
      </w:ins>
      <w:del w:id="4777" w:author="野草" w:date="2024-04-23T18:20:09Z">
        <w:r>
          <w:rPr>
            <w:rFonts w:hint="eastAsia"/>
          </w:rPr>
          <w:delText>,</w:delText>
        </w:r>
      </w:del>
      <w:r>
        <w:rPr>
          <w:rFonts w:hint="eastAsia"/>
        </w:rPr>
        <w:t xml:space="preserve"> </w:t>
      </w:r>
      <w:del w:id="4778" w:author="野草" w:date="2024-04-23T18:19:59Z">
        <w:bookmarkStart w:id="90" w:name="OLE_LINK26"/>
        <w:r>
          <w:rPr>
            <w:rFonts w:hint="eastAsia"/>
          </w:rPr>
          <w:delText>the relative influences of average elevation exhibited notable increases on the extremely hot day</w:delText>
        </w:r>
        <w:bookmarkEnd w:id="90"/>
        <w:r>
          <w:rPr>
            <w:rFonts w:hint="eastAsia"/>
          </w:rPr>
          <w:delText xml:space="preserve"> for both RCI and CRCI, while the impacts of average slope and river width were weakened significantly.</w:delText>
        </w:r>
      </w:del>
    </w:p>
    <w:bookmarkEnd w:id="73"/>
    <w:p/>
    <w:p>
      <w:pPr>
        <w:pStyle w:val="4"/>
        <w:rPr>
          <w:rFonts w:hint="eastAsia" w:eastAsia="宋体"/>
          <w:lang w:val="en-US" w:eastAsia="zh-CN"/>
        </w:rPr>
      </w:pPr>
      <w:r>
        <w:rPr>
          <w:rFonts w:hint="eastAsia"/>
        </w:rPr>
        <w:t xml:space="preserve">3.4. </w:t>
      </w:r>
      <w:r>
        <w:rPr>
          <w:rFonts w:hint="eastAsia"/>
          <w:highlight w:val="green"/>
          <w:rPrChange w:id="4779" w:author="野草" w:date="2024-04-26T20:40:44Z">
            <w:rPr>
              <w:rFonts w:hint="eastAsia"/>
            </w:rPr>
          </w:rPrChange>
        </w:rPr>
        <w:t>Marginal effects</w:t>
      </w:r>
      <w:r>
        <w:rPr>
          <w:rFonts w:hint="eastAsia"/>
        </w:rPr>
        <w:t xml:space="preserve"> of </w:t>
      </w:r>
      <w:r>
        <w:rPr>
          <w:rFonts w:hint="eastAsia"/>
          <w:highlight w:val="green"/>
          <w:rPrChange w:id="4780" w:author="野草" w:date="2024-04-26T20:40:47Z">
            <w:rPr>
              <w:rFonts w:hint="eastAsia"/>
            </w:rPr>
          </w:rPrChange>
        </w:rPr>
        <w:t xml:space="preserve">key </w:t>
      </w:r>
      <w:ins w:id="4781" w:author="野草" w:date="2024-04-26T20:41:05Z">
        <w:r>
          <w:rPr>
            <w:rFonts w:hint="eastAsia"/>
            <w:highlight w:val="green"/>
          </w:rPr>
          <w:t>influencing</w:t>
        </w:r>
      </w:ins>
      <w:del w:id="4782" w:author="野草" w:date="2024-04-26T20:41:05Z">
        <w:r>
          <w:rPr>
            <w:rFonts w:hint="eastAsia"/>
            <w:highlight w:val="green"/>
            <w:rPrChange w:id="4783" w:author="野草" w:date="2024-04-26T20:40:47Z">
              <w:rPr>
                <w:rFonts w:hint="eastAsia"/>
              </w:rPr>
            </w:rPrChange>
          </w:rPr>
          <w:delText>i</w:delText>
        </w:r>
      </w:del>
      <w:del w:id="4784" w:author="野草" w:date="2024-04-26T20:41:05Z">
        <w:r>
          <w:rPr>
            <w:rFonts w:hint="eastAsia"/>
            <w:highlight w:val="green"/>
            <w:rPrChange w:id="4785" w:author="野草" w:date="2024-04-26T20:40:47Z">
              <w:rPr>
                <w:rFonts w:hint="eastAsia"/>
              </w:rPr>
            </w:rPrChange>
          </w:rPr>
          <w:delText>mpact</w:delText>
        </w:r>
      </w:del>
      <w:r>
        <w:rPr>
          <w:rFonts w:hint="eastAsia"/>
          <w:highlight w:val="green"/>
          <w:rPrChange w:id="4786" w:author="野草" w:date="2024-04-26T20:40:47Z">
            <w:rPr>
              <w:rFonts w:hint="eastAsia"/>
            </w:rPr>
          </w:rPrChange>
        </w:rPr>
        <w:t xml:space="preserve"> factors</w:t>
      </w:r>
      <w:r>
        <w:rPr>
          <w:rFonts w:hint="eastAsia"/>
        </w:rPr>
        <w:t xml:space="preserve"> on </w:t>
      </w:r>
      <w:r>
        <w:rPr>
          <w:rFonts w:hint="eastAsia"/>
          <w:highlight w:val="green"/>
          <w:rPrChange w:id="4787" w:author="野草" w:date="2024-04-26T20:41:09Z">
            <w:rPr>
              <w:rFonts w:hint="eastAsia"/>
            </w:rPr>
          </w:rPrChange>
        </w:rPr>
        <w:t>river cooling effect</w:t>
      </w:r>
      <w:ins w:id="4788" w:author="野草" w:date="2024-04-26T20:41:10Z">
        <w:r>
          <w:rPr>
            <w:rFonts w:hint="eastAsia"/>
            <w:highlight w:val="green"/>
            <w:lang w:val="en-US" w:eastAsia="zh-CN"/>
          </w:rPr>
          <w:t>s</w:t>
        </w:r>
      </w:ins>
    </w:p>
    <w:p>
      <w:pPr>
        <w:jc w:val="center"/>
        <w:rPr>
          <w:ins w:id="4789" w:author="野草" w:date="2024-04-23T20:01:31Z"/>
          <w:rFonts w:hint="eastAsia" w:eastAsiaTheme="minorEastAsia"/>
          <w:lang w:eastAsia="zh-CN"/>
        </w:rPr>
      </w:pPr>
      <w:ins w:id="4790" w:author="野草" w:date="2024-04-26T20:43:23Z">
        <w:r>
          <w:rPr>
            <w:rFonts w:hint="eastAsia" w:eastAsiaTheme="minorEastAsia"/>
            <w:lang w:eastAsia="zh-CN"/>
          </w:rPr>
          <w:drawing>
            <wp:inline distT="0" distB="0" distL="114300" distR="114300">
              <wp:extent cx="3632835" cy="4541520"/>
              <wp:effectExtent l="0" t="0" r="12065" b="5080"/>
              <wp:docPr id="18" name="图片 1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_MEXY_rci"/>
                      <pic:cNvPicPr>
                        <a:picLocks noChangeAspect="1"/>
                      </pic:cNvPicPr>
                    </pic:nvPicPr>
                    <pic:blipFill>
                      <a:blip r:embed="rId25"/>
                      <a:stretch>
                        <a:fillRect/>
                      </a:stretch>
                    </pic:blipFill>
                    <pic:spPr>
                      <a:xfrm>
                        <a:off x="0" y="0"/>
                        <a:ext cx="3632835" cy="4541520"/>
                      </a:xfrm>
                      <a:prstGeom prst="rect">
                        <a:avLst/>
                      </a:prstGeom>
                    </pic:spPr>
                  </pic:pic>
                </a:graphicData>
              </a:graphic>
            </wp:inline>
          </w:drawing>
        </w:r>
      </w:ins>
    </w:p>
    <w:p>
      <w:pPr>
        <w:numPr>
          <w:ilvl w:val="255"/>
          <w:numId w:val="0"/>
        </w:numPr>
        <w:jc w:val="center"/>
        <w:rPr>
          <w:ins w:id="4793" w:author="野草" w:date="2024-04-26T20:41:29Z"/>
        </w:rPr>
        <w:pPrChange w:id="4792" w:author="野草" w:date="2024-04-26T20:41:31Z">
          <w:pPr>
            <w:numPr>
              <w:ilvl w:val="255"/>
              <w:numId w:val="0"/>
            </w:numPr>
            <w:jc w:val="left"/>
          </w:pPr>
        </w:pPrChange>
      </w:pPr>
      <w:ins w:id="4794" w:author="野草" w:date="2024-04-26T20:41:29Z">
        <w:r>
          <w:rPr>
            <w:rFonts w:hint="eastAsia"/>
            <w:lang w:val="en-US" w:eastAsia="zh-CN"/>
          </w:rPr>
          <w:t>【up2024 0426 20:</w:t>
        </w:r>
      </w:ins>
      <w:ins w:id="4795" w:author="野草" w:date="2024-04-26T20:41:34Z">
        <w:r>
          <w:rPr>
            <w:rFonts w:hint="eastAsia"/>
            <w:lang w:val="en-US" w:eastAsia="zh-CN"/>
          </w:rPr>
          <w:t>41</w:t>
        </w:r>
      </w:ins>
      <w:ins w:id="4796" w:author="野草" w:date="2024-04-26T20:41:29Z">
        <w:r>
          <w:rPr>
            <w:rFonts w:hint="eastAsia"/>
            <w:lang w:val="en-US" w:eastAsia="zh-CN"/>
          </w:rPr>
          <w:t>】</w:t>
        </w:r>
      </w:ins>
    </w:p>
    <w:p>
      <w:pPr>
        <w:jc w:val="center"/>
        <w:rPr>
          <w:ins w:id="4797" w:author="野草" w:date="2024-04-23T20:08:49Z"/>
          <w:rFonts w:hint="eastAsia"/>
        </w:rPr>
      </w:pPr>
      <w:ins w:id="4798" w:author="野草" w:date="2024-04-23T20:01:31Z">
        <w:r>
          <w:rPr>
            <w:rFonts w:hint="eastAsia"/>
          </w:rPr>
          <w:t xml:space="preserve">Fig. </w:t>
        </w:r>
      </w:ins>
      <w:ins w:id="4799" w:author="野草" w:date="2024-04-23T20:01:36Z">
        <w:r>
          <w:rPr>
            <w:rFonts w:hint="eastAsia"/>
            <w:lang w:val="en-US" w:eastAsia="zh-CN"/>
          </w:rPr>
          <w:t>8</w:t>
        </w:r>
      </w:ins>
      <w:ins w:id="4800" w:author="野草" w:date="2024-04-23T20:01:31Z">
        <w:r>
          <w:rPr>
            <w:rFonts w:hint="eastAsia"/>
          </w:rPr>
          <w:t xml:space="preserve">  </w:t>
        </w:r>
      </w:ins>
      <w:ins w:id="4801" w:author="野草" w:date="2024-04-23T20:01:31Z">
        <w:r>
          <w:rPr>
            <w:highlight w:val="green"/>
            <w:rPrChange w:id="4802" w:author="野草" w:date="2024-04-26T20:41:15Z">
              <w:rPr/>
            </w:rPrChange>
          </w:rPr>
          <w:t>Marginal effects</w:t>
        </w:r>
      </w:ins>
      <w:ins w:id="4803" w:author="野草" w:date="2024-04-23T20:01:31Z">
        <w:r>
          <w:rPr/>
          <w:t xml:space="preserve"> of </w:t>
        </w:r>
      </w:ins>
      <w:ins w:id="4804" w:author="野草" w:date="2024-04-23T20:01:31Z">
        <w:r>
          <w:rPr>
            <w:rFonts w:hint="eastAsia"/>
          </w:rPr>
          <w:t xml:space="preserve">the top 4 </w:t>
        </w:r>
      </w:ins>
      <w:ins w:id="4805" w:author="野草" w:date="2024-04-26T20:40:33Z">
        <w:r>
          <w:rPr>
            <w:rFonts w:hint="eastAsia"/>
            <w:highlight w:val="green"/>
            <w:lang w:val="en-US" w:eastAsia="zh-CN"/>
            <w:rPrChange w:id="4806" w:author="野草" w:date="2024-04-26T20:41:21Z">
              <w:rPr>
                <w:rFonts w:hint="eastAsia"/>
                <w:lang w:val="en-US" w:eastAsia="zh-CN"/>
              </w:rPr>
            </w:rPrChange>
          </w:rPr>
          <w:t>mos</w:t>
        </w:r>
      </w:ins>
      <w:ins w:id="4807" w:author="野草" w:date="2024-04-26T20:40:34Z">
        <w:r>
          <w:rPr>
            <w:rFonts w:hint="eastAsia"/>
            <w:highlight w:val="green"/>
            <w:lang w:val="en-US" w:eastAsia="zh-CN"/>
            <w:rPrChange w:id="4808" w:author="野草" w:date="2024-04-26T20:41:21Z">
              <w:rPr>
                <w:rFonts w:hint="eastAsia"/>
                <w:lang w:val="en-US" w:eastAsia="zh-CN"/>
              </w:rPr>
            </w:rPrChange>
          </w:rPr>
          <w:t xml:space="preserve">t </w:t>
        </w:r>
      </w:ins>
      <w:ins w:id="4809" w:author="野草" w:date="2024-04-26T20:40:35Z">
        <w:r>
          <w:rPr>
            <w:rFonts w:hint="eastAsia"/>
            <w:highlight w:val="green"/>
            <w:lang w:val="en-US" w:eastAsia="zh-CN"/>
            <w:rPrChange w:id="4810" w:author="野草" w:date="2024-04-26T20:41:21Z">
              <w:rPr>
                <w:rFonts w:hint="eastAsia"/>
                <w:lang w:val="en-US" w:eastAsia="zh-CN"/>
              </w:rPr>
            </w:rPrChange>
          </w:rPr>
          <w:t>influ</w:t>
        </w:r>
      </w:ins>
      <w:ins w:id="4811" w:author="野草" w:date="2024-04-26T20:40:36Z">
        <w:r>
          <w:rPr>
            <w:rFonts w:hint="eastAsia"/>
            <w:highlight w:val="green"/>
            <w:lang w:val="en-US" w:eastAsia="zh-CN"/>
            <w:rPrChange w:id="4812" w:author="野草" w:date="2024-04-26T20:41:21Z">
              <w:rPr>
                <w:rFonts w:hint="eastAsia"/>
                <w:lang w:val="en-US" w:eastAsia="zh-CN"/>
              </w:rPr>
            </w:rPrChange>
          </w:rPr>
          <w:t>enti</w:t>
        </w:r>
      </w:ins>
      <w:ins w:id="4813" w:author="野草" w:date="2024-04-26T20:40:37Z">
        <w:r>
          <w:rPr>
            <w:rFonts w:hint="eastAsia"/>
            <w:highlight w:val="green"/>
            <w:lang w:val="en-US" w:eastAsia="zh-CN"/>
            <w:rPrChange w:id="4814" w:author="野草" w:date="2024-04-26T20:41:21Z">
              <w:rPr>
                <w:rFonts w:hint="eastAsia"/>
                <w:lang w:val="en-US" w:eastAsia="zh-CN"/>
              </w:rPr>
            </w:rPrChange>
          </w:rPr>
          <w:t>al</w:t>
        </w:r>
      </w:ins>
      <w:ins w:id="4815" w:author="野草" w:date="2024-04-23T20:01:31Z">
        <w:r>
          <w:rPr>
            <w:rFonts w:hint="eastAsia"/>
            <w:highlight w:val="green"/>
            <w:rPrChange w:id="4816" w:author="野草" w:date="2024-04-26T20:41:21Z">
              <w:rPr>
                <w:rFonts w:hint="eastAsia"/>
              </w:rPr>
            </w:rPrChange>
          </w:rPr>
          <w:t xml:space="preserve"> factors</w:t>
        </w:r>
      </w:ins>
      <w:ins w:id="4817" w:author="野草" w:date="2024-04-23T20:01:31Z">
        <w:r>
          <w:rPr>
            <w:rFonts w:hint="eastAsia"/>
          </w:rPr>
          <w:t xml:space="preserve"> on RC</w:t>
        </w:r>
      </w:ins>
      <w:ins w:id="4818" w:author="野草" w:date="2024-04-23T20:01:31Z">
        <w:r>
          <w:rPr>
            <w:rFonts w:hint="eastAsia"/>
            <w:lang w:val="en-US" w:eastAsia="zh-CN"/>
          </w:rPr>
          <w:t>I</w:t>
        </w:r>
      </w:ins>
      <w:ins w:id="4819" w:author="野草" w:date="2024-04-23T20:01:31Z">
        <w:r>
          <w:rPr>
            <w:rFonts w:hint="eastAsia"/>
          </w:rPr>
          <w:t xml:space="preserve"> on the</w:t>
        </w:r>
      </w:ins>
      <w:ins w:id="4820" w:author="野草" w:date="2024-04-23T20:01:31Z">
        <w:r>
          <w:rPr>
            <w:rFonts w:hint="eastAsia"/>
            <w:highlight w:val="green"/>
            <w:rPrChange w:id="4821" w:author="野草" w:date="2024-04-26T20:41:24Z">
              <w:rPr>
                <w:rFonts w:hint="eastAsia"/>
              </w:rPr>
            </w:rPrChange>
          </w:rPr>
          <w:t xml:space="preserve"> 2 case days</w:t>
        </w:r>
      </w:ins>
      <w:ins w:id="4822" w:author="野草" w:date="2024-04-23T20:01:31Z">
        <w:r>
          <w:rPr>
            <w:rFonts w:hint="eastAsia"/>
          </w:rPr>
          <w:t>.</w:t>
        </w:r>
      </w:ins>
    </w:p>
    <w:p>
      <w:pPr>
        <w:jc w:val="center"/>
        <w:rPr>
          <w:ins w:id="4823" w:author="野草" w:date="2024-04-23T20:08:46Z"/>
          <w:rFonts w:hint="eastAsia"/>
        </w:rPr>
      </w:pPr>
      <w:bookmarkStart w:id="91" w:name="OLE_LINK102"/>
    </w:p>
    <w:p>
      <w:pPr>
        <w:numPr>
          <w:ilvl w:val="255"/>
          <w:numId w:val="0"/>
        </w:numPr>
        <w:jc w:val="left"/>
        <w:rPr>
          <w:ins w:id="4825" w:author="野草" w:date="2024-04-27T09:25:41Z"/>
        </w:rPr>
        <w:pPrChange w:id="4824" w:author="野草" w:date="2024-04-27T09:25:43Z">
          <w:pPr>
            <w:numPr>
              <w:ilvl w:val="255"/>
              <w:numId w:val="0"/>
            </w:numPr>
            <w:jc w:val="center"/>
          </w:pPr>
        </w:pPrChange>
      </w:pPr>
      <w:ins w:id="4826" w:author="野草" w:date="2024-04-27T09:25:41Z">
        <w:bookmarkStart w:id="92" w:name="OLE_LINK103"/>
        <w:bookmarkStart w:id="93" w:name="OLE_LINK101"/>
        <w:r>
          <w:rPr>
            <w:rFonts w:hint="eastAsia"/>
            <w:lang w:val="en-US" w:eastAsia="zh-CN"/>
          </w:rPr>
          <w:t>【up2024 042</w:t>
        </w:r>
      </w:ins>
      <w:ins w:id="4827" w:author="野草" w:date="2024-04-27T09:25:55Z">
        <w:r>
          <w:rPr>
            <w:rFonts w:hint="eastAsia"/>
            <w:lang w:val="en-US" w:eastAsia="zh-CN"/>
          </w:rPr>
          <w:t>7</w:t>
        </w:r>
      </w:ins>
      <w:ins w:id="4828" w:author="野草" w:date="2024-04-27T09:25:41Z">
        <w:r>
          <w:rPr>
            <w:rFonts w:hint="eastAsia"/>
            <w:lang w:val="en-US" w:eastAsia="zh-CN"/>
          </w:rPr>
          <w:t xml:space="preserve"> </w:t>
        </w:r>
      </w:ins>
      <w:ins w:id="4829" w:author="野草" w:date="2024-04-27T10:03:51Z">
        <w:r>
          <w:rPr>
            <w:rFonts w:hint="eastAsia"/>
            <w:lang w:val="en-US" w:eastAsia="zh-CN"/>
          </w:rPr>
          <w:t>10</w:t>
        </w:r>
      </w:ins>
      <w:ins w:id="4830" w:author="野草" w:date="2024-04-27T09:25:41Z">
        <w:r>
          <w:rPr>
            <w:rFonts w:hint="eastAsia"/>
            <w:lang w:val="en-US" w:eastAsia="zh-CN"/>
          </w:rPr>
          <w:t>:</w:t>
        </w:r>
      </w:ins>
      <w:ins w:id="4831" w:author="野草" w:date="2024-04-27T10:03:50Z">
        <w:r>
          <w:rPr>
            <w:rFonts w:hint="eastAsia"/>
            <w:lang w:val="en-US" w:eastAsia="zh-CN"/>
          </w:rPr>
          <w:t>0</w:t>
        </w:r>
      </w:ins>
      <w:ins w:id="4832" w:author="野草" w:date="2024-04-27T09:25:52Z">
        <w:r>
          <w:rPr>
            <w:rFonts w:hint="eastAsia"/>
            <w:lang w:val="en-US" w:eastAsia="zh-CN"/>
          </w:rPr>
          <w:t>5</w:t>
        </w:r>
      </w:ins>
      <w:ins w:id="4833" w:author="野草" w:date="2024-04-27T09:25:41Z">
        <w:r>
          <w:rPr>
            <w:rFonts w:hint="eastAsia"/>
            <w:lang w:val="en-US" w:eastAsia="zh-CN"/>
          </w:rPr>
          <w:t>】</w:t>
        </w:r>
      </w:ins>
    </w:p>
    <w:bookmarkEnd w:id="92"/>
    <w:p>
      <w:pPr>
        <w:numPr>
          <w:ilvl w:val="255"/>
          <w:numId w:val="0"/>
        </w:numPr>
        <w:rPr>
          <w:ins w:id="4834" w:author="野草" w:date="2024-04-23T20:08:47Z"/>
          <w:rFonts w:eastAsia="宋体" w:cs="Times New Roman"/>
          <w:color w:val="1F1F1F"/>
          <w:szCs w:val="21"/>
        </w:rPr>
      </w:pPr>
      <w:ins w:id="4835" w:author="野草" w:date="2024-04-23T20:08:47Z">
        <w:bookmarkStart w:id="94" w:name="OLE_LINK115"/>
        <w:r>
          <w:rPr>
            <w:rFonts w:hint="eastAsia"/>
            <w:szCs w:val="21"/>
          </w:rPr>
          <w:t xml:space="preserve">The top 4 </w:t>
        </w:r>
      </w:ins>
      <w:ins w:id="4836" w:author="野草" w:date="2024-04-23T20:09:35Z">
        <w:r>
          <w:rPr>
            <w:rFonts w:hint="eastAsia"/>
            <w:szCs w:val="21"/>
            <w:highlight w:val="green"/>
            <w:lang w:val="en-US" w:eastAsia="zh-CN"/>
            <w:rPrChange w:id="4837" w:author="野草" w:date="2024-04-23T20:09:42Z">
              <w:rPr>
                <w:rFonts w:hint="eastAsia"/>
                <w:szCs w:val="21"/>
                <w:lang w:val="en-US" w:eastAsia="zh-CN"/>
              </w:rPr>
            </w:rPrChange>
          </w:rPr>
          <w:t>m</w:t>
        </w:r>
      </w:ins>
      <w:ins w:id="4838" w:author="野草" w:date="2024-04-23T20:09:36Z">
        <w:r>
          <w:rPr>
            <w:rFonts w:hint="eastAsia"/>
            <w:szCs w:val="21"/>
            <w:highlight w:val="green"/>
            <w:lang w:val="en-US" w:eastAsia="zh-CN"/>
            <w:rPrChange w:id="4839" w:author="野草" w:date="2024-04-23T20:09:42Z">
              <w:rPr>
                <w:rFonts w:hint="eastAsia"/>
                <w:szCs w:val="21"/>
                <w:lang w:val="en-US" w:eastAsia="zh-CN"/>
              </w:rPr>
            </w:rPrChange>
          </w:rPr>
          <w:t xml:space="preserve">ost </w:t>
        </w:r>
      </w:ins>
      <w:ins w:id="4840" w:author="野草" w:date="2024-04-23T20:09:37Z">
        <w:r>
          <w:rPr>
            <w:rFonts w:hint="eastAsia"/>
            <w:szCs w:val="21"/>
            <w:highlight w:val="green"/>
            <w:lang w:val="en-US" w:eastAsia="zh-CN"/>
            <w:rPrChange w:id="4841" w:author="野草" w:date="2024-04-23T20:09:42Z">
              <w:rPr>
                <w:rFonts w:hint="eastAsia"/>
                <w:szCs w:val="21"/>
                <w:lang w:val="en-US" w:eastAsia="zh-CN"/>
              </w:rPr>
            </w:rPrChange>
          </w:rPr>
          <w:t>influe</w:t>
        </w:r>
      </w:ins>
      <w:ins w:id="4842" w:author="野草" w:date="2024-04-23T20:09:38Z">
        <w:r>
          <w:rPr>
            <w:rFonts w:hint="eastAsia"/>
            <w:szCs w:val="21"/>
            <w:highlight w:val="green"/>
            <w:lang w:val="en-US" w:eastAsia="zh-CN"/>
            <w:rPrChange w:id="4843" w:author="野草" w:date="2024-04-23T20:09:42Z">
              <w:rPr>
                <w:rFonts w:hint="eastAsia"/>
                <w:szCs w:val="21"/>
                <w:lang w:val="en-US" w:eastAsia="zh-CN"/>
              </w:rPr>
            </w:rPrChange>
          </w:rPr>
          <w:t>ntial</w:t>
        </w:r>
      </w:ins>
      <w:ins w:id="4844" w:author="野草" w:date="2024-04-23T20:08:47Z">
        <w:r>
          <w:rPr>
            <w:rFonts w:hint="eastAsia"/>
            <w:szCs w:val="21"/>
            <w:highlight w:val="green"/>
            <w:rPrChange w:id="4845" w:author="野草" w:date="2024-04-23T20:09:42Z">
              <w:rPr>
                <w:rFonts w:hint="eastAsia"/>
                <w:szCs w:val="21"/>
              </w:rPr>
            </w:rPrChange>
          </w:rPr>
          <w:t xml:space="preserve"> </w:t>
        </w:r>
      </w:ins>
      <w:ins w:id="4846" w:author="野草" w:date="2024-04-23T20:08:47Z">
        <w:r>
          <w:rPr>
            <w:rFonts w:hint="eastAsia"/>
            <w:szCs w:val="21"/>
            <w:highlight w:val="green"/>
            <w:rPrChange w:id="4847" w:author="野草" w:date="2024-04-23T20:09:42Z">
              <w:rPr>
                <w:rFonts w:hint="eastAsia"/>
                <w:szCs w:val="21"/>
              </w:rPr>
            </w:rPrChange>
          </w:rPr>
          <w:t>factors</w:t>
        </w:r>
      </w:ins>
      <w:ins w:id="4848" w:author="野草" w:date="2024-04-23T20:08:47Z">
        <w:r>
          <w:rPr>
            <w:rFonts w:hint="eastAsia"/>
            <w:szCs w:val="21"/>
          </w:rPr>
          <w:t xml:space="preserve"> were selected for </w:t>
        </w:r>
      </w:ins>
      <w:ins w:id="4849" w:author="野草" w:date="2024-04-23T20:08:47Z">
        <w:r>
          <w:rPr>
            <w:rFonts w:hint="eastAsia"/>
            <w:szCs w:val="21"/>
            <w:highlight w:val="green"/>
            <w:rPrChange w:id="4850" w:author="野草" w:date="2024-04-23T20:09:51Z">
              <w:rPr>
                <w:rFonts w:hint="eastAsia"/>
                <w:szCs w:val="21"/>
              </w:rPr>
            </w:rPrChange>
          </w:rPr>
          <w:t xml:space="preserve">the </w:t>
        </w:r>
      </w:ins>
      <w:ins w:id="4851" w:author="野草" w:date="2024-04-23T20:08:47Z">
        <w:r>
          <w:rPr>
            <w:rFonts w:hint="eastAsia"/>
            <w:szCs w:val="21"/>
            <w:highlight w:val="green"/>
            <w:rPrChange w:id="4852" w:author="野草" w:date="2024-04-23T20:09:47Z">
              <w:rPr>
                <w:rFonts w:hint="eastAsia"/>
                <w:szCs w:val="21"/>
              </w:rPr>
            </w:rPrChange>
          </w:rPr>
          <w:t>subsequent analysis</w:t>
        </w:r>
      </w:ins>
      <w:ins w:id="4853" w:author="野草" w:date="2024-04-23T20:08:47Z">
        <w:r>
          <w:rPr>
            <w:rFonts w:hint="eastAsia"/>
            <w:szCs w:val="21"/>
          </w:rPr>
          <w:t xml:space="preserve"> of </w:t>
        </w:r>
      </w:ins>
      <w:ins w:id="4854" w:author="野草" w:date="2024-04-26T22:42:33Z">
        <w:r>
          <w:rPr>
            <w:rFonts w:hint="eastAsia"/>
            <w:szCs w:val="21"/>
            <w:lang w:val="en-US" w:eastAsia="zh-CN"/>
          </w:rPr>
          <w:t xml:space="preserve">the </w:t>
        </w:r>
      </w:ins>
      <w:ins w:id="4855" w:author="野草" w:date="2024-04-23T20:08:47Z">
        <w:r>
          <w:rPr>
            <w:rFonts w:hint="eastAsia"/>
            <w:szCs w:val="21"/>
            <w:highlight w:val="green"/>
            <w:rPrChange w:id="4856" w:author="野草" w:date="2024-04-23T20:09:55Z">
              <w:rPr>
                <w:rFonts w:hint="eastAsia"/>
                <w:szCs w:val="21"/>
              </w:rPr>
            </w:rPrChange>
          </w:rPr>
          <w:t>marginal effects</w:t>
        </w:r>
      </w:ins>
      <w:ins w:id="4857" w:author="野草" w:date="2024-04-23T20:08:47Z">
        <w:r>
          <w:rPr>
            <w:rFonts w:hint="eastAsia"/>
            <w:szCs w:val="21"/>
          </w:rPr>
          <w:t xml:space="preserve"> on the </w:t>
        </w:r>
      </w:ins>
      <w:ins w:id="4858" w:author="野草" w:date="2024-04-23T20:08:58Z">
        <w:r>
          <w:rPr>
            <w:rFonts w:hint="eastAsia"/>
            <w:szCs w:val="21"/>
            <w:highlight w:val="green"/>
            <w:lang w:val="en-US" w:eastAsia="zh-CN"/>
            <w:rPrChange w:id="4859" w:author="野草" w:date="2024-04-23T20:09:57Z">
              <w:rPr>
                <w:rFonts w:hint="eastAsia"/>
                <w:szCs w:val="21"/>
                <w:lang w:val="en-US" w:eastAsia="zh-CN"/>
              </w:rPr>
            </w:rPrChange>
          </w:rPr>
          <w:t>2</w:t>
        </w:r>
      </w:ins>
      <w:ins w:id="4860" w:author="野草" w:date="2024-04-23T20:08:47Z">
        <w:r>
          <w:rPr>
            <w:rFonts w:hint="eastAsia"/>
            <w:szCs w:val="21"/>
            <w:highlight w:val="green"/>
            <w:rPrChange w:id="4861" w:author="野草" w:date="2024-04-23T20:09:57Z">
              <w:rPr>
                <w:rFonts w:hint="eastAsia"/>
                <w:szCs w:val="21"/>
              </w:rPr>
            </w:rPrChange>
          </w:rPr>
          <w:t xml:space="preserve"> case days</w:t>
        </w:r>
      </w:ins>
      <w:ins w:id="4862" w:author="野草" w:date="2024-04-23T20:08:47Z">
        <w:r>
          <w:rPr>
            <w:rFonts w:hint="eastAsia"/>
            <w:szCs w:val="21"/>
          </w:rPr>
          <w:t>. The results</w:t>
        </w:r>
        <w:bookmarkStart w:id="95" w:name="OLE_LINK29"/>
        <w:r>
          <w:rPr>
            <w:rFonts w:hint="eastAsia"/>
            <w:szCs w:val="21"/>
          </w:rPr>
          <w:t xml:space="preserve"> unveil</w:t>
        </w:r>
        <w:bookmarkEnd w:id="95"/>
        <w:r>
          <w:rPr>
            <w:rFonts w:hint="eastAsia"/>
            <w:szCs w:val="21"/>
          </w:rPr>
          <w:t xml:space="preserve"> </w:t>
        </w:r>
      </w:ins>
      <w:ins w:id="4863" w:author="野草" w:date="2024-04-23T20:08:47Z">
        <w:r>
          <w:rPr>
            <w:rFonts w:hint="eastAsia"/>
            <w:szCs w:val="21"/>
            <w:highlight w:val="green"/>
            <w:rPrChange w:id="4864" w:author="野草" w:date="2024-04-23T20:10:02Z">
              <w:rPr>
                <w:rFonts w:hint="eastAsia"/>
                <w:szCs w:val="21"/>
              </w:rPr>
            </w:rPrChange>
          </w:rPr>
          <w:t xml:space="preserve">the non-linear </w:t>
        </w:r>
      </w:ins>
      <w:ins w:id="4865" w:author="野草" w:date="2024-04-23T20:10:07Z">
        <w:r>
          <w:rPr>
            <w:rFonts w:hint="eastAsia"/>
            <w:szCs w:val="21"/>
            <w:highlight w:val="green"/>
            <w:lang w:val="en-US" w:eastAsia="zh-CN"/>
          </w:rPr>
          <w:t>eff</w:t>
        </w:r>
      </w:ins>
      <w:ins w:id="4866" w:author="野草" w:date="2024-04-23T20:10:08Z">
        <w:r>
          <w:rPr>
            <w:rFonts w:hint="eastAsia"/>
            <w:szCs w:val="21"/>
            <w:highlight w:val="green"/>
            <w:lang w:val="en-US" w:eastAsia="zh-CN"/>
          </w:rPr>
          <w:t>ect</w:t>
        </w:r>
      </w:ins>
      <w:ins w:id="4867" w:author="野草" w:date="2024-04-23T20:08:47Z">
        <w:r>
          <w:rPr>
            <w:rFonts w:hint="eastAsia"/>
            <w:szCs w:val="21"/>
            <w:highlight w:val="green"/>
            <w:rPrChange w:id="4868" w:author="野草" w:date="2024-04-23T20:10:02Z">
              <w:rPr>
                <w:rFonts w:hint="eastAsia"/>
                <w:szCs w:val="21"/>
              </w:rPr>
            </w:rPrChange>
          </w:rPr>
          <w:t>s</w:t>
        </w:r>
      </w:ins>
      <w:ins w:id="4869" w:author="野草" w:date="2024-04-23T20:08:47Z">
        <w:r>
          <w:rPr>
            <w:rFonts w:hint="eastAsia"/>
            <w:szCs w:val="21"/>
          </w:rPr>
          <w:t xml:space="preserve"> of </w:t>
        </w:r>
      </w:ins>
      <w:ins w:id="4870" w:author="野草" w:date="2024-04-23T20:08:47Z">
        <w:r>
          <w:rPr>
            <w:rFonts w:hint="eastAsia"/>
            <w:szCs w:val="21"/>
            <w:highlight w:val="green"/>
            <w:rPrChange w:id="4871" w:author="野草" w:date="2024-04-23T20:10:20Z">
              <w:rPr>
                <w:rFonts w:hint="eastAsia"/>
                <w:szCs w:val="21"/>
              </w:rPr>
            </w:rPrChange>
          </w:rPr>
          <w:t xml:space="preserve">environmental </w:t>
        </w:r>
      </w:ins>
      <w:ins w:id="4872" w:author="野草" w:date="2024-04-27T09:28:23Z">
        <w:r>
          <w:rPr>
            <w:rFonts w:hint="eastAsia"/>
            <w:szCs w:val="21"/>
            <w:highlight w:val="green"/>
            <w:lang w:val="en-US" w:eastAsia="zh-CN"/>
          </w:rPr>
          <w:t>vari</w:t>
        </w:r>
      </w:ins>
      <w:ins w:id="4873" w:author="野草" w:date="2024-04-27T09:28:24Z">
        <w:r>
          <w:rPr>
            <w:rFonts w:hint="eastAsia"/>
            <w:szCs w:val="21"/>
            <w:highlight w:val="green"/>
            <w:lang w:val="en-US" w:eastAsia="zh-CN"/>
          </w:rPr>
          <w:t>able</w:t>
        </w:r>
      </w:ins>
      <w:ins w:id="4874" w:author="野草" w:date="2024-04-23T20:08:47Z">
        <w:r>
          <w:rPr>
            <w:rFonts w:hint="eastAsia"/>
            <w:szCs w:val="21"/>
            <w:highlight w:val="green"/>
            <w:rPrChange w:id="4875" w:author="野草" w:date="2024-04-23T20:10:20Z">
              <w:rPr>
                <w:rFonts w:hint="eastAsia"/>
                <w:szCs w:val="21"/>
              </w:rPr>
            </w:rPrChange>
          </w:rPr>
          <w:t>s</w:t>
        </w:r>
      </w:ins>
      <w:ins w:id="4876" w:author="野草" w:date="2024-04-23T20:08:47Z">
        <w:r>
          <w:rPr>
            <w:rFonts w:hint="eastAsia"/>
            <w:szCs w:val="21"/>
          </w:rPr>
          <w:t xml:space="preserve"> on </w:t>
        </w:r>
      </w:ins>
      <w:ins w:id="4877" w:author="野草" w:date="2024-04-23T20:08:47Z">
        <w:r>
          <w:rPr>
            <w:rFonts w:hint="eastAsia"/>
            <w:szCs w:val="21"/>
            <w:highlight w:val="green"/>
            <w:rPrChange w:id="4878" w:author="野草" w:date="2024-04-23T20:10:16Z">
              <w:rPr>
                <w:rFonts w:hint="eastAsia"/>
                <w:szCs w:val="21"/>
              </w:rPr>
            </w:rPrChange>
          </w:rPr>
          <w:t>river cooling</w:t>
        </w:r>
      </w:ins>
      <w:ins w:id="4879" w:author="野草" w:date="2024-04-23T20:08:47Z">
        <w:r>
          <w:rPr>
            <w:rFonts w:hint="eastAsia"/>
            <w:szCs w:val="21"/>
          </w:rPr>
          <w:t xml:space="preserve">. </w:t>
        </w:r>
      </w:ins>
      <w:ins w:id="4880" w:author="野草" w:date="2024-04-23T20:08:47Z">
        <w:r>
          <w:rPr>
            <w:rFonts w:eastAsia="宋体" w:cs="Times New Roman"/>
            <w:color w:val="1F1F1F"/>
            <w:szCs w:val="21"/>
          </w:rPr>
          <w:t xml:space="preserve">As the </w:t>
        </w:r>
      </w:ins>
      <w:ins w:id="4881" w:author="野草" w:date="2024-04-23T20:08:47Z">
        <w:r>
          <w:rPr>
            <w:rFonts w:eastAsia="宋体" w:cs="Times New Roman"/>
            <w:color w:val="1F1F1F"/>
            <w:szCs w:val="21"/>
            <w:highlight w:val="green"/>
            <w:rPrChange w:id="4882" w:author="野草" w:date="2024-04-23T20:10:28Z">
              <w:rPr>
                <w:rFonts w:eastAsia="宋体" w:cs="Times New Roman"/>
                <w:color w:val="1F1F1F"/>
                <w:szCs w:val="21"/>
              </w:rPr>
            </w:rPrChange>
          </w:rPr>
          <w:t xml:space="preserve">most </w:t>
        </w:r>
      </w:ins>
      <w:ins w:id="4883" w:author="野草" w:date="2024-04-23T23:07:46Z">
        <w:r>
          <w:rPr>
            <w:rFonts w:hint="eastAsia"/>
            <w:szCs w:val="21"/>
            <w:highlight w:val="green"/>
            <w:lang w:val="en-US" w:eastAsia="zh-CN"/>
          </w:rPr>
          <w:t>influential</w:t>
        </w:r>
      </w:ins>
      <w:ins w:id="4884" w:author="野草" w:date="2024-04-23T20:08:47Z">
        <w:r>
          <w:rPr>
            <w:rFonts w:eastAsia="宋体" w:cs="Times New Roman"/>
            <w:color w:val="1F1F1F"/>
            <w:szCs w:val="21"/>
            <w:highlight w:val="green"/>
            <w:rPrChange w:id="4885" w:author="野草" w:date="2024-04-23T20:10:28Z">
              <w:rPr>
                <w:rFonts w:eastAsia="宋体" w:cs="Times New Roman"/>
                <w:color w:val="1F1F1F"/>
                <w:szCs w:val="21"/>
              </w:rPr>
            </w:rPrChange>
          </w:rPr>
          <w:t xml:space="preserve"> factor</w:t>
        </w:r>
      </w:ins>
      <w:ins w:id="4886" w:author="野草" w:date="2024-04-23T20:08:47Z">
        <w:r>
          <w:rPr>
            <w:rFonts w:eastAsia="宋体" w:cs="Times New Roman"/>
            <w:color w:val="1F1F1F"/>
            <w:szCs w:val="21"/>
          </w:rPr>
          <w:t xml:space="preserve"> in explaining RCI</w:t>
        </w:r>
      </w:ins>
      <w:ins w:id="4887" w:author="野草" w:date="2024-04-23T20:08:47Z">
        <w:r>
          <w:rPr>
            <w:rFonts w:hint="eastAsia" w:eastAsia="宋体" w:cs="Times New Roman"/>
            <w:color w:val="1F1F1F"/>
            <w:szCs w:val="21"/>
          </w:rPr>
          <w:t xml:space="preserve"> on </w:t>
        </w:r>
      </w:ins>
      <w:ins w:id="4888" w:author="野草" w:date="2024-04-23T20:08:47Z">
        <w:r>
          <w:rPr>
            <w:rFonts w:hint="eastAsia" w:eastAsia="宋体" w:cs="Times New Roman"/>
            <w:color w:val="1F1F1F"/>
            <w:szCs w:val="21"/>
            <w:highlight w:val="green"/>
            <w:rPrChange w:id="4889" w:author="野草" w:date="2024-04-23T20:10:33Z">
              <w:rPr>
                <w:rFonts w:hint="eastAsia" w:eastAsia="宋体" w:cs="Times New Roman"/>
                <w:color w:val="1F1F1F"/>
                <w:szCs w:val="21"/>
              </w:rPr>
            </w:rPrChange>
          </w:rPr>
          <w:t>the normal summer day</w:t>
        </w:r>
      </w:ins>
      <w:ins w:id="4890" w:author="野草" w:date="2024-04-23T20:08:47Z">
        <w:r>
          <w:rPr>
            <w:rFonts w:eastAsia="宋体" w:cs="Times New Roman"/>
            <w:color w:val="1F1F1F"/>
            <w:szCs w:val="21"/>
          </w:rPr>
          <w:t xml:space="preserve">, </w:t>
        </w:r>
      </w:ins>
      <w:ins w:id="4891" w:author="野草" w:date="2024-04-23T20:08:47Z">
        <w:r>
          <w:rPr>
            <w:rFonts w:eastAsia="宋体" w:cs="Times New Roman"/>
            <w:color w:val="1F1F1F"/>
            <w:szCs w:val="21"/>
            <w:highlight w:val="cyan"/>
            <w:rPrChange w:id="4892" w:author="野草" w:date="2024-04-23T20:10:37Z">
              <w:rPr>
                <w:rFonts w:eastAsia="宋体" w:cs="Times New Roman"/>
                <w:color w:val="1F1F1F"/>
                <w:szCs w:val="21"/>
              </w:rPr>
            </w:rPrChange>
          </w:rPr>
          <w:t xml:space="preserve">average </w:t>
        </w:r>
      </w:ins>
      <w:ins w:id="4893" w:author="野草" w:date="2024-04-23T20:08:47Z">
        <w:r>
          <w:rPr>
            <w:rFonts w:hint="eastAsia" w:eastAsia="宋体" w:cs="Times New Roman"/>
            <w:color w:val="1F1F1F"/>
            <w:szCs w:val="21"/>
            <w:highlight w:val="cyan"/>
            <w:rPrChange w:id="4894" w:author="野草" w:date="2024-04-23T20:10:37Z">
              <w:rPr>
                <w:rFonts w:hint="eastAsia" w:eastAsia="宋体" w:cs="Times New Roman"/>
                <w:color w:val="1F1F1F"/>
                <w:szCs w:val="21"/>
              </w:rPr>
            </w:rPrChange>
          </w:rPr>
          <w:t>slope</w:t>
        </w:r>
      </w:ins>
      <w:ins w:id="4895" w:author="野草" w:date="2024-04-23T20:08:47Z">
        <w:r>
          <w:rPr>
            <w:rFonts w:eastAsia="宋体" w:cs="Times New Roman"/>
            <w:color w:val="1F1F1F"/>
            <w:szCs w:val="21"/>
          </w:rPr>
          <w:t xml:space="preserve"> </w:t>
        </w:r>
        <w:bookmarkStart w:id="96" w:name="OLE_LINK33"/>
        <w:r>
          <w:rPr>
            <w:rFonts w:eastAsia="宋体" w:cs="Times New Roman"/>
            <w:color w:val="1F1F1F"/>
            <w:szCs w:val="21"/>
          </w:rPr>
          <w:t>manifest</w:t>
        </w:r>
        <w:bookmarkEnd w:id="96"/>
        <w:r>
          <w:rPr>
            <w:rFonts w:eastAsia="宋体" w:cs="Times New Roman"/>
            <w:color w:val="1F1F1F"/>
            <w:szCs w:val="21"/>
          </w:rPr>
          <w:t xml:space="preserve">ed </w:t>
        </w:r>
      </w:ins>
      <w:ins w:id="4896" w:author="野草" w:date="2024-04-23T20:08:47Z">
        <w:r>
          <w:rPr>
            <w:rFonts w:hint="eastAsia" w:eastAsia="宋体" w:cs="Times New Roman"/>
            <w:color w:val="1F1F1F"/>
            <w:szCs w:val="21"/>
            <w:highlight w:val="cyan"/>
            <w:rPrChange w:id="4897" w:author="野草" w:date="2024-04-23T20:10:41Z">
              <w:rPr>
                <w:rFonts w:hint="eastAsia" w:eastAsia="宋体" w:cs="Times New Roman"/>
                <w:color w:val="1F1F1F"/>
                <w:szCs w:val="21"/>
              </w:rPr>
            </w:rPrChange>
          </w:rPr>
          <w:t>a</w:t>
        </w:r>
      </w:ins>
      <w:ins w:id="4898" w:author="野草" w:date="2024-04-23T20:08:47Z">
        <w:r>
          <w:rPr>
            <w:rFonts w:eastAsia="宋体" w:cs="Times New Roman"/>
            <w:color w:val="1F1F1F"/>
            <w:szCs w:val="21"/>
            <w:highlight w:val="cyan"/>
            <w:rPrChange w:id="4899" w:author="野草" w:date="2024-04-23T20:10:41Z">
              <w:rPr>
                <w:rFonts w:eastAsia="宋体" w:cs="Times New Roman"/>
                <w:color w:val="1F1F1F"/>
                <w:szCs w:val="21"/>
              </w:rPr>
            </w:rPrChange>
          </w:rPr>
          <w:t xml:space="preserve"> de</w:t>
        </w:r>
      </w:ins>
      <w:ins w:id="4900" w:author="野草" w:date="2024-04-23T20:08:47Z">
        <w:r>
          <w:rPr>
            <w:rFonts w:hint="eastAsia" w:eastAsia="宋体" w:cs="Times New Roman"/>
            <w:color w:val="1F1F1F"/>
            <w:szCs w:val="21"/>
            <w:highlight w:val="cyan"/>
            <w:rPrChange w:id="4901" w:author="野草" w:date="2024-04-23T20:10:41Z">
              <w:rPr>
                <w:rFonts w:hint="eastAsia" w:eastAsia="宋体" w:cs="Times New Roman"/>
                <w:color w:val="1F1F1F"/>
                <w:szCs w:val="21"/>
              </w:rPr>
            </w:rPrChange>
          </w:rPr>
          <w:t>scent</w:t>
        </w:r>
      </w:ins>
      <w:ins w:id="4902" w:author="野草" w:date="2024-04-23T20:08:47Z">
        <w:r>
          <w:rPr>
            <w:rFonts w:eastAsia="宋体" w:cs="Times New Roman"/>
            <w:color w:val="1F1F1F"/>
            <w:szCs w:val="21"/>
            <w:highlight w:val="cyan"/>
            <w:rPrChange w:id="4903" w:author="野草" w:date="2024-04-23T20:10:41Z">
              <w:rPr>
                <w:rFonts w:eastAsia="宋体" w:cs="Times New Roman"/>
                <w:color w:val="1F1F1F"/>
                <w:szCs w:val="21"/>
              </w:rPr>
            </w:rPrChange>
          </w:rPr>
          <w:t xml:space="preserve"> pattern</w:t>
        </w:r>
      </w:ins>
      <w:ins w:id="4904" w:author="野草" w:date="2024-04-23T20:08:47Z">
        <w:r>
          <w:rPr>
            <w:rFonts w:eastAsia="宋体" w:cs="Times New Roman"/>
            <w:color w:val="1F1F1F"/>
            <w:szCs w:val="21"/>
          </w:rPr>
          <w:t>.</w:t>
        </w:r>
      </w:ins>
      <w:ins w:id="4905" w:author="野草" w:date="2024-04-23T20:08:47Z">
        <w:r>
          <w:rPr>
            <w:rFonts w:hint="eastAsia" w:eastAsia="宋体" w:cs="Times New Roman"/>
            <w:color w:val="1F1F1F"/>
            <w:szCs w:val="21"/>
          </w:rPr>
          <w:t xml:space="preserve"> When it </w:t>
        </w:r>
      </w:ins>
      <w:ins w:id="4906" w:author="野草" w:date="2024-04-23T20:08:47Z">
        <w:r>
          <w:rPr>
            <w:rFonts w:hint="eastAsia" w:eastAsia="宋体" w:cs="Times New Roman"/>
            <w:color w:val="1F1F1F"/>
            <w:szCs w:val="21"/>
            <w:highlight w:val="green"/>
            <w:rPrChange w:id="4907" w:author="野草" w:date="2024-04-23T20:10:49Z">
              <w:rPr>
                <w:rFonts w:hint="eastAsia" w:eastAsia="宋体" w:cs="Times New Roman"/>
                <w:color w:val="1F1F1F"/>
                <w:szCs w:val="21"/>
              </w:rPr>
            </w:rPrChange>
          </w:rPr>
          <w:t>increased</w:t>
        </w:r>
      </w:ins>
      <w:ins w:id="4908" w:author="野草" w:date="2024-04-23T20:08:47Z">
        <w:r>
          <w:rPr>
            <w:rFonts w:hint="eastAsia" w:eastAsia="宋体" w:cs="Times New Roman"/>
            <w:color w:val="1F1F1F"/>
            <w:szCs w:val="21"/>
          </w:rPr>
          <w:t xml:space="preserve"> from</w:t>
        </w:r>
      </w:ins>
      <w:ins w:id="4909" w:author="野草" w:date="2024-04-23T20:08:47Z">
        <w:r>
          <w:rPr>
            <w:rFonts w:hint="eastAsia" w:eastAsia="宋体" w:cs="Times New Roman"/>
            <w:color w:val="1F1F1F"/>
            <w:szCs w:val="21"/>
            <w:highlight w:val="cyan"/>
            <w:rPrChange w:id="4910" w:author="野草" w:date="2024-04-24T08:03:29Z">
              <w:rPr>
                <w:rFonts w:hint="eastAsia" w:eastAsia="宋体" w:cs="Times New Roman"/>
                <w:color w:val="1F1F1F"/>
                <w:szCs w:val="21"/>
              </w:rPr>
            </w:rPrChange>
          </w:rPr>
          <w:t xml:space="preserve"> </w:t>
        </w:r>
      </w:ins>
      <w:ins w:id="4911" w:author="野草" w:date="2024-04-24T08:03:08Z">
        <w:r>
          <w:rPr>
            <w:rFonts w:hint="eastAsia" w:eastAsia="宋体" w:cs="Times New Roman"/>
            <w:color w:val="1F1F1F"/>
            <w:szCs w:val="21"/>
            <w:highlight w:val="cyan"/>
            <w:lang w:val="en-US" w:eastAsia="zh-CN"/>
            <w:rPrChange w:id="4912" w:author="野草" w:date="2024-04-24T08:03:29Z">
              <w:rPr>
                <w:rFonts w:hint="eastAsia" w:eastAsia="宋体" w:cs="Times New Roman"/>
                <w:color w:val="1F1F1F"/>
                <w:szCs w:val="21"/>
                <w:lang w:val="en-US" w:eastAsia="zh-CN"/>
              </w:rPr>
            </w:rPrChange>
          </w:rPr>
          <w:t>9</w:t>
        </w:r>
      </w:ins>
      <w:ins w:id="4913" w:author="野草" w:date="2024-04-24T08:03:09Z">
        <w:r>
          <w:rPr>
            <w:rFonts w:hint="eastAsia" w:eastAsia="宋体" w:cs="Times New Roman"/>
            <w:color w:val="1F1F1F"/>
            <w:szCs w:val="21"/>
            <w:highlight w:val="cyan"/>
            <w:lang w:val="en-US" w:eastAsia="zh-CN"/>
            <w:rPrChange w:id="4914" w:author="野草" w:date="2024-04-24T08:03:29Z">
              <w:rPr>
                <w:rFonts w:hint="eastAsia" w:eastAsia="宋体" w:cs="Times New Roman"/>
                <w:color w:val="1F1F1F"/>
                <w:szCs w:val="21"/>
                <w:lang w:val="en-US" w:eastAsia="zh-CN"/>
              </w:rPr>
            </w:rPrChange>
          </w:rPr>
          <w:t>.2</w:t>
        </w:r>
      </w:ins>
      <w:ins w:id="4915" w:author="野草" w:date="2024-04-24T08:03:23Z">
        <w:r>
          <w:rPr>
            <w:rFonts w:hint="eastAsia" w:eastAsia="宋体" w:cs="Times New Roman"/>
            <w:color w:val="1F1F1F"/>
            <w:szCs w:val="21"/>
            <w:highlight w:val="cyan"/>
            <w:lang w:val="en-US" w:eastAsia="zh-CN"/>
            <w:rPrChange w:id="4916" w:author="野草" w:date="2024-04-24T08:03:29Z">
              <w:rPr>
                <w:rFonts w:hint="eastAsia" w:eastAsia="宋体" w:cs="Times New Roman"/>
                <w:color w:val="1F1F1F"/>
                <w:szCs w:val="21"/>
                <w:lang w:val="en-US" w:eastAsia="zh-CN"/>
              </w:rPr>
            </w:rPrChange>
          </w:rPr>
          <w:t>°</w:t>
        </w:r>
      </w:ins>
      <w:ins w:id="4917" w:author="野草" w:date="2024-04-23T20:08:47Z">
        <w:r>
          <w:rPr>
            <w:rFonts w:hint="eastAsia" w:eastAsia="宋体" w:cs="Times New Roman"/>
            <w:color w:val="1F1F1F"/>
            <w:szCs w:val="21"/>
            <w:highlight w:val="cyan"/>
            <w:rPrChange w:id="4918" w:author="野草" w:date="2024-04-23T20:10:45Z">
              <w:rPr>
                <w:rFonts w:hint="eastAsia" w:eastAsia="宋体" w:cs="Times New Roman"/>
                <w:color w:val="1F1F1F"/>
                <w:szCs w:val="21"/>
              </w:rPr>
            </w:rPrChange>
          </w:rPr>
          <w:t xml:space="preserve"> to </w:t>
        </w:r>
      </w:ins>
      <w:ins w:id="4919" w:author="野草" w:date="2024-04-27T07:41:16Z">
        <w:r>
          <w:rPr>
            <w:rFonts w:hint="eastAsia" w:eastAsia="宋体" w:cs="Times New Roman"/>
            <w:color w:val="1F1F1F"/>
            <w:szCs w:val="21"/>
            <w:highlight w:val="cyan"/>
            <w:lang w:val="en-US" w:eastAsia="zh-CN"/>
          </w:rPr>
          <w:t>2</w:t>
        </w:r>
      </w:ins>
      <w:ins w:id="4920" w:author="野草" w:date="2024-04-27T13:42:49Z">
        <w:r>
          <w:rPr>
            <w:rFonts w:hint="eastAsia" w:eastAsia="宋体" w:cs="Times New Roman"/>
            <w:color w:val="1F1F1F"/>
            <w:szCs w:val="21"/>
            <w:highlight w:val="cyan"/>
            <w:lang w:val="en-US" w:eastAsia="zh-CN"/>
          </w:rPr>
          <w:t>3</w:t>
        </w:r>
      </w:ins>
      <w:ins w:id="4921" w:author="野草" w:date="2024-04-27T07:41:17Z">
        <w:r>
          <w:rPr>
            <w:rFonts w:hint="eastAsia" w:eastAsia="宋体" w:cs="Times New Roman"/>
            <w:color w:val="1F1F1F"/>
            <w:szCs w:val="21"/>
            <w:highlight w:val="cyan"/>
            <w:lang w:val="en-US" w:eastAsia="zh-CN"/>
          </w:rPr>
          <w:t>.</w:t>
        </w:r>
      </w:ins>
      <w:ins w:id="4922" w:author="野草" w:date="2024-04-27T13:42:51Z">
        <w:r>
          <w:rPr>
            <w:rFonts w:hint="eastAsia" w:eastAsia="宋体" w:cs="Times New Roman"/>
            <w:color w:val="1F1F1F"/>
            <w:szCs w:val="21"/>
            <w:highlight w:val="cyan"/>
            <w:lang w:val="en-US" w:eastAsia="zh-CN"/>
          </w:rPr>
          <w:t>3</w:t>
        </w:r>
      </w:ins>
      <w:ins w:id="4923" w:author="野草" w:date="2024-04-24T08:03:39Z">
        <w:r>
          <w:rPr>
            <w:rFonts w:hint="eastAsia" w:eastAsia="宋体" w:cs="Times New Roman"/>
            <w:color w:val="1F1F1F"/>
            <w:szCs w:val="21"/>
            <w:highlight w:val="cyan"/>
            <w:lang w:val="en-US" w:eastAsia="zh-CN"/>
          </w:rPr>
          <w:t xml:space="preserve"> </w:t>
        </w:r>
      </w:ins>
      <w:ins w:id="4924" w:author="野草" w:date="2024-04-24T08:03:19Z">
        <w:r>
          <w:rPr>
            <w:rFonts w:hint="eastAsia" w:eastAsia="宋体" w:cs="Times New Roman"/>
            <w:color w:val="1F1F1F"/>
            <w:szCs w:val="21"/>
            <w:highlight w:val="cyan"/>
            <w:lang w:val="en-US" w:eastAsia="zh-CN"/>
          </w:rPr>
          <w:t>°</w:t>
        </w:r>
      </w:ins>
      <w:ins w:id="4925" w:author="野草" w:date="2024-04-23T20:08:47Z">
        <w:r>
          <w:rPr>
            <w:rFonts w:hint="eastAsia" w:eastAsia="宋体" w:cs="Times New Roman"/>
            <w:color w:val="1F1F1F"/>
            <w:szCs w:val="21"/>
          </w:rPr>
          <w:t xml:space="preserve">, the </w:t>
        </w:r>
      </w:ins>
      <w:ins w:id="4926" w:author="野草" w:date="2024-04-24T08:04:41Z">
        <w:r>
          <w:rPr>
            <w:rFonts w:hint="eastAsia" w:eastAsia="宋体" w:cs="Times New Roman"/>
            <w:color w:val="1F1F1F"/>
            <w:szCs w:val="21"/>
            <w:lang w:val="en-US" w:eastAsia="zh-CN"/>
          </w:rPr>
          <w:t>average</w:t>
        </w:r>
      </w:ins>
      <w:ins w:id="4927" w:author="野草" w:date="2024-04-24T08:04:42Z">
        <w:r>
          <w:rPr>
            <w:rFonts w:hint="eastAsia" w:eastAsia="宋体" w:cs="Times New Roman"/>
            <w:color w:val="1F1F1F"/>
            <w:szCs w:val="21"/>
            <w:lang w:val="en-US" w:eastAsia="zh-CN"/>
          </w:rPr>
          <w:t xml:space="preserve"> </w:t>
        </w:r>
      </w:ins>
      <w:ins w:id="4928" w:author="野草" w:date="2024-04-23T20:08:47Z">
        <w:r>
          <w:rPr>
            <w:rFonts w:hint="eastAsia" w:eastAsia="宋体" w:cs="Times New Roman"/>
            <w:color w:val="1F1F1F"/>
            <w:szCs w:val="21"/>
            <w:highlight w:val="green"/>
            <w:rPrChange w:id="4929" w:author="野草" w:date="2024-04-23T20:10:56Z">
              <w:rPr>
                <w:rFonts w:hint="eastAsia" w:eastAsia="宋体" w:cs="Times New Roman"/>
                <w:color w:val="1F1F1F"/>
                <w:szCs w:val="21"/>
              </w:rPr>
            </w:rPrChange>
          </w:rPr>
          <w:t>cooling intensity</w:t>
        </w:r>
      </w:ins>
      <w:ins w:id="4930" w:author="野草" w:date="2024-04-23T20:08:47Z">
        <w:r>
          <w:rPr>
            <w:rFonts w:hint="eastAsia" w:eastAsia="宋体" w:cs="Times New Roman"/>
            <w:color w:val="1F1F1F"/>
            <w:szCs w:val="21"/>
          </w:rPr>
          <w:t xml:space="preserve"> induced by </w:t>
        </w:r>
      </w:ins>
      <w:ins w:id="4931" w:author="野草" w:date="2024-04-23T20:08:47Z">
        <w:r>
          <w:rPr>
            <w:rFonts w:hint="eastAsia" w:eastAsia="宋体" w:cs="Times New Roman"/>
            <w:color w:val="1F1F1F"/>
            <w:szCs w:val="21"/>
            <w:highlight w:val="green"/>
            <w:rPrChange w:id="4932" w:author="野草" w:date="2024-04-23T20:10:59Z">
              <w:rPr>
                <w:rFonts w:hint="eastAsia" w:eastAsia="宋体" w:cs="Times New Roman"/>
                <w:color w:val="1F1F1F"/>
                <w:szCs w:val="21"/>
              </w:rPr>
            </w:rPrChange>
          </w:rPr>
          <w:t>the river</w:t>
        </w:r>
      </w:ins>
      <w:ins w:id="4933" w:author="野草" w:date="2024-04-23T20:11:03Z">
        <w:r>
          <w:rPr>
            <w:rFonts w:hint="eastAsia" w:eastAsia="宋体" w:cs="Times New Roman"/>
            <w:color w:val="1F1F1F"/>
            <w:szCs w:val="21"/>
            <w:highlight w:val="green"/>
            <w:lang w:val="en-US" w:eastAsia="zh-CN"/>
          </w:rPr>
          <w:t>s</w:t>
        </w:r>
      </w:ins>
      <w:ins w:id="4934" w:author="野草" w:date="2024-04-23T20:08:47Z">
        <w:r>
          <w:rPr>
            <w:rFonts w:hint="eastAsia" w:eastAsia="宋体" w:cs="Times New Roman"/>
            <w:color w:val="1F1F1F"/>
            <w:szCs w:val="21"/>
          </w:rPr>
          <w:t xml:space="preserve"> decreased, indicating that </w:t>
        </w:r>
      </w:ins>
      <w:ins w:id="4935" w:author="野草" w:date="2024-04-23T20:08:47Z">
        <w:r>
          <w:rPr>
            <w:rFonts w:hint="eastAsia" w:eastAsia="宋体" w:cs="Times New Roman"/>
            <w:color w:val="1F1F1F"/>
            <w:szCs w:val="21"/>
            <w:highlight w:val="green"/>
            <w:rPrChange w:id="4936" w:author="野草" w:date="2024-04-23T20:13:32Z">
              <w:rPr>
                <w:rFonts w:hint="eastAsia" w:eastAsia="宋体" w:cs="Times New Roman"/>
                <w:color w:val="1F1F1F"/>
                <w:szCs w:val="21"/>
              </w:rPr>
            </w:rPrChange>
          </w:rPr>
          <w:t>larger slope</w:t>
        </w:r>
      </w:ins>
      <w:ins w:id="4937" w:author="野草" w:date="2024-04-23T20:08:47Z">
        <w:r>
          <w:rPr>
            <w:rFonts w:hint="eastAsia" w:eastAsia="宋体" w:cs="Times New Roman"/>
            <w:color w:val="1F1F1F"/>
            <w:szCs w:val="21"/>
          </w:rPr>
          <w:t xml:space="preserve"> </w:t>
        </w:r>
      </w:ins>
      <w:ins w:id="4938" w:author="野草" w:date="2024-04-23T20:13:19Z">
        <w:r>
          <w:rPr>
            <w:rFonts w:hint="eastAsia" w:eastAsia="宋体" w:cs="Times New Roman"/>
            <w:color w:val="1F1F1F"/>
            <w:szCs w:val="21"/>
            <w:lang w:val="en-US" w:eastAsia="zh-CN"/>
          </w:rPr>
          <w:t>of</w:t>
        </w:r>
      </w:ins>
      <w:ins w:id="4939" w:author="野草" w:date="2024-04-23T20:08:47Z">
        <w:r>
          <w:rPr>
            <w:rFonts w:hint="eastAsia" w:eastAsia="宋体" w:cs="Times New Roman"/>
            <w:color w:val="1F1F1F"/>
            <w:szCs w:val="21"/>
          </w:rPr>
          <w:t xml:space="preserve"> </w:t>
        </w:r>
      </w:ins>
      <w:ins w:id="4940" w:author="野草" w:date="2024-04-23T20:08:47Z">
        <w:r>
          <w:rPr>
            <w:rFonts w:hint="eastAsia" w:cs="Times New Roman"/>
            <w:highlight w:val="green"/>
            <w:rPrChange w:id="4941" w:author="野草" w:date="2024-04-23T20:13:29Z">
              <w:rPr>
                <w:rFonts w:hint="eastAsia" w:cs="Times New Roman"/>
              </w:rPr>
            </w:rPrChange>
          </w:rPr>
          <w:t>riverside</w:t>
        </w:r>
      </w:ins>
      <w:ins w:id="4942" w:author="野草" w:date="2024-04-23T20:08:47Z">
        <w:r>
          <w:rPr>
            <w:rFonts w:hint="eastAsia" w:eastAsia="宋体" w:cs="Times New Roman"/>
            <w:color w:val="1F1F1F"/>
            <w:szCs w:val="21"/>
            <w:highlight w:val="green"/>
            <w:rPrChange w:id="4943" w:author="野草" w:date="2024-04-23T20:13:29Z">
              <w:rPr>
                <w:rFonts w:hint="eastAsia" w:eastAsia="宋体" w:cs="Times New Roman"/>
                <w:color w:val="1F1F1F"/>
                <w:szCs w:val="21"/>
              </w:rPr>
            </w:rPrChange>
          </w:rPr>
          <w:t xml:space="preserve"> area</w:t>
        </w:r>
      </w:ins>
      <w:ins w:id="4944" w:author="野草" w:date="2024-04-23T20:08:47Z">
        <w:r>
          <w:rPr>
            <w:rFonts w:hint="eastAsia" w:eastAsia="宋体" w:cs="Times New Roman"/>
            <w:color w:val="1F1F1F"/>
            <w:szCs w:val="21"/>
          </w:rPr>
          <w:t xml:space="preserve"> was not </w:t>
        </w:r>
      </w:ins>
      <w:ins w:id="4945" w:author="野草" w:date="2024-04-23T20:08:47Z">
        <w:r>
          <w:rPr>
            <w:rFonts w:hint="eastAsia" w:eastAsia="宋体" w:cs="Times New Roman"/>
            <w:color w:val="1F1F1F"/>
            <w:szCs w:val="21"/>
            <w:highlight w:val="green"/>
            <w:rPrChange w:id="4946" w:author="野草" w:date="2024-04-23T20:13:26Z">
              <w:rPr>
                <w:rFonts w:hint="eastAsia" w:eastAsia="宋体" w:cs="Times New Roman"/>
                <w:color w:val="1F1F1F"/>
                <w:szCs w:val="21"/>
              </w:rPr>
            </w:rPrChange>
          </w:rPr>
          <w:t>conducive to</w:t>
        </w:r>
      </w:ins>
      <w:ins w:id="4947" w:author="野草" w:date="2024-04-23T20:08:47Z">
        <w:r>
          <w:rPr>
            <w:rFonts w:hint="eastAsia" w:eastAsia="宋体" w:cs="Times New Roman"/>
            <w:color w:val="1F1F1F"/>
            <w:szCs w:val="21"/>
          </w:rPr>
          <w:t xml:space="preserve"> the</w:t>
        </w:r>
      </w:ins>
      <w:ins w:id="4948" w:author="野草" w:date="2024-04-27T09:19:40Z">
        <w:r>
          <w:rPr>
            <w:rFonts w:hint="eastAsia" w:eastAsia="宋体" w:cs="Times New Roman"/>
            <w:color w:val="1F1F1F"/>
            <w:szCs w:val="21"/>
            <w:lang w:val="en-US" w:eastAsia="zh-CN"/>
          </w:rPr>
          <w:t xml:space="preserve"> </w:t>
        </w:r>
      </w:ins>
      <w:ins w:id="4949" w:author="野草" w:date="2024-04-27T09:19:43Z">
        <w:r>
          <w:rPr>
            <w:rFonts w:hint="eastAsia" w:eastAsia="宋体" w:cs="Times New Roman"/>
            <w:color w:val="1F1F1F"/>
            <w:szCs w:val="21"/>
            <w:lang w:val="en-US" w:eastAsia="zh-CN"/>
          </w:rPr>
          <w:t>enhanc</w:t>
        </w:r>
      </w:ins>
      <w:ins w:id="4950" w:author="野草" w:date="2024-04-27T09:19:44Z">
        <w:r>
          <w:rPr>
            <w:rFonts w:hint="eastAsia" w:eastAsia="宋体" w:cs="Times New Roman"/>
            <w:color w:val="1F1F1F"/>
            <w:szCs w:val="21"/>
            <w:lang w:val="en-US" w:eastAsia="zh-CN"/>
          </w:rPr>
          <w:t>ed</w:t>
        </w:r>
      </w:ins>
      <w:ins w:id="4951" w:author="野草" w:date="2024-04-23T20:08:47Z">
        <w:r>
          <w:rPr>
            <w:rFonts w:hint="eastAsia" w:eastAsia="宋体" w:cs="Times New Roman"/>
            <w:color w:val="1F1F1F"/>
            <w:szCs w:val="21"/>
          </w:rPr>
          <w:t xml:space="preserve"> </w:t>
        </w:r>
      </w:ins>
      <w:ins w:id="4952" w:author="野草" w:date="2024-04-23T20:08:47Z">
        <w:r>
          <w:rPr>
            <w:rFonts w:hint="eastAsia" w:eastAsia="宋体" w:cs="Times New Roman"/>
            <w:color w:val="1F1F1F"/>
            <w:szCs w:val="21"/>
            <w:highlight w:val="green"/>
            <w:rPrChange w:id="4953" w:author="野草" w:date="2024-04-23T20:13:36Z">
              <w:rPr>
                <w:rFonts w:hint="eastAsia" w:eastAsia="宋体" w:cs="Times New Roman"/>
                <w:color w:val="1F1F1F"/>
                <w:szCs w:val="21"/>
              </w:rPr>
            </w:rPrChange>
          </w:rPr>
          <w:t>heat mitigation</w:t>
        </w:r>
      </w:ins>
      <w:ins w:id="4954" w:author="野草" w:date="2024-04-23T20:08:47Z">
        <w:r>
          <w:rPr>
            <w:rFonts w:hint="eastAsia" w:eastAsia="宋体" w:cs="Times New Roman"/>
            <w:color w:val="1F1F1F"/>
            <w:szCs w:val="21"/>
          </w:rPr>
          <w:t xml:space="preserve"> provided by </w:t>
        </w:r>
      </w:ins>
      <w:ins w:id="4955" w:author="野草" w:date="2024-04-23T20:08:47Z">
        <w:r>
          <w:rPr>
            <w:rFonts w:hint="eastAsia" w:eastAsia="宋体" w:cs="Times New Roman"/>
            <w:color w:val="1F1F1F"/>
            <w:szCs w:val="21"/>
            <w:highlight w:val="green"/>
            <w:rPrChange w:id="4956" w:author="野草" w:date="2024-04-23T20:13:39Z">
              <w:rPr>
                <w:rFonts w:hint="eastAsia" w:eastAsia="宋体" w:cs="Times New Roman"/>
                <w:color w:val="1F1F1F"/>
                <w:szCs w:val="21"/>
              </w:rPr>
            </w:rPrChange>
          </w:rPr>
          <w:t>the nearby river</w:t>
        </w:r>
      </w:ins>
      <w:ins w:id="4957" w:author="野草" w:date="2024-04-23T20:08:47Z">
        <w:r>
          <w:rPr>
            <w:rFonts w:hint="eastAsia" w:eastAsia="宋体" w:cs="Times New Roman"/>
            <w:color w:val="1F1F1F"/>
            <w:szCs w:val="21"/>
          </w:rPr>
          <w:t xml:space="preserve">. It should be noted that </w:t>
        </w:r>
      </w:ins>
      <w:ins w:id="4958" w:author="野草" w:date="2024-04-23T20:08:47Z">
        <w:r>
          <w:rPr>
            <w:rFonts w:hint="eastAsia" w:eastAsia="宋体" w:cs="Times New Roman"/>
            <w:color w:val="1F1F1F"/>
            <w:szCs w:val="21"/>
            <w:highlight w:val="cyan"/>
            <w:rPrChange w:id="4959" w:author="野草" w:date="2024-04-23T20:14:23Z">
              <w:rPr>
                <w:rFonts w:hint="eastAsia" w:eastAsia="宋体" w:cs="Times New Roman"/>
                <w:color w:val="1F1F1F"/>
                <w:szCs w:val="21"/>
              </w:rPr>
            </w:rPrChange>
          </w:rPr>
          <w:t>when SLP</w:t>
        </w:r>
      </w:ins>
      <w:ins w:id="4960" w:author="野草" w:date="2024-04-23T20:08:47Z">
        <w:r>
          <w:rPr>
            <w:rFonts w:hint="eastAsia" w:eastAsia="宋体" w:cs="Times New Roman"/>
            <w:color w:val="1F1F1F"/>
            <w:szCs w:val="21"/>
          </w:rPr>
          <w:t xml:space="preserve"> was </w:t>
        </w:r>
      </w:ins>
      <w:ins w:id="4961" w:author="野草" w:date="2024-04-23T20:08:47Z">
        <w:r>
          <w:rPr>
            <w:rFonts w:hint="eastAsia" w:eastAsia="宋体" w:cs="Times New Roman"/>
            <w:color w:val="1F1F1F"/>
            <w:szCs w:val="21"/>
            <w:highlight w:val="cyan"/>
            <w:rPrChange w:id="4962" w:author="野草" w:date="2024-04-23T20:14:07Z">
              <w:rPr>
                <w:rFonts w:hint="eastAsia" w:eastAsia="宋体" w:cs="Times New Roman"/>
                <w:color w:val="1F1F1F"/>
                <w:szCs w:val="21"/>
              </w:rPr>
            </w:rPrChange>
          </w:rPr>
          <w:t xml:space="preserve">greater than </w:t>
        </w:r>
      </w:ins>
      <w:ins w:id="4963" w:author="野草" w:date="2024-04-27T08:34:25Z">
        <w:r>
          <w:rPr>
            <w:rFonts w:hint="eastAsia" w:eastAsia="宋体" w:cs="Times New Roman"/>
            <w:color w:val="1F1F1F"/>
            <w:szCs w:val="21"/>
            <w:highlight w:val="cyan"/>
            <w:lang w:val="en-US" w:eastAsia="zh-CN"/>
          </w:rPr>
          <w:t>2</w:t>
        </w:r>
      </w:ins>
      <w:ins w:id="4964" w:author="野草" w:date="2024-04-27T13:42:58Z">
        <w:r>
          <w:rPr>
            <w:rFonts w:hint="eastAsia" w:eastAsia="宋体" w:cs="Times New Roman"/>
            <w:color w:val="1F1F1F"/>
            <w:szCs w:val="21"/>
            <w:highlight w:val="cyan"/>
            <w:lang w:val="en-US" w:eastAsia="zh-CN"/>
          </w:rPr>
          <w:t>3</w:t>
        </w:r>
      </w:ins>
      <w:ins w:id="4965" w:author="野草" w:date="2024-04-27T08:34:25Z">
        <w:r>
          <w:rPr>
            <w:rFonts w:hint="eastAsia" w:eastAsia="宋体" w:cs="Times New Roman"/>
            <w:color w:val="1F1F1F"/>
            <w:szCs w:val="21"/>
            <w:highlight w:val="cyan"/>
            <w:lang w:val="en-US" w:eastAsia="zh-CN"/>
          </w:rPr>
          <w:t>.</w:t>
        </w:r>
      </w:ins>
      <w:ins w:id="4966" w:author="野草" w:date="2024-04-27T13:42:59Z">
        <w:r>
          <w:rPr>
            <w:rFonts w:hint="eastAsia" w:eastAsia="宋体" w:cs="Times New Roman"/>
            <w:color w:val="1F1F1F"/>
            <w:szCs w:val="21"/>
            <w:highlight w:val="cyan"/>
            <w:lang w:val="en-US" w:eastAsia="zh-CN"/>
          </w:rPr>
          <w:t>3</w:t>
        </w:r>
      </w:ins>
      <w:ins w:id="4967" w:author="野草" w:date="2024-04-27T08:34:26Z">
        <w:r>
          <w:rPr>
            <w:rFonts w:hint="eastAsia" w:eastAsia="宋体" w:cs="Times New Roman"/>
            <w:color w:val="1F1F1F"/>
            <w:szCs w:val="21"/>
            <w:highlight w:val="cyan"/>
            <w:lang w:val="en-US" w:eastAsia="zh-CN"/>
          </w:rPr>
          <w:t xml:space="preserve"> </w:t>
        </w:r>
      </w:ins>
      <w:ins w:id="4968" w:author="野草" w:date="2024-04-24T08:05:21Z">
        <w:r>
          <w:rPr>
            <w:rFonts w:hint="eastAsia" w:eastAsia="宋体" w:cs="Times New Roman"/>
            <w:color w:val="1F1F1F"/>
            <w:szCs w:val="21"/>
            <w:highlight w:val="cyan"/>
            <w:lang w:val="en-US" w:eastAsia="zh-CN"/>
          </w:rPr>
          <w:t>°</w:t>
        </w:r>
      </w:ins>
      <w:ins w:id="4969" w:author="野草" w:date="2024-04-23T20:08:47Z">
        <w:r>
          <w:rPr>
            <w:rFonts w:hint="eastAsia" w:eastAsia="宋体" w:cs="Times New Roman"/>
            <w:color w:val="1F1F1F"/>
            <w:szCs w:val="21"/>
          </w:rPr>
          <w:t xml:space="preserve">, the RCI value remained </w:t>
        </w:r>
      </w:ins>
      <w:ins w:id="4970" w:author="野草" w:date="2024-04-23T20:08:47Z">
        <w:r>
          <w:rPr>
            <w:rFonts w:hint="eastAsia" w:eastAsia="宋体" w:cs="Times New Roman"/>
            <w:color w:val="1F1F1F"/>
            <w:szCs w:val="21"/>
            <w:highlight w:val="cyan"/>
            <w:rPrChange w:id="4971" w:author="野草" w:date="2024-04-23T20:14:19Z">
              <w:rPr>
                <w:rFonts w:hint="eastAsia" w:eastAsia="宋体" w:cs="Times New Roman"/>
                <w:color w:val="1F1F1F"/>
                <w:szCs w:val="21"/>
              </w:rPr>
            </w:rPrChange>
          </w:rPr>
          <w:t>relatively stable</w:t>
        </w:r>
      </w:ins>
      <w:ins w:id="4972" w:author="野草" w:date="2024-04-23T20:08:47Z">
        <w:r>
          <w:rPr>
            <w:rFonts w:hint="eastAsia" w:eastAsia="宋体" w:cs="Times New Roman"/>
            <w:color w:val="1F1F1F"/>
            <w:szCs w:val="21"/>
          </w:rPr>
          <w:t>.</w:t>
        </w:r>
      </w:ins>
      <w:ins w:id="4973" w:author="野草" w:date="2024-04-24T08:17:08Z">
        <w:r>
          <w:rPr>
            <w:rFonts w:hint="eastAsia" w:eastAsia="宋体" w:cs="Times New Roman"/>
            <w:color w:val="1F1F1F"/>
            <w:szCs w:val="21"/>
            <w:lang w:val="en-US" w:eastAsia="zh-CN"/>
          </w:rPr>
          <w:t xml:space="preserve"> </w:t>
        </w:r>
      </w:ins>
      <w:ins w:id="4974" w:author="野草" w:date="2024-04-23T20:28:45Z">
        <w:r>
          <w:rPr>
            <w:rFonts w:hint="eastAsia" w:eastAsia="宋体" w:cs="Times New Roman"/>
            <w:color w:val="1F1F1F"/>
            <w:szCs w:val="21"/>
            <w:lang w:val="en-US" w:eastAsia="zh-CN"/>
          </w:rPr>
          <w:t xml:space="preserve">In </w:t>
        </w:r>
      </w:ins>
      <w:ins w:id="4975" w:author="野草" w:date="2024-04-23T20:28:47Z">
        <w:r>
          <w:rPr>
            <w:rFonts w:hint="eastAsia" w:eastAsia="宋体" w:cs="Times New Roman"/>
            <w:color w:val="1F1F1F"/>
            <w:szCs w:val="21"/>
            <w:lang w:val="en-US" w:eastAsia="zh-CN"/>
          </w:rPr>
          <w:t>cont</w:t>
        </w:r>
      </w:ins>
      <w:ins w:id="4976" w:author="野草" w:date="2024-04-23T20:28:48Z">
        <w:r>
          <w:rPr>
            <w:rFonts w:hint="eastAsia" w:eastAsia="宋体" w:cs="Times New Roman"/>
            <w:color w:val="1F1F1F"/>
            <w:szCs w:val="21"/>
            <w:lang w:val="en-US" w:eastAsia="zh-CN"/>
          </w:rPr>
          <w:t xml:space="preserve">rast </w:t>
        </w:r>
      </w:ins>
      <w:ins w:id="4977" w:author="野草" w:date="2024-04-23T20:28:49Z">
        <w:r>
          <w:rPr>
            <w:rFonts w:hint="eastAsia" w:eastAsia="宋体" w:cs="Times New Roman"/>
            <w:color w:val="1F1F1F"/>
            <w:szCs w:val="21"/>
            <w:lang w:val="en-US" w:eastAsia="zh-CN"/>
          </w:rPr>
          <w:t xml:space="preserve">to </w:t>
        </w:r>
      </w:ins>
      <w:ins w:id="4978" w:author="野草" w:date="2024-04-23T20:28:50Z">
        <w:r>
          <w:rPr>
            <w:rFonts w:hint="eastAsia" w:eastAsia="宋体" w:cs="Times New Roman"/>
            <w:color w:val="1F1F1F"/>
            <w:szCs w:val="21"/>
            <w:lang w:val="en-US" w:eastAsia="zh-CN"/>
          </w:rPr>
          <w:t>SLP</w:t>
        </w:r>
      </w:ins>
      <w:ins w:id="4979" w:author="野草" w:date="2024-04-23T20:28:51Z">
        <w:r>
          <w:rPr>
            <w:rFonts w:hint="eastAsia" w:eastAsia="宋体" w:cs="Times New Roman"/>
            <w:color w:val="1F1F1F"/>
            <w:szCs w:val="21"/>
            <w:lang w:val="en-US" w:eastAsia="zh-CN"/>
          </w:rPr>
          <w:t xml:space="preserve">, </w:t>
        </w:r>
      </w:ins>
      <w:ins w:id="4980" w:author="野草" w:date="2024-04-23T20:28:52Z">
        <w:r>
          <w:rPr>
            <w:rFonts w:hint="eastAsia" w:eastAsia="宋体" w:cs="Times New Roman"/>
            <w:color w:val="1F1F1F"/>
            <w:szCs w:val="21"/>
            <w:lang w:val="en-US" w:eastAsia="zh-CN"/>
          </w:rPr>
          <w:t>t</w:t>
        </w:r>
      </w:ins>
      <w:ins w:id="4981" w:author="野草" w:date="2024-04-23T20:27:43Z">
        <w:r>
          <w:rPr>
            <w:rFonts w:hint="eastAsia" w:eastAsia="宋体" w:cs="Times New Roman"/>
            <w:color w:val="1F1F1F"/>
            <w:szCs w:val="21"/>
            <w:lang w:val="en-US" w:eastAsia="zh-CN"/>
          </w:rPr>
          <w:t xml:space="preserve">he </w:t>
        </w:r>
      </w:ins>
      <w:ins w:id="4982" w:author="野草" w:date="2024-04-23T20:27:47Z">
        <w:r>
          <w:rPr>
            <w:rFonts w:hint="eastAsia" w:eastAsia="宋体" w:cs="Times New Roman"/>
            <w:color w:val="1F1F1F"/>
            <w:szCs w:val="21"/>
            <w:lang w:val="en-US" w:eastAsia="zh-CN"/>
          </w:rPr>
          <w:t>eff</w:t>
        </w:r>
      </w:ins>
      <w:ins w:id="4983" w:author="野草" w:date="2024-04-23T20:27:48Z">
        <w:r>
          <w:rPr>
            <w:rFonts w:hint="eastAsia" w:eastAsia="宋体" w:cs="Times New Roman"/>
            <w:color w:val="1F1F1F"/>
            <w:szCs w:val="21"/>
            <w:lang w:val="en-US" w:eastAsia="zh-CN"/>
          </w:rPr>
          <w:t>ec</w:t>
        </w:r>
      </w:ins>
      <w:ins w:id="4984" w:author="野草" w:date="2024-04-23T20:27:49Z">
        <w:r>
          <w:rPr>
            <w:rFonts w:hint="eastAsia" w:eastAsia="宋体" w:cs="Times New Roman"/>
            <w:color w:val="1F1F1F"/>
            <w:szCs w:val="21"/>
            <w:lang w:val="en-US" w:eastAsia="zh-CN"/>
          </w:rPr>
          <w:t>ts</w:t>
        </w:r>
      </w:ins>
      <w:ins w:id="4985" w:author="野草" w:date="2024-04-23T20:27:49Z">
        <w:r>
          <w:rPr>
            <w:rFonts w:hint="eastAsia" w:eastAsia="宋体" w:cs="Times New Roman"/>
            <w:color w:val="1F1F1F"/>
            <w:szCs w:val="21"/>
            <w:highlight w:val="none"/>
            <w:lang w:val="en-US" w:eastAsia="zh-CN"/>
            <w:rPrChange w:id="4986" w:author="野草" w:date="2024-04-23T20:47:14Z">
              <w:rPr>
                <w:rFonts w:hint="eastAsia" w:eastAsia="宋体" w:cs="Times New Roman"/>
                <w:color w:val="1F1F1F"/>
                <w:szCs w:val="21"/>
                <w:lang w:val="en-US" w:eastAsia="zh-CN"/>
              </w:rPr>
            </w:rPrChange>
          </w:rPr>
          <w:t xml:space="preserve"> </w:t>
        </w:r>
      </w:ins>
      <w:ins w:id="4987" w:author="野草" w:date="2024-04-23T20:27:49Z">
        <w:r>
          <w:rPr>
            <w:rFonts w:hint="eastAsia" w:eastAsia="宋体" w:cs="Times New Roman"/>
            <w:color w:val="1F1F1F"/>
            <w:szCs w:val="21"/>
            <w:highlight w:val="none"/>
            <w:lang w:val="en-US" w:eastAsia="zh-CN"/>
            <w:rPrChange w:id="4988" w:author="野草" w:date="2024-04-23T20:47:14Z">
              <w:rPr>
                <w:rFonts w:hint="eastAsia" w:eastAsia="宋体" w:cs="Times New Roman"/>
                <w:color w:val="1F1F1F"/>
                <w:szCs w:val="21"/>
                <w:lang w:val="en-US" w:eastAsia="zh-CN"/>
              </w:rPr>
            </w:rPrChange>
          </w:rPr>
          <w:t xml:space="preserve">of </w:t>
        </w:r>
      </w:ins>
      <w:ins w:id="4989" w:author="野草" w:date="2024-04-23T20:47:09Z">
        <w:r>
          <w:rPr>
            <w:rFonts w:hint="eastAsia" w:eastAsia="宋体" w:cs="Times New Roman"/>
            <w:color w:val="1F1F1F"/>
            <w:szCs w:val="21"/>
            <w:highlight w:val="cyan"/>
            <w:lang w:val="en-US" w:eastAsia="zh-CN"/>
          </w:rPr>
          <w:t>RW</w:t>
        </w:r>
      </w:ins>
      <w:ins w:id="4990" w:author="野草" w:date="2024-04-23T20:27:50Z">
        <w:r>
          <w:rPr>
            <w:rFonts w:hint="eastAsia" w:eastAsia="宋体" w:cs="Times New Roman"/>
            <w:color w:val="1F1F1F"/>
            <w:szCs w:val="21"/>
            <w:highlight w:val="cyan"/>
            <w:lang w:val="en-US" w:eastAsia="zh-CN"/>
            <w:rPrChange w:id="4991" w:author="野草" w:date="2024-04-23T20:47:11Z">
              <w:rPr>
                <w:rFonts w:hint="eastAsia" w:eastAsia="宋体" w:cs="Times New Roman"/>
                <w:color w:val="1F1F1F"/>
                <w:szCs w:val="21"/>
                <w:lang w:val="en-US" w:eastAsia="zh-CN"/>
              </w:rPr>
            </w:rPrChange>
          </w:rPr>
          <w:t xml:space="preserve"> </w:t>
        </w:r>
      </w:ins>
      <w:ins w:id="4992" w:author="野草" w:date="2024-04-23T20:47:02Z">
        <w:r>
          <w:rPr>
            <w:rFonts w:hint="eastAsia" w:eastAsia="宋体" w:cs="Times New Roman"/>
            <w:color w:val="1F1F1F"/>
            <w:szCs w:val="21"/>
            <w:highlight w:val="cyan"/>
            <w:lang w:val="en-US" w:eastAsia="zh-CN"/>
            <w:rPrChange w:id="4993" w:author="野草" w:date="2024-04-23T20:47:11Z">
              <w:rPr>
                <w:rFonts w:hint="eastAsia" w:eastAsia="宋体" w:cs="Times New Roman"/>
                <w:color w:val="1F1F1F"/>
                <w:szCs w:val="21"/>
                <w:lang w:val="en-US" w:eastAsia="zh-CN"/>
              </w:rPr>
            </w:rPrChange>
          </w:rPr>
          <w:t xml:space="preserve">and </w:t>
        </w:r>
      </w:ins>
      <w:ins w:id="4994" w:author="野草" w:date="2024-04-23T20:47:06Z">
        <w:r>
          <w:rPr>
            <w:rFonts w:hint="eastAsia" w:eastAsia="宋体" w:cs="Times New Roman"/>
            <w:color w:val="1F1F1F"/>
            <w:szCs w:val="21"/>
            <w:highlight w:val="cyan"/>
            <w:lang w:val="en-US" w:eastAsia="zh-CN"/>
            <w:rPrChange w:id="4995" w:author="野草" w:date="2024-04-23T20:47:11Z">
              <w:rPr>
                <w:rFonts w:hint="eastAsia" w:eastAsia="宋体" w:cs="Times New Roman"/>
                <w:color w:val="1F1F1F"/>
                <w:szCs w:val="21"/>
                <w:lang w:val="en-US" w:eastAsia="zh-CN"/>
              </w:rPr>
            </w:rPrChange>
          </w:rPr>
          <w:t>ELE</w:t>
        </w:r>
      </w:ins>
      <w:ins w:id="4996" w:author="野草" w:date="2024-04-23T20:47:07Z">
        <w:r>
          <w:rPr>
            <w:rFonts w:hint="eastAsia" w:eastAsia="宋体" w:cs="Times New Roman"/>
            <w:color w:val="1F1F1F"/>
            <w:szCs w:val="21"/>
            <w:highlight w:val="cyan"/>
            <w:lang w:val="en-US" w:eastAsia="zh-CN"/>
            <w:rPrChange w:id="4997" w:author="野草" w:date="2024-04-23T20:47:11Z">
              <w:rPr>
                <w:rFonts w:hint="eastAsia" w:eastAsia="宋体" w:cs="Times New Roman"/>
                <w:color w:val="1F1F1F"/>
                <w:szCs w:val="21"/>
                <w:lang w:val="en-US" w:eastAsia="zh-CN"/>
              </w:rPr>
            </w:rPrChange>
          </w:rPr>
          <w:t xml:space="preserve"> </w:t>
        </w:r>
      </w:ins>
      <w:ins w:id="4998" w:author="野草" w:date="2024-04-23T20:27:53Z">
        <w:r>
          <w:rPr>
            <w:rFonts w:hint="eastAsia" w:eastAsia="宋体" w:cs="Times New Roman"/>
            <w:color w:val="1F1F1F"/>
            <w:szCs w:val="21"/>
            <w:lang w:val="en-US" w:eastAsia="zh-CN"/>
          </w:rPr>
          <w:t>demons</w:t>
        </w:r>
      </w:ins>
      <w:ins w:id="4999" w:author="野草" w:date="2024-04-23T20:27:54Z">
        <w:r>
          <w:rPr>
            <w:rFonts w:hint="eastAsia" w:eastAsia="宋体" w:cs="Times New Roman"/>
            <w:color w:val="1F1F1F"/>
            <w:szCs w:val="21"/>
            <w:lang w:val="en-US" w:eastAsia="zh-CN"/>
          </w:rPr>
          <w:t>trate</w:t>
        </w:r>
      </w:ins>
      <w:ins w:id="5000" w:author="野草" w:date="2024-04-23T20:27:55Z">
        <w:r>
          <w:rPr>
            <w:rFonts w:hint="eastAsia" w:eastAsia="宋体" w:cs="Times New Roman"/>
            <w:color w:val="1F1F1F"/>
            <w:szCs w:val="21"/>
            <w:lang w:val="en-US" w:eastAsia="zh-CN"/>
          </w:rPr>
          <w:t xml:space="preserve">d </w:t>
        </w:r>
      </w:ins>
      <w:ins w:id="5001" w:author="野草" w:date="2024-04-23T20:28:59Z">
        <w:r>
          <w:rPr>
            <w:rFonts w:hint="eastAsia" w:eastAsia="宋体" w:cs="Times New Roman"/>
            <w:color w:val="1F1F1F"/>
            <w:szCs w:val="21"/>
            <w:highlight w:val="cyan"/>
            <w:lang w:val="en-US" w:eastAsia="zh-CN"/>
            <w:rPrChange w:id="5002" w:author="野草" w:date="2024-04-23T20:30:48Z">
              <w:rPr>
                <w:rFonts w:hint="eastAsia" w:eastAsia="宋体" w:cs="Times New Roman"/>
                <w:color w:val="1F1F1F"/>
                <w:szCs w:val="21"/>
                <w:lang w:val="en-US" w:eastAsia="zh-CN"/>
              </w:rPr>
            </w:rPrChange>
          </w:rPr>
          <w:t>as</w:t>
        </w:r>
      </w:ins>
      <w:ins w:id="5003" w:author="野草" w:date="2024-04-23T20:29:00Z">
        <w:r>
          <w:rPr>
            <w:rFonts w:hint="eastAsia" w:eastAsia="宋体" w:cs="Times New Roman"/>
            <w:color w:val="1F1F1F"/>
            <w:szCs w:val="21"/>
            <w:highlight w:val="cyan"/>
            <w:lang w:val="en-US" w:eastAsia="zh-CN"/>
            <w:rPrChange w:id="5004" w:author="野草" w:date="2024-04-23T20:30:48Z">
              <w:rPr>
                <w:rFonts w:hint="eastAsia" w:eastAsia="宋体" w:cs="Times New Roman"/>
                <w:color w:val="1F1F1F"/>
                <w:szCs w:val="21"/>
                <w:lang w:val="en-US" w:eastAsia="zh-CN"/>
              </w:rPr>
            </w:rPrChange>
          </w:rPr>
          <w:t>c</w:t>
        </w:r>
      </w:ins>
      <w:ins w:id="5005" w:author="野草" w:date="2024-04-23T20:29:01Z">
        <w:r>
          <w:rPr>
            <w:rFonts w:hint="eastAsia" w:eastAsia="宋体" w:cs="Times New Roman"/>
            <w:color w:val="1F1F1F"/>
            <w:szCs w:val="21"/>
            <w:highlight w:val="cyan"/>
            <w:lang w:val="en-US" w:eastAsia="zh-CN"/>
            <w:rPrChange w:id="5006" w:author="野草" w:date="2024-04-23T20:30:48Z">
              <w:rPr>
                <w:rFonts w:hint="eastAsia" w:eastAsia="宋体" w:cs="Times New Roman"/>
                <w:color w:val="1F1F1F"/>
                <w:szCs w:val="21"/>
                <w:lang w:val="en-US" w:eastAsia="zh-CN"/>
              </w:rPr>
            </w:rPrChange>
          </w:rPr>
          <w:t>e</w:t>
        </w:r>
      </w:ins>
      <w:ins w:id="5007" w:author="野草" w:date="2024-04-23T20:29:02Z">
        <w:r>
          <w:rPr>
            <w:rFonts w:hint="eastAsia" w:eastAsia="宋体" w:cs="Times New Roman"/>
            <w:color w:val="1F1F1F"/>
            <w:szCs w:val="21"/>
            <w:highlight w:val="cyan"/>
            <w:lang w:val="en-US" w:eastAsia="zh-CN"/>
            <w:rPrChange w:id="5008" w:author="野草" w:date="2024-04-23T20:30:48Z">
              <w:rPr>
                <w:rFonts w:hint="eastAsia" w:eastAsia="宋体" w:cs="Times New Roman"/>
                <w:color w:val="1F1F1F"/>
                <w:szCs w:val="21"/>
                <w:lang w:val="en-US" w:eastAsia="zh-CN"/>
              </w:rPr>
            </w:rPrChange>
          </w:rPr>
          <w:t>nt</w:t>
        </w:r>
      </w:ins>
      <w:ins w:id="5009" w:author="野草" w:date="2024-04-23T20:28:01Z">
        <w:r>
          <w:rPr>
            <w:rFonts w:hint="eastAsia" w:eastAsia="宋体" w:cs="Times New Roman"/>
            <w:color w:val="1F1F1F"/>
            <w:szCs w:val="21"/>
            <w:highlight w:val="cyan"/>
            <w:lang w:val="en-US" w:eastAsia="zh-CN"/>
            <w:rPrChange w:id="5010" w:author="野草" w:date="2024-04-23T20:30:48Z">
              <w:rPr>
                <w:rFonts w:hint="eastAsia" w:eastAsia="宋体" w:cs="Times New Roman"/>
                <w:color w:val="1F1F1F"/>
                <w:szCs w:val="21"/>
                <w:lang w:val="en-US" w:eastAsia="zh-CN"/>
              </w:rPr>
            </w:rPrChange>
          </w:rPr>
          <w:t xml:space="preserve"> p</w:t>
        </w:r>
      </w:ins>
      <w:ins w:id="5011" w:author="野草" w:date="2024-04-23T20:28:02Z">
        <w:r>
          <w:rPr>
            <w:rFonts w:hint="eastAsia" w:eastAsia="宋体" w:cs="Times New Roman"/>
            <w:color w:val="1F1F1F"/>
            <w:szCs w:val="21"/>
            <w:highlight w:val="cyan"/>
            <w:lang w:val="en-US" w:eastAsia="zh-CN"/>
            <w:rPrChange w:id="5012" w:author="野草" w:date="2024-04-23T20:30:48Z">
              <w:rPr>
                <w:rFonts w:hint="eastAsia" w:eastAsia="宋体" w:cs="Times New Roman"/>
                <w:color w:val="1F1F1F"/>
                <w:szCs w:val="21"/>
                <w:lang w:val="en-US" w:eastAsia="zh-CN"/>
              </w:rPr>
            </w:rPrChange>
          </w:rPr>
          <w:t>attern</w:t>
        </w:r>
      </w:ins>
      <w:ins w:id="5013" w:author="野草" w:date="2024-04-24T08:13:19Z">
        <w:r>
          <w:rPr>
            <w:rFonts w:hint="eastAsia" w:eastAsia="宋体" w:cs="Times New Roman"/>
            <w:color w:val="1F1F1F"/>
            <w:szCs w:val="21"/>
            <w:highlight w:val="cyan"/>
            <w:lang w:val="en-US" w:eastAsia="zh-CN"/>
          </w:rPr>
          <w:t>s</w:t>
        </w:r>
      </w:ins>
      <w:ins w:id="5014" w:author="野草" w:date="2024-04-24T08:13:20Z">
        <w:r>
          <w:rPr>
            <w:rFonts w:hint="eastAsia" w:eastAsia="宋体" w:cs="Times New Roman"/>
            <w:color w:val="1F1F1F"/>
            <w:szCs w:val="21"/>
            <w:highlight w:val="none"/>
            <w:lang w:val="en-US" w:eastAsia="zh-CN"/>
            <w:rPrChange w:id="5015" w:author="野草" w:date="2024-04-24T08:13:28Z">
              <w:rPr>
                <w:rFonts w:hint="eastAsia" w:eastAsia="宋体" w:cs="Times New Roman"/>
                <w:color w:val="1F1F1F"/>
                <w:szCs w:val="21"/>
                <w:highlight w:val="cyan"/>
                <w:lang w:val="en-US" w:eastAsia="zh-CN"/>
              </w:rPr>
            </w:rPrChange>
          </w:rPr>
          <w:t xml:space="preserve"> wit</w:t>
        </w:r>
      </w:ins>
      <w:ins w:id="5016" w:author="野草" w:date="2024-04-24T08:13:21Z">
        <w:r>
          <w:rPr>
            <w:rFonts w:hint="eastAsia" w:eastAsia="宋体" w:cs="Times New Roman"/>
            <w:color w:val="1F1F1F"/>
            <w:szCs w:val="21"/>
            <w:highlight w:val="none"/>
            <w:lang w:val="en-US" w:eastAsia="zh-CN"/>
            <w:rPrChange w:id="5017" w:author="野草" w:date="2024-04-24T08:13:28Z">
              <w:rPr>
                <w:rFonts w:hint="eastAsia" w:eastAsia="宋体" w:cs="Times New Roman"/>
                <w:color w:val="1F1F1F"/>
                <w:szCs w:val="21"/>
                <w:highlight w:val="cyan"/>
                <w:lang w:val="en-US" w:eastAsia="zh-CN"/>
              </w:rPr>
            </w:rPrChange>
          </w:rPr>
          <w:t>h fluctuation</w:t>
        </w:r>
      </w:ins>
      <w:ins w:id="5018" w:author="野草" w:date="2024-04-24T08:13:22Z">
        <w:r>
          <w:rPr>
            <w:rFonts w:hint="eastAsia" w:eastAsia="宋体" w:cs="Times New Roman"/>
            <w:color w:val="1F1F1F"/>
            <w:szCs w:val="21"/>
            <w:highlight w:val="none"/>
            <w:lang w:val="en-US" w:eastAsia="zh-CN"/>
            <w:rPrChange w:id="5019" w:author="野草" w:date="2024-04-24T08:13:28Z">
              <w:rPr>
                <w:rFonts w:hint="eastAsia" w:eastAsia="宋体" w:cs="Times New Roman"/>
                <w:color w:val="1F1F1F"/>
                <w:szCs w:val="21"/>
                <w:highlight w:val="cyan"/>
                <w:lang w:val="en-US" w:eastAsia="zh-CN"/>
              </w:rPr>
            </w:rPrChange>
          </w:rPr>
          <w:t>s</w:t>
        </w:r>
      </w:ins>
      <w:ins w:id="5020" w:author="野草" w:date="2024-04-23T20:28:04Z">
        <w:r>
          <w:rPr>
            <w:rFonts w:hint="eastAsia" w:eastAsia="宋体" w:cs="Times New Roman"/>
            <w:color w:val="1F1F1F"/>
            <w:szCs w:val="21"/>
            <w:lang w:val="en-US" w:eastAsia="zh-CN"/>
          </w:rPr>
          <w:t>.</w:t>
        </w:r>
      </w:ins>
      <w:ins w:id="5021" w:author="野草" w:date="2024-04-23T20:29:18Z">
        <w:r>
          <w:rPr>
            <w:rFonts w:hint="eastAsia" w:eastAsia="宋体" w:cs="Times New Roman"/>
            <w:color w:val="1F1F1F"/>
            <w:szCs w:val="21"/>
            <w:lang w:val="en-US" w:eastAsia="zh-CN"/>
          </w:rPr>
          <w:t xml:space="preserve"> </w:t>
        </w:r>
      </w:ins>
      <w:ins w:id="5022" w:author="野草" w:date="2024-04-23T20:29:37Z">
        <w:r>
          <w:rPr>
            <w:rFonts w:hint="eastAsia" w:eastAsia="宋体" w:cs="Times New Roman"/>
            <w:color w:val="1F1F1F"/>
            <w:szCs w:val="21"/>
          </w:rPr>
          <w:t xml:space="preserve">RCI demonstrated </w:t>
        </w:r>
      </w:ins>
      <w:ins w:id="5023" w:author="野草" w:date="2024-04-23T20:29:37Z">
        <w:r>
          <w:rPr>
            <w:rFonts w:hint="eastAsia" w:eastAsia="宋体" w:cs="Times New Roman"/>
            <w:color w:val="1F1F1F"/>
            <w:szCs w:val="21"/>
            <w:highlight w:val="cyan"/>
            <w:rPrChange w:id="5024" w:author="野草" w:date="2024-04-23T20:30:53Z">
              <w:rPr>
                <w:rFonts w:hint="eastAsia" w:eastAsia="宋体" w:cs="Times New Roman"/>
                <w:color w:val="1F1F1F"/>
                <w:szCs w:val="21"/>
              </w:rPr>
            </w:rPrChange>
          </w:rPr>
          <w:t>an increase</w:t>
        </w:r>
      </w:ins>
      <w:ins w:id="5025" w:author="野草" w:date="2024-04-23T20:29:38Z">
        <w:r>
          <w:rPr>
            <w:rFonts w:hint="eastAsia" w:eastAsia="宋体" w:cs="Times New Roman"/>
            <w:color w:val="1F1F1F"/>
            <w:szCs w:val="21"/>
            <w:lang w:val="en-US" w:eastAsia="zh-CN"/>
          </w:rPr>
          <w:t xml:space="preserve"> </w:t>
        </w:r>
      </w:ins>
      <w:ins w:id="5026" w:author="野草" w:date="2024-04-23T20:29:44Z">
        <w:r>
          <w:rPr>
            <w:rFonts w:hint="eastAsia" w:eastAsia="宋体" w:cs="Times New Roman"/>
            <w:color w:val="1F1F1F"/>
            <w:szCs w:val="21"/>
            <w:lang w:val="en-US" w:eastAsia="zh-CN"/>
          </w:rPr>
          <w:t>w</w:t>
        </w:r>
      </w:ins>
      <w:ins w:id="5027" w:author="野草" w:date="2024-04-23T20:29:17Z">
        <w:r>
          <w:rPr>
            <w:rFonts w:hint="eastAsia" w:eastAsia="宋体" w:cs="Times New Roman"/>
            <w:color w:val="1F1F1F"/>
            <w:szCs w:val="21"/>
          </w:rPr>
          <w:t xml:space="preserve">hen </w:t>
        </w:r>
      </w:ins>
      <w:ins w:id="5028" w:author="野草" w:date="2024-04-23T20:47:26Z">
        <w:r>
          <w:rPr>
            <w:rFonts w:hint="eastAsia" w:eastAsia="宋体" w:cs="Times New Roman"/>
            <w:color w:val="1F1F1F"/>
            <w:szCs w:val="21"/>
            <w:lang w:val="en-US" w:eastAsia="zh-CN"/>
          </w:rPr>
          <w:t>RW</w:t>
        </w:r>
      </w:ins>
      <w:ins w:id="5029" w:author="野草" w:date="2024-04-23T20:29:17Z">
        <w:r>
          <w:rPr>
            <w:rFonts w:hint="eastAsia" w:eastAsia="宋体" w:cs="Times New Roman"/>
            <w:color w:val="1F1F1F"/>
            <w:szCs w:val="21"/>
          </w:rPr>
          <w:t xml:space="preserve"> ranged </w:t>
        </w:r>
      </w:ins>
      <w:ins w:id="5030" w:author="野草" w:date="2024-04-23T20:30:13Z">
        <w:r>
          <w:rPr>
            <w:rFonts w:hint="eastAsia" w:eastAsia="宋体" w:cs="Times New Roman"/>
            <w:color w:val="1F1F1F"/>
            <w:szCs w:val="21"/>
            <w:lang w:val="en-US" w:eastAsia="zh-CN"/>
          </w:rPr>
          <w:t>from</w:t>
        </w:r>
      </w:ins>
      <w:ins w:id="5031" w:author="野草" w:date="2024-04-23T20:29:17Z">
        <w:r>
          <w:rPr>
            <w:rFonts w:hint="eastAsia" w:eastAsia="宋体" w:cs="Times New Roman"/>
            <w:color w:val="1F1F1F"/>
            <w:szCs w:val="21"/>
          </w:rPr>
          <w:t xml:space="preserve"> </w:t>
        </w:r>
      </w:ins>
      <w:ins w:id="5032" w:author="野草" w:date="2024-04-24T08:14:45Z">
        <w:r>
          <w:rPr>
            <w:rFonts w:hint="eastAsia" w:eastAsia="宋体" w:cs="Times New Roman"/>
            <w:color w:val="1F1F1F"/>
            <w:szCs w:val="21"/>
            <w:highlight w:val="cyan"/>
            <w:lang w:val="en-US" w:eastAsia="zh-CN"/>
          </w:rPr>
          <w:t>246.</w:t>
        </w:r>
      </w:ins>
      <w:ins w:id="5033" w:author="野草" w:date="2024-04-24T08:14:46Z">
        <w:r>
          <w:rPr>
            <w:rFonts w:hint="eastAsia" w:eastAsia="宋体" w:cs="Times New Roman"/>
            <w:color w:val="1F1F1F"/>
            <w:szCs w:val="21"/>
            <w:highlight w:val="cyan"/>
            <w:lang w:val="en-US" w:eastAsia="zh-CN"/>
          </w:rPr>
          <w:t>7</w:t>
        </w:r>
      </w:ins>
      <w:ins w:id="5034" w:author="野草" w:date="2024-04-23T20:29:17Z">
        <w:r>
          <w:rPr>
            <w:rFonts w:hint="eastAsia" w:eastAsia="宋体" w:cs="Times New Roman"/>
            <w:color w:val="1F1F1F"/>
            <w:szCs w:val="21"/>
            <w:highlight w:val="cyan"/>
            <w:rPrChange w:id="5035" w:author="野草" w:date="2024-04-23T20:30:57Z">
              <w:rPr>
                <w:rFonts w:hint="eastAsia" w:eastAsia="宋体" w:cs="Times New Roman"/>
                <w:color w:val="1F1F1F"/>
                <w:szCs w:val="21"/>
              </w:rPr>
            </w:rPrChange>
          </w:rPr>
          <w:t xml:space="preserve"> </w:t>
        </w:r>
      </w:ins>
      <w:ins w:id="5036" w:author="野草" w:date="2024-04-23T20:30:16Z">
        <w:r>
          <w:rPr>
            <w:rFonts w:hint="eastAsia" w:eastAsia="宋体" w:cs="Times New Roman"/>
            <w:color w:val="1F1F1F"/>
            <w:szCs w:val="21"/>
            <w:highlight w:val="cyan"/>
            <w:lang w:val="en-US" w:eastAsia="zh-CN"/>
            <w:rPrChange w:id="5037" w:author="野草" w:date="2024-04-23T20:30:57Z">
              <w:rPr>
                <w:rFonts w:hint="eastAsia" w:eastAsia="宋体" w:cs="Times New Roman"/>
                <w:color w:val="1F1F1F"/>
                <w:szCs w:val="21"/>
                <w:lang w:val="en-US" w:eastAsia="zh-CN"/>
              </w:rPr>
            </w:rPrChange>
          </w:rPr>
          <w:t>to</w:t>
        </w:r>
      </w:ins>
      <w:ins w:id="5038" w:author="野草" w:date="2024-04-23T20:29:17Z">
        <w:r>
          <w:rPr>
            <w:rFonts w:hint="eastAsia" w:eastAsia="宋体" w:cs="Times New Roman"/>
            <w:color w:val="1F1F1F"/>
            <w:szCs w:val="21"/>
            <w:highlight w:val="cyan"/>
            <w:rPrChange w:id="5039" w:author="野草" w:date="2024-04-23T20:30:57Z">
              <w:rPr>
                <w:rFonts w:hint="eastAsia" w:eastAsia="宋体" w:cs="Times New Roman"/>
                <w:color w:val="1F1F1F"/>
                <w:szCs w:val="21"/>
              </w:rPr>
            </w:rPrChange>
          </w:rPr>
          <w:t xml:space="preserve"> </w:t>
        </w:r>
      </w:ins>
      <w:ins w:id="5040" w:author="野草" w:date="2024-04-24T08:14:49Z">
        <w:r>
          <w:rPr>
            <w:rFonts w:hint="eastAsia" w:eastAsia="宋体" w:cs="Times New Roman"/>
            <w:color w:val="1F1F1F"/>
            <w:szCs w:val="21"/>
            <w:highlight w:val="cyan"/>
            <w:lang w:val="en-US" w:eastAsia="zh-CN"/>
          </w:rPr>
          <w:t>623</w:t>
        </w:r>
      </w:ins>
      <w:ins w:id="5041" w:author="野草" w:date="2024-04-24T08:14:50Z">
        <w:r>
          <w:rPr>
            <w:rFonts w:hint="eastAsia" w:eastAsia="宋体" w:cs="Times New Roman"/>
            <w:color w:val="1F1F1F"/>
            <w:szCs w:val="21"/>
            <w:highlight w:val="cyan"/>
            <w:lang w:val="en-US" w:eastAsia="zh-CN"/>
          </w:rPr>
          <w:t>.8</w:t>
        </w:r>
      </w:ins>
      <w:ins w:id="5042" w:author="野草" w:date="2024-04-23T20:29:17Z">
        <w:r>
          <w:rPr>
            <w:rFonts w:hint="eastAsia" w:eastAsia="宋体" w:cs="Times New Roman"/>
            <w:color w:val="1F1F1F"/>
            <w:szCs w:val="21"/>
            <w:highlight w:val="cyan"/>
            <w:rPrChange w:id="5043" w:author="野草" w:date="2024-04-23T20:30:57Z">
              <w:rPr>
                <w:rFonts w:hint="eastAsia" w:eastAsia="宋体" w:cs="Times New Roman"/>
                <w:color w:val="1F1F1F"/>
                <w:szCs w:val="21"/>
              </w:rPr>
            </w:rPrChange>
          </w:rPr>
          <w:t xml:space="preserve"> </w:t>
        </w:r>
      </w:ins>
      <w:ins w:id="5044" w:author="野草" w:date="2024-04-23T20:29:17Z">
        <w:bookmarkStart w:id="97" w:name="OLE_LINK106"/>
        <w:r>
          <w:rPr>
            <w:rFonts w:hint="eastAsia" w:eastAsia="宋体" w:cs="Times New Roman"/>
            <w:color w:val="1F1F1F"/>
            <w:szCs w:val="21"/>
            <w:highlight w:val="cyan"/>
            <w:rPrChange w:id="5045" w:author="野草" w:date="2024-04-23T20:30:57Z">
              <w:rPr>
                <w:rFonts w:hint="eastAsia" w:eastAsia="宋体" w:cs="Times New Roman"/>
                <w:color w:val="1F1F1F"/>
                <w:szCs w:val="21"/>
              </w:rPr>
            </w:rPrChange>
          </w:rPr>
          <w:t>meters</w:t>
        </w:r>
        <w:bookmarkEnd w:id="97"/>
      </w:ins>
      <w:ins w:id="5046" w:author="野草" w:date="2024-04-23T20:47:28Z">
        <w:r>
          <w:rPr>
            <w:rFonts w:hint="eastAsia" w:eastAsia="宋体" w:cs="Times New Roman"/>
            <w:color w:val="1F1F1F"/>
            <w:szCs w:val="21"/>
            <w:highlight w:val="none"/>
            <w:lang w:val="en-US" w:eastAsia="zh-CN"/>
            <w:rPrChange w:id="5047" w:author="野草" w:date="2024-04-23T20:48:06Z">
              <w:rPr>
                <w:rFonts w:hint="eastAsia" w:eastAsia="宋体" w:cs="Times New Roman"/>
                <w:color w:val="1F1F1F"/>
                <w:szCs w:val="21"/>
                <w:highlight w:val="cyan"/>
                <w:lang w:val="en-US" w:eastAsia="zh-CN"/>
              </w:rPr>
            </w:rPrChange>
          </w:rPr>
          <w:t xml:space="preserve"> </w:t>
        </w:r>
      </w:ins>
      <w:ins w:id="5048" w:author="野草" w:date="2024-04-23T20:47:30Z">
        <w:r>
          <w:rPr>
            <w:rFonts w:hint="eastAsia" w:eastAsia="宋体" w:cs="Times New Roman"/>
            <w:color w:val="1F1F1F"/>
            <w:szCs w:val="21"/>
            <w:highlight w:val="none"/>
            <w:lang w:val="en-US" w:eastAsia="zh-CN"/>
            <w:rPrChange w:id="5049" w:author="野草" w:date="2024-04-23T20:48:06Z">
              <w:rPr>
                <w:rFonts w:hint="eastAsia" w:eastAsia="宋体" w:cs="Times New Roman"/>
                <w:color w:val="1F1F1F"/>
                <w:szCs w:val="21"/>
                <w:highlight w:val="cyan"/>
                <w:lang w:val="en-US" w:eastAsia="zh-CN"/>
              </w:rPr>
            </w:rPrChange>
          </w:rPr>
          <w:t xml:space="preserve">or </w:t>
        </w:r>
      </w:ins>
      <w:ins w:id="5050" w:author="野草" w:date="2024-04-23T20:47:30Z">
        <w:r>
          <w:rPr>
            <w:rFonts w:hint="eastAsia" w:eastAsia="宋体" w:cs="Times New Roman"/>
            <w:color w:val="1F1F1F"/>
            <w:szCs w:val="21"/>
            <w:highlight w:val="cyan"/>
            <w:lang w:val="en-US" w:eastAsia="zh-CN"/>
          </w:rPr>
          <w:t>ELE</w:t>
        </w:r>
      </w:ins>
      <w:ins w:id="5051" w:author="野草" w:date="2024-04-23T20:47:31Z">
        <w:r>
          <w:rPr>
            <w:rFonts w:hint="eastAsia" w:eastAsia="宋体" w:cs="Times New Roman"/>
            <w:color w:val="1F1F1F"/>
            <w:szCs w:val="21"/>
            <w:highlight w:val="none"/>
            <w:lang w:val="en-US" w:eastAsia="zh-CN"/>
            <w:rPrChange w:id="5052" w:author="野草" w:date="2024-04-23T20:48:12Z">
              <w:rPr>
                <w:rFonts w:hint="eastAsia" w:eastAsia="宋体" w:cs="Times New Roman"/>
                <w:color w:val="1F1F1F"/>
                <w:szCs w:val="21"/>
                <w:highlight w:val="cyan"/>
                <w:lang w:val="en-US" w:eastAsia="zh-CN"/>
              </w:rPr>
            </w:rPrChange>
          </w:rPr>
          <w:t xml:space="preserve"> </w:t>
        </w:r>
      </w:ins>
      <w:ins w:id="5053" w:author="野草" w:date="2024-04-23T20:47:32Z">
        <w:r>
          <w:rPr>
            <w:rFonts w:hint="eastAsia" w:eastAsia="宋体" w:cs="Times New Roman"/>
            <w:color w:val="1F1F1F"/>
            <w:szCs w:val="21"/>
            <w:highlight w:val="none"/>
            <w:lang w:val="en-US" w:eastAsia="zh-CN"/>
            <w:rPrChange w:id="5054" w:author="野草" w:date="2024-04-23T20:48:12Z">
              <w:rPr>
                <w:rFonts w:hint="eastAsia" w:eastAsia="宋体" w:cs="Times New Roman"/>
                <w:color w:val="1F1F1F"/>
                <w:szCs w:val="21"/>
                <w:highlight w:val="cyan"/>
                <w:lang w:val="en-US" w:eastAsia="zh-CN"/>
              </w:rPr>
            </w:rPrChange>
          </w:rPr>
          <w:t xml:space="preserve">fell </w:t>
        </w:r>
      </w:ins>
      <w:ins w:id="5055" w:author="野草" w:date="2024-04-23T20:47:34Z">
        <w:r>
          <w:rPr>
            <w:rFonts w:hint="eastAsia" w:eastAsia="宋体" w:cs="Times New Roman"/>
            <w:color w:val="1F1F1F"/>
            <w:szCs w:val="21"/>
            <w:highlight w:val="none"/>
            <w:lang w:val="en-US" w:eastAsia="zh-CN"/>
            <w:rPrChange w:id="5056" w:author="野草" w:date="2024-04-23T20:48:12Z">
              <w:rPr>
                <w:rFonts w:hint="eastAsia" w:eastAsia="宋体" w:cs="Times New Roman"/>
                <w:color w:val="1F1F1F"/>
                <w:szCs w:val="21"/>
                <w:highlight w:val="cyan"/>
                <w:lang w:val="en-US" w:eastAsia="zh-CN"/>
              </w:rPr>
            </w:rPrChange>
          </w:rPr>
          <w:t>with</w:t>
        </w:r>
      </w:ins>
      <w:ins w:id="5057" w:author="野草" w:date="2024-04-23T20:47:58Z">
        <w:r>
          <w:rPr>
            <w:rFonts w:hint="eastAsia" w:eastAsia="宋体" w:cs="Times New Roman"/>
            <w:color w:val="1F1F1F"/>
            <w:szCs w:val="21"/>
            <w:highlight w:val="none"/>
            <w:lang w:val="en-US" w:eastAsia="zh-CN"/>
            <w:rPrChange w:id="5058" w:author="野草" w:date="2024-04-23T20:48:12Z">
              <w:rPr>
                <w:rFonts w:hint="eastAsia" w:eastAsia="宋体" w:cs="Times New Roman"/>
                <w:color w:val="1F1F1F"/>
                <w:szCs w:val="21"/>
                <w:highlight w:val="cyan"/>
                <w:lang w:val="en-US" w:eastAsia="zh-CN"/>
              </w:rPr>
            </w:rPrChange>
          </w:rPr>
          <w:t>in</w:t>
        </w:r>
      </w:ins>
      <w:ins w:id="5059" w:author="野草" w:date="2024-04-23T20:47:34Z">
        <w:r>
          <w:rPr>
            <w:rFonts w:hint="eastAsia" w:eastAsia="宋体" w:cs="Times New Roman"/>
            <w:color w:val="1F1F1F"/>
            <w:szCs w:val="21"/>
            <w:highlight w:val="none"/>
            <w:lang w:val="en-US" w:eastAsia="zh-CN"/>
            <w:rPrChange w:id="5060" w:author="野草" w:date="2024-04-23T20:48:12Z">
              <w:rPr>
                <w:rFonts w:hint="eastAsia" w:eastAsia="宋体" w:cs="Times New Roman"/>
                <w:color w:val="1F1F1F"/>
                <w:szCs w:val="21"/>
                <w:highlight w:val="cyan"/>
                <w:lang w:val="en-US" w:eastAsia="zh-CN"/>
              </w:rPr>
            </w:rPrChange>
          </w:rPr>
          <w:t xml:space="preserve"> </w:t>
        </w:r>
      </w:ins>
      <w:ins w:id="5061" w:author="野草" w:date="2024-04-23T20:47:35Z">
        <w:r>
          <w:rPr>
            <w:rFonts w:hint="eastAsia" w:eastAsia="宋体" w:cs="Times New Roman"/>
            <w:color w:val="1F1F1F"/>
            <w:szCs w:val="21"/>
            <w:highlight w:val="none"/>
            <w:lang w:val="en-US" w:eastAsia="zh-CN"/>
            <w:rPrChange w:id="5062" w:author="野草" w:date="2024-04-23T20:48:12Z">
              <w:rPr>
                <w:rFonts w:hint="eastAsia" w:eastAsia="宋体" w:cs="Times New Roman"/>
                <w:color w:val="1F1F1F"/>
                <w:szCs w:val="21"/>
                <w:highlight w:val="cyan"/>
                <w:lang w:val="en-US" w:eastAsia="zh-CN"/>
              </w:rPr>
            </w:rPrChange>
          </w:rPr>
          <w:t xml:space="preserve">the </w:t>
        </w:r>
      </w:ins>
      <w:ins w:id="5063" w:author="野草" w:date="2024-04-23T20:47:40Z">
        <w:r>
          <w:rPr>
            <w:rFonts w:hint="eastAsia" w:eastAsia="宋体" w:cs="Times New Roman"/>
            <w:color w:val="1F1F1F"/>
            <w:szCs w:val="21"/>
            <w:highlight w:val="none"/>
            <w:lang w:val="en-US" w:eastAsia="zh-CN"/>
            <w:rPrChange w:id="5064" w:author="野草" w:date="2024-04-23T20:48:12Z">
              <w:rPr>
                <w:rFonts w:hint="eastAsia" w:eastAsia="宋体" w:cs="Times New Roman"/>
                <w:color w:val="1F1F1F"/>
                <w:szCs w:val="21"/>
                <w:highlight w:val="cyan"/>
                <w:lang w:val="en-US" w:eastAsia="zh-CN"/>
              </w:rPr>
            </w:rPrChange>
          </w:rPr>
          <w:t xml:space="preserve">range </w:t>
        </w:r>
      </w:ins>
      <w:ins w:id="5065" w:author="野草" w:date="2024-04-23T20:47:41Z">
        <w:r>
          <w:rPr>
            <w:rFonts w:hint="eastAsia" w:eastAsia="宋体" w:cs="Times New Roman"/>
            <w:color w:val="1F1F1F"/>
            <w:szCs w:val="21"/>
            <w:highlight w:val="none"/>
            <w:lang w:val="en-US" w:eastAsia="zh-CN"/>
            <w:rPrChange w:id="5066" w:author="野草" w:date="2024-04-23T20:48:12Z">
              <w:rPr>
                <w:rFonts w:hint="eastAsia" w:eastAsia="宋体" w:cs="Times New Roman"/>
                <w:color w:val="1F1F1F"/>
                <w:szCs w:val="21"/>
                <w:highlight w:val="cyan"/>
                <w:lang w:val="en-US" w:eastAsia="zh-CN"/>
              </w:rPr>
            </w:rPrChange>
          </w:rPr>
          <w:t>of</w:t>
        </w:r>
      </w:ins>
      <w:ins w:id="5067" w:author="野草" w:date="2024-04-24T08:15:23Z">
        <w:r>
          <w:rPr>
            <w:rFonts w:hint="eastAsia" w:eastAsia="宋体" w:cs="Times New Roman"/>
            <w:color w:val="1F1F1F"/>
            <w:szCs w:val="21"/>
            <w:highlight w:val="none"/>
            <w:lang w:val="en-US" w:eastAsia="zh-CN"/>
          </w:rPr>
          <w:t xml:space="preserve"> </w:t>
        </w:r>
      </w:ins>
      <w:ins w:id="5068" w:author="野草" w:date="2024-04-24T08:15:23Z">
        <w:r>
          <w:rPr>
            <w:rFonts w:hint="eastAsia" w:eastAsia="宋体" w:cs="Times New Roman"/>
            <w:color w:val="1F1F1F"/>
            <w:szCs w:val="21"/>
            <w:highlight w:val="cyan"/>
            <w:lang w:val="en-US" w:eastAsia="zh-CN"/>
            <w:rPrChange w:id="5069" w:author="野草" w:date="2024-04-24T08:16:23Z">
              <w:rPr>
                <w:rFonts w:hint="eastAsia" w:eastAsia="宋体" w:cs="Times New Roman"/>
                <w:color w:val="1F1F1F"/>
                <w:szCs w:val="21"/>
                <w:highlight w:val="none"/>
                <w:lang w:val="en-US" w:eastAsia="zh-CN"/>
              </w:rPr>
            </w:rPrChange>
          </w:rPr>
          <w:t>1</w:t>
        </w:r>
      </w:ins>
      <w:ins w:id="5070" w:author="野草" w:date="2024-04-24T08:15:24Z">
        <w:r>
          <w:rPr>
            <w:rFonts w:hint="eastAsia" w:eastAsia="宋体" w:cs="Times New Roman"/>
            <w:color w:val="1F1F1F"/>
            <w:szCs w:val="21"/>
            <w:highlight w:val="cyan"/>
            <w:lang w:val="en-US" w:eastAsia="zh-CN"/>
            <w:rPrChange w:id="5071" w:author="野草" w:date="2024-04-24T08:16:23Z">
              <w:rPr>
                <w:rFonts w:hint="eastAsia" w:eastAsia="宋体" w:cs="Times New Roman"/>
                <w:color w:val="1F1F1F"/>
                <w:szCs w:val="21"/>
                <w:highlight w:val="none"/>
                <w:lang w:val="en-US" w:eastAsia="zh-CN"/>
              </w:rPr>
            </w:rPrChange>
          </w:rPr>
          <w:t>74.6</w:t>
        </w:r>
      </w:ins>
      <w:ins w:id="5072" w:author="野草" w:date="2024-04-23T20:47:43Z">
        <w:r>
          <w:rPr>
            <w:rFonts w:hint="eastAsia" w:eastAsia="宋体" w:cs="Times New Roman"/>
            <w:color w:val="1F1F1F"/>
            <w:szCs w:val="21"/>
            <w:highlight w:val="cyan"/>
            <w:lang w:val="en-US" w:eastAsia="zh-CN"/>
          </w:rPr>
          <w:t xml:space="preserve"> </w:t>
        </w:r>
      </w:ins>
      <w:ins w:id="5073" w:author="野草" w:date="2024-04-24T08:15:01Z">
        <w:r>
          <w:rPr>
            <w:rFonts w:hint="eastAsia" w:eastAsia="宋体" w:cs="Times New Roman"/>
            <w:color w:val="1F1F1F"/>
            <w:szCs w:val="21"/>
            <w:highlight w:val="cyan"/>
            <w:lang w:val="en-US" w:eastAsia="zh-CN"/>
          </w:rPr>
          <w:t>-</w:t>
        </w:r>
      </w:ins>
      <w:ins w:id="5074" w:author="野草" w:date="2024-04-23T20:47:45Z">
        <w:r>
          <w:rPr>
            <w:rFonts w:hint="eastAsia" w:eastAsia="宋体" w:cs="Times New Roman"/>
            <w:color w:val="1F1F1F"/>
            <w:szCs w:val="21"/>
            <w:highlight w:val="cyan"/>
            <w:lang w:val="en-US" w:eastAsia="zh-CN"/>
          </w:rPr>
          <w:t xml:space="preserve"> </w:t>
        </w:r>
      </w:ins>
      <w:ins w:id="5075" w:author="野草" w:date="2024-04-24T08:15:35Z">
        <w:r>
          <w:rPr>
            <w:rFonts w:hint="eastAsia" w:eastAsia="宋体" w:cs="Times New Roman"/>
            <w:color w:val="1F1F1F"/>
            <w:szCs w:val="21"/>
            <w:highlight w:val="cyan"/>
            <w:lang w:val="en-US" w:eastAsia="zh-CN"/>
          </w:rPr>
          <w:t>222</w:t>
        </w:r>
      </w:ins>
      <w:ins w:id="5076" w:author="野草" w:date="2024-04-24T08:15:36Z">
        <w:r>
          <w:rPr>
            <w:rFonts w:hint="eastAsia" w:eastAsia="宋体" w:cs="Times New Roman"/>
            <w:color w:val="1F1F1F"/>
            <w:szCs w:val="21"/>
            <w:highlight w:val="cyan"/>
            <w:lang w:val="en-US" w:eastAsia="zh-CN"/>
          </w:rPr>
          <w:t>.0</w:t>
        </w:r>
      </w:ins>
      <w:ins w:id="5077" w:author="野草" w:date="2024-04-23T20:48:17Z">
        <w:r>
          <w:rPr>
            <w:rFonts w:hint="eastAsia" w:eastAsia="宋体" w:cs="Times New Roman"/>
            <w:color w:val="1F1F1F"/>
            <w:szCs w:val="21"/>
            <w:highlight w:val="cyan"/>
            <w:lang w:val="en-US" w:eastAsia="zh-CN"/>
          </w:rPr>
          <w:t xml:space="preserve"> </w:t>
        </w:r>
        <w:bookmarkStart w:id="98" w:name="OLE_LINK107"/>
        <w:r>
          <w:rPr>
            <w:rFonts w:hint="eastAsia" w:eastAsia="宋体" w:cs="Times New Roman"/>
            <w:color w:val="1F1F1F"/>
            <w:szCs w:val="21"/>
            <w:highlight w:val="cyan"/>
            <w:lang w:val="en-US" w:eastAsia="zh-CN"/>
          </w:rPr>
          <w:t>m</w:t>
        </w:r>
      </w:ins>
      <w:ins w:id="5078" w:author="野草" w:date="2024-04-23T20:48:18Z">
        <w:r>
          <w:rPr>
            <w:rFonts w:hint="eastAsia" w:eastAsia="宋体" w:cs="Times New Roman"/>
            <w:color w:val="1F1F1F"/>
            <w:szCs w:val="21"/>
            <w:highlight w:val="cyan"/>
            <w:lang w:val="en-US" w:eastAsia="zh-CN"/>
          </w:rPr>
          <w:t>eters</w:t>
        </w:r>
        <w:bookmarkEnd w:id="98"/>
      </w:ins>
      <w:ins w:id="5079" w:author="野草" w:date="2024-04-23T20:47:46Z">
        <w:r>
          <w:rPr>
            <w:rFonts w:hint="eastAsia" w:eastAsia="宋体" w:cs="Times New Roman"/>
            <w:color w:val="1F1F1F"/>
            <w:szCs w:val="21"/>
            <w:highlight w:val="cyan"/>
            <w:lang w:val="en-US" w:eastAsia="zh-CN"/>
          </w:rPr>
          <w:t>.</w:t>
        </w:r>
      </w:ins>
      <w:ins w:id="5080" w:author="野草" w:date="2024-04-23T20:30:26Z">
        <w:r>
          <w:rPr>
            <w:rFonts w:hint="eastAsia" w:eastAsia="宋体" w:cs="Times New Roman"/>
            <w:color w:val="1F1F1F"/>
            <w:szCs w:val="21"/>
            <w:lang w:val="en-US" w:eastAsia="zh-CN"/>
          </w:rPr>
          <w:t xml:space="preserve"> </w:t>
        </w:r>
      </w:ins>
      <w:ins w:id="5081" w:author="野草" w:date="2024-04-23T20:30:26Z">
        <w:r>
          <w:rPr>
            <w:rFonts w:hint="eastAsia" w:eastAsia="宋体" w:cs="Times New Roman"/>
            <w:color w:val="1F1F1F"/>
            <w:szCs w:val="21"/>
          </w:rPr>
          <w:t xml:space="preserve">Beyond </w:t>
        </w:r>
      </w:ins>
      <w:ins w:id="5082" w:author="野草" w:date="2024-04-23T20:30:26Z">
        <w:r>
          <w:rPr>
            <w:rFonts w:hint="eastAsia" w:eastAsia="宋体" w:cs="Times New Roman"/>
            <w:color w:val="1F1F1F"/>
            <w:szCs w:val="21"/>
            <w:highlight w:val="green"/>
            <w:rPrChange w:id="5083" w:author="野草" w:date="2024-04-24T08:15:43Z">
              <w:rPr>
                <w:rFonts w:hint="eastAsia" w:eastAsia="宋体" w:cs="Times New Roman"/>
                <w:color w:val="1F1F1F"/>
                <w:szCs w:val="21"/>
              </w:rPr>
            </w:rPrChange>
          </w:rPr>
          <w:t>th</w:t>
        </w:r>
      </w:ins>
      <w:ins w:id="5084" w:author="野草" w:date="2024-04-23T20:48:22Z">
        <w:r>
          <w:rPr>
            <w:rFonts w:hint="eastAsia" w:eastAsia="宋体" w:cs="Times New Roman"/>
            <w:color w:val="1F1F1F"/>
            <w:szCs w:val="21"/>
            <w:highlight w:val="green"/>
            <w:lang w:val="en-US" w:eastAsia="zh-CN"/>
            <w:rPrChange w:id="5085" w:author="野草" w:date="2024-04-24T08:15:43Z">
              <w:rPr>
                <w:rFonts w:hint="eastAsia" w:eastAsia="宋体" w:cs="Times New Roman"/>
                <w:color w:val="1F1F1F"/>
                <w:szCs w:val="21"/>
                <w:lang w:val="en-US" w:eastAsia="zh-CN"/>
              </w:rPr>
            </w:rPrChange>
          </w:rPr>
          <w:t>e</w:t>
        </w:r>
      </w:ins>
      <w:ins w:id="5086" w:author="野草" w:date="2024-04-23T20:48:23Z">
        <w:r>
          <w:rPr>
            <w:rFonts w:hint="eastAsia" w:eastAsia="宋体" w:cs="Times New Roman"/>
            <w:color w:val="1F1F1F"/>
            <w:szCs w:val="21"/>
            <w:highlight w:val="green"/>
            <w:lang w:val="en-US" w:eastAsia="zh-CN"/>
            <w:rPrChange w:id="5087" w:author="野草" w:date="2024-04-24T08:15:43Z">
              <w:rPr>
                <w:rFonts w:hint="eastAsia" w:eastAsia="宋体" w:cs="Times New Roman"/>
                <w:color w:val="1F1F1F"/>
                <w:szCs w:val="21"/>
                <w:lang w:val="en-US" w:eastAsia="zh-CN"/>
              </w:rPr>
            </w:rPrChange>
          </w:rPr>
          <w:t>se</w:t>
        </w:r>
      </w:ins>
      <w:ins w:id="5088" w:author="野草" w:date="2024-04-23T20:30:26Z">
        <w:r>
          <w:rPr>
            <w:rFonts w:hint="eastAsia" w:eastAsia="宋体" w:cs="Times New Roman"/>
            <w:color w:val="1F1F1F"/>
            <w:szCs w:val="21"/>
            <w:highlight w:val="green"/>
            <w:rPrChange w:id="5089" w:author="野草" w:date="2024-04-24T08:15:43Z">
              <w:rPr>
                <w:rFonts w:hint="eastAsia" w:eastAsia="宋体" w:cs="Times New Roman"/>
                <w:color w:val="1F1F1F"/>
                <w:szCs w:val="21"/>
              </w:rPr>
            </w:rPrChange>
          </w:rPr>
          <w:t xml:space="preserve"> </w:t>
        </w:r>
      </w:ins>
      <w:ins w:id="5090" w:author="野草" w:date="2024-04-23T20:48:24Z">
        <w:r>
          <w:rPr>
            <w:rFonts w:hint="eastAsia" w:eastAsia="宋体" w:cs="Times New Roman"/>
            <w:color w:val="1F1F1F"/>
            <w:szCs w:val="21"/>
            <w:highlight w:val="green"/>
            <w:lang w:val="en-US" w:eastAsia="zh-CN"/>
            <w:rPrChange w:id="5091" w:author="野草" w:date="2024-04-24T08:15:43Z">
              <w:rPr>
                <w:rFonts w:hint="eastAsia" w:eastAsia="宋体" w:cs="Times New Roman"/>
                <w:color w:val="1F1F1F"/>
                <w:szCs w:val="21"/>
                <w:lang w:val="en-US" w:eastAsia="zh-CN"/>
              </w:rPr>
            </w:rPrChange>
          </w:rPr>
          <w:t>s</w:t>
        </w:r>
      </w:ins>
      <w:ins w:id="5092" w:author="野草" w:date="2024-04-23T20:48:25Z">
        <w:r>
          <w:rPr>
            <w:rFonts w:hint="eastAsia" w:eastAsia="宋体" w:cs="Times New Roman"/>
            <w:color w:val="1F1F1F"/>
            <w:szCs w:val="21"/>
            <w:highlight w:val="green"/>
            <w:lang w:val="en-US" w:eastAsia="zh-CN"/>
            <w:rPrChange w:id="5093" w:author="野草" w:date="2024-04-24T08:15:43Z">
              <w:rPr>
                <w:rFonts w:hint="eastAsia" w:eastAsia="宋体" w:cs="Times New Roman"/>
                <w:color w:val="1F1F1F"/>
                <w:szCs w:val="21"/>
                <w:lang w:val="en-US" w:eastAsia="zh-CN"/>
              </w:rPr>
            </w:rPrChange>
          </w:rPr>
          <w:t>peci</w:t>
        </w:r>
      </w:ins>
      <w:ins w:id="5094" w:author="野草" w:date="2024-04-23T20:48:26Z">
        <w:r>
          <w:rPr>
            <w:rFonts w:hint="eastAsia" w:eastAsia="宋体" w:cs="Times New Roman"/>
            <w:color w:val="1F1F1F"/>
            <w:szCs w:val="21"/>
            <w:highlight w:val="green"/>
            <w:lang w:val="en-US" w:eastAsia="zh-CN"/>
            <w:rPrChange w:id="5095" w:author="野草" w:date="2024-04-24T08:15:43Z">
              <w:rPr>
                <w:rFonts w:hint="eastAsia" w:eastAsia="宋体" w:cs="Times New Roman"/>
                <w:color w:val="1F1F1F"/>
                <w:szCs w:val="21"/>
                <w:lang w:val="en-US" w:eastAsia="zh-CN"/>
              </w:rPr>
            </w:rPrChange>
          </w:rPr>
          <w:t xml:space="preserve">fic </w:t>
        </w:r>
      </w:ins>
      <w:ins w:id="5096" w:author="野草" w:date="2024-04-23T20:30:26Z">
        <w:r>
          <w:rPr>
            <w:rFonts w:hint="eastAsia" w:eastAsia="宋体" w:cs="Times New Roman"/>
            <w:color w:val="1F1F1F"/>
            <w:szCs w:val="21"/>
            <w:highlight w:val="green"/>
            <w:rPrChange w:id="5097" w:author="野草" w:date="2024-04-24T08:15:43Z">
              <w:rPr>
                <w:rFonts w:hint="eastAsia" w:eastAsia="宋体" w:cs="Times New Roman"/>
                <w:color w:val="1F1F1F"/>
                <w:szCs w:val="21"/>
              </w:rPr>
            </w:rPrChange>
          </w:rPr>
          <w:t>range</w:t>
        </w:r>
      </w:ins>
      <w:ins w:id="5098" w:author="野草" w:date="2024-04-23T20:48:28Z">
        <w:r>
          <w:rPr>
            <w:rFonts w:hint="eastAsia" w:eastAsia="宋体" w:cs="Times New Roman"/>
            <w:color w:val="1F1F1F"/>
            <w:szCs w:val="21"/>
            <w:highlight w:val="green"/>
            <w:lang w:val="en-US" w:eastAsia="zh-CN"/>
            <w:rPrChange w:id="5099" w:author="野草" w:date="2024-04-24T08:15:43Z">
              <w:rPr>
                <w:rFonts w:hint="eastAsia" w:eastAsia="宋体" w:cs="Times New Roman"/>
                <w:color w:val="1F1F1F"/>
                <w:szCs w:val="21"/>
                <w:lang w:val="en-US" w:eastAsia="zh-CN"/>
              </w:rPr>
            </w:rPrChange>
          </w:rPr>
          <w:t>s</w:t>
        </w:r>
      </w:ins>
      <w:ins w:id="5100" w:author="野草" w:date="2024-04-23T20:30:26Z">
        <w:r>
          <w:rPr>
            <w:rFonts w:hint="eastAsia" w:eastAsia="宋体" w:cs="Times New Roman"/>
            <w:color w:val="1F1F1F"/>
            <w:szCs w:val="21"/>
          </w:rPr>
          <w:t xml:space="preserve">, the RCI value remained </w:t>
        </w:r>
      </w:ins>
      <w:ins w:id="5101" w:author="野草" w:date="2024-04-23T20:30:26Z">
        <w:r>
          <w:rPr>
            <w:rFonts w:hint="eastAsia" w:eastAsia="宋体" w:cs="Times New Roman"/>
            <w:color w:val="1F1F1F"/>
            <w:szCs w:val="21"/>
            <w:highlight w:val="cyan"/>
            <w:rPrChange w:id="5102" w:author="野草" w:date="2024-04-23T20:31:03Z">
              <w:rPr>
                <w:rFonts w:hint="eastAsia" w:eastAsia="宋体" w:cs="Times New Roman"/>
                <w:color w:val="1F1F1F"/>
                <w:szCs w:val="21"/>
              </w:rPr>
            </w:rPrChange>
          </w:rPr>
          <w:t>relatively stable</w:t>
        </w:r>
      </w:ins>
      <w:ins w:id="5103" w:author="野草" w:date="2024-04-23T20:30:26Z">
        <w:r>
          <w:rPr>
            <w:rFonts w:hint="eastAsia" w:eastAsia="宋体" w:cs="Times New Roman"/>
            <w:color w:val="1F1F1F"/>
            <w:szCs w:val="21"/>
          </w:rPr>
          <w:t>.</w:t>
        </w:r>
      </w:ins>
      <w:ins w:id="5104" w:author="野草" w:date="2024-04-23T20:49:16Z">
        <w:r>
          <w:rPr>
            <w:rFonts w:hint="eastAsia" w:eastAsia="宋体" w:cs="Times New Roman"/>
            <w:color w:val="1F1F1F"/>
            <w:szCs w:val="21"/>
            <w:lang w:val="en-US" w:eastAsia="zh-CN"/>
          </w:rPr>
          <w:t xml:space="preserve"> </w:t>
        </w:r>
      </w:ins>
      <w:ins w:id="5105" w:author="野草" w:date="2024-04-23T20:49:14Z">
        <w:r>
          <w:rPr>
            <w:rFonts w:hint="eastAsia" w:eastAsia="宋体" w:cs="Times New Roman"/>
            <w:color w:val="1F1F1F"/>
            <w:szCs w:val="21"/>
            <w:highlight w:val="green"/>
          </w:rPr>
          <w:t>Th</w:t>
        </w:r>
      </w:ins>
      <w:ins w:id="5106" w:author="野草" w:date="2024-04-23T20:49:44Z">
        <w:r>
          <w:rPr>
            <w:rFonts w:hint="eastAsia" w:eastAsia="宋体" w:cs="Times New Roman"/>
            <w:color w:val="1F1F1F"/>
            <w:szCs w:val="21"/>
            <w:highlight w:val="green"/>
            <w:lang w:val="en-US" w:eastAsia="zh-CN"/>
          </w:rPr>
          <w:t>e</w:t>
        </w:r>
      </w:ins>
      <w:ins w:id="5107" w:author="野草" w:date="2024-04-23T20:49:14Z">
        <w:r>
          <w:rPr>
            <w:rFonts w:hint="eastAsia" w:eastAsia="宋体" w:cs="Times New Roman"/>
            <w:color w:val="1F1F1F"/>
            <w:szCs w:val="21"/>
            <w:highlight w:val="green"/>
          </w:rPr>
          <w:t xml:space="preserve"> </w:t>
        </w:r>
      </w:ins>
      <w:ins w:id="5108" w:author="野草" w:date="2024-04-23T20:49:18Z">
        <w:r>
          <w:rPr>
            <w:rFonts w:hint="eastAsia" w:eastAsia="宋体" w:cs="Times New Roman"/>
            <w:color w:val="1F1F1F"/>
            <w:szCs w:val="21"/>
            <w:highlight w:val="green"/>
            <w:lang w:val="en-US" w:eastAsia="zh-CN"/>
          </w:rPr>
          <w:t>p</w:t>
        </w:r>
      </w:ins>
      <w:ins w:id="5109" w:author="野草" w:date="2024-04-23T20:49:19Z">
        <w:r>
          <w:rPr>
            <w:rFonts w:hint="eastAsia" w:eastAsia="宋体" w:cs="Times New Roman"/>
            <w:color w:val="1F1F1F"/>
            <w:szCs w:val="21"/>
            <w:highlight w:val="green"/>
            <w:lang w:val="en-US" w:eastAsia="zh-CN"/>
          </w:rPr>
          <w:t>ositi</w:t>
        </w:r>
      </w:ins>
      <w:ins w:id="5110" w:author="野草" w:date="2024-04-23T20:49:20Z">
        <w:r>
          <w:rPr>
            <w:rFonts w:hint="eastAsia" w:eastAsia="宋体" w:cs="Times New Roman"/>
            <w:color w:val="1F1F1F"/>
            <w:szCs w:val="21"/>
            <w:highlight w:val="green"/>
            <w:lang w:val="en-US" w:eastAsia="zh-CN"/>
          </w:rPr>
          <w:t>ve re</w:t>
        </w:r>
      </w:ins>
      <w:ins w:id="5111" w:author="野草" w:date="2024-04-23T20:49:21Z">
        <w:r>
          <w:rPr>
            <w:rFonts w:hint="eastAsia" w:eastAsia="宋体" w:cs="Times New Roman"/>
            <w:color w:val="1F1F1F"/>
            <w:szCs w:val="21"/>
            <w:highlight w:val="green"/>
            <w:lang w:val="en-US" w:eastAsia="zh-CN"/>
          </w:rPr>
          <w:t>lation</w:t>
        </w:r>
      </w:ins>
      <w:ins w:id="5112" w:author="野草" w:date="2024-04-23T20:49:22Z">
        <w:r>
          <w:rPr>
            <w:rFonts w:hint="eastAsia" w:eastAsia="宋体" w:cs="Times New Roman"/>
            <w:color w:val="1F1F1F"/>
            <w:szCs w:val="21"/>
            <w:highlight w:val="none"/>
            <w:lang w:val="en-US" w:eastAsia="zh-CN"/>
            <w:rPrChange w:id="5113" w:author="野草" w:date="2024-04-24T08:16:34Z">
              <w:rPr>
                <w:rFonts w:hint="eastAsia" w:eastAsia="宋体" w:cs="Times New Roman"/>
                <w:color w:val="1F1F1F"/>
                <w:szCs w:val="21"/>
                <w:highlight w:val="green"/>
                <w:lang w:val="en-US" w:eastAsia="zh-CN"/>
              </w:rPr>
            </w:rPrChange>
          </w:rPr>
          <w:t xml:space="preserve"> </w:t>
        </w:r>
      </w:ins>
      <w:ins w:id="5114" w:author="野草" w:date="2024-04-23T20:49:23Z">
        <w:r>
          <w:rPr>
            <w:rFonts w:hint="eastAsia" w:eastAsia="宋体" w:cs="Times New Roman"/>
            <w:color w:val="1F1F1F"/>
            <w:szCs w:val="21"/>
            <w:highlight w:val="none"/>
            <w:lang w:val="en-US" w:eastAsia="zh-CN"/>
            <w:rPrChange w:id="5115" w:author="野草" w:date="2024-04-24T08:16:34Z">
              <w:rPr>
                <w:rFonts w:hint="eastAsia" w:eastAsia="宋体" w:cs="Times New Roman"/>
                <w:color w:val="1F1F1F"/>
                <w:szCs w:val="21"/>
                <w:highlight w:val="green"/>
                <w:lang w:val="en-US" w:eastAsia="zh-CN"/>
              </w:rPr>
            </w:rPrChange>
          </w:rPr>
          <w:t>be</w:t>
        </w:r>
      </w:ins>
      <w:ins w:id="5116" w:author="野草" w:date="2024-04-23T20:49:24Z">
        <w:r>
          <w:rPr>
            <w:rFonts w:hint="eastAsia" w:eastAsia="宋体" w:cs="Times New Roman"/>
            <w:color w:val="1F1F1F"/>
            <w:szCs w:val="21"/>
            <w:highlight w:val="none"/>
            <w:lang w:val="en-US" w:eastAsia="zh-CN"/>
            <w:rPrChange w:id="5117" w:author="野草" w:date="2024-04-24T08:16:34Z">
              <w:rPr>
                <w:rFonts w:hint="eastAsia" w:eastAsia="宋体" w:cs="Times New Roman"/>
                <w:color w:val="1F1F1F"/>
                <w:szCs w:val="21"/>
                <w:highlight w:val="green"/>
                <w:lang w:val="en-US" w:eastAsia="zh-CN"/>
              </w:rPr>
            </w:rPrChange>
          </w:rPr>
          <w:t xml:space="preserve">tween </w:t>
        </w:r>
      </w:ins>
      <w:ins w:id="5118" w:author="野草" w:date="2024-04-23T20:49:25Z">
        <w:r>
          <w:rPr>
            <w:rFonts w:hint="eastAsia" w:eastAsia="宋体" w:cs="Times New Roman"/>
            <w:color w:val="1F1F1F"/>
            <w:szCs w:val="21"/>
            <w:highlight w:val="green"/>
            <w:lang w:val="en-US" w:eastAsia="zh-CN"/>
          </w:rPr>
          <w:t>riv</w:t>
        </w:r>
      </w:ins>
      <w:ins w:id="5119" w:author="野草" w:date="2024-04-23T20:49:26Z">
        <w:r>
          <w:rPr>
            <w:rFonts w:hint="eastAsia" w:eastAsia="宋体" w:cs="Times New Roman"/>
            <w:color w:val="1F1F1F"/>
            <w:szCs w:val="21"/>
            <w:highlight w:val="green"/>
            <w:lang w:val="en-US" w:eastAsia="zh-CN"/>
          </w:rPr>
          <w:t>er w</w:t>
        </w:r>
      </w:ins>
      <w:ins w:id="5120" w:author="野草" w:date="2024-04-23T20:49:27Z">
        <w:r>
          <w:rPr>
            <w:rFonts w:hint="eastAsia" w:eastAsia="宋体" w:cs="Times New Roman"/>
            <w:color w:val="1F1F1F"/>
            <w:szCs w:val="21"/>
            <w:highlight w:val="green"/>
            <w:lang w:val="en-US" w:eastAsia="zh-CN"/>
          </w:rPr>
          <w:t>id</w:t>
        </w:r>
      </w:ins>
      <w:ins w:id="5121" w:author="野草" w:date="2024-04-23T20:49:29Z">
        <w:r>
          <w:rPr>
            <w:rFonts w:hint="eastAsia" w:eastAsia="宋体" w:cs="Times New Roman"/>
            <w:color w:val="1F1F1F"/>
            <w:szCs w:val="21"/>
            <w:highlight w:val="green"/>
            <w:lang w:val="en-US" w:eastAsia="zh-CN"/>
          </w:rPr>
          <w:t>th</w:t>
        </w:r>
      </w:ins>
      <w:ins w:id="5122" w:author="野草" w:date="2024-04-23T20:49:30Z">
        <w:r>
          <w:rPr>
            <w:rFonts w:hint="eastAsia" w:eastAsia="宋体" w:cs="Times New Roman"/>
            <w:color w:val="1F1F1F"/>
            <w:szCs w:val="21"/>
            <w:highlight w:val="green"/>
            <w:lang w:val="en-US" w:eastAsia="zh-CN"/>
          </w:rPr>
          <w:t xml:space="preserve"> and </w:t>
        </w:r>
      </w:ins>
      <w:ins w:id="5123" w:author="野草" w:date="2024-04-23T20:49:31Z">
        <w:r>
          <w:rPr>
            <w:rFonts w:hint="eastAsia" w:eastAsia="宋体" w:cs="Times New Roman"/>
            <w:color w:val="1F1F1F"/>
            <w:szCs w:val="21"/>
            <w:highlight w:val="green"/>
            <w:lang w:val="en-US" w:eastAsia="zh-CN"/>
          </w:rPr>
          <w:t>RC</w:t>
        </w:r>
      </w:ins>
      <w:ins w:id="5124" w:author="野草" w:date="2024-04-23T20:49:32Z">
        <w:r>
          <w:rPr>
            <w:rFonts w:hint="eastAsia" w:eastAsia="宋体" w:cs="Times New Roman"/>
            <w:color w:val="1F1F1F"/>
            <w:szCs w:val="21"/>
            <w:highlight w:val="green"/>
            <w:lang w:val="en-US" w:eastAsia="zh-CN"/>
          </w:rPr>
          <w:t>I</w:t>
        </w:r>
      </w:ins>
      <w:ins w:id="5125" w:author="野草" w:date="2024-04-23T20:49:32Z">
        <w:r>
          <w:rPr>
            <w:rFonts w:hint="eastAsia" w:eastAsia="宋体" w:cs="Times New Roman"/>
            <w:color w:val="1F1F1F"/>
            <w:szCs w:val="21"/>
            <w:highlight w:val="none"/>
            <w:lang w:val="en-US" w:eastAsia="zh-CN"/>
            <w:rPrChange w:id="5126" w:author="野草" w:date="2024-04-24T08:16:44Z">
              <w:rPr>
                <w:rFonts w:hint="eastAsia" w:eastAsia="宋体" w:cs="Times New Roman"/>
                <w:color w:val="1F1F1F"/>
                <w:szCs w:val="21"/>
                <w:highlight w:val="green"/>
                <w:lang w:val="en-US" w:eastAsia="zh-CN"/>
              </w:rPr>
            </w:rPrChange>
          </w:rPr>
          <w:t xml:space="preserve"> </w:t>
        </w:r>
      </w:ins>
      <w:ins w:id="5127" w:author="野草" w:date="2024-04-23T20:49:33Z">
        <w:r>
          <w:rPr>
            <w:rFonts w:hint="eastAsia" w:eastAsia="宋体" w:cs="Times New Roman"/>
            <w:color w:val="1F1F1F"/>
            <w:szCs w:val="21"/>
            <w:highlight w:val="none"/>
            <w:lang w:val="en-US" w:eastAsia="zh-CN"/>
            <w:rPrChange w:id="5128" w:author="野草" w:date="2024-04-24T08:16:44Z">
              <w:rPr>
                <w:rFonts w:hint="eastAsia" w:eastAsia="宋体" w:cs="Times New Roman"/>
                <w:color w:val="1F1F1F"/>
                <w:szCs w:val="21"/>
                <w:highlight w:val="green"/>
                <w:lang w:val="en-US" w:eastAsia="zh-CN"/>
              </w:rPr>
            </w:rPrChange>
          </w:rPr>
          <w:t>re</w:t>
        </w:r>
      </w:ins>
      <w:ins w:id="5129" w:author="野草" w:date="2024-04-23T20:49:34Z">
        <w:r>
          <w:rPr>
            <w:rFonts w:hint="eastAsia" w:eastAsia="宋体" w:cs="Times New Roman"/>
            <w:color w:val="1F1F1F"/>
            <w:szCs w:val="21"/>
            <w:highlight w:val="none"/>
            <w:lang w:val="en-US" w:eastAsia="zh-CN"/>
            <w:rPrChange w:id="5130" w:author="野草" w:date="2024-04-24T08:16:44Z">
              <w:rPr>
                <w:rFonts w:hint="eastAsia" w:eastAsia="宋体" w:cs="Times New Roman"/>
                <w:color w:val="1F1F1F"/>
                <w:szCs w:val="21"/>
                <w:highlight w:val="green"/>
                <w:lang w:val="en-US" w:eastAsia="zh-CN"/>
              </w:rPr>
            </w:rPrChange>
          </w:rPr>
          <w:t>veale</w:t>
        </w:r>
      </w:ins>
      <w:ins w:id="5131" w:author="野草" w:date="2024-04-23T20:49:35Z">
        <w:r>
          <w:rPr>
            <w:rFonts w:hint="eastAsia" w:eastAsia="宋体" w:cs="Times New Roman"/>
            <w:color w:val="1F1F1F"/>
            <w:szCs w:val="21"/>
            <w:highlight w:val="none"/>
            <w:lang w:val="en-US" w:eastAsia="zh-CN"/>
            <w:rPrChange w:id="5132" w:author="野草" w:date="2024-04-24T08:16:44Z">
              <w:rPr>
                <w:rFonts w:hint="eastAsia" w:eastAsia="宋体" w:cs="Times New Roman"/>
                <w:color w:val="1F1F1F"/>
                <w:szCs w:val="21"/>
                <w:highlight w:val="green"/>
                <w:lang w:val="en-US" w:eastAsia="zh-CN"/>
              </w:rPr>
            </w:rPrChange>
          </w:rPr>
          <w:t xml:space="preserve">d </w:t>
        </w:r>
      </w:ins>
      <w:ins w:id="5133" w:author="野草" w:date="2024-04-23T20:49:36Z">
        <w:r>
          <w:rPr>
            <w:rFonts w:hint="eastAsia" w:eastAsia="宋体" w:cs="Times New Roman"/>
            <w:color w:val="1F1F1F"/>
            <w:szCs w:val="21"/>
            <w:highlight w:val="none"/>
            <w:lang w:val="en-US" w:eastAsia="zh-CN"/>
            <w:rPrChange w:id="5134" w:author="野草" w:date="2024-04-24T08:16:44Z">
              <w:rPr>
                <w:rFonts w:hint="eastAsia" w:eastAsia="宋体" w:cs="Times New Roman"/>
                <w:color w:val="1F1F1F"/>
                <w:szCs w:val="21"/>
                <w:highlight w:val="green"/>
                <w:lang w:val="en-US" w:eastAsia="zh-CN"/>
              </w:rPr>
            </w:rPrChange>
          </w:rPr>
          <w:t>he</w:t>
        </w:r>
      </w:ins>
      <w:ins w:id="5135" w:author="野草" w:date="2024-04-23T20:49:37Z">
        <w:r>
          <w:rPr>
            <w:rFonts w:hint="eastAsia" w:eastAsia="宋体" w:cs="Times New Roman"/>
            <w:color w:val="1F1F1F"/>
            <w:szCs w:val="21"/>
            <w:highlight w:val="none"/>
            <w:lang w:val="en-US" w:eastAsia="zh-CN"/>
            <w:rPrChange w:id="5136" w:author="野草" w:date="2024-04-24T08:16:44Z">
              <w:rPr>
                <w:rFonts w:hint="eastAsia" w:eastAsia="宋体" w:cs="Times New Roman"/>
                <w:color w:val="1F1F1F"/>
                <w:szCs w:val="21"/>
                <w:highlight w:val="green"/>
                <w:lang w:val="en-US" w:eastAsia="zh-CN"/>
              </w:rPr>
            </w:rPrChange>
          </w:rPr>
          <w:t>re</w:t>
        </w:r>
      </w:ins>
      <w:ins w:id="5137" w:author="野草" w:date="2024-04-23T20:49:14Z">
        <w:r>
          <w:rPr>
            <w:rFonts w:hint="eastAsia" w:eastAsia="宋体" w:cs="Times New Roman"/>
            <w:color w:val="1F1F1F"/>
            <w:szCs w:val="21"/>
            <w:highlight w:val="none"/>
            <w:rPrChange w:id="5138" w:author="野草" w:date="2024-04-24T08:16:44Z">
              <w:rPr>
                <w:rFonts w:hint="eastAsia" w:eastAsia="宋体" w:cs="Times New Roman"/>
                <w:color w:val="1F1F1F"/>
                <w:szCs w:val="21"/>
              </w:rPr>
            </w:rPrChange>
          </w:rPr>
          <w:t xml:space="preserve"> </w:t>
        </w:r>
      </w:ins>
      <w:ins w:id="5139" w:author="野草" w:date="2024-04-23T20:49:14Z">
        <w:r>
          <w:rPr>
            <w:rFonts w:hint="eastAsia" w:eastAsia="宋体" w:cs="Times New Roman"/>
            <w:color w:val="1F1F1F"/>
            <w:szCs w:val="21"/>
            <w:highlight w:val="green"/>
            <w:rPrChange w:id="5140" w:author="野草" w:date="2024-04-24T08:16:49Z">
              <w:rPr>
                <w:rFonts w:hint="eastAsia" w:eastAsia="宋体" w:cs="Times New Roman"/>
                <w:color w:val="1F1F1F"/>
                <w:szCs w:val="21"/>
              </w:rPr>
            </w:rPrChange>
          </w:rPr>
          <w:t>align</w:t>
        </w:r>
      </w:ins>
      <w:ins w:id="5141" w:author="野草" w:date="2024-04-27T10:13:00Z">
        <w:r>
          <w:rPr>
            <w:rFonts w:hint="eastAsia" w:eastAsia="宋体" w:cs="Times New Roman"/>
            <w:color w:val="1F1F1F"/>
            <w:szCs w:val="21"/>
            <w:highlight w:val="green"/>
            <w:lang w:eastAsia="zh-CN"/>
          </w:rPr>
          <w:t>e</w:t>
        </w:r>
      </w:ins>
      <w:ins w:id="5142" w:author="野草" w:date="2024-04-27T10:13:00Z">
        <w:r>
          <w:rPr>
            <w:rFonts w:hint="eastAsia" w:eastAsia="宋体" w:cs="Times New Roman"/>
            <w:color w:val="1F1F1F"/>
            <w:szCs w:val="21"/>
            <w:highlight w:val="green"/>
            <w:lang w:val="en-US" w:eastAsia="zh-CN"/>
          </w:rPr>
          <w:t>d</w:t>
        </w:r>
      </w:ins>
      <w:ins w:id="5143" w:author="野草" w:date="2024-04-23T20:49:14Z">
        <w:r>
          <w:rPr>
            <w:rFonts w:hint="eastAsia" w:eastAsia="宋体" w:cs="Times New Roman"/>
            <w:color w:val="1F1F1F"/>
            <w:szCs w:val="21"/>
            <w:highlight w:val="green"/>
            <w:rPrChange w:id="5144" w:author="野草" w:date="2024-04-24T08:16:49Z">
              <w:rPr>
                <w:rFonts w:hint="eastAsia" w:eastAsia="宋体" w:cs="Times New Roman"/>
                <w:color w:val="1F1F1F"/>
                <w:szCs w:val="21"/>
              </w:rPr>
            </w:rPrChange>
          </w:rPr>
          <w:t xml:space="preserve"> with</w:t>
        </w:r>
      </w:ins>
      <w:ins w:id="5145" w:author="野草" w:date="2024-04-23T20:49:14Z">
        <w:r>
          <w:rPr>
            <w:rFonts w:hint="eastAsia" w:eastAsia="宋体" w:cs="Times New Roman"/>
            <w:color w:val="1F1F1F"/>
            <w:szCs w:val="21"/>
          </w:rPr>
          <w:t xml:space="preserve"> the </w:t>
        </w:r>
      </w:ins>
      <w:ins w:id="5146" w:author="野草" w:date="2024-04-23T20:49:14Z">
        <w:r>
          <w:rPr>
            <w:rFonts w:hint="eastAsia" w:eastAsia="宋体" w:cs="Times New Roman"/>
            <w:color w:val="1F1F1F"/>
            <w:szCs w:val="21"/>
            <w:highlight w:val="cyan"/>
          </w:rPr>
          <w:t>higher RCI</w:t>
        </w:r>
      </w:ins>
      <w:ins w:id="5147" w:author="野草" w:date="2024-04-23T20:49:14Z">
        <w:r>
          <w:rPr>
            <w:rFonts w:hint="eastAsia" w:eastAsia="宋体" w:cs="Times New Roman"/>
            <w:color w:val="1F1F1F"/>
            <w:szCs w:val="21"/>
          </w:rPr>
          <w:t xml:space="preserve"> for river segments </w:t>
        </w:r>
      </w:ins>
      <w:ins w:id="5148" w:author="野草" w:date="2024-04-27T09:39:18Z">
        <w:r>
          <w:rPr>
            <w:rFonts w:hint="eastAsia" w:eastAsia="宋体" w:cs="Times New Roman"/>
            <w:color w:val="1F1F1F"/>
            <w:szCs w:val="21"/>
            <w:lang w:val="en-US" w:eastAsia="zh-CN"/>
          </w:rPr>
          <w:t>of</w:t>
        </w:r>
      </w:ins>
      <w:ins w:id="5149" w:author="野草" w:date="2024-04-23T20:49:14Z">
        <w:r>
          <w:rPr>
            <w:rFonts w:hint="eastAsia" w:eastAsia="宋体" w:cs="Times New Roman"/>
            <w:color w:val="1F1F1F"/>
            <w:szCs w:val="21"/>
          </w:rPr>
          <w:t xml:space="preserve"> </w:t>
        </w:r>
      </w:ins>
      <w:ins w:id="5150" w:author="野草" w:date="2024-04-23T20:49:14Z">
        <w:r>
          <w:rPr>
            <w:rFonts w:hint="eastAsia" w:eastAsia="宋体" w:cs="Times New Roman"/>
            <w:color w:val="1F1F1F"/>
            <w:szCs w:val="21"/>
            <w:highlight w:val="cyan"/>
          </w:rPr>
          <w:t>the Yangtze River</w:t>
        </w:r>
      </w:ins>
      <w:ins w:id="5151" w:author="野草" w:date="2024-04-23T20:49:14Z">
        <w:r>
          <w:rPr>
            <w:rFonts w:hint="eastAsia" w:eastAsia="宋体" w:cs="Times New Roman"/>
            <w:color w:val="1F1F1F"/>
            <w:szCs w:val="21"/>
          </w:rPr>
          <w:t xml:space="preserve"> compared to </w:t>
        </w:r>
      </w:ins>
      <w:ins w:id="5152" w:author="野草" w:date="2024-04-23T20:49:14Z">
        <w:r>
          <w:rPr>
            <w:rFonts w:hint="eastAsia" w:eastAsia="宋体" w:cs="Times New Roman"/>
            <w:color w:val="1F1F1F"/>
            <w:szCs w:val="21"/>
            <w:highlight w:val="cyan"/>
          </w:rPr>
          <w:t>the Jialing River</w:t>
        </w:r>
      </w:ins>
      <w:ins w:id="5153" w:author="野草" w:date="2024-04-23T20:49:14Z">
        <w:r>
          <w:rPr>
            <w:rFonts w:hint="eastAsia" w:eastAsia="宋体" w:cs="Times New Roman"/>
            <w:color w:val="1F1F1F"/>
            <w:szCs w:val="21"/>
          </w:rPr>
          <w:t xml:space="preserve">, as discussed in </w:t>
        </w:r>
      </w:ins>
      <w:ins w:id="5154" w:author="野草" w:date="2024-04-23T20:49:14Z">
        <w:r>
          <w:rPr>
            <w:rFonts w:hint="eastAsia" w:eastAsia="宋体" w:cs="Times New Roman"/>
            <w:color w:val="1F1F1F"/>
            <w:szCs w:val="21"/>
            <w:highlight w:val="cyan"/>
          </w:rPr>
          <w:t>Sect. 3.1</w:t>
        </w:r>
      </w:ins>
      <w:ins w:id="5155" w:author="野草" w:date="2024-04-23T20:49:14Z">
        <w:r>
          <w:rPr>
            <w:rFonts w:hint="eastAsia" w:eastAsia="宋体" w:cs="Times New Roman"/>
            <w:color w:val="1F1F1F"/>
            <w:szCs w:val="21"/>
          </w:rPr>
          <w:t>.</w:t>
        </w:r>
      </w:ins>
      <w:ins w:id="5156" w:author="野草" w:date="2024-04-24T08:25:13Z">
        <w:r>
          <w:rPr>
            <w:rFonts w:hint="eastAsia" w:eastAsia="宋体" w:cs="Times New Roman"/>
            <w:color w:val="1F1F1F"/>
            <w:szCs w:val="21"/>
            <w:lang w:val="en-US" w:eastAsia="zh-CN"/>
          </w:rPr>
          <w:t xml:space="preserve"> </w:t>
        </w:r>
      </w:ins>
      <w:ins w:id="5157" w:author="野草" w:date="2024-04-23T20:08:47Z">
        <w:r>
          <w:rPr>
            <w:rFonts w:hint="eastAsia" w:eastAsia="宋体" w:cs="Times New Roman"/>
            <w:color w:val="1F1F1F"/>
            <w:szCs w:val="21"/>
          </w:rPr>
          <w:t>The influence of</w:t>
        </w:r>
      </w:ins>
      <w:ins w:id="5158" w:author="野草" w:date="2024-04-23T20:44:01Z">
        <w:r>
          <w:rPr>
            <w:rFonts w:hint="eastAsia" w:eastAsia="宋体" w:cs="Times New Roman"/>
            <w:color w:val="1F1F1F"/>
            <w:szCs w:val="21"/>
            <w:lang w:val="en-US" w:eastAsia="zh-CN"/>
          </w:rPr>
          <w:t xml:space="preserve"> </w:t>
        </w:r>
      </w:ins>
      <w:ins w:id="5159" w:author="野草" w:date="2024-04-23T20:44:06Z">
        <w:r>
          <w:rPr>
            <w:rFonts w:hint="eastAsia" w:eastAsia="宋体" w:cs="Times New Roman"/>
            <w:color w:val="1F1F1F"/>
            <w:szCs w:val="21"/>
            <w:lang w:val="en-US" w:eastAsia="zh-CN"/>
          </w:rPr>
          <w:t xml:space="preserve">patch </w:t>
        </w:r>
      </w:ins>
      <w:ins w:id="5160" w:author="野草" w:date="2024-04-23T20:44:07Z">
        <w:r>
          <w:rPr>
            <w:rFonts w:hint="eastAsia" w:eastAsia="宋体" w:cs="Times New Roman"/>
            <w:color w:val="1F1F1F"/>
            <w:szCs w:val="21"/>
            <w:lang w:val="en-US" w:eastAsia="zh-CN"/>
          </w:rPr>
          <w:t>densit</w:t>
        </w:r>
      </w:ins>
      <w:ins w:id="5161" w:author="野草" w:date="2024-04-23T20:44:08Z">
        <w:r>
          <w:rPr>
            <w:rFonts w:hint="eastAsia" w:eastAsia="宋体" w:cs="Times New Roman"/>
            <w:color w:val="1F1F1F"/>
            <w:szCs w:val="21"/>
            <w:lang w:val="en-US" w:eastAsia="zh-CN"/>
          </w:rPr>
          <w:t xml:space="preserve">y </w:t>
        </w:r>
      </w:ins>
      <w:ins w:id="5162" w:author="野草" w:date="2024-04-23T20:08:47Z">
        <w:r>
          <w:rPr>
            <w:rFonts w:hint="eastAsia" w:eastAsia="宋体" w:cs="Times New Roman"/>
            <w:color w:val="1F1F1F"/>
            <w:szCs w:val="21"/>
          </w:rPr>
          <w:t>exhibited</w:t>
        </w:r>
      </w:ins>
      <w:ins w:id="5163" w:author="野草" w:date="2024-04-23T20:08:47Z">
        <w:r>
          <w:rPr>
            <w:rFonts w:hint="eastAsia" w:eastAsia="宋体" w:cs="Times New Roman"/>
            <w:color w:val="1F1F1F"/>
            <w:szCs w:val="21"/>
            <w:highlight w:val="cyan"/>
            <w:rPrChange w:id="5164" w:author="野草" w:date="2024-04-23T20:14:42Z">
              <w:rPr>
                <w:rFonts w:hint="eastAsia" w:eastAsia="宋体" w:cs="Times New Roman"/>
                <w:color w:val="1F1F1F"/>
                <w:szCs w:val="21"/>
              </w:rPr>
            </w:rPrChange>
          </w:rPr>
          <w:t xml:space="preserve"> </w:t>
        </w:r>
      </w:ins>
      <w:ins w:id="5165" w:author="野草" w:date="2024-04-23T20:48:40Z">
        <w:r>
          <w:rPr>
            <w:rFonts w:hint="eastAsia" w:eastAsia="宋体" w:cs="Times New Roman"/>
            <w:color w:val="1F1F1F"/>
            <w:szCs w:val="21"/>
            <w:highlight w:val="cyan"/>
            <w:lang w:val="en-US" w:eastAsia="zh-CN"/>
          </w:rPr>
          <w:t xml:space="preserve">a </w:t>
        </w:r>
      </w:ins>
      <w:ins w:id="5166" w:author="野草" w:date="2024-04-23T20:16:01Z">
        <w:r>
          <w:rPr>
            <w:rFonts w:hint="eastAsia" w:eastAsia="宋体" w:cs="Times New Roman"/>
            <w:color w:val="1F1F1F"/>
            <w:szCs w:val="21"/>
            <w:highlight w:val="cyan"/>
            <w:lang w:eastAsia="zh-CN"/>
          </w:rPr>
          <w:t>r</w:t>
        </w:r>
      </w:ins>
      <w:ins w:id="5167" w:author="野草" w:date="2024-04-23T20:16:01Z">
        <w:r>
          <w:rPr>
            <w:rFonts w:hint="eastAsia" w:eastAsia="宋体" w:cs="Times New Roman"/>
            <w:color w:val="1F1F1F"/>
            <w:szCs w:val="21"/>
            <w:highlight w:val="cyan"/>
            <w:lang w:val="en-US" w:eastAsia="zh-CN"/>
          </w:rPr>
          <w:t>elat</w:t>
        </w:r>
      </w:ins>
      <w:ins w:id="5168" w:author="野草" w:date="2024-04-23T20:16:02Z">
        <w:r>
          <w:rPr>
            <w:rFonts w:hint="eastAsia" w:eastAsia="宋体" w:cs="Times New Roman"/>
            <w:color w:val="1F1F1F"/>
            <w:szCs w:val="21"/>
            <w:highlight w:val="cyan"/>
            <w:lang w:val="en-US" w:eastAsia="zh-CN"/>
          </w:rPr>
          <w:t xml:space="preserve">ively </w:t>
        </w:r>
      </w:ins>
      <w:ins w:id="5169" w:author="野草" w:date="2024-04-23T20:16:03Z">
        <w:r>
          <w:rPr>
            <w:rFonts w:hint="eastAsia" w:eastAsia="宋体" w:cs="Times New Roman"/>
            <w:color w:val="1F1F1F"/>
            <w:szCs w:val="21"/>
            <w:highlight w:val="cyan"/>
            <w:lang w:val="en-US" w:eastAsia="zh-CN"/>
          </w:rPr>
          <w:t>compl</w:t>
        </w:r>
      </w:ins>
      <w:ins w:id="5170" w:author="野草" w:date="2024-04-23T20:16:04Z">
        <w:r>
          <w:rPr>
            <w:rFonts w:hint="eastAsia" w:eastAsia="宋体" w:cs="Times New Roman"/>
            <w:color w:val="1F1F1F"/>
            <w:szCs w:val="21"/>
            <w:highlight w:val="cyan"/>
            <w:lang w:val="en-US" w:eastAsia="zh-CN"/>
          </w:rPr>
          <w:t>icated</w:t>
        </w:r>
      </w:ins>
      <w:ins w:id="5171" w:author="野草" w:date="2024-04-23T20:08:47Z">
        <w:r>
          <w:rPr>
            <w:rFonts w:hint="eastAsia" w:eastAsia="宋体" w:cs="Times New Roman"/>
            <w:color w:val="1F1F1F"/>
            <w:szCs w:val="21"/>
            <w:highlight w:val="cyan"/>
            <w:rPrChange w:id="5172" w:author="野草" w:date="2024-04-23T20:14:42Z">
              <w:rPr>
                <w:rFonts w:hint="eastAsia" w:eastAsia="宋体" w:cs="Times New Roman"/>
                <w:color w:val="1F1F1F"/>
                <w:szCs w:val="21"/>
              </w:rPr>
            </w:rPrChange>
          </w:rPr>
          <w:t xml:space="preserve"> pattern</w:t>
        </w:r>
      </w:ins>
      <w:ins w:id="5173" w:author="野草" w:date="2024-04-23T20:08:47Z">
        <w:r>
          <w:rPr>
            <w:rFonts w:hint="eastAsia" w:eastAsia="宋体" w:cs="Times New Roman"/>
            <w:color w:val="1F1F1F"/>
            <w:szCs w:val="21"/>
          </w:rPr>
          <w:t xml:space="preserve">. As </w:t>
        </w:r>
      </w:ins>
      <w:ins w:id="5174" w:author="野草" w:date="2024-04-24T08:24:25Z">
        <w:r>
          <w:rPr>
            <w:rFonts w:hint="eastAsia" w:eastAsia="宋体" w:cs="Times New Roman"/>
            <w:color w:val="1F1F1F"/>
            <w:szCs w:val="21"/>
            <w:lang w:val="en-US" w:eastAsia="zh-CN"/>
          </w:rPr>
          <w:t>PD</w:t>
        </w:r>
      </w:ins>
      <w:ins w:id="5175" w:author="野草" w:date="2024-04-23T20:08:47Z">
        <w:r>
          <w:rPr>
            <w:rFonts w:hint="eastAsia" w:eastAsia="宋体" w:cs="Times New Roman"/>
            <w:color w:val="1F1F1F"/>
            <w:szCs w:val="21"/>
          </w:rPr>
          <w:t xml:space="preserve"> increased </w:t>
        </w:r>
      </w:ins>
      <w:ins w:id="5176" w:author="野草" w:date="2024-04-23T20:08:47Z">
        <w:r>
          <w:rPr>
            <w:rFonts w:hint="eastAsia" w:eastAsia="宋体" w:cs="Times New Roman"/>
            <w:color w:val="1F1F1F"/>
            <w:szCs w:val="21"/>
            <w:highlight w:val="green"/>
            <w:rPrChange w:id="5177" w:author="野草" w:date="2024-04-23T20:14:54Z">
              <w:rPr>
                <w:rFonts w:hint="eastAsia" w:eastAsia="宋体" w:cs="Times New Roman"/>
                <w:color w:val="1F1F1F"/>
                <w:szCs w:val="21"/>
              </w:rPr>
            </w:rPrChange>
          </w:rPr>
          <w:t>within the range</w:t>
        </w:r>
      </w:ins>
      <w:ins w:id="5178" w:author="野草" w:date="2024-04-23T20:08:47Z">
        <w:r>
          <w:rPr>
            <w:rFonts w:hint="eastAsia" w:eastAsia="宋体" w:cs="Times New Roman"/>
            <w:color w:val="1F1F1F"/>
            <w:szCs w:val="21"/>
          </w:rPr>
          <w:t xml:space="preserve"> of </w:t>
        </w:r>
      </w:ins>
      <w:ins w:id="5179" w:author="野草" w:date="2024-04-24T08:23:40Z">
        <w:r>
          <w:rPr>
            <w:rFonts w:hint="eastAsia" w:eastAsia="宋体" w:cs="Times New Roman"/>
            <w:color w:val="1F1F1F"/>
            <w:szCs w:val="21"/>
            <w:highlight w:val="cyan"/>
            <w:lang w:val="en-US" w:eastAsia="zh-CN"/>
          </w:rPr>
          <w:t>1</w:t>
        </w:r>
      </w:ins>
      <w:ins w:id="5180" w:author="野草" w:date="2024-04-24T08:23:41Z">
        <w:r>
          <w:rPr>
            <w:rFonts w:hint="eastAsia" w:eastAsia="宋体" w:cs="Times New Roman"/>
            <w:color w:val="1F1F1F"/>
            <w:szCs w:val="21"/>
            <w:highlight w:val="cyan"/>
            <w:lang w:val="en-US" w:eastAsia="zh-CN"/>
          </w:rPr>
          <w:t>8.2</w:t>
        </w:r>
      </w:ins>
      <w:ins w:id="5181" w:author="野草" w:date="2024-04-27T07:36:01Z">
        <w:r>
          <w:rPr>
            <w:rFonts w:hint="eastAsia" w:eastAsia="宋体" w:cs="Times New Roman"/>
            <w:color w:val="1F1F1F"/>
            <w:szCs w:val="21"/>
            <w:highlight w:val="cyan"/>
            <w:lang w:val="en-US" w:eastAsia="zh-CN"/>
          </w:rPr>
          <w:t>/</w:t>
        </w:r>
      </w:ins>
      <w:ins w:id="5182" w:author="野草" w:date="2024-04-27T07:36:01Z">
        <w:r>
          <w:rPr>
            <w:rFonts w:hint="eastAsia" w:eastAsia="宋体"/>
            <w:lang w:val="en-US" w:eastAsia="zh-CN"/>
          </w:rPr>
          <w:t>100ha</w:t>
        </w:r>
      </w:ins>
      <w:ins w:id="5183" w:author="野草" w:date="2024-04-23T20:08:47Z">
        <w:r>
          <w:rPr>
            <w:rFonts w:hint="eastAsia" w:eastAsia="宋体" w:cs="Times New Roman"/>
            <w:color w:val="1F1F1F"/>
            <w:szCs w:val="21"/>
            <w:highlight w:val="cyan"/>
            <w:rPrChange w:id="5184" w:author="野草" w:date="2024-04-23T20:15:04Z">
              <w:rPr>
                <w:rFonts w:hint="eastAsia" w:eastAsia="宋体" w:cs="Times New Roman"/>
                <w:color w:val="1F1F1F"/>
                <w:szCs w:val="21"/>
              </w:rPr>
            </w:rPrChange>
          </w:rPr>
          <w:t xml:space="preserve"> </w:t>
        </w:r>
      </w:ins>
      <w:ins w:id="5185" w:author="野草" w:date="2024-04-27T09:21:45Z">
        <w:r>
          <w:rPr>
            <w:rFonts w:hint="eastAsia" w:eastAsia="宋体" w:cs="Times New Roman"/>
            <w:color w:val="1F1F1F"/>
            <w:szCs w:val="21"/>
            <w:highlight w:val="cyan"/>
            <w:lang w:eastAsia="zh-CN"/>
          </w:rPr>
          <w:t>-</w:t>
        </w:r>
      </w:ins>
      <w:ins w:id="5186" w:author="野草" w:date="2024-04-23T20:08:47Z">
        <w:r>
          <w:rPr>
            <w:rFonts w:hint="eastAsia" w:eastAsia="宋体" w:cs="Times New Roman"/>
            <w:color w:val="1F1F1F"/>
            <w:szCs w:val="21"/>
            <w:highlight w:val="cyan"/>
            <w:rPrChange w:id="5187" w:author="野草" w:date="2024-04-23T20:15:04Z">
              <w:rPr>
                <w:rFonts w:hint="eastAsia" w:eastAsia="宋体" w:cs="Times New Roman"/>
                <w:color w:val="1F1F1F"/>
                <w:szCs w:val="21"/>
              </w:rPr>
            </w:rPrChange>
          </w:rPr>
          <w:t xml:space="preserve"> </w:t>
        </w:r>
      </w:ins>
      <w:ins w:id="5188" w:author="野草" w:date="2024-04-24T08:23:44Z">
        <w:r>
          <w:rPr>
            <w:rFonts w:hint="eastAsia" w:eastAsia="宋体" w:cs="Times New Roman"/>
            <w:color w:val="1F1F1F"/>
            <w:szCs w:val="21"/>
            <w:highlight w:val="cyan"/>
            <w:lang w:val="en-US" w:eastAsia="zh-CN"/>
          </w:rPr>
          <w:t>30</w:t>
        </w:r>
      </w:ins>
      <w:ins w:id="5189" w:author="野草" w:date="2024-04-24T08:23:45Z">
        <w:r>
          <w:rPr>
            <w:rFonts w:hint="eastAsia" w:eastAsia="宋体" w:cs="Times New Roman"/>
            <w:color w:val="1F1F1F"/>
            <w:szCs w:val="21"/>
            <w:highlight w:val="cyan"/>
            <w:lang w:val="en-US" w:eastAsia="zh-CN"/>
          </w:rPr>
          <w:t>.2</w:t>
        </w:r>
      </w:ins>
      <w:ins w:id="5190" w:author="野草" w:date="2024-04-27T07:35:59Z">
        <w:r>
          <w:rPr>
            <w:rFonts w:hint="eastAsia" w:eastAsia="宋体" w:cs="Times New Roman"/>
            <w:color w:val="1F1F1F"/>
            <w:szCs w:val="21"/>
            <w:highlight w:val="cyan"/>
            <w:lang w:val="en-US" w:eastAsia="zh-CN"/>
          </w:rPr>
          <w:t>/</w:t>
        </w:r>
      </w:ins>
      <w:ins w:id="5191" w:author="野草" w:date="2024-04-27T07:35:59Z">
        <w:r>
          <w:rPr>
            <w:rFonts w:hint="eastAsia" w:eastAsia="宋体"/>
            <w:lang w:val="en-US" w:eastAsia="zh-CN"/>
          </w:rPr>
          <w:t>100ha</w:t>
        </w:r>
      </w:ins>
      <w:ins w:id="5192" w:author="野草" w:date="2024-04-23T20:08:47Z">
        <w:r>
          <w:rPr>
            <w:rFonts w:hint="eastAsia" w:eastAsia="宋体" w:cs="Times New Roman"/>
            <w:color w:val="1F1F1F"/>
            <w:szCs w:val="21"/>
          </w:rPr>
          <w:t xml:space="preserve">, RCI showed </w:t>
        </w:r>
      </w:ins>
      <w:ins w:id="5193" w:author="野草" w:date="2024-04-23T20:08:47Z">
        <w:r>
          <w:rPr>
            <w:rFonts w:hint="eastAsia" w:eastAsia="宋体" w:cs="Times New Roman"/>
            <w:color w:val="1F1F1F"/>
            <w:szCs w:val="21"/>
            <w:highlight w:val="cyan"/>
            <w:rPrChange w:id="5194" w:author="野草" w:date="2024-04-23T20:16:13Z">
              <w:rPr>
                <w:rFonts w:hint="eastAsia" w:eastAsia="宋体" w:cs="Times New Roman"/>
                <w:color w:val="1F1F1F"/>
                <w:szCs w:val="21"/>
              </w:rPr>
            </w:rPrChange>
          </w:rPr>
          <w:t xml:space="preserve">a </w:t>
        </w:r>
      </w:ins>
      <w:ins w:id="5195" w:author="野草" w:date="2024-04-23T20:08:47Z">
        <w:bookmarkStart w:id="99" w:name="OLE_LINK30"/>
        <w:r>
          <w:rPr>
            <w:rFonts w:hint="eastAsia" w:eastAsia="宋体" w:cs="Times New Roman"/>
            <w:color w:val="1F1F1F"/>
            <w:szCs w:val="21"/>
            <w:highlight w:val="cyan"/>
            <w:rPrChange w:id="5196" w:author="野草" w:date="2024-04-23T20:16:13Z">
              <w:rPr>
                <w:rFonts w:hint="eastAsia" w:eastAsia="宋体" w:cs="Times New Roman"/>
                <w:color w:val="1F1F1F"/>
                <w:szCs w:val="21"/>
              </w:rPr>
            </w:rPrChange>
          </w:rPr>
          <w:t>fluctuating upward trend</w:t>
        </w:r>
        <w:bookmarkEnd w:id="99"/>
      </w:ins>
      <w:ins w:id="5197" w:author="野草" w:date="2024-04-23T20:08:47Z">
        <w:r>
          <w:rPr>
            <w:rFonts w:hint="eastAsia" w:eastAsia="宋体" w:cs="Times New Roman"/>
            <w:color w:val="1F1F1F"/>
            <w:szCs w:val="21"/>
          </w:rPr>
          <w:t xml:space="preserve">. Subsequently, </w:t>
        </w:r>
      </w:ins>
      <w:ins w:id="5198" w:author="野草" w:date="2024-04-24T08:25:25Z">
        <w:r>
          <w:rPr>
            <w:rFonts w:hint="eastAsia" w:eastAsia="宋体" w:cs="Times New Roman"/>
            <w:color w:val="1F1F1F"/>
            <w:szCs w:val="21"/>
            <w:highlight w:val="cyan"/>
            <w:lang w:val="en-US" w:eastAsia="zh-CN"/>
            <w:rPrChange w:id="5199" w:author="野草" w:date="2024-04-24T08:25:29Z">
              <w:rPr>
                <w:rFonts w:hint="eastAsia" w:eastAsia="宋体" w:cs="Times New Roman"/>
                <w:color w:val="1F1F1F"/>
                <w:szCs w:val="21"/>
                <w:lang w:val="en-US" w:eastAsia="zh-CN"/>
              </w:rPr>
            </w:rPrChange>
          </w:rPr>
          <w:t>PD</w:t>
        </w:r>
      </w:ins>
      <w:ins w:id="5200" w:author="野草" w:date="2024-04-23T20:08:47Z">
        <w:r>
          <w:rPr>
            <w:rFonts w:hint="eastAsia" w:eastAsia="宋体" w:cs="Times New Roman"/>
            <w:color w:val="1F1F1F"/>
            <w:szCs w:val="21"/>
            <w:highlight w:val="cyan"/>
            <w:rPrChange w:id="5201" w:author="野草" w:date="2024-04-23T20:16:29Z">
              <w:rPr>
                <w:rFonts w:hint="eastAsia" w:eastAsia="宋体" w:cs="Times New Roman"/>
                <w:color w:val="1F1F1F"/>
                <w:szCs w:val="21"/>
              </w:rPr>
            </w:rPrChange>
          </w:rPr>
          <w:t xml:space="preserve"> </w:t>
        </w:r>
      </w:ins>
      <w:ins w:id="5202" w:author="野草" w:date="2024-04-23T20:08:47Z">
        <w:r>
          <w:rPr>
            <w:rFonts w:hint="eastAsia" w:eastAsia="宋体" w:cs="Times New Roman"/>
            <w:color w:val="1F1F1F"/>
            <w:szCs w:val="21"/>
          </w:rPr>
          <w:t xml:space="preserve">gradually </w:t>
        </w:r>
      </w:ins>
      <w:ins w:id="5203" w:author="野草" w:date="2024-04-23T20:08:47Z">
        <w:r>
          <w:rPr>
            <w:rFonts w:hint="eastAsia" w:eastAsia="宋体" w:cs="Times New Roman"/>
            <w:color w:val="1F1F1F"/>
            <w:szCs w:val="21"/>
            <w:highlight w:val="cyan"/>
            <w:rPrChange w:id="5204" w:author="野草" w:date="2024-04-23T20:16:32Z">
              <w:rPr>
                <w:rFonts w:hint="eastAsia" w:eastAsia="宋体" w:cs="Times New Roman"/>
                <w:color w:val="1F1F1F"/>
                <w:szCs w:val="21"/>
              </w:rPr>
            </w:rPrChange>
          </w:rPr>
          <w:t>decreased</w:t>
        </w:r>
      </w:ins>
      <w:ins w:id="5205" w:author="野草" w:date="2024-04-23T20:08:47Z">
        <w:r>
          <w:rPr>
            <w:rFonts w:hint="eastAsia" w:eastAsia="宋体" w:cs="Times New Roman"/>
            <w:color w:val="1F1F1F"/>
            <w:szCs w:val="21"/>
          </w:rPr>
          <w:t xml:space="preserve"> </w:t>
        </w:r>
        <w:bookmarkStart w:id="100" w:name="OLE_LINK104"/>
        <w:r>
          <w:rPr>
            <w:rFonts w:hint="eastAsia" w:eastAsia="宋体" w:cs="Times New Roman"/>
            <w:color w:val="1F1F1F"/>
            <w:szCs w:val="21"/>
          </w:rPr>
          <w:t xml:space="preserve">until </w:t>
        </w:r>
        <w:bookmarkEnd w:id="100"/>
        <w:r>
          <w:rPr>
            <w:rFonts w:hint="eastAsia" w:eastAsia="宋体" w:cs="Times New Roman"/>
            <w:color w:val="1F1F1F"/>
            <w:szCs w:val="21"/>
          </w:rPr>
          <w:t xml:space="preserve">it reached </w:t>
        </w:r>
      </w:ins>
      <w:ins w:id="5206" w:author="野草" w:date="2024-04-24T08:25:06Z">
        <w:r>
          <w:rPr>
            <w:rFonts w:hint="eastAsia" w:eastAsia="宋体" w:cs="Times New Roman"/>
            <w:color w:val="1F1F1F"/>
            <w:szCs w:val="21"/>
            <w:highlight w:val="cyan"/>
            <w:lang w:val="en-US" w:eastAsia="zh-CN"/>
          </w:rPr>
          <w:t>66.1</w:t>
        </w:r>
      </w:ins>
      <w:ins w:id="5207" w:author="野草" w:date="2024-04-27T07:35:50Z">
        <w:r>
          <w:rPr>
            <w:rFonts w:hint="eastAsia" w:eastAsia="宋体" w:cs="Times New Roman"/>
            <w:color w:val="1F1F1F"/>
            <w:szCs w:val="21"/>
            <w:highlight w:val="cyan"/>
            <w:lang w:val="en-US" w:eastAsia="zh-CN"/>
          </w:rPr>
          <w:t>/</w:t>
        </w:r>
      </w:ins>
      <w:ins w:id="5208" w:author="野草" w:date="2024-04-27T07:35:38Z">
        <w:r>
          <w:rPr>
            <w:rFonts w:hint="eastAsia" w:eastAsia="宋体"/>
            <w:lang w:val="en-US" w:eastAsia="zh-CN"/>
          </w:rPr>
          <w:t>100h</w:t>
        </w:r>
      </w:ins>
      <w:ins w:id="5209" w:author="野草" w:date="2024-04-27T07:35:52Z">
        <w:r>
          <w:rPr>
            <w:rFonts w:hint="eastAsia" w:eastAsia="宋体"/>
            <w:lang w:val="en-US" w:eastAsia="zh-CN"/>
          </w:rPr>
          <w:t>a</w:t>
        </w:r>
      </w:ins>
      <w:ins w:id="5210" w:author="野草" w:date="2024-04-23T20:08:47Z">
        <w:r>
          <w:rPr>
            <w:rFonts w:hint="eastAsia" w:eastAsia="宋体" w:cs="Times New Roman"/>
            <w:color w:val="1F1F1F"/>
            <w:szCs w:val="21"/>
          </w:rPr>
          <w:t xml:space="preserve">. </w:t>
        </w:r>
      </w:ins>
      <w:ins w:id="5211" w:author="野草" w:date="2024-04-23T20:16:46Z">
        <w:r>
          <w:rPr>
            <w:rFonts w:hint="eastAsia" w:eastAsia="宋体" w:cs="Times New Roman"/>
            <w:color w:val="1F1F1F"/>
            <w:szCs w:val="21"/>
            <w:lang w:val="en-US" w:eastAsia="zh-CN"/>
          </w:rPr>
          <w:t>A</w:t>
        </w:r>
      </w:ins>
      <w:ins w:id="5212" w:author="野草" w:date="2024-04-23T20:16:41Z">
        <w:r>
          <w:rPr>
            <w:rFonts w:hint="eastAsia" w:eastAsia="宋体" w:cs="Times New Roman"/>
            <w:color w:val="1F1F1F"/>
            <w:szCs w:val="21"/>
            <w:highlight w:val="none"/>
          </w:rPr>
          <w:t>s a whole</w:t>
        </w:r>
      </w:ins>
      <w:ins w:id="5213" w:author="野草" w:date="2024-04-23T20:08:47Z">
        <w:r>
          <w:rPr>
            <w:rFonts w:hint="eastAsia" w:eastAsia="宋体" w:cs="Times New Roman"/>
            <w:color w:val="1F1F1F"/>
            <w:szCs w:val="21"/>
          </w:rPr>
          <w:t xml:space="preserve">, the increased </w:t>
        </w:r>
      </w:ins>
      <w:ins w:id="5214" w:author="野草" w:date="2024-04-23T20:49:02Z">
        <w:r>
          <w:rPr>
            <w:rFonts w:hint="eastAsia" w:eastAsia="宋体" w:cs="Times New Roman"/>
            <w:color w:val="1F1F1F"/>
            <w:szCs w:val="21"/>
            <w:highlight w:val="cyan"/>
            <w:lang w:eastAsia="zh-CN"/>
          </w:rPr>
          <w:t>p</w:t>
        </w:r>
      </w:ins>
      <w:ins w:id="5215" w:author="野草" w:date="2024-04-23T20:49:02Z">
        <w:r>
          <w:rPr>
            <w:rFonts w:hint="eastAsia" w:eastAsia="宋体" w:cs="Times New Roman"/>
            <w:color w:val="1F1F1F"/>
            <w:szCs w:val="21"/>
            <w:highlight w:val="cyan"/>
            <w:lang w:val="en-US" w:eastAsia="zh-CN"/>
          </w:rPr>
          <w:t>at</w:t>
        </w:r>
      </w:ins>
      <w:ins w:id="5216" w:author="野草" w:date="2024-04-23T20:49:03Z">
        <w:r>
          <w:rPr>
            <w:rFonts w:hint="eastAsia" w:eastAsia="宋体" w:cs="Times New Roman"/>
            <w:color w:val="1F1F1F"/>
            <w:szCs w:val="21"/>
            <w:highlight w:val="cyan"/>
            <w:lang w:val="en-US" w:eastAsia="zh-CN"/>
          </w:rPr>
          <w:t>ch den</w:t>
        </w:r>
      </w:ins>
      <w:ins w:id="5217" w:author="野草" w:date="2024-04-23T20:49:04Z">
        <w:r>
          <w:rPr>
            <w:rFonts w:hint="eastAsia" w:eastAsia="宋体" w:cs="Times New Roman"/>
            <w:color w:val="1F1F1F"/>
            <w:szCs w:val="21"/>
            <w:highlight w:val="cyan"/>
            <w:lang w:val="en-US" w:eastAsia="zh-CN"/>
          </w:rPr>
          <w:t>sity</w:t>
        </w:r>
      </w:ins>
      <w:ins w:id="5218" w:author="野草" w:date="2024-04-23T20:08:47Z">
        <w:r>
          <w:rPr>
            <w:rFonts w:hint="eastAsia" w:eastAsia="宋体" w:cs="Times New Roman"/>
            <w:color w:val="1F1F1F"/>
            <w:szCs w:val="21"/>
          </w:rPr>
          <w:t xml:space="preserve"> was associated with </w:t>
        </w:r>
      </w:ins>
      <w:ins w:id="5219" w:author="野草" w:date="2024-04-27T09:22:18Z">
        <w:r>
          <w:rPr>
            <w:rFonts w:hint="eastAsia" w:eastAsia="宋体" w:cs="Times New Roman"/>
            <w:color w:val="1F1F1F"/>
            <w:szCs w:val="21"/>
            <w:lang w:val="en-US" w:eastAsia="zh-CN"/>
          </w:rPr>
          <w:t>the</w:t>
        </w:r>
      </w:ins>
      <w:ins w:id="5220" w:author="野草" w:date="2024-04-23T20:08:47Z">
        <w:r>
          <w:rPr>
            <w:rFonts w:hint="eastAsia" w:eastAsia="宋体" w:cs="Times New Roman"/>
            <w:color w:val="1F1F1F"/>
            <w:szCs w:val="21"/>
            <w:highlight w:val="cyan"/>
            <w:rPrChange w:id="5221" w:author="野草" w:date="2024-04-23T20:17:00Z">
              <w:rPr>
                <w:rFonts w:hint="eastAsia" w:eastAsia="宋体" w:cs="Times New Roman"/>
                <w:color w:val="1F1F1F"/>
                <w:szCs w:val="21"/>
              </w:rPr>
            </w:rPrChange>
          </w:rPr>
          <w:t xml:space="preserve"> </w:t>
        </w:r>
      </w:ins>
      <w:ins w:id="5222" w:author="野草" w:date="2024-04-23T20:08:47Z">
        <w:r>
          <w:rPr>
            <w:rFonts w:hint="eastAsia" w:eastAsia="宋体" w:cs="Times New Roman"/>
            <w:color w:val="1F1F1F"/>
            <w:szCs w:val="21"/>
            <w:highlight w:val="cyan"/>
            <w:rPrChange w:id="5223" w:author="野草" w:date="2024-04-23T20:16:58Z">
              <w:rPr>
                <w:rFonts w:hint="eastAsia" w:eastAsia="宋体" w:cs="Times New Roman"/>
                <w:color w:val="1F1F1F"/>
                <w:szCs w:val="21"/>
              </w:rPr>
            </w:rPrChange>
          </w:rPr>
          <w:t xml:space="preserve">corresponding </w:t>
        </w:r>
      </w:ins>
      <w:ins w:id="5224" w:author="野草" w:date="2024-04-23T20:48:56Z">
        <w:r>
          <w:rPr>
            <w:rFonts w:hint="eastAsia" w:eastAsia="宋体" w:cs="Times New Roman"/>
            <w:color w:val="1F1F1F"/>
            <w:szCs w:val="21"/>
            <w:highlight w:val="cyan"/>
            <w:lang w:eastAsia="zh-CN"/>
          </w:rPr>
          <w:t>r</w:t>
        </w:r>
      </w:ins>
      <w:ins w:id="5225" w:author="野草" w:date="2024-04-23T20:48:56Z">
        <w:r>
          <w:rPr>
            <w:rFonts w:hint="eastAsia" w:eastAsia="宋体" w:cs="Times New Roman"/>
            <w:color w:val="1F1F1F"/>
            <w:szCs w:val="21"/>
            <w:highlight w:val="cyan"/>
            <w:lang w:val="en-US" w:eastAsia="zh-CN"/>
          </w:rPr>
          <w:t>e</w:t>
        </w:r>
      </w:ins>
      <w:ins w:id="5226" w:author="野草" w:date="2024-04-23T20:48:57Z">
        <w:r>
          <w:rPr>
            <w:rFonts w:hint="eastAsia" w:eastAsia="宋体" w:cs="Times New Roman"/>
            <w:color w:val="1F1F1F"/>
            <w:szCs w:val="21"/>
            <w:highlight w:val="cyan"/>
            <w:lang w:val="en-US" w:eastAsia="zh-CN"/>
          </w:rPr>
          <w:t>duced</w:t>
        </w:r>
      </w:ins>
      <w:ins w:id="5227" w:author="野草" w:date="2024-04-23T20:08:47Z">
        <w:r>
          <w:rPr>
            <w:rFonts w:hint="eastAsia" w:eastAsia="宋体" w:cs="Times New Roman"/>
            <w:color w:val="1F1F1F"/>
            <w:szCs w:val="21"/>
            <w:highlight w:val="cyan"/>
            <w:rPrChange w:id="5228" w:author="野草" w:date="2024-04-23T20:16:58Z">
              <w:rPr>
                <w:rFonts w:hint="eastAsia" w:eastAsia="宋体" w:cs="Times New Roman"/>
                <w:color w:val="1F1F1F"/>
                <w:szCs w:val="21"/>
              </w:rPr>
            </w:rPrChange>
          </w:rPr>
          <w:t xml:space="preserve"> RCI</w:t>
        </w:r>
      </w:ins>
      <w:ins w:id="5229" w:author="野草" w:date="2024-04-23T20:08:47Z">
        <w:r>
          <w:rPr>
            <w:rFonts w:hint="eastAsia" w:eastAsia="宋体" w:cs="Times New Roman"/>
            <w:color w:val="1F1F1F"/>
            <w:szCs w:val="21"/>
          </w:rPr>
          <w:t xml:space="preserve">. </w:t>
        </w:r>
      </w:ins>
    </w:p>
    <w:p>
      <w:pPr>
        <w:numPr>
          <w:ilvl w:val="255"/>
          <w:numId w:val="0"/>
        </w:numPr>
        <w:rPr>
          <w:ins w:id="5230" w:author="野草" w:date="2024-04-23T20:08:47Z"/>
          <w:rFonts w:eastAsia="宋体" w:cs="Times New Roman"/>
          <w:color w:val="1F1F1F"/>
          <w:szCs w:val="21"/>
        </w:rPr>
      </w:pPr>
    </w:p>
    <w:p>
      <w:pPr>
        <w:numPr>
          <w:ilvl w:val="255"/>
          <w:numId w:val="0"/>
        </w:numPr>
        <w:jc w:val="left"/>
        <w:rPr>
          <w:ins w:id="5231" w:author="野草" w:date="2024-04-27T09:25:58Z"/>
        </w:rPr>
      </w:pPr>
      <w:ins w:id="5232" w:author="野草" w:date="2024-04-27T09:25:58Z">
        <w:bookmarkStart w:id="101" w:name="OLE_LINK109"/>
        <w:r>
          <w:rPr>
            <w:rFonts w:hint="eastAsia"/>
            <w:lang w:val="en-US" w:eastAsia="zh-CN"/>
          </w:rPr>
          <w:t>【up2024 0427 09:25】</w:t>
        </w:r>
      </w:ins>
    </w:p>
    <w:bookmarkEnd w:id="101"/>
    <w:p>
      <w:pPr>
        <w:numPr>
          <w:ilvl w:val="255"/>
          <w:numId w:val="0"/>
        </w:numPr>
        <w:jc w:val="left"/>
        <w:rPr>
          <w:ins w:id="5233" w:author="野草" w:date="2024-04-23T20:08:47Z"/>
        </w:rPr>
      </w:pPr>
      <w:ins w:id="5234" w:author="野草" w:date="2024-04-23T20:08:47Z">
        <w:r>
          <w:rPr>
            <w:rFonts w:hint="eastAsia" w:eastAsia="宋体" w:cs="Times New Roman"/>
            <w:color w:val="1F1F1F"/>
            <w:szCs w:val="21"/>
          </w:rPr>
          <w:t xml:space="preserve">Similar to the </w:t>
        </w:r>
      </w:ins>
      <w:ins w:id="5235" w:author="野草" w:date="2024-04-23T20:08:47Z">
        <w:r>
          <w:rPr>
            <w:rFonts w:hint="eastAsia" w:eastAsia="宋体" w:cs="Times New Roman"/>
            <w:color w:val="1F1F1F"/>
            <w:szCs w:val="21"/>
            <w:highlight w:val="green"/>
            <w:rPrChange w:id="5236" w:author="野草" w:date="2024-04-23T20:50:08Z">
              <w:rPr>
                <w:rFonts w:hint="eastAsia" w:eastAsia="宋体" w:cs="Times New Roman"/>
                <w:color w:val="1F1F1F"/>
                <w:szCs w:val="21"/>
              </w:rPr>
            </w:rPrChange>
          </w:rPr>
          <w:t>normal summer day</w:t>
        </w:r>
      </w:ins>
      <w:ins w:id="5237" w:author="野草" w:date="2024-04-23T20:08:47Z">
        <w:r>
          <w:rPr>
            <w:rFonts w:hint="eastAsia" w:eastAsia="宋体" w:cs="Times New Roman"/>
            <w:color w:val="1F1F1F"/>
            <w:szCs w:val="21"/>
          </w:rPr>
          <w:t xml:space="preserve">, the impacts of </w:t>
        </w:r>
      </w:ins>
      <w:ins w:id="5238" w:author="野草" w:date="2024-04-23T20:08:47Z">
        <w:r>
          <w:rPr>
            <w:rFonts w:hint="eastAsia" w:eastAsia="宋体" w:cs="Times New Roman"/>
            <w:color w:val="1F1F1F"/>
            <w:szCs w:val="21"/>
            <w:highlight w:val="cyan"/>
            <w:rPrChange w:id="5239" w:author="野草" w:date="2024-04-23T20:50:13Z">
              <w:rPr>
                <w:rFonts w:hint="eastAsia" w:eastAsia="宋体" w:cs="Times New Roman"/>
                <w:color w:val="1F1F1F"/>
                <w:szCs w:val="21"/>
              </w:rPr>
            </w:rPrChange>
          </w:rPr>
          <w:t xml:space="preserve">ELE and SLP </w:t>
        </w:r>
      </w:ins>
      <w:ins w:id="5240" w:author="野草" w:date="2024-04-23T20:08:47Z">
        <w:r>
          <w:rPr>
            <w:rFonts w:hint="eastAsia" w:eastAsia="宋体" w:cs="Times New Roman"/>
            <w:color w:val="1F1F1F"/>
            <w:szCs w:val="21"/>
          </w:rPr>
          <w:t xml:space="preserve">on RCI </w:t>
        </w:r>
      </w:ins>
      <w:ins w:id="5241" w:author="野草" w:date="2024-04-23T20:50:18Z">
        <w:r>
          <w:rPr>
            <w:rFonts w:hint="eastAsia" w:eastAsia="宋体" w:cs="Times New Roman"/>
            <w:color w:val="1F1F1F"/>
            <w:szCs w:val="21"/>
            <w:lang w:val="en-US" w:eastAsia="zh-CN"/>
          </w:rPr>
          <w:t>on</w:t>
        </w:r>
      </w:ins>
      <w:ins w:id="5242" w:author="野草" w:date="2024-04-23T20:08:47Z">
        <w:r>
          <w:rPr>
            <w:rFonts w:hint="eastAsia" w:eastAsia="宋体" w:cs="Times New Roman"/>
            <w:color w:val="1F1F1F"/>
            <w:szCs w:val="21"/>
          </w:rPr>
          <w:t xml:space="preserve"> the </w:t>
        </w:r>
      </w:ins>
      <w:ins w:id="5243" w:author="野草" w:date="2024-04-23T20:08:47Z">
        <w:r>
          <w:rPr>
            <w:rFonts w:hint="eastAsia" w:eastAsia="宋体" w:cs="Times New Roman"/>
            <w:color w:val="1F1F1F"/>
            <w:szCs w:val="21"/>
            <w:highlight w:val="green"/>
            <w:rPrChange w:id="5244" w:author="野草" w:date="2024-04-23T20:50:21Z">
              <w:rPr>
                <w:rFonts w:hint="eastAsia" w:eastAsia="宋体" w:cs="Times New Roman"/>
                <w:color w:val="1F1F1F"/>
                <w:szCs w:val="21"/>
              </w:rPr>
            </w:rPrChange>
          </w:rPr>
          <w:t xml:space="preserve">extremely hot day </w:t>
        </w:r>
      </w:ins>
      <w:ins w:id="5245" w:author="野草" w:date="2024-04-23T20:08:47Z">
        <w:r>
          <w:rPr>
            <w:rFonts w:hint="eastAsia" w:eastAsia="宋体" w:cs="Times New Roman"/>
            <w:color w:val="1F1F1F"/>
            <w:szCs w:val="21"/>
          </w:rPr>
          <w:t xml:space="preserve">were characterized by </w:t>
        </w:r>
      </w:ins>
      <w:ins w:id="5246" w:author="野草" w:date="2024-04-23T20:08:47Z">
        <w:r>
          <w:rPr>
            <w:rFonts w:hint="eastAsia" w:eastAsia="宋体" w:cs="Times New Roman"/>
            <w:color w:val="1F1F1F"/>
            <w:szCs w:val="21"/>
            <w:highlight w:val="cyan"/>
            <w:rPrChange w:id="5247" w:author="野草" w:date="2024-04-23T20:50:32Z">
              <w:rPr>
                <w:rFonts w:hint="eastAsia" w:eastAsia="宋体" w:cs="Times New Roman"/>
                <w:color w:val="1F1F1F"/>
                <w:szCs w:val="21"/>
              </w:rPr>
            </w:rPrChange>
          </w:rPr>
          <w:t>ascent and descent patterns</w:t>
        </w:r>
      </w:ins>
      <w:ins w:id="5248" w:author="野草" w:date="2024-04-23T20:08:47Z">
        <w:r>
          <w:rPr>
            <w:rFonts w:hint="eastAsia" w:eastAsia="宋体" w:cs="Times New Roman"/>
            <w:color w:val="1F1F1F"/>
            <w:szCs w:val="21"/>
          </w:rPr>
          <w:t xml:space="preserve">, respectively. An upward trend in RCI was observed as ELE increased within the range </w:t>
        </w:r>
      </w:ins>
      <w:ins w:id="5249" w:author="野草" w:date="2024-04-27T09:49:53Z">
        <w:r>
          <w:rPr>
            <w:rFonts w:hint="eastAsia" w:eastAsia="宋体" w:cs="Times New Roman"/>
            <w:color w:val="1F1F1F"/>
            <w:szCs w:val="21"/>
            <w:lang w:val="en-US" w:eastAsia="zh-CN"/>
          </w:rPr>
          <w:t>from</w:t>
        </w:r>
      </w:ins>
      <w:ins w:id="5250" w:author="野草" w:date="2024-04-23T20:50:44Z">
        <w:r>
          <w:rPr>
            <w:rFonts w:hint="eastAsia" w:eastAsia="宋体" w:cs="Times New Roman"/>
            <w:color w:val="1F1F1F"/>
            <w:szCs w:val="21"/>
            <w:lang w:val="en-US" w:eastAsia="zh-CN"/>
          </w:rPr>
          <w:t xml:space="preserve"> </w:t>
        </w:r>
      </w:ins>
      <w:ins w:id="5251" w:author="野草" w:date="2024-04-24T08:27:34Z">
        <w:r>
          <w:rPr>
            <w:rFonts w:hint="eastAsia" w:eastAsia="宋体" w:cs="Times New Roman"/>
            <w:color w:val="1F1F1F"/>
            <w:szCs w:val="21"/>
            <w:highlight w:val="cyan"/>
            <w:lang w:val="en-US" w:eastAsia="zh-CN"/>
            <w:rPrChange w:id="5252" w:author="野草" w:date="2024-04-24T08:27:42Z">
              <w:rPr>
                <w:rFonts w:hint="eastAsia" w:eastAsia="宋体" w:cs="Times New Roman"/>
                <w:color w:val="1F1F1F"/>
                <w:szCs w:val="21"/>
                <w:lang w:val="en-US" w:eastAsia="zh-CN"/>
              </w:rPr>
            </w:rPrChange>
          </w:rPr>
          <w:t>1</w:t>
        </w:r>
      </w:ins>
      <w:ins w:id="5253" w:author="野草" w:date="2024-04-24T08:27:35Z">
        <w:r>
          <w:rPr>
            <w:rFonts w:hint="eastAsia" w:eastAsia="宋体" w:cs="Times New Roman"/>
            <w:color w:val="1F1F1F"/>
            <w:szCs w:val="21"/>
            <w:highlight w:val="cyan"/>
            <w:lang w:val="en-US" w:eastAsia="zh-CN"/>
            <w:rPrChange w:id="5254" w:author="野草" w:date="2024-04-24T08:27:42Z">
              <w:rPr>
                <w:rFonts w:hint="eastAsia" w:eastAsia="宋体" w:cs="Times New Roman"/>
                <w:color w:val="1F1F1F"/>
                <w:szCs w:val="21"/>
                <w:lang w:val="en-US" w:eastAsia="zh-CN"/>
              </w:rPr>
            </w:rPrChange>
          </w:rPr>
          <w:t>74.1</w:t>
        </w:r>
      </w:ins>
      <w:ins w:id="5255" w:author="野草" w:date="2024-04-27T10:33:40Z">
        <w:r>
          <w:rPr>
            <w:rFonts w:hint="eastAsia" w:eastAsia="宋体" w:cs="Times New Roman"/>
            <w:color w:val="1F1F1F"/>
            <w:szCs w:val="21"/>
            <w:highlight w:val="cyan"/>
            <w:lang w:val="en-US" w:eastAsia="zh-CN"/>
          </w:rPr>
          <w:t xml:space="preserve"> </w:t>
        </w:r>
      </w:ins>
      <w:ins w:id="5256" w:author="野草" w:date="2024-04-23T20:08:47Z">
        <w:r>
          <w:rPr>
            <w:rFonts w:hint="eastAsia" w:eastAsia="宋体" w:cs="Times New Roman"/>
            <w:color w:val="1F1F1F"/>
            <w:szCs w:val="21"/>
            <w:highlight w:val="cyan"/>
            <w:rPrChange w:id="5257" w:author="野草" w:date="2024-04-23T20:50:38Z">
              <w:rPr>
                <w:rFonts w:hint="eastAsia" w:eastAsia="宋体" w:cs="Times New Roman"/>
                <w:color w:val="1F1F1F"/>
                <w:szCs w:val="21"/>
              </w:rPr>
            </w:rPrChange>
          </w:rPr>
          <w:t xml:space="preserve">to </w:t>
        </w:r>
      </w:ins>
      <w:ins w:id="5258" w:author="野草" w:date="2024-04-24T08:27:38Z">
        <w:r>
          <w:rPr>
            <w:rFonts w:hint="eastAsia" w:eastAsia="宋体" w:cs="Times New Roman"/>
            <w:color w:val="1F1F1F"/>
            <w:szCs w:val="21"/>
            <w:highlight w:val="cyan"/>
            <w:lang w:val="en-US" w:eastAsia="zh-CN"/>
          </w:rPr>
          <w:t>226.</w:t>
        </w:r>
      </w:ins>
      <w:ins w:id="5259" w:author="野草" w:date="2024-04-24T08:27:39Z">
        <w:r>
          <w:rPr>
            <w:rFonts w:hint="eastAsia" w:eastAsia="宋体" w:cs="Times New Roman"/>
            <w:color w:val="1F1F1F"/>
            <w:szCs w:val="21"/>
            <w:highlight w:val="cyan"/>
            <w:lang w:val="en-US" w:eastAsia="zh-CN"/>
          </w:rPr>
          <w:t>4</w:t>
        </w:r>
      </w:ins>
      <w:ins w:id="5260" w:author="野草" w:date="2024-04-23T20:08:47Z">
        <w:bookmarkStart w:id="102" w:name="OLE_LINK105"/>
        <w:r>
          <w:rPr>
            <w:rFonts w:hint="eastAsia" w:eastAsia="宋体" w:cs="Times New Roman"/>
            <w:color w:val="1F1F1F"/>
            <w:szCs w:val="21"/>
            <w:highlight w:val="cyan"/>
            <w:rPrChange w:id="5261" w:author="野草" w:date="2024-04-23T20:50:38Z">
              <w:rPr>
                <w:rFonts w:hint="eastAsia" w:eastAsia="宋体" w:cs="Times New Roman"/>
                <w:color w:val="1F1F1F"/>
                <w:szCs w:val="21"/>
              </w:rPr>
            </w:rPrChange>
          </w:rPr>
          <w:t xml:space="preserve"> meters</w:t>
        </w:r>
        <w:bookmarkEnd w:id="102"/>
      </w:ins>
      <w:ins w:id="5262" w:author="野草" w:date="2024-04-23T20:08:47Z">
        <w:r>
          <w:rPr>
            <w:rFonts w:hint="eastAsia" w:eastAsia="宋体" w:cs="Times New Roman"/>
            <w:color w:val="1F1F1F"/>
            <w:szCs w:val="21"/>
          </w:rPr>
          <w:t xml:space="preserve">. Conversely, when SLP was between </w:t>
        </w:r>
      </w:ins>
      <w:ins w:id="5263" w:author="野草" w:date="2024-04-24T08:28:13Z">
        <w:r>
          <w:rPr>
            <w:rFonts w:hint="eastAsia" w:eastAsia="宋体" w:cs="Times New Roman"/>
            <w:color w:val="1F1F1F"/>
            <w:szCs w:val="21"/>
            <w:highlight w:val="cyan"/>
            <w:lang w:val="en-US" w:eastAsia="zh-CN"/>
            <w:rPrChange w:id="5264" w:author="野草" w:date="2024-04-24T08:28:24Z">
              <w:rPr>
                <w:rFonts w:hint="eastAsia" w:eastAsia="宋体" w:cs="Times New Roman"/>
                <w:color w:val="1F1F1F"/>
                <w:szCs w:val="21"/>
                <w:lang w:val="en-US" w:eastAsia="zh-CN"/>
              </w:rPr>
            </w:rPrChange>
          </w:rPr>
          <w:t>6.5</w:t>
        </w:r>
      </w:ins>
      <w:ins w:id="5265" w:author="野草" w:date="2024-04-24T08:28:16Z">
        <w:r>
          <w:rPr>
            <w:rFonts w:hint="eastAsia" w:eastAsia="宋体" w:cs="Times New Roman"/>
            <w:color w:val="1F1F1F"/>
            <w:szCs w:val="21"/>
            <w:highlight w:val="cyan"/>
            <w:lang w:val="en-US" w:eastAsia="zh-CN"/>
            <w:rPrChange w:id="5266" w:author="野草" w:date="2024-04-24T08:28:24Z">
              <w:rPr>
                <w:rFonts w:hint="eastAsia" w:eastAsia="宋体" w:cs="Times New Roman"/>
                <w:color w:val="1F1F1F"/>
                <w:szCs w:val="21"/>
                <w:lang w:val="en-US" w:eastAsia="zh-CN"/>
              </w:rPr>
            </w:rPrChange>
          </w:rPr>
          <w:t>°</w:t>
        </w:r>
      </w:ins>
      <w:ins w:id="5267" w:author="野草" w:date="2024-04-23T20:08:47Z">
        <w:r>
          <w:rPr>
            <w:rFonts w:hint="eastAsia" w:eastAsia="宋体" w:cs="Times New Roman"/>
            <w:color w:val="1F1F1F"/>
            <w:szCs w:val="21"/>
            <w:highlight w:val="cyan"/>
            <w:rPrChange w:id="5268" w:author="野草" w:date="2024-04-24T08:28:24Z">
              <w:rPr>
                <w:rFonts w:hint="eastAsia" w:eastAsia="宋体" w:cs="Times New Roman"/>
                <w:color w:val="1F1F1F"/>
                <w:szCs w:val="21"/>
              </w:rPr>
            </w:rPrChange>
          </w:rPr>
          <w:t xml:space="preserve"> and </w:t>
        </w:r>
      </w:ins>
      <w:ins w:id="5269" w:author="野草" w:date="2024-04-24T08:28:19Z">
        <w:r>
          <w:rPr>
            <w:rFonts w:hint="eastAsia" w:eastAsia="宋体" w:cs="Times New Roman"/>
            <w:color w:val="1F1F1F"/>
            <w:szCs w:val="21"/>
            <w:highlight w:val="cyan"/>
            <w:lang w:val="en-US" w:eastAsia="zh-CN"/>
            <w:rPrChange w:id="5270" w:author="野草" w:date="2024-04-24T08:28:24Z">
              <w:rPr>
                <w:rFonts w:hint="eastAsia" w:eastAsia="宋体" w:cs="Times New Roman"/>
                <w:color w:val="1F1F1F"/>
                <w:szCs w:val="21"/>
                <w:lang w:val="en-US" w:eastAsia="zh-CN"/>
              </w:rPr>
            </w:rPrChange>
          </w:rPr>
          <w:t>20.</w:t>
        </w:r>
      </w:ins>
      <w:ins w:id="5271" w:author="野草" w:date="2024-04-24T08:28:20Z">
        <w:r>
          <w:rPr>
            <w:rFonts w:hint="eastAsia" w:eastAsia="宋体" w:cs="Times New Roman"/>
            <w:color w:val="1F1F1F"/>
            <w:szCs w:val="21"/>
            <w:highlight w:val="cyan"/>
            <w:lang w:val="en-US" w:eastAsia="zh-CN"/>
            <w:rPrChange w:id="5272" w:author="野草" w:date="2024-04-24T08:28:24Z">
              <w:rPr>
                <w:rFonts w:hint="eastAsia" w:eastAsia="宋体" w:cs="Times New Roman"/>
                <w:color w:val="1F1F1F"/>
                <w:szCs w:val="21"/>
                <w:lang w:val="en-US" w:eastAsia="zh-CN"/>
              </w:rPr>
            </w:rPrChange>
          </w:rPr>
          <w:t>9</w:t>
        </w:r>
      </w:ins>
      <w:ins w:id="5273" w:author="野草" w:date="2024-04-24T08:28:21Z">
        <w:r>
          <w:rPr>
            <w:rFonts w:hint="eastAsia" w:eastAsia="宋体" w:cs="Times New Roman"/>
            <w:color w:val="1F1F1F"/>
            <w:szCs w:val="21"/>
            <w:highlight w:val="cyan"/>
            <w:lang w:val="en-US" w:eastAsia="zh-CN"/>
            <w:rPrChange w:id="5274" w:author="野草" w:date="2024-04-24T08:28:24Z">
              <w:rPr>
                <w:rFonts w:hint="eastAsia" w:eastAsia="宋体" w:cs="Times New Roman"/>
                <w:color w:val="1F1F1F"/>
                <w:szCs w:val="21"/>
                <w:lang w:val="en-US" w:eastAsia="zh-CN"/>
              </w:rPr>
            </w:rPrChange>
          </w:rPr>
          <w:t>°</w:t>
        </w:r>
      </w:ins>
      <w:ins w:id="5275" w:author="野草" w:date="2024-04-23T20:08:47Z">
        <w:r>
          <w:rPr>
            <w:rFonts w:hint="eastAsia" w:eastAsia="宋体" w:cs="Times New Roman"/>
            <w:color w:val="1F1F1F"/>
            <w:szCs w:val="21"/>
          </w:rPr>
          <w:t xml:space="preserve">, RCI exhibited </w:t>
        </w:r>
      </w:ins>
      <w:ins w:id="5276" w:author="野草" w:date="2024-04-23T20:08:47Z">
        <w:r>
          <w:rPr>
            <w:rFonts w:hint="eastAsia" w:eastAsia="宋体" w:cs="Times New Roman"/>
            <w:color w:val="1F1F1F"/>
            <w:szCs w:val="21"/>
            <w:highlight w:val="cyan"/>
            <w:rPrChange w:id="5277" w:author="野草" w:date="2024-04-24T08:28:32Z">
              <w:rPr>
                <w:rFonts w:hint="eastAsia" w:eastAsia="宋体" w:cs="Times New Roman"/>
                <w:color w:val="1F1F1F"/>
                <w:szCs w:val="21"/>
              </w:rPr>
            </w:rPrChange>
          </w:rPr>
          <w:t>a decreasing trend</w:t>
        </w:r>
      </w:ins>
      <w:ins w:id="5278" w:author="野草" w:date="2024-04-23T20:08:47Z">
        <w:r>
          <w:rPr>
            <w:rFonts w:hint="eastAsia" w:eastAsia="宋体" w:cs="Times New Roman"/>
            <w:color w:val="1F1F1F"/>
            <w:szCs w:val="21"/>
          </w:rPr>
          <w:t>.</w:t>
        </w:r>
      </w:ins>
      <w:ins w:id="5279" w:author="野草" w:date="2024-04-23T20:53:12Z">
        <w:r>
          <w:rPr>
            <w:rFonts w:hint="eastAsia" w:eastAsia="宋体" w:cs="Times New Roman"/>
            <w:color w:val="1F1F1F"/>
            <w:szCs w:val="21"/>
            <w:lang w:val="en-US" w:eastAsia="zh-CN"/>
          </w:rPr>
          <w:t xml:space="preserve"> </w:t>
        </w:r>
      </w:ins>
      <w:ins w:id="5280" w:author="野草" w:date="2024-04-23T20:51:42Z">
        <w:r>
          <w:rPr>
            <w:rFonts w:hint="eastAsia" w:eastAsia="宋体" w:cs="Times New Roman"/>
            <w:color w:val="1F1F1F"/>
            <w:szCs w:val="21"/>
            <w:lang w:val="en-US" w:eastAsia="zh-CN"/>
          </w:rPr>
          <w:t xml:space="preserve">In </w:t>
        </w:r>
      </w:ins>
      <w:ins w:id="5281" w:author="野草" w:date="2024-04-23T20:51:43Z">
        <w:r>
          <w:rPr>
            <w:rFonts w:hint="eastAsia" w:eastAsia="宋体" w:cs="Times New Roman"/>
            <w:color w:val="1F1F1F"/>
            <w:szCs w:val="21"/>
            <w:lang w:val="en-US" w:eastAsia="zh-CN"/>
          </w:rPr>
          <w:t>additi</w:t>
        </w:r>
      </w:ins>
      <w:ins w:id="5282" w:author="野草" w:date="2024-04-23T20:51:44Z">
        <w:r>
          <w:rPr>
            <w:rFonts w:hint="eastAsia" w:eastAsia="宋体" w:cs="Times New Roman"/>
            <w:color w:val="1F1F1F"/>
            <w:szCs w:val="21"/>
            <w:lang w:val="en-US" w:eastAsia="zh-CN"/>
          </w:rPr>
          <w:t xml:space="preserve">on, </w:t>
        </w:r>
      </w:ins>
      <w:ins w:id="5283" w:author="野草" w:date="2024-04-23T20:51:45Z">
        <w:r>
          <w:rPr>
            <w:rFonts w:hint="eastAsia" w:eastAsia="宋体" w:cs="Times New Roman"/>
            <w:color w:val="1F1F1F"/>
            <w:szCs w:val="21"/>
            <w:lang w:val="en-US" w:eastAsia="zh-CN"/>
          </w:rPr>
          <w:t>t</w:t>
        </w:r>
      </w:ins>
      <w:ins w:id="5284" w:author="野草" w:date="2024-04-23T20:08:47Z">
        <w:r>
          <w:rPr>
            <w:rFonts w:hint="eastAsia" w:eastAsia="宋体" w:cs="Times New Roman"/>
            <w:color w:val="1F1F1F"/>
            <w:szCs w:val="21"/>
          </w:rPr>
          <w:t xml:space="preserve">he </w:t>
        </w:r>
      </w:ins>
      <w:ins w:id="5285" w:author="野草" w:date="2024-04-24T08:46:13Z">
        <w:r>
          <w:rPr>
            <w:rFonts w:hint="eastAsia" w:eastAsia="宋体" w:cs="Times New Roman"/>
            <w:color w:val="1F1F1F"/>
            <w:szCs w:val="21"/>
            <w:highlight w:val="green"/>
            <w:lang w:val="en-US" w:eastAsia="zh-CN"/>
            <w:rPrChange w:id="5286" w:author="野草" w:date="2024-04-24T08:46:21Z">
              <w:rPr>
                <w:rFonts w:hint="eastAsia" w:eastAsia="宋体" w:cs="Times New Roman"/>
                <w:color w:val="1F1F1F"/>
                <w:szCs w:val="21"/>
                <w:lang w:val="en-US" w:eastAsia="zh-CN"/>
              </w:rPr>
            </w:rPrChange>
          </w:rPr>
          <w:t>marg</w:t>
        </w:r>
      </w:ins>
      <w:ins w:id="5287" w:author="野草" w:date="2024-04-24T08:46:14Z">
        <w:r>
          <w:rPr>
            <w:rFonts w:hint="eastAsia" w:eastAsia="宋体" w:cs="Times New Roman"/>
            <w:color w:val="1F1F1F"/>
            <w:szCs w:val="21"/>
            <w:highlight w:val="green"/>
            <w:lang w:val="en-US" w:eastAsia="zh-CN"/>
            <w:rPrChange w:id="5288" w:author="野草" w:date="2024-04-24T08:46:21Z">
              <w:rPr>
                <w:rFonts w:hint="eastAsia" w:eastAsia="宋体" w:cs="Times New Roman"/>
                <w:color w:val="1F1F1F"/>
                <w:szCs w:val="21"/>
                <w:lang w:val="en-US" w:eastAsia="zh-CN"/>
              </w:rPr>
            </w:rPrChange>
          </w:rPr>
          <w:t xml:space="preserve">inal </w:t>
        </w:r>
      </w:ins>
      <w:ins w:id="5289" w:author="野草" w:date="2024-04-24T08:46:15Z">
        <w:r>
          <w:rPr>
            <w:rFonts w:hint="eastAsia" w:eastAsia="宋体" w:cs="Times New Roman"/>
            <w:color w:val="1F1F1F"/>
            <w:szCs w:val="21"/>
            <w:highlight w:val="green"/>
            <w:lang w:val="en-US" w:eastAsia="zh-CN"/>
            <w:rPrChange w:id="5290" w:author="野草" w:date="2024-04-24T08:46:21Z">
              <w:rPr>
                <w:rFonts w:hint="eastAsia" w:eastAsia="宋体" w:cs="Times New Roman"/>
                <w:color w:val="1F1F1F"/>
                <w:szCs w:val="21"/>
                <w:lang w:val="en-US" w:eastAsia="zh-CN"/>
              </w:rPr>
            </w:rPrChange>
          </w:rPr>
          <w:t>effects</w:t>
        </w:r>
      </w:ins>
      <w:ins w:id="5291" w:author="野草" w:date="2024-04-23T20:08:47Z">
        <w:r>
          <w:rPr>
            <w:rFonts w:hint="eastAsia" w:eastAsia="宋体" w:cs="Times New Roman"/>
            <w:color w:val="1F1F1F"/>
            <w:szCs w:val="21"/>
            <w:highlight w:val="green"/>
            <w:rPrChange w:id="5292" w:author="野草" w:date="2024-04-24T08:46:21Z">
              <w:rPr>
                <w:rFonts w:hint="eastAsia" w:eastAsia="宋体" w:cs="Times New Roman"/>
                <w:color w:val="1F1F1F"/>
                <w:szCs w:val="21"/>
              </w:rPr>
            </w:rPrChange>
          </w:rPr>
          <w:t xml:space="preserve"> </w:t>
        </w:r>
      </w:ins>
      <w:ins w:id="5293" w:author="野草" w:date="2024-04-23T20:08:47Z">
        <w:r>
          <w:rPr>
            <w:rFonts w:hint="eastAsia" w:eastAsia="宋体" w:cs="Times New Roman"/>
            <w:color w:val="1F1F1F"/>
            <w:szCs w:val="21"/>
          </w:rPr>
          <w:t xml:space="preserve">of </w:t>
        </w:r>
      </w:ins>
      <w:ins w:id="5294" w:author="野草" w:date="2024-04-23T20:08:47Z">
        <w:r>
          <w:rPr>
            <w:rFonts w:hint="eastAsia" w:eastAsia="宋体" w:cs="Times New Roman"/>
            <w:color w:val="1F1F1F"/>
            <w:szCs w:val="21"/>
            <w:highlight w:val="cyan"/>
            <w:rPrChange w:id="5295" w:author="野草" w:date="2024-04-24T08:28:39Z">
              <w:rPr>
                <w:rFonts w:hint="eastAsia" w:eastAsia="宋体" w:cs="Times New Roman"/>
                <w:color w:val="1F1F1F"/>
                <w:szCs w:val="21"/>
              </w:rPr>
            </w:rPrChange>
          </w:rPr>
          <w:t>PD</w:t>
        </w:r>
      </w:ins>
      <w:ins w:id="5296" w:author="野草" w:date="2024-04-23T20:08:47Z">
        <w:r>
          <w:rPr>
            <w:rFonts w:hint="eastAsia" w:eastAsia="宋体" w:cs="Times New Roman"/>
            <w:color w:val="1F1F1F"/>
            <w:szCs w:val="21"/>
            <w:highlight w:val="cyan"/>
            <w:rPrChange w:id="5297" w:author="野草" w:date="2024-04-24T08:41:10Z">
              <w:rPr>
                <w:rFonts w:hint="eastAsia" w:eastAsia="宋体" w:cs="Times New Roman"/>
                <w:color w:val="1F1F1F"/>
                <w:szCs w:val="21"/>
              </w:rPr>
            </w:rPrChange>
          </w:rPr>
          <w:t xml:space="preserve"> </w:t>
        </w:r>
      </w:ins>
      <w:ins w:id="5298" w:author="野草" w:date="2024-04-24T08:41:05Z">
        <w:r>
          <w:rPr>
            <w:rFonts w:hint="eastAsia" w:eastAsia="宋体" w:cs="Times New Roman"/>
            <w:color w:val="1F1F1F"/>
            <w:szCs w:val="21"/>
            <w:highlight w:val="cyan"/>
            <w:lang w:val="en-US" w:eastAsia="zh-CN"/>
            <w:rPrChange w:id="5299" w:author="野草" w:date="2024-04-24T08:41:10Z">
              <w:rPr>
                <w:rFonts w:hint="eastAsia" w:eastAsia="宋体" w:cs="Times New Roman"/>
                <w:color w:val="1F1F1F"/>
                <w:szCs w:val="21"/>
                <w:lang w:val="en-US" w:eastAsia="zh-CN"/>
              </w:rPr>
            </w:rPrChange>
          </w:rPr>
          <w:t xml:space="preserve">and </w:t>
        </w:r>
      </w:ins>
      <w:ins w:id="5300" w:author="野草" w:date="2024-04-24T08:41:06Z">
        <w:r>
          <w:rPr>
            <w:rFonts w:hint="eastAsia" w:eastAsia="宋体" w:cs="Times New Roman"/>
            <w:color w:val="1F1F1F"/>
            <w:szCs w:val="21"/>
            <w:highlight w:val="cyan"/>
            <w:lang w:val="en-US" w:eastAsia="zh-CN"/>
            <w:rPrChange w:id="5301" w:author="野草" w:date="2024-04-24T08:41:10Z">
              <w:rPr>
                <w:rFonts w:hint="eastAsia" w:eastAsia="宋体" w:cs="Times New Roman"/>
                <w:color w:val="1F1F1F"/>
                <w:szCs w:val="21"/>
                <w:lang w:val="en-US" w:eastAsia="zh-CN"/>
              </w:rPr>
            </w:rPrChange>
          </w:rPr>
          <w:t>RW</w:t>
        </w:r>
      </w:ins>
      <w:ins w:id="5302" w:author="野草" w:date="2024-04-24T08:41:07Z">
        <w:r>
          <w:rPr>
            <w:rFonts w:hint="eastAsia" w:eastAsia="宋体" w:cs="Times New Roman"/>
            <w:color w:val="1F1F1F"/>
            <w:szCs w:val="21"/>
            <w:lang w:val="en-US" w:eastAsia="zh-CN"/>
          </w:rPr>
          <w:t xml:space="preserve"> </w:t>
        </w:r>
      </w:ins>
      <w:ins w:id="5303" w:author="野草" w:date="2024-04-23T20:08:47Z">
        <w:r>
          <w:rPr>
            <w:rFonts w:hint="eastAsia" w:eastAsia="宋体" w:cs="Times New Roman"/>
            <w:color w:val="1F1F1F"/>
            <w:szCs w:val="21"/>
          </w:rPr>
          <w:t>on RCI</w:t>
        </w:r>
      </w:ins>
      <w:ins w:id="5304" w:author="野草" w:date="2024-04-23T20:52:25Z">
        <w:r>
          <w:rPr>
            <w:rFonts w:hint="eastAsia" w:eastAsia="宋体" w:cs="Times New Roman"/>
            <w:color w:val="1F1F1F"/>
            <w:szCs w:val="21"/>
            <w:highlight w:val="green"/>
            <w:lang w:val="en-US" w:eastAsia="zh-CN"/>
            <w:rPrChange w:id="5305" w:author="野草" w:date="2024-04-24T08:46:31Z">
              <w:rPr>
                <w:rFonts w:hint="eastAsia" w:eastAsia="宋体" w:cs="Times New Roman"/>
                <w:color w:val="1F1F1F"/>
                <w:szCs w:val="21"/>
                <w:lang w:val="en-US" w:eastAsia="zh-CN"/>
              </w:rPr>
            </w:rPrChange>
          </w:rPr>
          <w:t xml:space="preserve"> </w:t>
        </w:r>
      </w:ins>
      <w:ins w:id="5306" w:author="野草" w:date="2024-04-23T20:52:26Z">
        <w:r>
          <w:rPr>
            <w:rFonts w:hint="eastAsia" w:eastAsia="宋体" w:cs="Times New Roman"/>
            <w:color w:val="1F1F1F"/>
            <w:szCs w:val="21"/>
            <w:highlight w:val="green"/>
            <w:lang w:val="en-US" w:eastAsia="zh-CN"/>
            <w:rPrChange w:id="5307" w:author="野草" w:date="2024-04-24T08:46:31Z">
              <w:rPr>
                <w:rFonts w:hint="eastAsia" w:eastAsia="宋体" w:cs="Times New Roman"/>
                <w:color w:val="1F1F1F"/>
                <w:szCs w:val="21"/>
                <w:lang w:val="en-US" w:eastAsia="zh-CN"/>
              </w:rPr>
            </w:rPrChange>
          </w:rPr>
          <w:t xml:space="preserve">can </w:t>
        </w:r>
      </w:ins>
      <w:ins w:id="5308" w:author="野草" w:date="2024-04-23T20:52:28Z">
        <w:r>
          <w:rPr>
            <w:rFonts w:hint="eastAsia" w:eastAsia="宋体" w:cs="Times New Roman"/>
            <w:color w:val="1F1F1F"/>
            <w:szCs w:val="21"/>
            <w:highlight w:val="green"/>
            <w:lang w:val="en-US" w:eastAsia="zh-CN"/>
            <w:rPrChange w:id="5309" w:author="野草" w:date="2024-04-24T08:46:31Z">
              <w:rPr>
                <w:rFonts w:hint="eastAsia" w:eastAsia="宋体" w:cs="Times New Roman"/>
                <w:color w:val="1F1F1F"/>
                <w:szCs w:val="21"/>
                <w:lang w:val="en-US" w:eastAsia="zh-CN"/>
              </w:rPr>
            </w:rPrChange>
          </w:rPr>
          <w:t>be</w:t>
        </w:r>
      </w:ins>
      <w:ins w:id="5310" w:author="野草" w:date="2024-04-23T20:52:28Z">
        <w:r>
          <w:rPr>
            <w:rFonts w:hint="eastAsia" w:eastAsia="宋体" w:cs="Times New Roman"/>
            <w:color w:val="1F1F1F"/>
            <w:szCs w:val="21"/>
            <w:lang w:val="en-US" w:eastAsia="zh-CN"/>
          </w:rPr>
          <w:t xml:space="preserve"> </w:t>
        </w:r>
      </w:ins>
      <w:ins w:id="5311" w:author="野草" w:date="2024-04-23T20:52:29Z">
        <w:r>
          <w:rPr>
            <w:rFonts w:hint="eastAsia" w:eastAsia="宋体" w:cs="Times New Roman"/>
            <w:color w:val="1F1F1F"/>
            <w:szCs w:val="21"/>
            <w:lang w:val="en-US" w:eastAsia="zh-CN"/>
          </w:rPr>
          <w:t>descr</w:t>
        </w:r>
      </w:ins>
      <w:ins w:id="5312" w:author="野草" w:date="2024-04-23T20:52:30Z">
        <w:r>
          <w:rPr>
            <w:rFonts w:hint="eastAsia" w:eastAsia="宋体" w:cs="Times New Roman"/>
            <w:color w:val="1F1F1F"/>
            <w:szCs w:val="21"/>
            <w:lang w:val="en-US" w:eastAsia="zh-CN"/>
          </w:rPr>
          <w:t xml:space="preserve">ibed </w:t>
        </w:r>
      </w:ins>
      <w:ins w:id="5313" w:author="野草" w:date="2024-04-23T20:52:31Z">
        <w:r>
          <w:rPr>
            <w:rFonts w:hint="eastAsia" w:eastAsia="宋体" w:cs="Times New Roman"/>
            <w:color w:val="1F1F1F"/>
            <w:szCs w:val="21"/>
            <w:lang w:val="en-US" w:eastAsia="zh-CN"/>
          </w:rPr>
          <w:t>a</w:t>
        </w:r>
      </w:ins>
      <w:ins w:id="5314" w:author="野草" w:date="2024-04-23T20:52:32Z">
        <w:r>
          <w:rPr>
            <w:rFonts w:hint="eastAsia" w:eastAsia="宋体" w:cs="Times New Roman"/>
            <w:color w:val="1F1F1F"/>
            <w:szCs w:val="21"/>
            <w:lang w:val="en-US" w:eastAsia="zh-CN"/>
          </w:rPr>
          <w:t xml:space="preserve">s </w:t>
        </w:r>
      </w:ins>
      <w:ins w:id="5315" w:author="野草" w:date="2024-04-23T20:52:38Z">
        <w:r>
          <w:rPr>
            <w:rFonts w:hint="eastAsia" w:eastAsia="宋体" w:cs="Times New Roman"/>
            <w:color w:val="1F1F1F"/>
            <w:szCs w:val="21"/>
            <w:highlight w:val="cyan"/>
            <w:lang w:val="en-US" w:eastAsia="zh-CN"/>
            <w:rPrChange w:id="5316" w:author="野草" w:date="2024-04-24T08:46:26Z">
              <w:rPr>
                <w:rFonts w:hint="eastAsia" w:eastAsia="宋体" w:cs="Times New Roman"/>
                <w:color w:val="1F1F1F"/>
                <w:szCs w:val="21"/>
                <w:lang w:val="en-US" w:eastAsia="zh-CN"/>
              </w:rPr>
            </w:rPrChange>
          </w:rPr>
          <w:t>d</w:t>
        </w:r>
      </w:ins>
      <w:ins w:id="5317" w:author="野草" w:date="2024-04-23T20:52:41Z">
        <w:r>
          <w:rPr>
            <w:rFonts w:hint="eastAsia" w:eastAsia="宋体" w:cs="Times New Roman"/>
            <w:color w:val="1F1F1F"/>
            <w:szCs w:val="21"/>
            <w:highlight w:val="cyan"/>
            <w:lang w:val="en-US" w:eastAsia="zh-CN"/>
            <w:rPrChange w:id="5318" w:author="野草" w:date="2024-04-24T08:46:26Z">
              <w:rPr>
                <w:rFonts w:hint="eastAsia" w:eastAsia="宋体" w:cs="Times New Roman"/>
                <w:color w:val="1F1F1F"/>
                <w:szCs w:val="21"/>
                <w:lang w:val="en-US" w:eastAsia="zh-CN"/>
              </w:rPr>
            </w:rPrChange>
          </w:rPr>
          <w:t>escent</w:t>
        </w:r>
      </w:ins>
      <w:ins w:id="5319" w:author="野草" w:date="2024-04-23T20:52:42Z">
        <w:r>
          <w:rPr>
            <w:rFonts w:hint="eastAsia" w:eastAsia="宋体" w:cs="Times New Roman"/>
            <w:color w:val="1F1F1F"/>
            <w:szCs w:val="21"/>
            <w:highlight w:val="cyan"/>
            <w:lang w:val="en-US" w:eastAsia="zh-CN"/>
            <w:rPrChange w:id="5320" w:author="野草" w:date="2024-04-24T08:46:26Z">
              <w:rPr>
                <w:rFonts w:hint="eastAsia" w:eastAsia="宋体" w:cs="Times New Roman"/>
                <w:color w:val="1F1F1F"/>
                <w:szCs w:val="21"/>
                <w:lang w:val="en-US" w:eastAsia="zh-CN"/>
              </w:rPr>
            </w:rPrChange>
          </w:rPr>
          <w:t xml:space="preserve"> </w:t>
        </w:r>
      </w:ins>
      <w:ins w:id="5321" w:author="野草" w:date="2024-04-24T08:42:01Z">
        <w:r>
          <w:rPr>
            <w:rFonts w:hint="eastAsia" w:eastAsia="宋体" w:cs="Times New Roman"/>
            <w:color w:val="1F1F1F"/>
            <w:szCs w:val="21"/>
            <w:highlight w:val="cyan"/>
            <w:lang w:val="en-US" w:eastAsia="zh-CN"/>
            <w:rPrChange w:id="5322" w:author="野草" w:date="2024-04-24T08:46:26Z">
              <w:rPr>
                <w:rFonts w:hint="eastAsia" w:eastAsia="宋体" w:cs="Times New Roman"/>
                <w:color w:val="1F1F1F"/>
                <w:szCs w:val="21"/>
                <w:lang w:val="en-US" w:eastAsia="zh-CN"/>
              </w:rPr>
            </w:rPrChange>
          </w:rPr>
          <w:t xml:space="preserve">and </w:t>
        </w:r>
      </w:ins>
      <w:ins w:id="5323" w:author="野草" w:date="2024-04-24T08:42:02Z">
        <w:r>
          <w:rPr>
            <w:rFonts w:hint="eastAsia" w:eastAsia="宋体" w:cs="Times New Roman"/>
            <w:color w:val="1F1F1F"/>
            <w:szCs w:val="21"/>
            <w:highlight w:val="cyan"/>
            <w:lang w:val="en-US" w:eastAsia="zh-CN"/>
            <w:rPrChange w:id="5324" w:author="野草" w:date="2024-04-24T08:46:26Z">
              <w:rPr>
                <w:rFonts w:hint="eastAsia" w:eastAsia="宋体" w:cs="Times New Roman"/>
                <w:color w:val="1F1F1F"/>
                <w:szCs w:val="21"/>
                <w:lang w:val="en-US" w:eastAsia="zh-CN"/>
              </w:rPr>
            </w:rPrChange>
          </w:rPr>
          <w:t xml:space="preserve">ascent </w:t>
        </w:r>
      </w:ins>
      <w:ins w:id="5325" w:author="野草" w:date="2024-04-23T20:52:42Z">
        <w:r>
          <w:rPr>
            <w:rFonts w:hint="eastAsia" w:eastAsia="宋体" w:cs="Times New Roman"/>
            <w:color w:val="1F1F1F"/>
            <w:szCs w:val="21"/>
            <w:highlight w:val="cyan"/>
            <w:lang w:val="en-US" w:eastAsia="zh-CN"/>
            <w:rPrChange w:id="5326" w:author="野草" w:date="2024-04-24T08:46:26Z">
              <w:rPr>
                <w:rFonts w:hint="eastAsia" w:eastAsia="宋体" w:cs="Times New Roman"/>
                <w:color w:val="1F1F1F"/>
                <w:szCs w:val="21"/>
                <w:lang w:val="en-US" w:eastAsia="zh-CN"/>
              </w:rPr>
            </w:rPrChange>
          </w:rPr>
          <w:t>patte</w:t>
        </w:r>
      </w:ins>
      <w:ins w:id="5327" w:author="野草" w:date="2024-04-23T20:52:43Z">
        <w:r>
          <w:rPr>
            <w:rFonts w:hint="eastAsia" w:eastAsia="宋体" w:cs="Times New Roman"/>
            <w:color w:val="1F1F1F"/>
            <w:szCs w:val="21"/>
            <w:highlight w:val="cyan"/>
            <w:lang w:val="en-US" w:eastAsia="zh-CN"/>
            <w:rPrChange w:id="5328" w:author="野草" w:date="2024-04-24T08:46:26Z">
              <w:rPr>
                <w:rFonts w:hint="eastAsia" w:eastAsia="宋体" w:cs="Times New Roman"/>
                <w:color w:val="1F1F1F"/>
                <w:szCs w:val="21"/>
                <w:lang w:val="en-US" w:eastAsia="zh-CN"/>
              </w:rPr>
            </w:rPrChange>
          </w:rPr>
          <w:t>rns</w:t>
        </w:r>
      </w:ins>
      <w:ins w:id="5329" w:author="野草" w:date="2024-04-23T20:52:50Z">
        <w:r>
          <w:rPr>
            <w:rFonts w:hint="eastAsia" w:eastAsia="宋体" w:cs="Times New Roman"/>
            <w:color w:val="1F1F1F"/>
            <w:szCs w:val="21"/>
            <w:lang w:val="en-US" w:eastAsia="zh-CN"/>
          </w:rPr>
          <w:t xml:space="preserve"> </w:t>
        </w:r>
      </w:ins>
      <w:ins w:id="5330" w:author="野草" w:date="2024-04-24T08:41:39Z">
        <w:r>
          <w:rPr>
            <w:rFonts w:hint="eastAsia" w:eastAsia="宋体" w:cs="Times New Roman"/>
            <w:color w:val="1F1F1F"/>
            <w:szCs w:val="21"/>
            <w:lang w:val="en-US" w:eastAsia="zh-CN"/>
          </w:rPr>
          <w:t xml:space="preserve">with </w:t>
        </w:r>
      </w:ins>
      <w:ins w:id="5331" w:author="野草" w:date="2024-04-24T08:41:49Z">
        <w:r>
          <w:rPr>
            <w:rFonts w:hint="eastAsia" w:eastAsia="宋体" w:cs="Times New Roman"/>
            <w:color w:val="1F1F1F"/>
            <w:szCs w:val="21"/>
            <w:lang w:val="en-US" w:eastAsia="zh-CN"/>
          </w:rPr>
          <w:t>fluctuations</w:t>
        </w:r>
      </w:ins>
      <w:ins w:id="5332" w:author="野草" w:date="2024-04-23T20:52:48Z">
        <w:r>
          <w:rPr>
            <w:rFonts w:hint="eastAsia" w:eastAsia="宋体" w:cs="Times New Roman"/>
            <w:color w:val="1F1F1F"/>
            <w:szCs w:val="21"/>
            <w:lang w:val="en-US" w:eastAsia="zh-CN"/>
          </w:rPr>
          <w:t>.</w:t>
        </w:r>
      </w:ins>
      <w:ins w:id="5333" w:author="野草" w:date="2024-04-23T20:52:00Z">
        <w:r>
          <w:rPr>
            <w:rFonts w:hint="eastAsia" w:eastAsia="宋体" w:cs="Times New Roman"/>
            <w:color w:val="1F1F1F"/>
            <w:szCs w:val="21"/>
            <w:lang w:val="en-US" w:eastAsia="zh-CN"/>
          </w:rPr>
          <w:t xml:space="preserve"> </w:t>
        </w:r>
      </w:ins>
    </w:p>
    <w:bookmarkEnd w:id="91"/>
    <w:bookmarkEnd w:id="93"/>
    <w:bookmarkEnd w:id="94"/>
    <w:p>
      <w:pPr>
        <w:jc w:val="center"/>
        <w:rPr>
          <w:ins w:id="5334" w:author="野草" w:date="2024-04-23T20:01:31Z"/>
          <w:rFonts w:hint="eastAsia"/>
        </w:rPr>
      </w:pPr>
    </w:p>
    <w:p>
      <w:pPr>
        <w:jc w:val="center"/>
      </w:pPr>
      <w:ins w:id="5335" w:author="野草" w:date="2024-04-26T20:43:33Z">
        <w:r>
          <w:rPr/>
          <w:drawing>
            <wp:inline distT="0" distB="0" distL="114300" distR="114300">
              <wp:extent cx="4157980" cy="5198110"/>
              <wp:effectExtent l="0" t="0" r="7620" b="8890"/>
              <wp:docPr id="19" name="图片 19"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FIG_MEXY_rcd"/>
                      <pic:cNvPicPr>
                        <a:picLocks noChangeAspect="1"/>
                      </pic:cNvPicPr>
                    </pic:nvPicPr>
                    <pic:blipFill>
                      <a:blip r:embed="rId26"/>
                      <a:stretch>
                        <a:fillRect/>
                      </a:stretch>
                    </pic:blipFill>
                    <pic:spPr>
                      <a:xfrm>
                        <a:off x="0" y="0"/>
                        <a:ext cx="4157980" cy="5198110"/>
                      </a:xfrm>
                      <a:prstGeom prst="rect">
                        <a:avLst/>
                      </a:prstGeom>
                    </pic:spPr>
                  </pic:pic>
                </a:graphicData>
              </a:graphic>
            </wp:inline>
          </w:drawing>
        </w:r>
      </w:ins>
      <w:del w:id="5337" w:author="野草" w:date="2024-04-22T18:48:21Z">
        <w:r>
          <w:rPr/>
          <w:drawing>
            <wp:inline distT="0" distB="0" distL="114300" distR="114300">
              <wp:extent cx="4210685" cy="5264150"/>
              <wp:effectExtent l="0" t="0" r="5715" b="6350"/>
              <wp:docPr id="3" name="图片 3" descr="FIG_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_ME1"/>
                      <pic:cNvPicPr>
                        <a:picLocks noChangeAspect="1"/>
                      </pic:cNvPicPr>
                    </pic:nvPicPr>
                    <pic:blipFill>
                      <a:blip r:embed="rId27"/>
                      <a:stretch>
                        <a:fillRect/>
                      </a:stretch>
                    </pic:blipFill>
                    <pic:spPr>
                      <a:xfrm>
                        <a:off x="0" y="0"/>
                        <a:ext cx="4210685" cy="5264150"/>
                      </a:xfrm>
                      <a:prstGeom prst="rect">
                        <a:avLst/>
                      </a:prstGeom>
                    </pic:spPr>
                  </pic:pic>
                </a:graphicData>
              </a:graphic>
            </wp:inline>
          </w:drawing>
        </w:r>
      </w:del>
    </w:p>
    <w:p>
      <w:pPr>
        <w:numPr>
          <w:ilvl w:val="255"/>
          <w:numId w:val="0"/>
        </w:numPr>
        <w:jc w:val="center"/>
        <w:rPr>
          <w:ins w:id="5339" w:author="野草" w:date="2024-04-26T20:42:32Z"/>
        </w:rPr>
      </w:pPr>
      <w:ins w:id="5340" w:author="野草" w:date="2024-04-26T20:42:32Z">
        <w:bookmarkStart w:id="103" w:name="OLE_LINK100"/>
        <w:r>
          <w:rPr>
            <w:rFonts w:hint="eastAsia"/>
            <w:lang w:val="en-US" w:eastAsia="zh-CN"/>
          </w:rPr>
          <w:t>【up2024 0426 20:41】</w:t>
        </w:r>
      </w:ins>
    </w:p>
    <w:p>
      <w:pPr>
        <w:jc w:val="center"/>
        <w:rPr>
          <w:ins w:id="5341" w:author="野草" w:date="2024-04-26T20:42:32Z"/>
          <w:rFonts w:hint="eastAsia"/>
        </w:rPr>
      </w:pPr>
      <w:ins w:id="5342" w:author="野草" w:date="2024-04-26T20:42:32Z">
        <w:r>
          <w:rPr>
            <w:rFonts w:hint="eastAsia"/>
          </w:rPr>
          <w:t xml:space="preserve">Fig. </w:t>
        </w:r>
      </w:ins>
      <w:ins w:id="5343" w:author="野草" w:date="2024-04-26T20:42:34Z">
        <w:r>
          <w:rPr>
            <w:rFonts w:hint="eastAsia"/>
            <w:lang w:val="en-US" w:eastAsia="zh-CN"/>
          </w:rPr>
          <w:t>9</w:t>
        </w:r>
      </w:ins>
      <w:ins w:id="5344" w:author="野草" w:date="2024-04-26T20:42:32Z">
        <w:r>
          <w:rPr>
            <w:rFonts w:hint="eastAsia"/>
          </w:rPr>
          <w:t xml:space="preserve">  </w:t>
        </w:r>
      </w:ins>
      <w:ins w:id="5345" w:author="野草" w:date="2024-04-26T20:42:32Z">
        <w:r>
          <w:rPr>
            <w:highlight w:val="green"/>
          </w:rPr>
          <w:t>Marginal effects</w:t>
        </w:r>
      </w:ins>
      <w:ins w:id="5346" w:author="野草" w:date="2024-04-26T20:42:32Z">
        <w:r>
          <w:rPr/>
          <w:t xml:space="preserve"> of </w:t>
        </w:r>
      </w:ins>
      <w:ins w:id="5347" w:author="野草" w:date="2024-04-26T20:42:32Z">
        <w:r>
          <w:rPr>
            <w:rFonts w:hint="eastAsia"/>
          </w:rPr>
          <w:t xml:space="preserve">the top 4 </w:t>
        </w:r>
      </w:ins>
      <w:ins w:id="5348" w:author="野草" w:date="2024-04-26T20:42:32Z">
        <w:r>
          <w:rPr>
            <w:rFonts w:hint="eastAsia"/>
            <w:highlight w:val="green"/>
            <w:lang w:val="en-US" w:eastAsia="zh-CN"/>
          </w:rPr>
          <w:t>most influential</w:t>
        </w:r>
      </w:ins>
      <w:ins w:id="5349" w:author="野草" w:date="2024-04-26T20:42:32Z">
        <w:r>
          <w:rPr>
            <w:rFonts w:hint="eastAsia"/>
            <w:highlight w:val="green"/>
          </w:rPr>
          <w:t xml:space="preserve"> factors</w:t>
        </w:r>
      </w:ins>
      <w:ins w:id="5350" w:author="野草" w:date="2024-04-26T20:42:32Z">
        <w:r>
          <w:rPr>
            <w:rFonts w:hint="eastAsia"/>
          </w:rPr>
          <w:t xml:space="preserve"> on RC</w:t>
        </w:r>
      </w:ins>
      <w:ins w:id="5351" w:author="野草" w:date="2024-04-26T20:42:37Z">
        <w:r>
          <w:rPr>
            <w:rFonts w:hint="eastAsia"/>
            <w:lang w:val="en-US" w:eastAsia="zh-CN"/>
          </w:rPr>
          <w:t>D</w:t>
        </w:r>
      </w:ins>
      <w:ins w:id="5352" w:author="野草" w:date="2024-04-26T20:42:32Z">
        <w:r>
          <w:rPr>
            <w:rFonts w:hint="eastAsia"/>
          </w:rPr>
          <w:t xml:space="preserve"> on the</w:t>
        </w:r>
      </w:ins>
      <w:ins w:id="5353" w:author="野草" w:date="2024-04-26T20:42:32Z">
        <w:r>
          <w:rPr>
            <w:rFonts w:hint="eastAsia"/>
            <w:highlight w:val="green"/>
          </w:rPr>
          <w:t xml:space="preserve"> 2 case days</w:t>
        </w:r>
      </w:ins>
      <w:ins w:id="5354" w:author="野草" w:date="2024-04-26T20:42:32Z">
        <w:r>
          <w:rPr>
            <w:rFonts w:hint="eastAsia"/>
          </w:rPr>
          <w:t>.</w:t>
        </w:r>
      </w:ins>
    </w:p>
    <w:bookmarkEnd w:id="103"/>
    <w:p>
      <w:pPr>
        <w:jc w:val="center"/>
        <w:rPr>
          <w:ins w:id="5355" w:author="野草" w:date="2024-04-23T20:54:27Z"/>
          <w:rFonts w:hint="eastAsia"/>
        </w:rPr>
      </w:pPr>
      <w:del w:id="5356" w:author="野草" w:date="2024-04-26T20:42:32Z">
        <w:r>
          <w:rPr>
            <w:rFonts w:hint="eastAsia"/>
          </w:rPr>
          <w:delText xml:space="preserve">Fig. </w:delText>
        </w:r>
      </w:del>
      <w:del w:id="5357" w:author="野草" w:date="2024-04-26T20:42:32Z">
        <w:r>
          <w:rPr>
            <w:rFonts w:hint="default"/>
            <w:lang w:val="en-US"/>
          </w:rPr>
          <w:delText>8</w:delText>
        </w:r>
      </w:del>
      <w:del w:id="5358" w:author="野草" w:date="2024-04-26T20:42:32Z">
        <w:r>
          <w:rPr>
            <w:rFonts w:hint="eastAsia"/>
          </w:rPr>
          <w:delText xml:space="preserve">  </w:delText>
        </w:r>
      </w:del>
      <w:del w:id="5359" w:author="野草" w:date="2024-04-26T20:42:32Z">
        <w:r>
          <w:rPr/>
          <w:delText xml:space="preserve">Marginal effects of </w:delText>
        </w:r>
      </w:del>
      <w:del w:id="5360" w:author="野草" w:date="2024-04-26T20:42:32Z">
        <w:r>
          <w:rPr>
            <w:rFonts w:hint="eastAsia"/>
          </w:rPr>
          <w:delText>the top 4 contributing factors on RC</w:delText>
        </w:r>
      </w:del>
      <w:del w:id="5361" w:author="野草" w:date="2024-04-26T20:42:32Z">
        <w:r>
          <w:rPr>
            <w:rFonts w:hint="default"/>
            <w:lang w:val="en-US"/>
          </w:rPr>
          <w:delText>I</w:delText>
        </w:r>
      </w:del>
      <w:del w:id="5362" w:author="野草" w:date="2024-04-26T20:42:32Z">
        <w:r>
          <w:rPr>
            <w:rFonts w:hint="eastAsia"/>
          </w:rPr>
          <w:delText xml:space="preserve"> on the 2 case days.</w:delText>
        </w:r>
      </w:del>
    </w:p>
    <w:p>
      <w:pPr>
        <w:numPr>
          <w:ilvl w:val="255"/>
          <w:numId w:val="0"/>
        </w:numPr>
        <w:jc w:val="left"/>
        <w:rPr>
          <w:ins w:id="5363" w:author="野草" w:date="2024-04-27T11:14:51Z"/>
        </w:rPr>
      </w:pPr>
      <w:ins w:id="5364" w:author="野草" w:date="2024-04-27T11:14:51Z">
        <w:bookmarkStart w:id="104" w:name="OLE_LINK108"/>
        <w:r>
          <w:rPr>
            <w:rFonts w:hint="eastAsia"/>
            <w:lang w:val="en-US" w:eastAsia="zh-CN"/>
          </w:rPr>
          <w:t>【</w:t>
        </w:r>
        <w:bookmarkStart w:id="105" w:name="OLE_LINK110"/>
        <w:r>
          <w:rPr>
            <w:rFonts w:hint="eastAsia"/>
            <w:lang w:val="en-US" w:eastAsia="zh-CN"/>
          </w:rPr>
          <w:t xml:space="preserve">up2024 0427 </w:t>
        </w:r>
      </w:ins>
      <w:ins w:id="5365" w:author="野草" w:date="2024-04-27T11:14:55Z">
        <w:r>
          <w:rPr>
            <w:rFonts w:hint="eastAsia"/>
            <w:lang w:val="en-US" w:eastAsia="zh-CN"/>
          </w:rPr>
          <w:t>11</w:t>
        </w:r>
      </w:ins>
      <w:ins w:id="5366" w:author="野草" w:date="2024-04-27T11:14:51Z">
        <w:r>
          <w:rPr>
            <w:rFonts w:hint="eastAsia"/>
            <w:lang w:val="en-US" w:eastAsia="zh-CN"/>
          </w:rPr>
          <w:t>:</w:t>
        </w:r>
      </w:ins>
      <w:ins w:id="5367" w:author="野草" w:date="2024-04-27T11:14:56Z">
        <w:r>
          <w:rPr>
            <w:rFonts w:hint="eastAsia"/>
            <w:lang w:val="en-US" w:eastAsia="zh-CN"/>
          </w:rPr>
          <w:t>14</w:t>
        </w:r>
      </w:ins>
      <w:ins w:id="5368" w:author="野草" w:date="2024-04-27T11:14:51Z">
        <w:r>
          <w:rPr>
            <w:rFonts w:hint="eastAsia"/>
            <w:lang w:val="en-US" w:eastAsia="zh-CN"/>
          </w:rPr>
          <w:t>】</w:t>
        </w:r>
      </w:ins>
    </w:p>
    <w:bookmarkEnd w:id="105"/>
    <w:p>
      <w:pPr>
        <w:rPr>
          <w:ins w:id="5369" w:author="野草" w:date="2024-04-23T21:00:23Z"/>
          <w:rFonts w:hint="default" w:eastAsia="宋体" w:cs="Times New Roman"/>
          <w:color w:val="1F1F1F"/>
          <w:szCs w:val="21"/>
          <w:highlight w:val="none"/>
          <w:lang w:val="en-US" w:eastAsia="zh-CN"/>
          <w:rPrChange w:id="5370" w:author="野草" w:date="2024-04-24T08:47:05Z">
            <w:rPr>
              <w:ins w:id="5371" w:author="野草" w:date="2024-04-23T21:00:23Z"/>
              <w:rFonts w:hint="default" w:eastAsia="宋体" w:cs="Times New Roman"/>
              <w:color w:val="1F1F1F"/>
              <w:szCs w:val="21"/>
              <w:highlight w:val="cyan"/>
              <w:lang w:val="en-US" w:eastAsia="zh-CN"/>
            </w:rPr>
          </w:rPrChange>
        </w:rPr>
      </w:pPr>
      <w:ins w:id="5372" w:author="野草" w:date="2024-04-23T20:54:27Z">
        <w:r>
          <w:rPr>
            <w:rFonts w:eastAsia="宋体" w:cs="Times New Roman"/>
            <w:color w:val="1F1F1F"/>
          </w:rPr>
          <w:t>Fig</w:t>
        </w:r>
      </w:ins>
      <w:ins w:id="5373" w:author="野草" w:date="2024-04-23T20:54:27Z">
        <w:r>
          <w:rPr>
            <w:rFonts w:hint="eastAsia" w:eastAsia="宋体" w:cs="Times New Roman"/>
            <w:color w:val="1F1F1F"/>
          </w:rPr>
          <w:t>.</w:t>
        </w:r>
      </w:ins>
      <w:ins w:id="5374" w:author="野草" w:date="2024-04-23T20:54:27Z">
        <w:r>
          <w:rPr>
            <w:rFonts w:eastAsia="宋体" w:cs="Times New Roman"/>
            <w:color w:val="1F1F1F"/>
          </w:rPr>
          <w:t xml:space="preserve"> 9 illustrates the </w:t>
        </w:r>
      </w:ins>
      <w:ins w:id="5375" w:author="野草" w:date="2024-04-23T20:54:27Z">
        <w:r>
          <w:rPr>
            <w:rFonts w:eastAsia="宋体" w:cs="Times New Roman"/>
            <w:color w:val="1F1F1F"/>
            <w:highlight w:val="green"/>
            <w:rPrChange w:id="5376" w:author="野草" w:date="2024-04-24T08:47:15Z">
              <w:rPr>
                <w:rFonts w:eastAsia="宋体" w:cs="Times New Roman"/>
                <w:color w:val="1F1F1F"/>
              </w:rPr>
            </w:rPrChange>
          </w:rPr>
          <w:t>marginal effects</w:t>
        </w:r>
      </w:ins>
      <w:ins w:id="5377" w:author="野草" w:date="2024-04-23T20:54:27Z">
        <w:r>
          <w:rPr>
            <w:rFonts w:eastAsia="宋体" w:cs="Times New Roman"/>
            <w:color w:val="1F1F1F"/>
          </w:rPr>
          <w:t xml:space="preserve"> of the </w:t>
        </w:r>
      </w:ins>
      <w:ins w:id="5378" w:author="野草" w:date="2024-04-23T20:54:27Z">
        <w:r>
          <w:rPr>
            <w:rFonts w:eastAsia="宋体" w:cs="Times New Roman"/>
            <w:color w:val="1F1F1F"/>
            <w:highlight w:val="green"/>
            <w:rPrChange w:id="5379" w:author="野草" w:date="2024-04-24T08:47:19Z">
              <w:rPr>
                <w:rFonts w:eastAsia="宋体" w:cs="Times New Roman"/>
                <w:color w:val="1F1F1F"/>
              </w:rPr>
            </w:rPrChange>
          </w:rPr>
          <w:t xml:space="preserve">top 4 </w:t>
        </w:r>
      </w:ins>
      <w:ins w:id="5380" w:author="野草" w:date="2024-04-24T08:47:22Z">
        <w:r>
          <w:rPr>
            <w:rFonts w:hint="eastAsia" w:eastAsia="宋体"/>
            <w:highlight w:val="green"/>
            <w:lang w:eastAsia="zh-CN"/>
          </w:rPr>
          <w:t>m</w:t>
        </w:r>
      </w:ins>
      <w:ins w:id="5381" w:author="野草" w:date="2024-04-24T08:47:23Z">
        <w:r>
          <w:rPr>
            <w:rFonts w:hint="eastAsia" w:eastAsia="宋体"/>
            <w:highlight w:val="green"/>
            <w:lang w:val="en-US" w:eastAsia="zh-CN"/>
          </w:rPr>
          <w:t>ost i</w:t>
        </w:r>
      </w:ins>
      <w:ins w:id="5382" w:author="野草" w:date="2024-04-24T08:47:24Z">
        <w:r>
          <w:rPr>
            <w:rFonts w:hint="eastAsia" w:eastAsia="宋体"/>
            <w:highlight w:val="green"/>
            <w:lang w:val="en-US" w:eastAsia="zh-CN"/>
          </w:rPr>
          <w:t>nfluen</w:t>
        </w:r>
      </w:ins>
      <w:ins w:id="5383" w:author="野草" w:date="2024-04-24T08:47:25Z">
        <w:r>
          <w:rPr>
            <w:rFonts w:hint="eastAsia" w:eastAsia="宋体"/>
            <w:highlight w:val="green"/>
            <w:lang w:val="en-US" w:eastAsia="zh-CN"/>
          </w:rPr>
          <w:t>tial</w:t>
        </w:r>
      </w:ins>
      <w:ins w:id="5384" w:author="野草" w:date="2024-04-23T20:54:27Z">
        <w:r>
          <w:rPr>
            <w:rFonts w:eastAsia="宋体" w:cs="Times New Roman"/>
            <w:color w:val="1F1F1F"/>
            <w:highlight w:val="green"/>
            <w:rPrChange w:id="5385" w:author="野草" w:date="2024-04-24T08:47:19Z">
              <w:rPr>
                <w:rFonts w:eastAsia="宋体" w:cs="Times New Roman"/>
                <w:color w:val="1F1F1F"/>
              </w:rPr>
            </w:rPrChange>
          </w:rPr>
          <w:t xml:space="preserve"> factors</w:t>
        </w:r>
      </w:ins>
      <w:ins w:id="5386" w:author="野草" w:date="2024-04-23T20:54:27Z">
        <w:r>
          <w:rPr>
            <w:rFonts w:eastAsia="宋体" w:cs="Times New Roman"/>
            <w:color w:val="1F1F1F"/>
          </w:rPr>
          <w:t xml:space="preserve"> on RC</w:t>
        </w:r>
      </w:ins>
      <w:ins w:id="5387" w:author="野草" w:date="2024-04-23T20:54:27Z">
        <w:r>
          <w:rPr>
            <w:rFonts w:hint="eastAsia" w:eastAsia="宋体" w:cs="Times New Roman"/>
            <w:color w:val="1F1F1F"/>
            <w:lang w:val="en-US" w:eastAsia="zh-CN"/>
          </w:rPr>
          <w:t>D</w:t>
        </w:r>
      </w:ins>
      <w:ins w:id="5388" w:author="野草" w:date="2024-04-23T20:54:27Z">
        <w:r>
          <w:rPr>
            <w:rFonts w:eastAsia="宋体" w:cs="Times New Roman"/>
            <w:color w:val="1F1F1F"/>
          </w:rPr>
          <w:t>.</w:t>
        </w:r>
      </w:ins>
      <w:ins w:id="5389" w:author="野草" w:date="2024-04-23T20:54:27Z">
        <w:r>
          <w:rPr>
            <w:rFonts w:hint="eastAsia" w:eastAsia="宋体" w:cs="Times New Roman"/>
            <w:color w:val="1F1F1F"/>
          </w:rPr>
          <w:t xml:space="preserve"> O</w:t>
        </w:r>
      </w:ins>
      <w:ins w:id="5390" w:author="野草" w:date="2024-04-23T20:54:27Z">
        <w:r>
          <w:rPr>
            <w:rFonts w:eastAsia="宋体" w:cs="Times New Roman"/>
            <w:color w:val="1F1F1F"/>
          </w:rPr>
          <w:t xml:space="preserve">n </w:t>
        </w:r>
      </w:ins>
      <w:ins w:id="5391" w:author="野草" w:date="2024-04-23T20:54:27Z">
        <w:r>
          <w:rPr>
            <w:rFonts w:hint="eastAsia" w:eastAsia="宋体" w:cs="Times New Roman"/>
            <w:color w:val="1F1F1F"/>
            <w:highlight w:val="green"/>
            <w:rPrChange w:id="5392" w:author="野草" w:date="2024-04-24T08:47:31Z">
              <w:rPr>
                <w:rFonts w:hint="eastAsia" w:eastAsia="宋体" w:cs="Times New Roman"/>
                <w:color w:val="1F1F1F"/>
              </w:rPr>
            </w:rPrChange>
          </w:rPr>
          <w:t>both</w:t>
        </w:r>
      </w:ins>
      <w:ins w:id="5393" w:author="野草" w:date="2024-04-23T20:54:27Z">
        <w:r>
          <w:rPr>
            <w:rFonts w:eastAsia="宋体" w:cs="Times New Roman"/>
            <w:color w:val="1F1F1F"/>
            <w:highlight w:val="green"/>
            <w:rPrChange w:id="5394" w:author="野草" w:date="2024-04-24T08:47:31Z">
              <w:rPr>
                <w:rFonts w:eastAsia="宋体" w:cs="Times New Roman"/>
                <w:color w:val="1F1F1F"/>
              </w:rPr>
            </w:rPrChange>
          </w:rPr>
          <w:t xml:space="preserve"> </w:t>
        </w:r>
      </w:ins>
      <w:ins w:id="5395" w:author="野草" w:date="2024-04-23T20:54:27Z">
        <w:r>
          <w:rPr>
            <w:rFonts w:hint="eastAsia" w:eastAsia="宋体" w:cs="Times New Roman"/>
            <w:color w:val="1F1F1F"/>
            <w:highlight w:val="green"/>
            <w:rPrChange w:id="5396" w:author="野草" w:date="2024-04-24T08:47:31Z">
              <w:rPr>
                <w:rFonts w:hint="eastAsia" w:eastAsia="宋体" w:cs="Times New Roman"/>
                <w:color w:val="1F1F1F"/>
              </w:rPr>
            </w:rPrChange>
          </w:rPr>
          <w:t>case</w:t>
        </w:r>
      </w:ins>
      <w:ins w:id="5397" w:author="野草" w:date="2024-04-23T20:54:27Z">
        <w:r>
          <w:rPr>
            <w:rFonts w:eastAsia="宋体" w:cs="Times New Roman"/>
            <w:color w:val="1F1F1F"/>
            <w:highlight w:val="green"/>
            <w:rPrChange w:id="5398" w:author="野草" w:date="2024-04-24T08:47:31Z">
              <w:rPr>
                <w:rFonts w:eastAsia="宋体" w:cs="Times New Roman"/>
                <w:color w:val="1F1F1F"/>
              </w:rPr>
            </w:rPrChange>
          </w:rPr>
          <w:t xml:space="preserve"> days</w:t>
        </w:r>
      </w:ins>
      <w:ins w:id="5399" w:author="野草" w:date="2024-04-23T20:54:27Z">
        <w:r>
          <w:rPr>
            <w:rFonts w:eastAsia="宋体" w:cs="Times New Roman"/>
            <w:color w:val="1F1F1F"/>
          </w:rPr>
          <w:t xml:space="preserve">, the influences of the </w:t>
        </w:r>
      </w:ins>
      <w:ins w:id="5400" w:author="野草" w:date="2024-04-23T20:54:27Z">
        <w:r>
          <w:rPr>
            <w:rFonts w:hint="eastAsia" w:eastAsia="宋体" w:cs="Times New Roman"/>
            <w:color w:val="1F1F1F"/>
            <w:highlight w:val="green"/>
            <w:rPrChange w:id="5401" w:author="野草" w:date="2024-04-24T08:47:40Z">
              <w:rPr>
                <w:rFonts w:hint="eastAsia" w:eastAsia="宋体" w:cs="Times New Roman"/>
                <w:color w:val="1F1F1F"/>
              </w:rPr>
            </w:rPrChange>
          </w:rPr>
          <w:t>2</w:t>
        </w:r>
      </w:ins>
      <w:ins w:id="5402" w:author="野草" w:date="2024-04-23T20:54:27Z">
        <w:r>
          <w:rPr>
            <w:rFonts w:eastAsia="宋体" w:cs="Times New Roman"/>
            <w:color w:val="1F1F1F"/>
            <w:highlight w:val="green"/>
            <w:rPrChange w:id="5403" w:author="野草" w:date="2024-04-24T08:47:40Z">
              <w:rPr>
                <w:rFonts w:eastAsia="宋体" w:cs="Times New Roman"/>
                <w:color w:val="1F1F1F"/>
              </w:rPr>
            </w:rPrChange>
          </w:rPr>
          <w:t xml:space="preserve"> </w:t>
        </w:r>
      </w:ins>
      <w:ins w:id="5404" w:author="野草" w:date="2024-04-23T20:54:27Z">
        <w:r>
          <w:rPr>
            <w:rFonts w:eastAsia="宋体" w:cs="Times New Roman"/>
            <w:color w:val="1F1F1F"/>
            <w:highlight w:val="green"/>
            <w:rPrChange w:id="5405" w:author="野草" w:date="2024-04-24T08:47:38Z">
              <w:rPr>
                <w:rFonts w:eastAsia="宋体" w:cs="Times New Roman"/>
                <w:color w:val="1F1F1F"/>
              </w:rPr>
            </w:rPrChange>
          </w:rPr>
          <w:t>topographical variables</w:t>
        </w:r>
      </w:ins>
      <w:ins w:id="5406" w:author="野草" w:date="2024-04-23T20:54:27Z">
        <w:r>
          <w:rPr>
            <w:rFonts w:eastAsia="宋体" w:cs="Times New Roman"/>
            <w:color w:val="1F1F1F"/>
          </w:rPr>
          <w:t xml:space="preserve">, namely </w:t>
        </w:r>
      </w:ins>
      <w:ins w:id="5407" w:author="野草" w:date="2024-04-23T20:54:27Z">
        <w:r>
          <w:rPr>
            <w:rFonts w:eastAsia="宋体" w:cs="Times New Roman"/>
            <w:color w:val="1F1F1F"/>
            <w:highlight w:val="cyan"/>
            <w:rPrChange w:id="5408" w:author="野草" w:date="2024-04-24T08:47:45Z">
              <w:rPr>
                <w:rFonts w:eastAsia="宋体" w:cs="Times New Roman"/>
                <w:color w:val="1F1F1F"/>
              </w:rPr>
            </w:rPrChange>
          </w:rPr>
          <w:t>ELE and SLP</w:t>
        </w:r>
      </w:ins>
      <w:ins w:id="5409" w:author="野草" w:date="2024-04-23T20:54:27Z">
        <w:r>
          <w:rPr>
            <w:rFonts w:eastAsia="宋体" w:cs="Times New Roman"/>
            <w:color w:val="1F1F1F"/>
          </w:rPr>
          <w:t xml:space="preserve">, on </w:t>
        </w:r>
      </w:ins>
      <w:ins w:id="5410" w:author="野草" w:date="2024-04-23T20:54:37Z">
        <w:r>
          <w:rPr>
            <w:rFonts w:hint="eastAsia" w:eastAsia="宋体" w:cs="Times New Roman"/>
            <w:color w:val="1F1F1F"/>
            <w:lang w:val="en-US" w:eastAsia="zh-CN"/>
          </w:rPr>
          <w:t>RCD</w:t>
        </w:r>
      </w:ins>
      <w:ins w:id="5411" w:author="野草" w:date="2024-04-23T20:54:27Z">
        <w:r>
          <w:rPr>
            <w:rFonts w:eastAsia="宋体" w:cs="Times New Roman"/>
            <w:color w:val="1F1F1F"/>
          </w:rPr>
          <w:t xml:space="preserve"> were characterized by </w:t>
        </w:r>
      </w:ins>
      <w:ins w:id="5412" w:author="野草" w:date="2024-04-23T20:54:27Z">
        <w:r>
          <w:rPr>
            <w:rFonts w:eastAsia="宋体" w:cs="Times New Roman"/>
            <w:color w:val="1F1F1F"/>
            <w:highlight w:val="cyan"/>
            <w:rPrChange w:id="5413" w:author="野草" w:date="2024-04-24T08:47:53Z">
              <w:rPr>
                <w:rFonts w:eastAsia="宋体" w:cs="Times New Roman"/>
                <w:color w:val="1F1F1F"/>
              </w:rPr>
            </w:rPrChange>
          </w:rPr>
          <w:t>ascent and descent patterns</w:t>
        </w:r>
      </w:ins>
      <w:ins w:id="5414" w:author="野草" w:date="2024-04-23T20:54:27Z">
        <w:r>
          <w:rPr>
            <w:rFonts w:eastAsia="宋体" w:cs="Times New Roman"/>
            <w:color w:val="1F1F1F"/>
          </w:rPr>
          <w:t>, respectively</w:t>
        </w:r>
      </w:ins>
      <w:ins w:id="5415" w:author="野草" w:date="2024-04-23T20:54:27Z">
        <w:r>
          <w:rPr>
            <w:rFonts w:hint="eastAsia" w:eastAsia="宋体" w:cs="Times New Roman"/>
            <w:color w:val="1F1F1F"/>
          </w:rPr>
          <w:t xml:space="preserve">. </w:t>
        </w:r>
      </w:ins>
      <w:ins w:id="5416" w:author="野草" w:date="2024-04-23T20:54:46Z">
        <w:bookmarkStart w:id="106" w:name="OLE_LINK31"/>
        <w:r>
          <w:rPr>
            <w:rFonts w:hint="eastAsia" w:eastAsia="宋体" w:cs="Times New Roman"/>
            <w:color w:val="1F1F1F"/>
            <w:lang w:val="en-US" w:eastAsia="zh-CN"/>
          </w:rPr>
          <w:t>RCD</w:t>
        </w:r>
      </w:ins>
      <w:ins w:id="5417" w:author="野草" w:date="2024-04-23T20:54:27Z">
        <w:r>
          <w:rPr>
            <w:rFonts w:eastAsia="宋体" w:cs="Times New Roman"/>
            <w:color w:val="1F1F1F"/>
          </w:rPr>
          <w:t xml:space="preserve"> exhibited </w:t>
        </w:r>
      </w:ins>
      <w:ins w:id="5418" w:author="野草" w:date="2024-04-23T20:54:27Z">
        <w:r>
          <w:rPr>
            <w:rFonts w:eastAsia="宋体" w:cs="Times New Roman"/>
            <w:color w:val="1F1F1F"/>
            <w:highlight w:val="green"/>
            <w:rPrChange w:id="5419" w:author="野草" w:date="2024-04-24T08:49:07Z">
              <w:rPr>
                <w:rFonts w:eastAsia="宋体" w:cs="Times New Roman"/>
                <w:color w:val="1F1F1F"/>
              </w:rPr>
            </w:rPrChange>
          </w:rPr>
          <w:t xml:space="preserve">an </w:t>
        </w:r>
      </w:ins>
      <w:ins w:id="5420" w:author="野草" w:date="2024-04-23T20:54:27Z">
        <w:r>
          <w:rPr>
            <w:rFonts w:hint="eastAsia" w:eastAsia="宋体" w:cs="Times New Roman"/>
            <w:color w:val="1F1F1F"/>
            <w:highlight w:val="green"/>
            <w:rPrChange w:id="5421" w:author="野草" w:date="2024-04-24T08:49:07Z">
              <w:rPr>
                <w:rFonts w:hint="eastAsia" w:eastAsia="宋体" w:cs="Times New Roman"/>
                <w:color w:val="1F1F1F"/>
              </w:rPr>
            </w:rPrChange>
          </w:rPr>
          <w:t>upward</w:t>
        </w:r>
      </w:ins>
      <w:ins w:id="5422" w:author="野草" w:date="2024-04-23T20:54:27Z">
        <w:r>
          <w:rPr>
            <w:rFonts w:eastAsia="宋体" w:cs="Times New Roman"/>
            <w:color w:val="1F1F1F"/>
            <w:highlight w:val="green"/>
            <w:rPrChange w:id="5423" w:author="野草" w:date="2024-04-24T08:49:07Z">
              <w:rPr>
                <w:rFonts w:eastAsia="宋体" w:cs="Times New Roman"/>
                <w:color w:val="1F1F1F"/>
              </w:rPr>
            </w:rPrChange>
          </w:rPr>
          <w:t xml:space="preserve"> trend</w:t>
        </w:r>
      </w:ins>
      <w:ins w:id="5424" w:author="野草" w:date="2024-04-23T20:54:27Z">
        <w:r>
          <w:rPr>
            <w:rFonts w:eastAsia="宋体" w:cs="Times New Roman"/>
            <w:color w:val="1F1F1F"/>
          </w:rPr>
          <w:t xml:space="preserve"> when ELE increased from</w:t>
        </w:r>
      </w:ins>
      <w:ins w:id="5425" w:author="野草" w:date="2024-04-23T20:54:27Z">
        <w:r>
          <w:rPr>
            <w:rFonts w:eastAsia="宋体" w:cs="Times New Roman"/>
            <w:color w:val="1F1F1F"/>
            <w:highlight w:val="cyan"/>
            <w:rPrChange w:id="5426" w:author="野草" w:date="2024-04-24T08:49:01Z">
              <w:rPr>
                <w:rFonts w:eastAsia="宋体" w:cs="Times New Roman"/>
                <w:color w:val="1F1F1F"/>
              </w:rPr>
            </w:rPrChange>
          </w:rPr>
          <w:t xml:space="preserve"> 174.</w:t>
        </w:r>
      </w:ins>
      <w:ins w:id="5427" w:author="野草" w:date="2024-04-24T08:48:54Z">
        <w:r>
          <w:rPr>
            <w:rFonts w:hint="eastAsia" w:eastAsia="宋体" w:cs="Times New Roman"/>
            <w:color w:val="1F1F1F"/>
            <w:highlight w:val="cyan"/>
            <w:lang w:val="en-US" w:eastAsia="zh-CN"/>
            <w:rPrChange w:id="5428" w:author="野草" w:date="2024-04-24T08:49:01Z">
              <w:rPr>
                <w:rFonts w:hint="eastAsia" w:eastAsia="宋体" w:cs="Times New Roman"/>
                <w:color w:val="1F1F1F"/>
                <w:lang w:val="en-US" w:eastAsia="zh-CN"/>
              </w:rPr>
            </w:rPrChange>
          </w:rPr>
          <w:t>7</w:t>
        </w:r>
      </w:ins>
      <w:ins w:id="5429" w:author="野草" w:date="2024-04-23T20:54:27Z">
        <w:r>
          <w:rPr>
            <w:rFonts w:eastAsia="宋体" w:cs="Times New Roman"/>
            <w:color w:val="1F1F1F"/>
            <w:highlight w:val="cyan"/>
            <w:rPrChange w:id="5430" w:author="野草" w:date="2024-04-24T08:49:01Z">
              <w:rPr>
                <w:rFonts w:eastAsia="宋体" w:cs="Times New Roman"/>
                <w:color w:val="1F1F1F"/>
              </w:rPr>
            </w:rPrChange>
          </w:rPr>
          <w:t xml:space="preserve"> to 2</w:t>
        </w:r>
      </w:ins>
      <w:ins w:id="5431" w:author="野草" w:date="2024-04-24T08:48:55Z">
        <w:r>
          <w:rPr>
            <w:rFonts w:hint="eastAsia" w:eastAsia="宋体" w:cs="Times New Roman"/>
            <w:color w:val="1F1F1F"/>
            <w:highlight w:val="cyan"/>
            <w:lang w:eastAsia="zh-CN"/>
            <w:rPrChange w:id="5432" w:author="野草" w:date="2024-04-24T08:49:01Z">
              <w:rPr>
                <w:rFonts w:hint="eastAsia" w:eastAsia="宋体" w:cs="Times New Roman"/>
                <w:color w:val="1F1F1F"/>
                <w:highlight w:val="none"/>
                <w:lang w:eastAsia="zh-CN"/>
              </w:rPr>
            </w:rPrChange>
          </w:rPr>
          <w:t>2</w:t>
        </w:r>
      </w:ins>
      <w:ins w:id="5433" w:author="野草" w:date="2024-04-27T14:06:49Z">
        <w:r>
          <w:rPr>
            <w:rFonts w:hint="eastAsia" w:eastAsia="宋体" w:cs="Times New Roman"/>
            <w:color w:val="1F1F1F"/>
            <w:highlight w:val="cyan"/>
            <w:lang w:val="en-US" w:eastAsia="zh-CN"/>
          </w:rPr>
          <w:t>6</w:t>
        </w:r>
      </w:ins>
      <w:ins w:id="5434" w:author="野草" w:date="2024-04-23T20:54:27Z">
        <w:r>
          <w:rPr>
            <w:rFonts w:eastAsia="宋体" w:cs="Times New Roman"/>
            <w:color w:val="1F1F1F"/>
            <w:highlight w:val="cyan"/>
            <w:rPrChange w:id="5435" w:author="野草" w:date="2024-04-24T08:49:01Z">
              <w:rPr>
                <w:rFonts w:eastAsia="宋体" w:cs="Times New Roman"/>
                <w:color w:val="1F1F1F"/>
              </w:rPr>
            </w:rPrChange>
          </w:rPr>
          <w:t>.</w:t>
        </w:r>
      </w:ins>
      <w:ins w:id="5436" w:author="野草" w:date="2024-04-27T14:06:51Z">
        <w:r>
          <w:rPr>
            <w:rFonts w:hint="eastAsia" w:eastAsia="宋体" w:cs="Times New Roman"/>
            <w:color w:val="1F1F1F"/>
            <w:highlight w:val="cyan"/>
            <w:lang w:eastAsia="zh-CN"/>
          </w:rPr>
          <w:t>9</w:t>
        </w:r>
      </w:ins>
      <w:ins w:id="5437" w:author="野草" w:date="2024-04-23T20:54:27Z">
        <w:r>
          <w:rPr>
            <w:rFonts w:hint="eastAsia" w:eastAsia="宋体" w:cs="Times New Roman"/>
            <w:color w:val="1F1F1F"/>
            <w:highlight w:val="cyan"/>
            <w:rPrChange w:id="5438" w:author="野草" w:date="2024-04-24T08:49:01Z">
              <w:rPr>
                <w:rFonts w:hint="eastAsia" w:eastAsia="宋体" w:cs="Times New Roman"/>
                <w:color w:val="1F1F1F"/>
              </w:rPr>
            </w:rPrChange>
          </w:rPr>
          <w:t xml:space="preserve"> meters</w:t>
        </w:r>
      </w:ins>
      <w:ins w:id="5439" w:author="野草" w:date="2024-04-23T20:54:27Z">
        <w:r>
          <w:rPr>
            <w:rFonts w:eastAsia="宋体" w:cs="Times New Roman"/>
            <w:color w:val="1F1F1F"/>
            <w:highlight w:val="none"/>
            <w:rPrChange w:id="5440" w:author="野草" w:date="2024-04-24T08:47:05Z">
              <w:rPr>
                <w:rFonts w:eastAsia="宋体" w:cs="Times New Roman"/>
                <w:color w:val="1F1F1F"/>
              </w:rPr>
            </w:rPrChange>
          </w:rPr>
          <w:t xml:space="preserve"> on the </w:t>
        </w:r>
      </w:ins>
      <w:ins w:id="5441" w:author="野草" w:date="2024-04-23T20:54:27Z">
        <w:r>
          <w:rPr>
            <w:rFonts w:eastAsia="宋体" w:cs="Times New Roman"/>
            <w:color w:val="1F1F1F"/>
            <w:highlight w:val="green"/>
            <w:rPrChange w:id="5442" w:author="野草" w:date="2024-04-24T08:49:13Z">
              <w:rPr>
                <w:rFonts w:eastAsia="宋体" w:cs="Times New Roman"/>
                <w:color w:val="1F1F1F"/>
              </w:rPr>
            </w:rPrChange>
          </w:rPr>
          <w:t>normal summer day</w:t>
        </w:r>
      </w:ins>
      <w:ins w:id="5443" w:author="野草" w:date="2024-04-23T20:54:27Z">
        <w:r>
          <w:rPr>
            <w:rFonts w:eastAsia="宋体" w:cs="Times New Roman"/>
            <w:color w:val="1F1F1F"/>
            <w:highlight w:val="none"/>
            <w:rPrChange w:id="5444" w:author="野草" w:date="2024-04-24T08:47:05Z">
              <w:rPr>
                <w:rFonts w:eastAsia="宋体" w:cs="Times New Roman"/>
                <w:color w:val="1F1F1F"/>
              </w:rPr>
            </w:rPrChange>
          </w:rPr>
          <w:t xml:space="preserve"> and from </w:t>
        </w:r>
      </w:ins>
      <w:ins w:id="5445" w:author="野草" w:date="2024-04-23T20:54:27Z">
        <w:r>
          <w:rPr>
            <w:rFonts w:eastAsia="宋体" w:cs="Times New Roman"/>
            <w:color w:val="1F1F1F"/>
            <w:highlight w:val="cyan"/>
            <w:rPrChange w:id="5446" w:author="野草" w:date="2024-04-24T08:49:56Z">
              <w:rPr>
                <w:rFonts w:eastAsia="宋体" w:cs="Times New Roman"/>
                <w:color w:val="1F1F1F"/>
              </w:rPr>
            </w:rPrChange>
          </w:rPr>
          <w:t>17</w:t>
        </w:r>
      </w:ins>
      <w:ins w:id="5447" w:author="野草" w:date="2024-04-27T10:34:24Z">
        <w:r>
          <w:rPr>
            <w:rFonts w:hint="eastAsia" w:eastAsia="宋体" w:cs="Times New Roman"/>
            <w:color w:val="1F1F1F"/>
            <w:highlight w:val="cyan"/>
            <w:lang w:eastAsia="zh-CN"/>
          </w:rPr>
          <w:t>5</w:t>
        </w:r>
      </w:ins>
      <w:ins w:id="5448" w:author="野草" w:date="2024-04-27T10:34:24Z">
        <w:r>
          <w:rPr>
            <w:rFonts w:hint="eastAsia" w:eastAsia="宋体" w:cs="Times New Roman"/>
            <w:color w:val="1F1F1F"/>
            <w:highlight w:val="cyan"/>
            <w:lang w:val="en-US" w:eastAsia="zh-CN"/>
          </w:rPr>
          <w:t>.2</w:t>
        </w:r>
      </w:ins>
      <w:ins w:id="5449" w:author="野草" w:date="2024-04-23T20:54:27Z">
        <w:r>
          <w:rPr>
            <w:rFonts w:eastAsia="宋体" w:cs="Times New Roman"/>
            <w:color w:val="1F1F1F"/>
            <w:highlight w:val="cyan"/>
            <w:rPrChange w:id="5450" w:author="野草" w:date="2024-04-24T08:49:56Z">
              <w:rPr>
                <w:rFonts w:eastAsia="宋体" w:cs="Times New Roman"/>
                <w:color w:val="1F1F1F"/>
              </w:rPr>
            </w:rPrChange>
          </w:rPr>
          <w:t xml:space="preserve"> to 2</w:t>
        </w:r>
      </w:ins>
      <w:ins w:id="5451" w:author="野草" w:date="2024-04-27T10:37:03Z">
        <w:r>
          <w:rPr>
            <w:rFonts w:hint="eastAsia" w:eastAsia="宋体" w:cs="Times New Roman"/>
            <w:color w:val="1F1F1F"/>
            <w:highlight w:val="cyan"/>
            <w:lang w:val="en-US" w:eastAsia="zh-CN"/>
          </w:rPr>
          <w:t>30</w:t>
        </w:r>
      </w:ins>
      <w:ins w:id="5452" w:author="野草" w:date="2024-04-23T20:54:27Z">
        <w:r>
          <w:rPr>
            <w:rFonts w:eastAsia="宋体" w:cs="Times New Roman"/>
            <w:color w:val="1F1F1F"/>
            <w:highlight w:val="cyan"/>
            <w:rPrChange w:id="5453" w:author="野草" w:date="2024-04-24T08:49:56Z">
              <w:rPr>
                <w:rFonts w:eastAsia="宋体" w:cs="Times New Roman"/>
                <w:color w:val="1F1F1F"/>
              </w:rPr>
            </w:rPrChange>
          </w:rPr>
          <w:t>.</w:t>
        </w:r>
      </w:ins>
      <w:ins w:id="5454" w:author="野草" w:date="2024-04-27T10:37:04Z">
        <w:r>
          <w:rPr>
            <w:rFonts w:hint="eastAsia" w:eastAsia="宋体" w:cs="Times New Roman"/>
            <w:color w:val="1F1F1F"/>
            <w:highlight w:val="cyan"/>
            <w:lang w:val="en-US" w:eastAsia="zh-CN"/>
          </w:rPr>
          <w:t>0</w:t>
        </w:r>
      </w:ins>
      <w:ins w:id="5455" w:author="野草" w:date="2024-04-23T20:54:27Z">
        <w:r>
          <w:rPr>
            <w:rFonts w:hint="eastAsia" w:eastAsia="宋体" w:cs="Times New Roman"/>
            <w:color w:val="1F1F1F"/>
            <w:highlight w:val="cyan"/>
            <w:rPrChange w:id="5456" w:author="野草" w:date="2024-04-24T08:49:56Z">
              <w:rPr>
                <w:rFonts w:hint="eastAsia" w:eastAsia="宋体" w:cs="Times New Roman"/>
                <w:color w:val="1F1F1F"/>
              </w:rPr>
            </w:rPrChange>
          </w:rPr>
          <w:t xml:space="preserve"> meters</w:t>
        </w:r>
      </w:ins>
      <w:ins w:id="5457" w:author="野草" w:date="2024-04-23T20:54:27Z">
        <w:r>
          <w:rPr>
            <w:rFonts w:eastAsia="宋体" w:cs="Times New Roman"/>
            <w:color w:val="1F1F1F"/>
            <w:highlight w:val="none"/>
            <w:rPrChange w:id="5458" w:author="野草" w:date="2024-04-24T08:47:05Z">
              <w:rPr>
                <w:rFonts w:eastAsia="宋体" w:cs="Times New Roman"/>
                <w:color w:val="1F1F1F"/>
              </w:rPr>
            </w:rPrChange>
          </w:rPr>
          <w:t xml:space="preserve"> on the </w:t>
        </w:r>
      </w:ins>
      <w:ins w:id="5459" w:author="野草" w:date="2024-04-23T20:54:27Z">
        <w:r>
          <w:rPr>
            <w:rFonts w:eastAsia="宋体" w:cs="Times New Roman"/>
            <w:color w:val="1F1F1F"/>
            <w:highlight w:val="green"/>
            <w:rPrChange w:id="5460" w:author="野草" w:date="2024-04-24T08:50:00Z">
              <w:rPr>
                <w:rFonts w:eastAsia="宋体" w:cs="Times New Roman"/>
                <w:color w:val="1F1F1F"/>
              </w:rPr>
            </w:rPrChange>
          </w:rPr>
          <w:t>extremely hot day</w:t>
        </w:r>
      </w:ins>
      <w:ins w:id="5461" w:author="野草" w:date="2024-04-23T20:54:27Z">
        <w:r>
          <w:rPr>
            <w:rFonts w:eastAsia="宋体" w:cs="Times New Roman"/>
            <w:color w:val="1F1F1F"/>
            <w:highlight w:val="none"/>
            <w:rPrChange w:id="5462" w:author="野草" w:date="2024-04-24T08:47:05Z">
              <w:rPr>
                <w:rFonts w:eastAsia="宋体" w:cs="Times New Roman"/>
                <w:color w:val="1F1F1F"/>
              </w:rPr>
            </w:rPrChange>
          </w:rPr>
          <w:t xml:space="preserve">. </w:t>
        </w:r>
        <w:bookmarkEnd w:id="106"/>
      </w:ins>
      <w:ins w:id="5463" w:author="野草" w:date="2024-04-23T20:54:27Z">
        <w:r>
          <w:rPr>
            <w:rFonts w:eastAsia="宋体" w:cs="Times New Roman"/>
            <w:color w:val="1F1F1F"/>
            <w:highlight w:val="none"/>
            <w:rPrChange w:id="5464" w:author="野草" w:date="2024-04-24T08:47:05Z">
              <w:rPr>
                <w:rFonts w:eastAsia="宋体" w:cs="Times New Roman"/>
                <w:color w:val="1F1F1F"/>
              </w:rPr>
            </w:rPrChange>
          </w:rPr>
          <w:t xml:space="preserve">Meanwhile, </w:t>
        </w:r>
      </w:ins>
      <w:ins w:id="5465" w:author="野草" w:date="2024-04-23T20:54:27Z">
        <w:r>
          <w:rPr>
            <w:rFonts w:eastAsia="宋体" w:cs="Times New Roman"/>
            <w:color w:val="1F1F1F"/>
            <w:highlight w:val="cyan"/>
            <w:rPrChange w:id="5466" w:author="野草" w:date="2024-04-24T08:50:09Z">
              <w:rPr>
                <w:rFonts w:eastAsia="宋体" w:cs="Times New Roman"/>
                <w:color w:val="1F1F1F"/>
              </w:rPr>
            </w:rPrChange>
          </w:rPr>
          <w:t>opposing trends</w:t>
        </w:r>
      </w:ins>
      <w:ins w:id="5467" w:author="野草" w:date="2024-04-23T20:54:27Z">
        <w:r>
          <w:rPr>
            <w:rFonts w:eastAsia="宋体" w:cs="Times New Roman"/>
            <w:color w:val="1F1F1F"/>
            <w:highlight w:val="none"/>
            <w:rPrChange w:id="5468" w:author="野草" w:date="2024-04-24T08:47:05Z">
              <w:rPr>
                <w:rFonts w:eastAsia="宋体" w:cs="Times New Roman"/>
                <w:color w:val="1F1F1F"/>
              </w:rPr>
            </w:rPrChange>
          </w:rPr>
          <w:t xml:space="preserve"> in RC</w:t>
        </w:r>
      </w:ins>
      <w:ins w:id="5469" w:author="野草" w:date="2024-04-23T20:55:17Z">
        <w:r>
          <w:rPr>
            <w:rFonts w:hint="eastAsia" w:eastAsia="宋体" w:cs="Times New Roman"/>
            <w:color w:val="1F1F1F"/>
            <w:highlight w:val="none"/>
            <w:lang w:val="en-US" w:eastAsia="zh-CN"/>
            <w:rPrChange w:id="5470" w:author="野草" w:date="2024-04-24T08:47:05Z">
              <w:rPr>
                <w:rFonts w:hint="eastAsia" w:eastAsia="宋体" w:cs="Times New Roman"/>
                <w:color w:val="1F1F1F"/>
                <w:lang w:val="en-US" w:eastAsia="zh-CN"/>
              </w:rPr>
            </w:rPrChange>
          </w:rPr>
          <w:t>D</w:t>
        </w:r>
      </w:ins>
      <w:ins w:id="5471" w:author="野草" w:date="2024-04-23T20:54:27Z">
        <w:r>
          <w:rPr>
            <w:rFonts w:eastAsia="宋体" w:cs="Times New Roman"/>
            <w:color w:val="1F1F1F"/>
            <w:highlight w:val="none"/>
            <w:rPrChange w:id="5472" w:author="野草" w:date="2024-04-24T08:47:05Z">
              <w:rPr>
                <w:rFonts w:eastAsia="宋体" w:cs="Times New Roman"/>
                <w:color w:val="1F1F1F"/>
              </w:rPr>
            </w:rPrChange>
          </w:rPr>
          <w:t xml:space="preserve"> </w:t>
        </w:r>
      </w:ins>
      <w:ins w:id="5473" w:author="野草" w:date="2024-04-23T20:54:27Z">
        <w:r>
          <w:rPr>
            <w:rFonts w:eastAsia="宋体" w:cs="Times New Roman"/>
            <w:color w:val="1F1F1F"/>
            <w:highlight w:val="green"/>
            <w:rPrChange w:id="5474" w:author="野草" w:date="2024-04-24T08:50:17Z">
              <w:rPr>
                <w:rFonts w:eastAsia="宋体" w:cs="Times New Roman"/>
                <w:color w:val="1F1F1F"/>
              </w:rPr>
            </w:rPrChange>
          </w:rPr>
          <w:t xml:space="preserve">were </w:t>
        </w:r>
      </w:ins>
      <w:ins w:id="5475" w:author="野草" w:date="2024-04-23T20:54:27Z">
        <w:r>
          <w:rPr>
            <w:rFonts w:eastAsia="宋体" w:cs="Times New Roman"/>
            <w:color w:val="1F1F1F"/>
            <w:highlight w:val="green"/>
            <w:rPrChange w:id="5476" w:author="野草" w:date="2024-04-24T08:50:15Z">
              <w:rPr>
                <w:rFonts w:eastAsia="宋体" w:cs="Times New Roman"/>
                <w:color w:val="1F1F1F"/>
              </w:rPr>
            </w:rPrChange>
          </w:rPr>
          <w:t>observed</w:t>
        </w:r>
      </w:ins>
      <w:ins w:id="5477" w:author="野草" w:date="2024-04-23T20:54:27Z">
        <w:r>
          <w:rPr>
            <w:rFonts w:eastAsia="宋体" w:cs="Times New Roman"/>
            <w:color w:val="1F1F1F"/>
            <w:highlight w:val="none"/>
            <w:rPrChange w:id="5478" w:author="野草" w:date="2024-04-24T08:47:05Z">
              <w:rPr>
                <w:rFonts w:eastAsia="宋体" w:cs="Times New Roman"/>
                <w:color w:val="1F1F1F"/>
              </w:rPr>
            </w:rPrChange>
          </w:rPr>
          <w:t xml:space="preserve"> when SLP increased within the ranges of </w:t>
        </w:r>
      </w:ins>
      <w:ins w:id="5479" w:author="野草" w:date="2024-04-23T20:54:27Z">
        <w:bookmarkStart w:id="107" w:name="OLE_LINK34"/>
        <w:r>
          <w:rPr>
            <w:rFonts w:eastAsia="宋体" w:cs="Times New Roman"/>
            <w:color w:val="1F1F1F"/>
            <w:highlight w:val="cyan"/>
            <w:rPrChange w:id="5480" w:author="野草" w:date="2024-04-24T08:51:08Z">
              <w:rPr>
                <w:rFonts w:eastAsia="宋体" w:cs="Times New Roman"/>
                <w:color w:val="1F1F1F"/>
              </w:rPr>
            </w:rPrChange>
          </w:rPr>
          <w:t>8.</w:t>
        </w:r>
      </w:ins>
      <w:ins w:id="5481" w:author="野草" w:date="2024-04-24T08:50:57Z">
        <w:r>
          <w:rPr>
            <w:rFonts w:hint="eastAsia" w:eastAsia="宋体" w:cs="Times New Roman"/>
            <w:color w:val="1F1F1F"/>
            <w:highlight w:val="cyan"/>
            <w:lang w:eastAsia="zh-CN"/>
            <w:rPrChange w:id="5482" w:author="野草" w:date="2024-04-24T08:51:08Z">
              <w:rPr>
                <w:rFonts w:hint="eastAsia" w:eastAsia="宋体" w:cs="Times New Roman"/>
                <w:color w:val="1F1F1F"/>
                <w:highlight w:val="none"/>
                <w:lang w:eastAsia="zh-CN"/>
              </w:rPr>
            </w:rPrChange>
          </w:rPr>
          <w:t>9</w:t>
        </w:r>
      </w:ins>
      <w:ins w:id="5483" w:author="野草" w:date="2024-04-24T08:51:05Z">
        <w:r>
          <w:rPr>
            <w:rFonts w:hint="eastAsia" w:eastAsia="宋体" w:cs="Times New Roman"/>
            <w:color w:val="1F1F1F"/>
            <w:highlight w:val="cyan"/>
            <w:lang w:val="en-US" w:eastAsia="zh-CN"/>
            <w:rPrChange w:id="5484" w:author="野草" w:date="2024-04-24T08:51:08Z">
              <w:rPr>
                <w:rFonts w:hint="eastAsia" w:eastAsia="宋体" w:cs="Times New Roman"/>
                <w:color w:val="1F1F1F"/>
                <w:highlight w:val="none"/>
                <w:lang w:val="en-US" w:eastAsia="zh-CN"/>
              </w:rPr>
            </w:rPrChange>
          </w:rPr>
          <w:t>°</w:t>
        </w:r>
      </w:ins>
      <w:ins w:id="5485" w:author="野草" w:date="2024-04-23T20:54:27Z">
        <w:r>
          <w:rPr>
            <w:rFonts w:eastAsia="宋体" w:cs="Times New Roman"/>
            <w:color w:val="1F1F1F"/>
            <w:highlight w:val="cyan"/>
            <w:rPrChange w:id="5486" w:author="野草" w:date="2024-04-24T08:51:08Z">
              <w:rPr>
                <w:rFonts w:eastAsia="宋体" w:cs="Times New Roman"/>
                <w:color w:val="1F1F1F"/>
              </w:rPr>
            </w:rPrChange>
          </w:rPr>
          <w:t xml:space="preserve"> to </w:t>
        </w:r>
      </w:ins>
      <w:ins w:id="5487" w:author="野草" w:date="2024-04-27T10:35:00Z">
        <w:r>
          <w:rPr>
            <w:rFonts w:hint="eastAsia" w:eastAsia="宋体" w:cs="Times New Roman"/>
            <w:color w:val="1F1F1F"/>
            <w:highlight w:val="cyan"/>
            <w:lang w:eastAsia="zh-CN"/>
          </w:rPr>
          <w:t>2</w:t>
        </w:r>
      </w:ins>
      <w:ins w:id="5488" w:author="野草" w:date="2024-04-27T10:35:00Z">
        <w:r>
          <w:rPr>
            <w:rFonts w:hint="eastAsia" w:eastAsia="宋体" w:cs="Times New Roman"/>
            <w:color w:val="1F1F1F"/>
            <w:highlight w:val="cyan"/>
            <w:lang w:val="en-US" w:eastAsia="zh-CN"/>
          </w:rPr>
          <w:t>5</w:t>
        </w:r>
      </w:ins>
      <w:ins w:id="5489" w:author="野草" w:date="2024-04-27T10:35:01Z">
        <w:r>
          <w:rPr>
            <w:rFonts w:hint="eastAsia" w:eastAsia="宋体" w:cs="Times New Roman"/>
            <w:color w:val="1F1F1F"/>
            <w:highlight w:val="cyan"/>
            <w:lang w:val="en-US" w:eastAsia="zh-CN"/>
          </w:rPr>
          <w:t>.0</w:t>
        </w:r>
      </w:ins>
      <w:ins w:id="5490" w:author="野草" w:date="2024-04-24T08:51:02Z">
        <w:r>
          <w:rPr>
            <w:rFonts w:hint="eastAsia" w:eastAsia="宋体" w:cs="Times New Roman"/>
            <w:color w:val="1F1F1F"/>
            <w:highlight w:val="cyan"/>
            <w:lang w:val="en-US" w:eastAsia="zh-CN"/>
            <w:rPrChange w:id="5491" w:author="野草" w:date="2024-04-24T08:51:08Z">
              <w:rPr>
                <w:rFonts w:hint="eastAsia" w:eastAsia="宋体" w:cs="Times New Roman"/>
                <w:color w:val="1F1F1F"/>
                <w:highlight w:val="none"/>
                <w:lang w:val="en-US" w:eastAsia="zh-CN"/>
              </w:rPr>
            </w:rPrChange>
          </w:rPr>
          <w:t>°</w:t>
        </w:r>
        <w:bookmarkEnd w:id="107"/>
      </w:ins>
      <w:ins w:id="5492" w:author="野草" w:date="2024-04-23T20:54:27Z">
        <w:r>
          <w:rPr>
            <w:rFonts w:eastAsia="宋体" w:cs="Times New Roman"/>
            <w:color w:val="1F1F1F"/>
            <w:highlight w:val="none"/>
            <w:rPrChange w:id="5493" w:author="野草" w:date="2024-04-24T08:47:05Z">
              <w:rPr>
                <w:rFonts w:eastAsia="宋体" w:cs="Times New Roman"/>
                <w:color w:val="1F1F1F"/>
              </w:rPr>
            </w:rPrChange>
          </w:rPr>
          <w:t xml:space="preserve"> and </w:t>
        </w:r>
      </w:ins>
      <w:ins w:id="5494" w:author="野草" w:date="2024-04-24T08:51:42Z">
        <w:r>
          <w:rPr>
            <w:rFonts w:hint="eastAsia" w:eastAsia="宋体" w:cs="Times New Roman"/>
            <w:color w:val="1F1F1F"/>
            <w:highlight w:val="cyan"/>
            <w:lang w:val="en-US" w:eastAsia="zh-CN"/>
          </w:rPr>
          <w:t>10.4</w:t>
        </w:r>
      </w:ins>
      <w:ins w:id="5495" w:author="野草" w:date="2024-04-24T08:51:40Z">
        <w:r>
          <w:rPr>
            <w:rFonts w:hint="eastAsia" w:eastAsia="宋体" w:cs="Times New Roman"/>
            <w:color w:val="1F1F1F"/>
            <w:highlight w:val="cyan"/>
            <w:lang w:val="en-US" w:eastAsia="zh-CN"/>
          </w:rPr>
          <w:t>°</w:t>
        </w:r>
      </w:ins>
      <w:ins w:id="5496" w:author="野草" w:date="2024-04-24T08:51:40Z">
        <w:r>
          <w:rPr>
            <w:rFonts w:eastAsia="宋体" w:cs="Times New Roman"/>
            <w:color w:val="1F1F1F"/>
            <w:highlight w:val="cyan"/>
          </w:rPr>
          <w:t xml:space="preserve"> to 22.</w:t>
        </w:r>
      </w:ins>
      <w:ins w:id="5497" w:author="野草" w:date="2024-04-24T08:51:40Z">
        <w:r>
          <w:rPr>
            <w:rFonts w:hint="eastAsia" w:eastAsia="宋体" w:cs="Times New Roman"/>
            <w:color w:val="1F1F1F"/>
            <w:highlight w:val="cyan"/>
            <w:lang w:eastAsia="zh-CN"/>
          </w:rPr>
          <w:t>8</w:t>
        </w:r>
      </w:ins>
      <w:ins w:id="5498" w:author="野草" w:date="2024-04-24T08:51:40Z">
        <w:r>
          <w:rPr>
            <w:rFonts w:hint="eastAsia" w:eastAsia="宋体" w:cs="Times New Roman"/>
            <w:color w:val="1F1F1F"/>
            <w:highlight w:val="cyan"/>
            <w:lang w:val="en-US" w:eastAsia="zh-CN"/>
          </w:rPr>
          <w:t>°</w:t>
        </w:r>
      </w:ins>
      <w:ins w:id="5499" w:author="野草" w:date="2024-04-23T20:54:27Z">
        <w:r>
          <w:rPr>
            <w:rFonts w:eastAsia="宋体" w:cs="Times New Roman"/>
            <w:color w:val="1F1F1F"/>
            <w:highlight w:val="none"/>
            <w:rPrChange w:id="5500" w:author="野草" w:date="2024-04-24T08:47:05Z">
              <w:rPr>
                <w:rFonts w:eastAsia="宋体" w:cs="Times New Roman"/>
                <w:color w:val="1F1F1F"/>
              </w:rPr>
            </w:rPrChange>
          </w:rPr>
          <w:t xml:space="preserve"> on th</w:t>
        </w:r>
      </w:ins>
      <w:ins w:id="5501" w:author="野草" w:date="2024-04-27T11:01:47Z">
        <w:r>
          <w:rPr>
            <w:rFonts w:hint="eastAsia" w:eastAsia="宋体" w:cs="Times New Roman"/>
            <w:color w:val="1F1F1F"/>
            <w:highlight w:val="none"/>
            <w:lang w:eastAsia="zh-CN"/>
          </w:rPr>
          <w:t>e</w:t>
        </w:r>
      </w:ins>
      <w:ins w:id="5502" w:author="野草" w:date="2024-04-27T11:01:47Z">
        <w:r>
          <w:rPr>
            <w:rFonts w:hint="eastAsia" w:eastAsia="宋体" w:cs="Times New Roman"/>
            <w:color w:val="1F1F1F"/>
            <w:highlight w:val="none"/>
            <w:lang w:val="en-US" w:eastAsia="zh-CN"/>
          </w:rPr>
          <w:t xml:space="preserve">se </w:t>
        </w:r>
      </w:ins>
      <w:ins w:id="5503" w:author="野草" w:date="2024-04-27T11:01:48Z">
        <w:r>
          <w:rPr>
            <w:rFonts w:hint="eastAsia" w:eastAsia="宋体" w:cs="Times New Roman"/>
            <w:color w:val="1F1F1F"/>
            <w:highlight w:val="none"/>
            <w:lang w:val="en-US" w:eastAsia="zh-CN"/>
          </w:rPr>
          <w:t>day</w:t>
        </w:r>
      </w:ins>
      <w:ins w:id="5504" w:author="野草" w:date="2024-04-23T20:54:27Z">
        <w:r>
          <w:rPr>
            <w:rFonts w:eastAsia="宋体" w:cs="Times New Roman"/>
            <w:color w:val="1F1F1F"/>
            <w:highlight w:val="none"/>
            <w:rPrChange w:id="5505" w:author="野草" w:date="2024-04-27T11:01:51Z">
              <w:rPr>
                <w:rFonts w:eastAsia="宋体" w:cs="Times New Roman"/>
                <w:color w:val="1F1F1F"/>
              </w:rPr>
            </w:rPrChange>
          </w:rPr>
          <w:t>s</w:t>
        </w:r>
      </w:ins>
      <w:ins w:id="5506" w:author="野草" w:date="2024-04-23T20:54:27Z">
        <w:r>
          <w:rPr>
            <w:rFonts w:eastAsia="宋体" w:cs="Times New Roman"/>
            <w:color w:val="1F1F1F"/>
            <w:highlight w:val="none"/>
            <w:rPrChange w:id="5507" w:author="野草" w:date="2024-04-24T08:47:05Z">
              <w:rPr>
                <w:rFonts w:eastAsia="宋体" w:cs="Times New Roman"/>
                <w:color w:val="1F1F1F"/>
              </w:rPr>
            </w:rPrChange>
          </w:rPr>
          <w:t>.</w:t>
        </w:r>
      </w:ins>
      <w:ins w:id="5508" w:author="野草" w:date="2024-04-23T20:56:32Z">
        <w:r>
          <w:rPr>
            <w:rFonts w:hint="eastAsia" w:eastAsia="宋体" w:cs="Times New Roman"/>
            <w:color w:val="1F1F1F"/>
            <w:highlight w:val="none"/>
            <w:lang w:val="en-US" w:eastAsia="zh-CN"/>
            <w:rPrChange w:id="5509" w:author="野草" w:date="2024-04-24T08:47:05Z">
              <w:rPr>
                <w:rFonts w:hint="eastAsia" w:eastAsia="宋体" w:cs="Times New Roman"/>
                <w:color w:val="1F1F1F"/>
                <w:lang w:val="en-US" w:eastAsia="zh-CN"/>
              </w:rPr>
            </w:rPrChange>
          </w:rPr>
          <w:t xml:space="preserve"> </w:t>
        </w:r>
      </w:ins>
      <w:ins w:id="5510" w:author="野草" w:date="2024-04-23T20:57:10Z">
        <w:r>
          <w:rPr>
            <w:rFonts w:hint="eastAsia" w:eastAsia="宋体" w:cs="Times New Roman"/>
            <w:color w:val="1F1F1F"/>
            <w:highlight w:val="none"/>
            <w:lang w:val="en-US" w:eastAsia="zh-CN"/>
            <w:rPrChange w:id="5511" w:author="野草" w:date="2024-04-24T08:47:05Z">
              <w:rPr>
                <w:rFonts w:hint="eastAsia" w:eastAsia="宋体" w:cs="Times New Roman"/>
                <w:color w:val="1F1F1F"/>
                <w:lang w:val="en-US" w:eastAsia="zh-CN"/>
              </w:rPr>
            </w:rPrChange>
          </w:rPr>
          <w:t>S</w:t>
        </w:r>
      </w:ins>
      <w:ins w:id="5512" w:author="野草" w:date="2024-04-23T20:57:11Z">
        <w:r>
          <w:rPr>
            <w:rFonts w:hint="eastAsia" w:eastAsia="宋体" w:cs="Times New Roman"/>
            <w:color w:val="1F1F1F"/>
            <w:highlight w:val="none"/>
            <w:lang w:val="en-US" w:eastAsia="zh-CN"/>
            <w:rPrChange w:id="5513" w:author="野草" w:date="2024-04-24T08:47:05Z">
              <w:rPr>
                <w:rFonts w:hint="eastAsia" w:eastAsia="宋体" w:cs="Times New Roman"/>
                <w:color w:val="1F1F1F"/>
                <w:lang w:val="en-US" w:eastAsia="zh-CN"/>
              </w:rPr>
            </w:rPrChange>
          </w:rPr>
          <w:t>imil</w:t>
        </w:r>
      </w:ins>
      <w:ins w:id="5514" w:author="野草" w:date="2024-04-23T20:57:12Z">
        <w:r>
          <w:rPr>
            <w:rFonts w:hint="eastAsia" w:eastAsia="宋体" w:cs="Times New Roman"/>
            <w:color w:val="1F1F1F"/>
            <w:highlight w:val="none"/>
            <w:lang w:val="en-US" w:eastAsia="zh-CN"/>
            <w:rPrChange w:id="5515" w:author="野草" w:date="2024-04-24T08:47:05Z">
              <w:rPr>
                <w:rFonts w:hint="eastAsia" w:eastAsia="宋体" w:cs="Times New Roman"/>
                <w:color w:val="1F1F1F"/>
                <w:lang w:val="en-US" w:eastAsia="zh-CN"/>
              </w:rPr>
            </w:rPrChange>
          </w:rPr>
          <w:t xml:space="preserve">ar </w:t>
        </w:r>
      </w:ins>
      <w:ins w:id="5516" w:author="野草" w:date="2024-04-23T20:57:12Z">
        <w:r>
          <w:rPr>
            <w:rFonts w:hint="eastAsia" w:eastAsia="宋体" w:cs="Times New Roman"/>
            <w:color w:val="1F1F1F"/>
            <w:highlight w:val="green"/>
            <w:lang w:val="en-US" w:eastAsia="zh-CN"/>
            <w:rPrChange w:id="5517" w:author="野草" w:date="2024-04-24T08:52:21Z">
              <w:rPr>
                <w:rFonts w:hint="eastAsia" w:eastAsia="宋体" w:cs="Times New Roman"/>
                <w:color w:val="1F1F1F"/>
                <w:lang w:val="en-US" w:eastAsia="zh-CN"/>
              </w:rPr>
            </w:rPrChange>
          </w:rPr>
          <w:t xml:space="preserve">to </w:t>
        </w:r>
      </w:ins>
      <w:ins w:id="5518" w:author="野草" w:date="2024-04-23T20:57:13Z">
        <w:r>
          <w:rPr>
            <w:rFonts w:hint="eastAsia" w:eastAsia="宋体" w:cs="Times New Roman"/>
            <w:color w:val="1F1F1F"/>
            <w:highlight w:val="green"/>
            <w:lang w:val="en-US" w:eastAsia="zh-CN"/>
            <w:rPrChange w:id="5519" w:author="野草" w:date="2024-04-24T08:52:21Z">
              <w:rPr>
                <w:rFonts w:hint="eastAsia" w:eastAsia="宋体" w:cs="Times New Roman"/>
                <w:color w:val="1F1F1F"/>
                <w:lang w:val="en-US" w:eastAsia="zh-CN"/>
              </w:rPr>
            </w:rPrChange>
          </w:rPr>
          <w:t>the e</w:t>
        </w:r>
      </w:ins>
      <w:ins w:id="5520" w:author="野草" w:date="2024-04-23T20:57:14Z">
        <w:r>
          <w:rPr>
            <w:rFonts w:hint="eastAsia" w:eastAsia="宋体" w:cs="Times New Roman"/>
            <w:color w:val="1F1F1F"/>
            <w:highlight w:val="green"/>
            <w:lang w:val="en-US" w:eastAsia="zh-CN"/>
            <w:rPrChange w:id="5521" w:author="野草" w:date="2024-04-24T08:52:21Z">
              <w:rPr>
                <w:rFonts w:hint="eastAsia" w:eastAsia="宋体" w:cs="Times New Roman"/>
                <w:color w:val="1F1F1F"/>
                <w:lang w:val="en-US" w:eastAsia="zh-CN"/>
              </w:rPr>
            </w:rPrChange>
          </w:rPr>
          <w:t>ffects</w:t>
        </w:r>
      </w:ins>
      <w:ins w:id="5522" w:author="野草" w:date="2024-04-23T20:57:14Z">
        <w:r>
          <w:rPr>
            <w:rFonts w:hint="eastAsia" w:eastAsia="宋体" w:cs="Times New Roman"/>
            <w:color w:val="1F1F1F"/>
            <w:highlight w:val="none"/>
            <w:lang w:val="en-US" w:eastAsia="zh-CN"/>
            <w:rPrChange w:id="5523" w:author="野草" w:date="2024-04-24T08:47:05Z">
              <w:rPr>
                <w:rFonts w:hint="eastAsia" w:eastAsia="宋体" w:cs="Times New Roman"/>
                <w:color w:val="1F1F1F"/>
                <w:lang w:val="en-US" w:eastAsia="zh-CN"/>
              </w:rPr>
            </w:rPrChange>
          </w:rPr>
          <w:t xml:space="preserve"> </w:t>
        </w:r>
      </w:ins>
      <w:ins w:id="5524" w:author="野草" w:date="2024-04-23T20:57:15Z">
        <w:r>
          <w:rPr>
            <w:rFonts w:hint="eastAsia" w:eastAsia="宋体" w:cs="Times New Roman"/>
            <w:color w:val="1F1F1F"/>
            <w:highlight w:val="none"/>
            <w:lang w:val="en-US" w:eastAsia="zh-CN"/>
            <w:rPrChange w:id="5525" w:author="野草" w:date="2024-04-24T08:47:05Z">
              <w:rPr>
                <w:rFonts w:hint="eastAsia" w:eastAsia="宋体" w:cs="Times New Roman"/>
                <w:color w:val="1F1F1F"/>
                <w:lang w:val="en-US" w:eastAsia="zh-CN"/>
              </w:rPr>
            </w:rPrChange>
          </w:rPr>
          <w:t>on RC</w:t>
        </w:r>
      </w:ins>
      <w:ins w:id="5526" w:author="野草" w:date="2024-04-23T20:57:16Z">
        <w:r>
          <w:rPr>
            <w:rFonts w:hint="eastAsia" w:eastAsia="宋体" w:cs="Times New Roman"/>
            <w:color w:val="1F1F1F"/>
            <w:highlight w:val="none"/>
            <w:lang w:val="en-US" w:eastAsia="zh-CN"/>
            <w:rPrChange w:id="5527" w:author="野草" w:date="2024-04-24T08:47:05Z">
              <w:rPr>
                <w:rFonts w:hint="eastAsia" w:eastAsia="宋体" w:cs="Times New Roman"/>
                <w:color w:val="1F1F1F"/>
                <w:lang w:val="en-US" w:eastAsia="zh-CN"/>
              </w:rPr>
            </w:rPrChange>
          </w:rPr>
          <w:t xml:space="preserve">I, </w:t>
        </w:r>
      </w:ins>
      <w:ins w:id="5528" w:author="野草" w:date="2024-04-23T20:57:17Z">
        <w:r>
          <w:rPr>
            <w:rFonts w:hint="eastAsia" w:eastAsia="宋体" w:cs="Times New Roman"/>
            <w:color w:val="1F1F1F"/>
            <w:highlight w:val="none"/>
            <w:lang w:val="en-US" w:eastAsia="zh-CN"/>
            <w:rPrChange w:id="5529" w:author="野草" w:date="2024-04-24T08:47:05Z">
              <w:rPr>
                <w:rFonts w:hint="eastAsia" w:eastAsia="宋体" w:cs="Times New Roman"/>
                <w:color w:val="1F1F1F"/>
                <w:lang w:val="en-US" w:eastAsia="zh-CN"/>
              </w:rPr>
            </w:rPrChange>
          </w:rPr>
          <w:t>the</w:t>
        </w:r>
      </w:ins>
      <w:ins w:id="5530" w:author="野草" w:date="2024-04-23T20:57:18Z">
        <w:r>
          <w:rPr>
            <w:rFonts w:hint="eastAsia" w:eastAsia="宋体" w:cs="Times New Roman"/>
            <w:color w:val="1F1F1F"/>
            <w:highlight w:val="none"/>
            <w:lang w:val="en-US" w:eastAsia="zh-CN"/>
            <w:rPrChange w:id="5531" w:author="野草" w:date="2024-04-24T08:47:05Z">
              <w:rPr>
                <w:rFonts w:hint="eastAsia" w:eastAsia="宋体" w:cs="Times New Roman"/>
                <w:color w:val="1F1F1F"/>
                <w:lang w:val="en-US" w:eastAsia="zh-CN"/>
              </w:rPr>
            </w:rPrChange>
          </w:rPr>
          <w:t xml:space="preserve"> </w:t>
        </w:r>
      </w:ins>
      <w:ins w:id="5532" w:author="野草" w:date="2024-04-23T20:57:19Z">
        <w:r>
          <w:rPr>
            <w:rFonts w:hint="eastAsia" w:eastAsia="宋体" w:cs="Times New Roman"/>
            <w:color w:val="1F1F1F"/>
            <w:highlight w:val="none"/>
            <w:lang w:val="en-US" w:eastAsia="zh-CN"/>
            <w:rPrChange w:id="5533" w:author="野草" w:date="2024-04-24T08:47:05Z">
              <w:rPr>
                <w:rFonts w:hint="eastAsia" w:eastAsia="宋体" w:cs="Times New Roman"/>
                <w:color w:val="1F1F1F"/>
                <w:lang w:val="en-US" w:eastAsia="zh-CN"/>
              </w:rPr>
            </w:rPrChange>
          </w:rPr>
          <w:t>effe</w:t>
        </w:r>
      </w:ins>
      <w:ins w:id="5534" w:author="野草" w:date="2024-04-23T20:57:20Z">
        <w:r>
          <w:rPr>
            <w:rFonts w:hint="eastAsia" w:eastAsia="宋体" w:cs="Times New Roman"/>
            <w:color w:val="1F1F1F"/>
            <w:highlight w:val="none"/>
            <w:lang w:val="en-US" w:eastAsia="zh-CN"/>
            <w:rPrChange w:id="5535" w:author="野草" w:date="2024-04-24T08:47:05Z">
              <w:rPr>
                <w:rFonts w:hint="eastAsia" w:eastAsia="宋体" w:cs="Times New Roman"/>
                <w:color w:val="1F1F1F"/>
                <w:lang w:val="en-US" w:eastAsia="zh-CN"/>
              </w:rPr>
            </w:rPrChange>
          </w:rPr>
          <w:t>cts o</w:t>
        </w:r>
      </w:ins>
      <w:ins w:id="5536" w:author="野草" w:date="2024-04-23T20:57:22Z">
        <w:r>
          <w:rPr>
            <w:rFonts w:hint="eastAsia" w:eastAsia="宋体" w:cs="Times New Roman"/>
            <w:color w:val="1F1F1F"/>
            <w:highlight w:val="none"/>
            <w:lang w:val="en-US" w:eastAsia="zh-CN"/>
            <w:rPrChange w:id="5537" w:author="野草" w:date="2024-04-24T08:47:05Z">
              <w:rPr>
                <w:rFonts w:hint="eastAsia" w:eastAsia="宋体" w:cs="Times New Roman"/>
                <w:color w:val="1F1F1F"/>
                <w:lang w:val="en-US" w:eastAsia="zh-CN"/>
              </w:rPr>
            </w:rPrChange>
          </w:rPr>
          <w:t xml:space="preserve">f </w:t>
        </w:r>
      </w:ins>
      <w:ins w:id="5538" w:author="野草" w:date="2024-04-23T20:57:22Z">
        <w:r>
          <w:rPr>
            <w:rFonts w:hint="eastAsia" w:eastAsia="宋体" w:cs="Times New Roman"/>
            <w:color w:val="1F1F1F"/>
            <w:highlight w:val="cyan"/>
            <w:lang w:val="en-US" w:eastAsia="zh-CN"/>
            <w:rPrChange w:id="5539" w:author="野草" w:date="2024-04-24T08:52:25Z">
              <w:rPr>
                <w:rFonts w:hint="eastAsia" w:eastAsia="宋体" w:cs="Times New Roman"/>
                <w:color w:val="1F1F1F"/>
                <w:lang w:val="en-US" w:eastAsia="zh-CN"/>
              </w:rPr>
            </w:rPrChange>
          </w:rPr>
          <w:t xml:space="preserve">PD </w:t>
        </w:r>
      </w:ins>
      <w:ins w:id="5540" w:author="野草" w:date="2024-04-23T20:57:23Z">
        <w:r>
          <w:rPr>
            <w:rFonts w:hint="eastAsia" w:eastAsia="宋体" w:cs="Times New Roman"/>
            <w:color w:val="1F1F1F"/>
            <w:highlight w:val="none"/>
            <w:lang w:val="en-US" w:eastAsia="zh-CN"/>
            <w:rPrChange w:id="5541" w:author="野草" w:date="2024-04-24T08:47:05Z">
              <w:rPr>
                <w:rFonts w:hint="eastAsia" w:eastAsia="宋体" w:cs="Times New Roman"/>
                <w:color w:val="1F1F1F"/>
                <w:lang w:val="en-US" w:eastAsia="zh-CN"/>
              </w:rPr>
            </w:rPrChange>
          </w:rPr>
          <w:t xml:space="preserve">on </w:t>
        </w:r>
      </w:ins>
      <w:ins w:id="5542" w:author="野草" w:date="2024-04-23T20:57:24Z">
        <w:r>
          <w:rPr>
            <w:rFonts w:hint="eastAsia" w:eastAsia="宋体" w:cs="Times New Roman"/>
            <w:color w:val="1F1F1F"/>
            <w:highlight w:val="none"/>
            <w:lang w:val="en-US" w:eastAsia="zh-CN"/>
            <w:rPrChange w:id="5543" w:author="野草" w:date="2024-04-24T08:47:05Z">
              <w:rPr>
                <w:rFonts w:hint="eastAsia" w:eastAsia="宋体" w:cs="Times New Roman"/>
                <w:color w:val="1F1F1F"/>
                <w:lang w:val="en-US" w:eastAsia="zh-CN"/>
              </w:rPr>
            </w:rPrChange>
          </w:rPr>
          <w:t>RCD</w:t>
        </w:r>
      </w:ins>
      <w:ins w:id="5544" w:author="野草" w:date="2024-04-23T20:57:25Z">
        <w:r>
          <w:rPr>
            <w:rFonts w:hint="eastAsia" w:eastAsia="宋体" w:cs="Times New Roman"/>
            <w:color w:val="1F1F1F"/>
            <w:highlight w:val="none"/>
            <w:lang w:val="en-US" w:eastAsia="zh-CN"/>
            <w:rPrChange w:id="5545" w:author="野草" w:date="2024-04-24T08:47:05Z">
              <w:rPr>
                <w:rFonts w:hint="eastAsia" w:eastAsia="宋体" w:cs="Times New Roman"/>
                <w:color w:val="1F1F1F"/>
                <w:lang w:val="en-US" w:eastAsia="zh-CN"/>
              </w:rPr>
            </w:rPrChange>
          </w:rPr>
          <w:t xml:space="preserve"> </w:t>
        </w:r>
      </w:ins>
      <w:ins w:id="5546" w:author="野草" w:date="2024-04-23T20:57:26Z">
        <w:r>
          <w:rPr>
            <w:rFonts w:hint="eastAsia" w:eastAsia="宋体" w:cs="Times New Roman"/>
            <w:color w:val="1F1F1F"/>
            <w:highlight w:val="green"/>
            <w:lang w:val="en-US" w:eastAsia="zh-CN"/>
            <w:rPrChange w:id="5547" w:author="野草" w:date="2024-04-24T08:52:50Z">
              <w:rPr>
                <w:rFonts w:hint="eastAsia" w:eastAsia="宋体" w:cs="Times New Roman"/>
                <w:color w:val="1F1F1F"/>
                <w:lang w:val="en-US" w:eastAsia="zh-CN"/>
              </w:rPr>
            </w:rPrChange>
          </w:rPr>
          <w:t>can</w:t>
        </w:r>
      </w:ins>
      <w:ins w:id="5548" w:author="野草" w:date="2024-04-23T20:57:27Z">
        <w:r>
          <w:rPr>
            <w:rFonts w:hint="eastAsia" w:eastAsia="宋体" w:cs="Times New Roman"/>
            <w:color w:val="1F1F1F"/>
            <w:highlight w:val="green"/>
            <w:lang w:val="en-US" w:eastAsia="zh-CN"/>
            <w:rPrChange w:id="5549" w:author="野草" w:date="2024-04-24T08:52:50Z">
              <w:rPr>
                <w:rFonts w:hint="eastAsia" w:eastAsia="宋体" w:cs="Times New Roman"/>
                <w:color w:val="1F1F1F"/>
                <w:lang w:val="en-US" w:eastAsia="zh-CN"/>
              </w:rPr>
            </w:rPrChange>
          </w:rPr>
          <w:t xml:space="preserve"> be </w:t>
        </w:r>
      </w:ins>
      <w:ins w:id="5550" w:author="野草" w:date="2024-04-24T08:52:37Z">
        <w:bookmarkStart w:id="108" w:name="OLE_LINK35"/>
        <w:r>
          <w:rPr>
            <w:rFonts w:hint="eastAsia" w:eastAsia="宋体" w:cs="Times New Roman"/>
            <w:color w:val="1F1F1F"/>
            <w:highlight w:val="green"/>
            <w:lang w:val="en-US" w:eastAsia="zh-CN"/>
            <w:rPrChange w:id="5551" w:author="野草" w:date="2024-04-24T08:52:50Z">
              <w:rPr>
                <w:rFonts w:hint="eastAsia" w:eastAsia="宋体" w:cs="Times New Roman"/>
                <w:color w:val="1F1F1F"/>
                <w:highlight w:val="none"/>
                <w:lang w:val="en-US" w:eastAsia="zh-CN"/>
              </w:rPr>
            </w:rPrChange>
          </w:rPr>
          <w:t>characterized</w:t>
        </w:r>
        <w:bookmarkEnd w:id="108"/>
      </w:ins>
      <w:ins w:id="5552" w:author="野草" w:date="2024-04-23T20:57:31Z">
        <w:r>
          <w:rPr>
            <w:rFonts w:hint="eastAsia" w:eastAsia="宋体" w:cs="Times New Roman"/>
            <w:color w:val="1F1F1F"/>
            <w:highlight w:val="none"/>
            <w:lang w:val="en-US" w:eastAsia="zh-CN"/>
            <w:rPrChange w:id="5553" w:author="野草" w:date="2024-04-24T08:47:05Z">
              <w:rPr>
                <w:rFonts w:hint="eastAsia" w:eastAsia="宋体" w:cs="Times New Roman"/>
                <w:color w:val="1F1F1F"/>
                <w:lang w:val="en-US" w:eastAsia="zh-CN"/>
              </w:rPr>
            </w:rPrChange>
          </w:rPr>
          <w:t xml:space="preserve"> </w:t>
        </w:r>
      </w:ins>
      <w:ins w:id="5554" w:author="野草" w:date="2024-04-23T20:57:32Z">
        <w:r>
          <w:rPr>
            <w:rFonts w:hint="eastAsia" w:eastAsia="宋体" w:cs="Times New Roman"/>
            <w:color w:val="1F1F1F"/>
            <w:highlight w:val="none"/>
            <w:lang w:val="en-US" w:eastAsia="zh-CN"/>
            <w:rPrChange w:id="5555" w:author="野草" w:date="2024-04-24T08:47:05Z">
              <w:rPr>
                <w:rFonts w:hint="eastAsia" w:eastAsia="宋体" w:cs="Times New Roman"/>
                <w:color w:val="1F1F1F"/>
                <w:lang w:val="en-US" w:eastAsia="zh-CN"/>
              </w:rPr>
            </w:rPrChange>
          </w:rPr>
          <w:t>by</w:t>
        </w:r>
      </w:ins>
      <w:ins w:id="5556" w:author="野草" w:date="2024-04-23T20:59:40Z">
        <w:r>
          <w:rPr>
            <w:rFonts w:hint="eastAsia" w:eastAsia="宋体" w:cs="Times New Roman"/>
            <w:color w:val="1F1F1F"/>
            <w:highlight w:val="none"/>
            <w:lang w:val="en-US" w:eastAsia="zh-CN"/>
            <w:rPrChange w:id="5557" w:author="野草" w:date="2024-04-24T08:47:05Z">
              <w:rPr>
                <w:rFonts w:hint="eastAsia" w:eastAsia="宋体" w:cs="Times New Roman"/>
                <w:color w:val="1F1F1F"/>
                <w:lang w:val="en-US" w:eastAsia="zh-CN"/>
              </w:rPr>
            </w:rPrChange>
          </w:rPr>
          <w:t xml:space="preserve"> </w:t>
        </w:r>
      </w:ins>
      <w:ins w:id="5558" w:author="野草" w:date="2024-04-23T20:59:39Z">
        <w:r>
          <w:rPr>
            <w:rFonts w:hint="eastAsia" w:eastAsia="宋体" w:cs="Times New Roman"/>
            <w:color w:val="1F1F1F"/>
            <w:szCs w:val="21"/>
            <w:highlight w:val="cyan"/>
          </w:rPr>
          <w:t xml:space="preserve">fluctuating </w:t>
        </w:r>
      </w:ins>
      <w:ins w:id="5559" w:author="野草" w:date="2024-04-24T08:52:16Z">
        <w:r>
          <w:rPr>
            <w:rFonts w:hint="eastAsia" w:eastAsia="宋体" w:cs="Times New Roman"/>
            <w:color w:val="1F1F1F"/>
            <w:szCs w:val="21"/>
            <w:highlight w:val="cyan"/>
            <w:lang w:val="en-US" w:eastAsia="zh-CN"/>
            <w:rPrChange w:id="5560" w:author="野草" w:date="2024-04-24T08:52:42Z">
              <w:rPr>
                <w:rFonts w:hint="eastAsia" w:eastAsia="宋体" w:cs="Times New Roman"/>
                <w:color w:val="1F1F1F"/>
                <w:szCs w:val="21"/>
                <w:highlight w:val="none"/>
                <w:lang w:val="en-US" w:eastAsia="zh-CN"/>
              </w:rPr>
            </w:rPrChange>
          </w:rPr>
          <w:t>down</w:t>
        </w:r>
      </w:ins>
      <w:ins w:id="5561" w:author="野草" w:date="2024-04-23T20:59:39Z">
        <w:r>
          <w:rPr>
            <w:rFonts w:hint="eastAsia" w:eastAsia="宋体" w:cs="Times New Roman"/>
            <w:color w:val="1F1F1F"/>
            <w:szCs w:val="21"/>
            <w:highlight w:val="cyan"/>
          </w:rPr>
          <w:t>ward trend</w:t>
        </w:r>
      </w:ins>
      <w:ins w:id="5562" w:author="野草" w:date="2024-04-23T20:59:41Z">
        <w:r>
          <w:rPr>
            <w:rFonts w:hint="eastAsia" w:eastAsia="宋体" w:cs="Times New Roman"/>
            <w:color w:val="1F1F1F"/>
            <w:szCs w:val="21"/>
            <w:highlight w:val="cyan"/>
            <w:lang w:val="en-US" w:eastAsia="zh-CN"/>
          </w:rPr>
          <w:t>s</w:t>
        </w:r>
      </w:ins>
      <w:ins w:id="5563" w:author="野草" w:date="2024-04-23T20:59:42Z">
        <w:r>
          <w:rPr>
            <w:rFonts w:hint="eastAsia" w:eastAsia="宋体" w:cs="Times New Roman"/>
            <w:color w:val="1F1F1F"/>
            <w:szCs w:val="21"/>
            <w:highlight w:val="none"/>
            <w:lang w:val="en-US" w:eastAsia="zh-CN"/>
            <w:rPrChange w:id="5564" w:author="野草" w:date="2024-04-24T08:47:05Z">
              <w:rPr>
                <w:rFonts w:hint="eastAsia" w:eastAsia="宋体" w:cs="Times New Roman"/>
                <w:color w:val="1F1F1F"/>
                <w:szCs w:val="21"/>
                <w:highlight w:val="cyan"/>
                <w:lang w:val="en-US" w:eastAsia="zh-CN"/>
              </w:rPr>
            </w:rPrChange>
          </w:rPr>
          <w:t xml:space="preserve"> </w:t>
        </w:r>
      </w:ins>
      <w:ins w:id="5565" w:author="野草" w:date="2024-04-23T20:59:44Z">
        <w:r>
          <w:rPr>
            <w:rFonts w:hint="eastAsia" w:eastAsia="宋体" w:cs="Times New Roman"/>
            <w:color w:val="1F1F1F"/>
            <w:szCs w:val="21"/>
            <w:highlight w:val="none"/>
            <w:lang w:val="en-US" w:eastAsia="zh-CN"/>
            <w:rPrChange w:id="5566" w:author="野草" w:date="2024-04-24T08:47:05Z">
              <w:rPr>
                <w:rFonts w:hint="eastAsia" w:eastAsia="宋体" w:cs="Times New Roman"/>
                <w:color w:val="1F1F1F"/>
                <w:szCs w:val="21"/>
                <w:highlight w:val="cyan"/>
                <w:lang w:val="en-US" w:eastAsia="zh-CN"/>
              </w:rPr>
            </w:rPrChange>
          </w:rPr>
          <w:t>o</w:t>
        </w:r>
      </w:ins>
      <w:ins w:id="5567" w:author="野草" w:date="2024-04-23T20:59:45Z">
        <w:r>
          <w:rPr>
            <w:rFonts w:hint="eastAsia" w:eastAsia="宋体" w:cs="Times New Roman"/>
            <w:color w:val="1F1F1F"/>
            <w:szCs w:val="21"/>
            <w:highlight w:val="none"/>
            <w:lang w:val="en-US" w:eastAsia="zh-CN"/>
            <w:rPrChange w:id="5568" w:author="野草" w:date="2024-04-24T08:47:05Z">
              <w:rPr>
                <w:rFonts w:hint="eastAsia" w:eastAsia="宋体" w:cs="Times New Roman"/>
                <w:color w:val="1F1F1F"/>
                <w:szCs w:val="21"/>
                <w:highlight w:val="cyan"/>
                <w:lang w:val="en-US" w:eastAsia="zh-CN"/>
              </w:rPr>
            </w:rPrChange>
          </w:rPr>
          <w:t>n th</w:t>
        </w:r>
      </w:ins>
      <w:ins w:id="5569" w:author="野草" w:date="2024-04-23T20:59:46Z">
        <w:r>
          <w:rPr>
            <w:rFonts w:hint="eastAsia" w:eastAsia="宋体" w:cs="Times New Roman"/>
            <w:color w:val="1F1F1F"/>
            <w:szCs w:val="21"/>
            <w:highlight w:val="none"/>
            <w:lang w:val="en-US" w:eastAsia="zh-CN"/>
            <w:rPrChange w:id="5570" w:author="野草" w:date="2024-04-24T08:47:05Z">
              <w:rPr>
                <w:rFonts w:hint="eastAsia" w:eastAsia="宋体" w:cs="Times New Roman"/>
                <w:color w:val="1F1F1F"/>
                <w:szCs w:val="21"/>
                <w:highlight w:val="cyan"/>
                <w:lang w:val="en-US" w:eastAsia="zh-CN"/>
              </w:rPr>
            </w:rPrChange>
          </w:rPr>
          <w:t xml:space="preserve">e </w:t>
        </w:r>
      </w:ins>
      <w:ins w:id="5571" w:author="野草" w:date="2024-04-23T20:59:46Z">
        <w:r>
          <w:rPr>
            <w:rFonts w:hint="eastAsia" w:eastAsia="宋体" w:cs="Times New Roman"/>
            <w:color w:val="1F1F1F"/>
            <w:szCs w:val="21"/>
            <w:highlight w:val="green"/>
            <w:lang w:val="en-US" w:eastAsia="zh-CN"/>
            <w:rPrChange w:id="5572" w:author="野草" w:date="2024-04-24T08:52:46Z">
              <w:rPr>
                <w:rFonts w:hint="eastAsia" w:eastAsia="宋体" w:cs="Times New Roman"/>
                <w:color w:val="1F1F1F"/>
                <w:szCs w:val="21"/>
                <w:highlight w:val="cyan"/>
                <w:lang w:val="en-US" w:eastAsia="zh-CN"/>
              </w:rPr>
            </w:rPrChange>
          </w:rPr>
          <w:t>2 ca</w:t>
        </w:r>
      </w:ins>
      <w:ins w:id="5573" w:author="野草" w:date="2024-04-23T20:59:47Z">
        <w:r>
          <w:rPr>
            <w:rFonts w:hint="eastAsia" w:eastAsia="宋体" w:cs="Times New Roman"/>
            <w:color w:val="1F1F1F"/>
            <w:szCs w:val="21"/>
            <w:highlight w:val="green"/>
            <w:lang w:val="en-US" w:eastAsia="zh-CN"/>
            <w:rPrChange w:id="5574" w:author="野草" w:date="2024-04-24T08:52:46Z">
              <w:rPr>
                <w:rFonts w:hint="eastAsia" w:eastAsia="宋体" w:cs="Times New Roman"/>
                <w:color w:val="1F1F1F"/>
                <w:szCs w:val="21"/>
                <w:highlight w:val="cyan"/>
                <w:lang w:val="en-US" w:eastAsia="zh-CN"/>
              </w:rPr>
            </w:rPrChange>
          </w:rPr>
          <w:t>se da</w:t>
        </w:r>
      </w:ins>
      <w:ins w:id="5575" w:author="野草" w:date="2024-04-23T20:59:48Z">
        <w:r>
          <w:rPr>
            <w:rFonts w:hint="eastAsia" w:eastAsia="宋体" w:cs="Times New Roman"/>
            <w:color w:val="1F1F1F"/>
            <w:szCs w:val="21"/>
            <w:highlight w:val="green"/>
            <w:lang w:val="en-US" w:eastAsia="zh-CN"/>
            <w:rPrChange w:id="5576" w:author="野草" w:date="2024-04-24T08:52:46Z">
              <w:rPr>
                <w:rFonts w:hint="eastAsia" w:eastAsia="宋体" w:cs="Times New Roman"/>
                <w:color w:val="1F1F1F"/>
                <w:szCs w:val="21"/>
                <w:highlight w:val="cyan"/>
                <w:lang w:val="en-US" w:eastAsia="zh-CN"/>
              </w:rPr>
            </w:rPrChange>
          </w:rPr>
          <w:t>ys</w:t>
        </w:r>
      </w:ins>
      <w:ins w:id="5577" w:author="野草" w:date="2024-04-23T20:59:48Z">
        <w:r>
          <w:rPr>
            <w:rFonts w:hint="eastAsia" w:eastAsia="宋体" w:cs="Times New Roman"/>
            <w:color w:val="1F1F1F"/>
            <w:szCs w:val="21"/>
            <w:highlight w:val="none"/>
            <w:lang w:val="en-US" w:eastAsia="zh-CN"/>
            <w:rPrChange w:id="5578" w:author="野草" w:date="2024-04-24T08:47:05Z">
              <w:rPr>
                <w:rFonts w:hint="eastAsia" w:eastAsia="宋体" w:cs="Times New Roman"/>
                <w:color w:val="1F1F1F"/>
                <w:szCs w:val="21"/>
                <w:highlight w:val="cyan"/>
                <w:lang w:val="en-US" w:eastAsia="zh-CN"/>
              </w:rPr>
            </w:rPrChange>
          </w:rPr>
          <w:t>.</w:t>
        </w:r>
      </w:ins>
      <w:ins w:id="5579" w:author="野草" w:date="2024-04-27T10:17:57Z">
        <w:r>
          <w:rPr>
            <w:rFonts w:hint="eastAsia" w:eastAsia="宋体" w:cs="Times New Roman"/>
            <w:color w:val="1F1F1F"/>
            <w:szCs w:val="21"/>
            <w:highlight w:val="none"/>
            <w:lang w:val="en-US" w:eastAsia="zh-CN"/>
          </w:rPr>
          <w:t xml:space="preserve"> </w:t>
        </w:r>
      </w:ins>
      <w:ins w:id="5580" w:author="野草" w:date="2024-04-23T21:02:26Z">
        <w:r>
          <w:rPr>
            <w:rFonts w:hint="eastAsia" w:eastAsia="宋体" w:cs="Times New Roman"/>
            <w:color w:val="1F1F1F"/>
            <w:szCs w:val="21"/>
            <w:highlight w:val="none"/>
            <w:lang w:val="en-US" w:eastAsia="zh-CN"/>
            <w:rPrChange w:id="5581" w:author="野草" w:date="2024-04-24T08:47:05Z">
              <w:rPr>
                <w:rFonts w:hint="eastAsia" w:eastAsia="宋体" w:cs="Times New Roman"/>
                <w:color w:val="1F1F1F"/>
                <w:szCs w:val="21"/>
                <w:highlight w:val="cyan"/>
                <w:lang w:val="en-US" w:eastAsia="zh-CN"/>
              </w:rPr>
            </w:rPrChange>
          </w:rPr>
          <w:t>T</w:t>
        </w:r>
      </w:ins>
      <w:ins w:id="5582" w:author="野草" w:date="2024-04-23T21:02:27Z">
        <w:r>
          <w:rPr>
            <w:rFonts w:hint="eastAsia" w:eastAsia="宋体" w:cs="Times New Roman"/>
            <w:color w:val="1F1F1F"/>
            <w:szCs w:val="21"/>
            <w:highlight w:val="none"/>
            <w:lang w:val="en-US" w:eastAsia="zh-CN"/>
            <w:rPrChange w:id="5583" w:author="野草" w:date="2024-04-24T08:47:05Z">
              <w:rPr>
                <w:rFonts w:hint="eastAsia" w:eastAsia="宋体" w:cs="Times New Roman"/>
                <w:color w:val="1F1F1F"/>
                <w:szCs w:val="21"/>
                <w:highlight w:val="cyan"/>
                <w:lang w:val="en-US" w:eastAsia="zh-CN"/>
              </w:rPr>
            </w:rPrChange>
          </w:rPr>
          <w:t xml:space="preserve">he </w:t>
        </w:r>
      </w:ins>
      <w:ins w:id="5584" w:author="野草" w:date="2024-04-23T21:02:28Z">
        <w:r>
          <w:rPr>
            <w:rFonts w:hint="eastAsia" w:eastAsia="宋体" w:cs="Times New Roman"/>
            <w:color w:val="1F1F1F"/>
            <w:szCs w:val="21"/>
            <w:highlight w:val="green"/>
            <w:lang w:val="en-US" w:eastAsia="zh-CN"/>
            <w:rPrChange w:id="5585" w:author="野草" w:date="2024-04-24T09:00:43Z">
              <w:rPr>
                <w:rFonts w:hint="eastAsia" w:eastAsia="宋体" w:cs="Times New Roman"/>
                <w:color w:val="1F1F1F"/>
                <w:szCs w:val="21"/>
                <w:highlight w:val="cyan"/>
                <w:lang w:val="en-US" w:eastAsia="zh-CN"/>
              </w:rPr>
            </w:rPrChange>
          </w:rPr>
          <w:t>fourt</w:t>
        </w:r>
      </w:ins>
      <w:ins w:id="5586" w:author="野草" w:date="2024-04-23T21:02:29Z">
        <w:r>
          <w:rPr>
            <w:rFonts w:hint="eastAsia" w:eastAsia="宋体" w:cs="Times New Roman"/>
            <w:color w:val="1F1F1F"/>
            <w:szCs w:val="21"/>
            <w:highlight w:val="green"/>
            <w:lang w:val="en-US" w:eastAsia="zh-CN"/>
            <w:rPrChange w:id="5587" w:author="野草" w:date="2024-04-24T09:00:43Z">
              <w:rPr>
                <w:rFonts w:hint="eastAsia" w:eastAsia="宋体" w:cs="Times New Roman"/>
                <w:color w:val="1F1F1F"/>
                <w:szCs w:val="21"/>
                <w:highlight w:val="cyan"/>
                <w:lang w:val="en-US" w:eastAsia="zh-CN"/>
              </w:rPr>
            </w:rPrChange>
          </w:rPr>
          <w:t>h mo</w:t>
        </w:r>
      </w:ins>
      <w:ins w:id="5588" w:author="野草" w:date="2024-04-23T21:02:30Z">
        <w:r>
          <w:rPr>
            <w:rFonts w:hint="eastAsia" w:eastAsia="宋体" w:cs="Times New Roman"/>
            <w:color w:val="1F1F1F"/>
            <w:szCs w:val="21"/>
            <w:highlight w:val="green"/>
            <w:lang w:val="en-US" w:eastAsia="zh-CN"/>
            <w:rPrChange w:id="5589" w:author="野草" w:date="2024-04-24T09:00:43Z">
              <w:rPr>
                <w:rFonts w:hint="eastAsia" w:eastAsia="宋体" w:cs="Times New Roman"/>
                <w:color w:val="1F1F1F"/>
                <w:szCs w:val="21"/>
                <w:highlight w:val="cyan"/>
                <w:lang w:val="en-US" w:eastAsia="zh-CN"/>
              </w:rPr>
            </w:rPrChange>
          </w:rPr>
          <w:t xml:space="preserve">st </w:t>
        </w:r>
      </w:ins>
      <w:ins w:id="5590" w:author="野草" w:date="2024-04-23T21:02:31Z">
        <w:r>
          <w:rPr>
            <w:rFonts w:hint="eastAsia" w:eastAsia="宋体" w:cs="Times New Roman"/>
            <w:color w:val="1F1F1F"/>
            <w:szCs w:val="21"/>
            <w:highlight w:val="green"/>
            <w:lang w:val="en-US" w:eastAsia="zh-CN"/>
            <w:rPrChange w:id="5591" w:author="野草" w:date="2024-04-24T09:00:43Z">
              <w:rPr>
                <w:rFonts w:hint="eastAsia" w:eastAsia="宋体" w:cs="Times New Roman"/>
                <w:color w:val="1F1F1F"/>
                <w:szCs w:val="21"/>
                <w:highlight w:val="cyan"/>
                <w:lang w:val="en-US" w:eastAsia="zh-CN"/>
              </w:rPr>
            </w:rPrChange>
          </w:rPr>
          <w:t>influ</w:t>
        </w:r>
      </w:ins>
      <w:ins w:id="5592" w:author="野草" w:date="2024-04-23T21:02:32Z">
        <w:r>
          <w:rPr>
            <w:rFonts w:hint="eastAsia" w:eastAsia="宋体" w:cs="Times New Roman"/>
            <w:color w:val="1F1F1F"/>
            <w:szCs w:val="21"/>
            <w:highlight w:val="green"/>
            <w:lang w:val="en-US" w:eastAsia="zh-CN"/>
            <w:rPrChange w:id="5593" w:author="野草" w:date="2024-04-24T09:00:43Z">
              <w:rPr>
                <w:rFonts w:hint="eastAsia" w:eastAsia="宋体" w:cs="Times New Roman"/>
                <w:color w:val="1F1F1F"/>
                <w:szCs w:val="21"/>
                <w:highlight w:val="cyan"/>
                <w:lang w:val="en-US" w:eastAsia="zh-CN"/>
              </w:rPr>
            </w:rPrChange>
          </w:rPr>
          <w:t>ent</w:t>
        </w:r>
      </w:ins>
      <w:ins w:id="5594" w:author="野草" w:date="2024-04-23T21:02:33Z">
        <w:r>
          <w:rPr>
            <w:rFonts w:hint="eastAsia" w:eastAsia="宋体" w:cs="Times New Roman"/>
            <w:color w:val="1F1F1F"/>
            <w:szCs w:val="21"/>
            <w:highlight w:val="green"/>
            <w:lang w:val="en-US" w:eastAsia="zh-CN"/>
            <w:rPrChange w:id="5595" w:author="野草" w:date="2024-04-24T09:00:43Z">
              <w:rPr>
                <w:rFonts w:hint="eastAsia" w:eastAsia="宋体" w:cs="Times New Roman"/>
                <w:color w:val="1F1F1F"/>
                <w:szCs w:val="21"/>
                <w:highlight w:val="cyan"/>
                <w:lang w:val="en-US" w:eastAsia="zh-CN"/>
              </w:rPr>
            </w:rPrChange>
          </w:rPr>
          <w:t>ial fa</w:t>
        </w:r>
      </w:ins>
      <w:ins w:id="5596" w:author="野草" w:date="2024-04-23T21:02:34Z">
        <w:r>
          <w:rPr>
            <w:rFonts w:hint="eastAsia" w:eastAsia="宋体" w:cs="Times New Roman"/>
            <w:color w:val="1F1F1F"/>
            <w:szCs w:val="21"/>
            <w:highlight w:val="green"/>
            <w:lang w:val="en-US" w:eastAsia="zh-CN"/>
            <w:rPrChange w:id="5597" w:author="野草" w:date="2024-04-24T09:00:43Z">
              <w:rPr>
                <w:rFonts w:hint="eastAsia" w:eastAsia="宋体" w:cs="Times New Roman"/>
                <w:color w:val="1F1F1F"/>
                <w:szCs w:val="21"/>
                <w:highlight w:val="cyan"/>
                <w:lang w:val="en-US" w:eastAsia="zh-CN"/>
              </w:rPr>
            </w:rPrChange>
          </w:rPr>
          <w:t>ctor</w:t>
        </w:r>
      </w:ins>
      <w:ins w:id="5598" w:author="野草" w:date="2024-04-23T21:02:34Z">
        <w:r>
          <w:rPr>
            <w:rFonts w:hint="eastAsia" w:eastAsia="宋体" w:cs="Times New Roman"/>
            <w:color w:val="1F1F1F"/>
            <w:szCs w:val="21"/>
            <w:highlight w:val="none"/>
            <w:lang w:val="en-US" w:eastAsia="zh-CN"/>
            <w:rPrChange w:id="5599" w:author="野草" w:date="2024-04-24T08:47:05Z">
              <w:rPr>
                <w:rFonts w:hint="eastAsia" w:eastAsia="宋体" w:cs="Times New Roman"/>
                <w:color w:val="1F1F1F"/>
                <w:szCs w:val="21"/>
                <w:highlight w:val="cyan"/>
                <w:lang w:val="en-US" w:eastAsia="zh-CN"/>
              </w:rPr>
            </w:rPrChange>
          </w:rPr>
          <w:t xml:space="preserve"> </w:t>
        </w:r>
      </w:ins>
      <w:ins w:id="5600" w:author="野草" w:date="2024-04-23T21:02:35Z">
        <w:r>
          <w:rPr>
            <w:rFonts w:hint="eastAsia" w:eastAsia="宋体" w:cs="Times New Roman"/>
            <w:color w:val="1F1F1F"/>
            <w:szCs w:val="21"/>
            <w:highlight w:val="none"/>
            <w:lang w:val="en-US" w:eastAsia="zh-CN"/>
            <w:rPrChange w:id="5601" w:author="野草" w:date="2024-04-24T08:47:05Z">
              <w:rPr>
                <w:rFonts w:hint="eastAsia" w:eastAsia="宋体" w:cs="Times New Roman"/>
                <w:color w:val="1F1F1F"/>
                <w:szCs w:val="21"/>
                <w:highlight w:val="cyan"/>
                <w:lang w:val="en-US" w:eastAsia="zh-CN"/>
              </w:rPr>
            </w:rPrChange>
          </w:rPr>
          <w:t>on t</w:t>
        </w:r>
      </w:ins>
      <w:ins w:id="5602" w:author="野草" w:date="2024-04-23T21:02:36Z">
        <w:r>
          <w:rPr>
            <w:rFonts w:hint="eastAsia" w:eastAsia="宋体" w:cs="Times New Roman"/>
            <w:color w:val="1F1F1F"/>
            <w:szCs w:val="21"/>
            <w:highlight w:val="none"/>
            <w:lang w:val="en-US" w:eastAsia="zh-CN"/>
            <w:rPrChange w:id="5603" w:author="野草" w:date="2024-04-24T08:47:05Z">
              <w:rPr>
                <w:rFonts w:hint="eastAsia" w:eastAsia="宋体" w:cs="Times New Roman"/>
                <w:color w:val="1F1F1F"/>
                <w:szCs w:val="21"/>
                <w:highlight w:val="cyan"/>
                <w:lang w:val="en-US" w:eastAsia="zh-CN"/>
              </w:rPr>
            </w:rPrChange>
          </w:rPr>
          <w:t xml:space="preserve">he </w:t>
        </w:r>
      </w:ins>
      <w:ins w:id="5604" w:author="野草" w:date="2024-04-23T21:02:36Z">
        <w:r>
          <w:rPr>
            <w:rFonts w:hint="eastAsia" w:eastAsia="宋体" w:cs="Times New Roman"/>
            <w:color w:val="1F1F1F"/>
            <w:szCs w:val="21"/>
            <w:highlight w:val="green"/>
            <w:lang w:val="en-US" w:eastAsia="zh-CN"/>
            <w:rPrChange w:id="5605" w:author="野草" w:date="2024-04-24T09:00:47Z">
              <w:rPr>
                <w:rFonts w:hint="eastAsia" w:eastAsia="宋体" w:cs="Times New Roman"/>
                <w:color w:val="1F1F1F"/>
                <w:szCs w:val="21"/>
                <w:highlight w:val="cyan"/>
                <w:lang w:val="en-US" w:eastAsia="zh-CN"/>
              </w:rPr>
            </w:rPrChange>
          </w:rPr>
          <w:t>nor</w:t>
        </w:r>
      </w:ins>
      <w:ins w:id="5606" w:author="野草" w:date="2024-04-23T21:02:37Z">
        <w:r>
          <w:rPr>
            <w:rFonts w:hint="eastAsia" w:eastAsia="宋体" w:cs="Times New Roman"/>
            <w:color w:val="1F1F1F"/>
            <w:szCs w:val="21"/>
            <w:highlight w:val="green"/>
            <w:lang w:val="en-US" w:eastAsia="zh-CN"/>
            <w:rPrChange w:id="5607" w:author="野草" w:date="2024-04-24T09:00:47Z">
              <w:rPr>
                <w:rFonts w:hint="eastAsia" w:eastAsia="宋体" w:cs="Times New Roman"/>
                <w:color w:val="1F1F1F"/>
                <w:szCs w:val="21"/>
                <w:highlight w:val="cyan"/>
                <w:lang w:val="en-US" w:eastAsia="zh-CN"/>
              </w:rPr>
            </w:rPrChange>
          </w:rPr>
          <w:t>mal sum</w:t>
        </w:r>
      </w:ins>
      <w:ins w:id="5608" w:author="野草" w:date="2024-04-23T21:02:38Z">
        <w:r>
          <w:rPr>
            <w:rFonts w:hint="eastAsia" w:eastAsia="宋体" w:cs="Times New Roman"/>
            <w:color w:val="1F1F1F"/>
            <w:szCs w:val="21"/>
            <w:highlight w:val="green"/>
            <w:lang w:val="en-US" w:eastAsia="zh-CN"/>
            <w:rPrChange w:id="5609" w:author="野草" w:date="2024-04-24T09:00:47Z">
              <w:rPr>
                <w:rFonts w:hint="eastAsia" w:eastAsia="宋体" w:cs="Times New Roman"/>
                <w:color w:val="1F1F1F"/>
                <w:szCs w:val="21"/>
                <w:highlight w:val="cyan"/>
                <w:lang w:val="en-US" w:eastAsia="zh-CN"/>
              </w:rPr>
            </w:rPrChange>
          </w:rPr>
          <w:t>mer</w:t>
        </w:r>
      </w:ins>
      <w:ins w:id="5610" w:author="野草" w:date="2024-04-23T21:02:39Z">
        <w:r>
          <w:rPr>
            <w:rFonts w:hint="eastAsia" w:eastAsia="宋体" w:cs="Times New Roman"/>
            <w:color w:val="1F1F1F"/>
            <w:szCs w:val="21"/>
            <w:highlight w:val="green"/>
            <w:lang w:val="en-US" w:eastAsia="zh-CN"/>
            <w:rPrChange w:id="5611" w:author="野草" w:date="2024-04-24T09:00:47Z">
              <w:rPr>
                <w:rFonts w:hint="eastAsia" w:eastAsia="宋体" w:cs="Times New Roman"/>
                <w:color w:val="1F1F1F"/>
                <w:szCs w:val="21"/>
                <w:highlight w:val="cyan"/>
                <w:lang w:val="en-US" w:eastAsia="zh-CN"/>
              </w:rPr>
            </w:rPrChange>
          </w:rPr>
          <w:t xml:space="preserve"> day</w:t>
        </w:r>
      </w:ins>
      <w:ins w:id="5612" w:author="野草" w:date="2024-04-23T21:02:40Z">
        <w:r>
          <w:rPr>
            <w:rFonts w:hint="eastAsia" w:eastAsia="宋体" w:cs="Times New Roman"/>
            <w:color w:val="1F1F1F"/>
            <w:szCs w:val="21"/>
            <w:highlight w:val="none"/>
            <w:lang w:val="en-US" w:eastAsia="zh-CN"/>
            <w:rPrChange w:id="5613" w:author="野草" w:date="2024-04-24T08:47:05Z">
              <w:rPr>
                <w:rFonts w:hint="eastAsia" w:eastAsia="宋体" w:cs="Times New Roman"/>
                <w:color w:val="1F1F1F"/>
                <w:szCs w:val="21"/>
                <w:highlight w:val="cyan"/>
                <w:lang w:val="en-US" w:eastAsia="zh-CN"/>
              </w:rPr>
            </w:rPrChange>
          </w:rPr>
          <w:t xml:space="preserve"> </w:t>
        </w:r>
      </w:ins>
      <w:ins w:id="5614" w:author="野草" w:date="2024-04-27T11:02:18Z">
        <w:r>
          <w:rPr>
            <w:rFonts w:hint="eastAsia" w:eastAsia="宋体" w:cs="Times New Roman"/>
            <w:color w:val="1F1F1F"/>
            <w:szCs w:val="21"/>
            <w:highlight w:val="none"/>
            <w:lang w:val="en-US" w:eastAsia="zh-CN"/>
          </w:rPr>
          <w:t>wa</w:t>
        </w:r>
      </w:ins>
      <w:ins w:id="5615" w:author="野草" w:date="2024-04-23T21:02:40Z">
        <w:r>
          <w:rPr>
            <w:rFonts w:hint="eastAsia" w:eastAsia="宋体" w:cs="Times New Roman"/>
            <w:color w:val="1F1F1F"/>
            <w:szCs w:val="21"/>
            <w:highlight w:val="none"/>
            <w:lang w:val="en-US" w:eastAsia="zh-CN"/>
            <w:rPrChange w:id="5616" w:author="野草" w:date="2024-04-24T08:47:05Z">
              <w:rPr>
                <w:rFonts w:hint="eastAsia" w:eastAsia="宋体" w:cs="Times New Roman"/>
                <w:color w:val="1F1F1F"/>
                <w:szCs w:val="21"/>
                <w:highlight w:val="cyan"/>
                <w:lang w:val="en-US" w:eastAsia="zh-CN"/>
              </w:rPr>
            </w:rPrChange>
          </w:rPr>
          <w:t xml:space="preserve">s </w:t>
        </w:r>
      </w:ins>
      <w:ins w:id="5617" w:author="野草" w:date="2024-04-23T21:02:44Z">
        <w:r>
          <w:rPr>
            <w:rFonts w:hint="eastAsia" w:eastAsia="宋体" w:cs="Times New Roman"/>
            <w:color w:val="1F1F1F"/>
            <w:szCs w:val="21"/>
            <w:highlight w:val="cyan"/>
            <w:lang w:val="en-US" w:eastAsia="zh-CN"/>
          </w:rPr>
          <w:t>AI_</w:t>
        </w:r>
      </w:ins>
      <w:ins w:id="5618" w:author="野草" w:date="2024-04-23T21:02:45Z">
        <w:r>
          <w:rPr>
            <w:rFonts w:hint="eastAsia" w:eastAsia="宋体" w:cs="Times New Roman"/>
            <w:color w:val="1F1F1F"/>
            <w:szCs w:val="21"/>
            <w:highlight w:val="cyan"/>
            <w:lang w:val="en-US" w:eastAsia="zh-CN"/>
          </w:rPr>
          <w:t>I</w:t>
        </w:r>
      </w:ins>
      <w:ins w:id="5619" w:author="野草" w:date="2024-04-23T21:03:01Z">
        <w:r>
          <w:rPr>
            <w:rFonts w:hint="eastAsia" w:eastAsia="宋体" w:cs="Times New Roman"/>
            <w:color w:val="1F1F1F"/>
            <w:szCs w:val="21"/>
            <w:highlight w:val="none"/>
            <w:lang w:val="en-US" w:eastAsia="zh-CN"/>
            <w:rPrChange w:id="5620" w:author="野草" w:date="2024-04-24T08:47:05Z">
              <w:rPr>
                <w:rFonts w:hint="eastAsia" w:eastAsia="宋体" w:cs="Times New Roman"/>
                <w:color w:val="1F1F1F"/>
                <w:szCs w:val="21"/>
                <w:highlight w:val="cyan"/>
                <w:lang w:val="en-US" w:eastAsia="zh-CN"/>
              </w:rPr>
            </w:rPrChange>
          </w:rPr>
          <w:t>,</w:t>
        </w:r>
      </w:ins>
      <w:ins w:id="5621" w:author="野草" w:date="2024-04-23T21:03:03Z">
        <w:r>
          <w:rPr>
            <w:rFonts w:hint="eastAsia" w:eastAsia="宋体" w:cs="Times New Roman"/>
            <w:color w:val="1F1F1F"/>
            <w:szCs w:val="21"/>
            <w:highlight w:val="none"/>
            <w:lang w:val="en-US" w:eastAsia="zh-CN"/>
            <w:rPrChange w:id="5622" w:author="野草" w:date="2024-04-24T08:47:05Z">
              <w:rPr>
                <w:rFonts w:hint="eastAsia" w:eastAsia="宋体" w:cs="Times New Roman"/>
                <w:color w:val="1F1F1F"/>
                <w:szCs w:val="21"/>
                <w:highlight w:val="cyan"/>
                <w:lang w:val="en-US" w:eastAsia="zh-CN"/>
              </w:rPr>
            </w:rPrChange>
          </w:rPr>
          <w:t xml:space="preserve"> which</w:t>
        </w:r>
      </w:ins>
      <w:ins w:id="5623" w:author="野草" w:date="2024-04-23T21:03:04Z">
        <w:r>
          <w:rPr>
            <w:rFonts w:hint="eastAsia" w:eastAsia="宋体" w:cs="Times New Roman"/>
            <w:color w:val="1F1F1F"/>
            <w:szCs w:val="21"/>
            <w:highlight w:val="none"/>
            <w:lang w:val="en-US" w:eastAsia="zh-CN"/>
            <w:rPrChange w:id="5624" w:author="野草" w:date="2024-04-24T08:47:05Z">
              <w:rPr>
                <w:rFonts w:hint="eastAsia" w:eastAsia="宋体" w:cs="Times New Roman"/>
                <w:color w:val="1F1F1F"/>
                <w:szCs w:val="21"/>
                <w:highlight w:val="cyan"/>
                <w:lang w:val="en-US" w:eastAsia="zh-CN"/>
              </w:rPr>
            </w:rPrChange>
          </w:rPr>
          <w:t xml:space="preserve"> </w:t>
        </w:r>
      </w:ins>
      <w:ins w:id="5625" w:author="野草" w:date="2024-04-27T11:02:20Z">
        <w:r>
          <w:rPr>
            <w:rFonts w:hint="eastAsia" w:eastAsia="宋体" w:cs="Times New Roman"/>
            <w:color w:val="1F1F1F"/>
            <w:szCs w:val="21"/>
            <w:highlight w:val="none"/>
            <w:lang w:val="en-US" w:eastAsia="zh-CN"/>
          </w:rPr>
          <w:t>w</w:t>
        </w:r>
      </w:ins>
      <w:ins w:id="5626" w:author="野草" w:date="2024-04-27T11:02:21Z">
        <w:r>
          <w:rPr>
            <w:rFonts w:hint="eastAsia" w:eastAsia="宋体" w:cs="Times New Roman"/>
            <w:color w:val="1F1F1F"/>
            <w:szCs w:val="21"/>
            <w:highlight w:val="none"/>
            <w:lang w:val="en-US" w:eastAsia="zh-CN"/>
          </w:rPr>
          <w:t>a</w:t>
        </w:r>
      </w:ins>
      <w:ins w:id="5627" w:author="野草" w:date="2024-04-23T21:03:06Z">
        <w:r>
          <w:rPr>
            <w:rFonts w:hint="eastAsia" w:eastAsia="宋体" w:cs="Times New Roman"/>
            <w:color w:val="1F1F1F"/>
            <w:szCs w:val="21"/>
            <w:highlight w:val="none"/>
            <w:lang w:val="en-US" w:eastAsia="zh-CN"/>
            <w:rPrChange w:id="5628" w:author="野草" w:date="2024-04-24T08:47:05Z">
              <w:rPr>
                <w:rFonts w:hint="eastAsia" w:eastAsia="宋体" w:cs="Times New Roman"/>
                <w:color w:val="1F1F1F"/>
                <w:szCs w:val="21"/>
                <w:highlight w:val="cyan"/>
                <w:lang w:val="en-US" w:eastAsia="zh-CN"/>
              </w:rPr>
            </w:rPrChange>
          </w:rPr>
          <w:t xml:space="preserve">s </w:t>
        </w:r>
      </w:ins>
      <w:ins w:id="5629" w:author="野草" w:date="2024-04-24T09:00:36Z">
        <w:bookmarkStart w:id="109" w:name="OLE_LINK37"/>
        <w:r>
          <w:rPr>
            <w:rFonts w:hint="eastAsia" w:eastAsia="宋体" w:cs="Times New Roman"/>
            <w:color w:val="1F1F1F"/>
            <w:highlight w:val="green"/>
            <w:lang w:val="en-US" w:eastAsia="zh-CN"/>
          </w:rPr>
          <w:t>characterized</w:t>
        </w:r>
        <w:bookmarkEnd w:id="109"/>
      </w:ins>
      <w:ins w:id="5630" w:author="野草" w:date="2024-04-23T21:03:12Z">
        <w:r>
          <w:rPr>
            <w:rFonts w:hint="eastAsia" w:eastAsia="宋体" w:cs="Times New Roman"/>
            <w:color w:val="1F1F1F"/>
            <w:szCs w:val="21"/>
            <w:highlight w:val="green"/>
            <w:lang w:val="en-US" w:eastAsia="zh-CN"/>
            <w:rPrChange w:id="5631" w:author="野草" w:date="2024-04-24T09:00:39Z">
              <w:rPr>
                <w:rFonts w:hint="eastAsia" w:eastAsia="宋体" w:cs="Times New Roman"/>
                <w:color w:val="1F1F1F"/>
                <w:szCs w:val="21"/>
                <w:highlight w:val="cyan"/>
                <w:lang w:val="en-US" w:eastAsia="zh-CN"/>
              </w:rPr>
            </w:rPrChange>
          </w:rPr>
          <w:t xml:space="preserve"> </w:t>
        </w:r>
      </w:ins>
      <w:ins w:id="5632" w:author="野草" w:date="2024-04-23T21:03:13Z">
        <w:r>
          <w:rPr>
            <w:rFonts w:hint="eastAsia" w:eastAsia="宋体" w:cs="Times New Roman"/>
            <w:color w:val="1F1F1F"/>
            <w:szCs w:val="21"/>
            <w:highlight w:val="green"/>
            <w:lang w:val="en-US" w:eastAsia="zh-CN"/>
            <w:rPrChange w:id="5633" w:author="野草" w:date="2024-04-24T09:00:39Z">
              <w:rPr>
                <w:rFonts w:hint="eastAsia" w:eastAsia="宋体" w:cs="Times New Roman"/>
                <w:color w:val="1F1F1F"/>
                <w:szCs w:val="21"/>
                <w:highlight w:val="cyan"/>
                <w:lang w:val="en-US" w:eastAsia="zh-CN"/>
              </w:rPr>
            </w:rPrChange>
          </w:rPr>
          <w:t>by</w:t>
        </w:r>
      </w:ins>
      <w:ins w:id="5634" w:author="野草" w:date="2024-04-23T21:03:13Z">
        <w:r>
          <w:rPr>
            <w:rFonts w:hint="eastAsia" w:eastAsia="宋体" w:cs="Times New Roman"/>
            <w:color w:val="1F1F1F"/>
            <w:szCs w:val="21"/>
            <w:highlight w:val="none"/>
            <w:lang w:val="en-US" w:eastAsia="zh-CN"/>
            <w:rPrChange w:id="5635" w:author="野草" w:date="2024-04-24T08:47:05Z">
              <w:rPr>
                <w:rFonts w:hint="eastAsia" w:eastAsia="宋体" w:cs="Times New Roman"/>
                <w:color w:val="1F1F1F"/>
                <w:szCs w:val="21"/>
                <w:highlight w:val="cyan"/>
                <w:lang w:val="en-US" w:eastAsia="zh-CN"/>
              </w:rPr>
            </w:rPrChange>
          </w:rPr>
          <w:t xml:space="preserve"> </w:t>
        </w:r>
      </w:ins>
      <w:ins w:id="5636" w:author="野草" w:date="2024-04-24T09:03:19Z">
        <w:r>
          <w:rPr>
            <w:rFonts w:hint="eastAsia" w:eastAsia="宋体" w:cs="Times New Roman"/>
            <w:color w:val="1F1F1F"/>
            <w:szCs w:val="21"/>
            <w:highlight w:val="none"/>
            <w:lang w:val="en-US" w:eastAsia="zh-CN"/>
          </w:rPr>
          <w:t>a</w:t>
        </w:r>
      </w:ins>
      <w:ins w:id="5637" w:author="野草" w:date="2024-04-24T09:03:21Z">
        <w:r>
          <w:rPr>
            <w:rFonts w:hint="eastAsia" w:eastAsia="宋体" w:cs="Times New Roman"/>
            <w:color w:val="1F1F1F"/>
            <w:szCs w:val="21"/>
            <w:highlight w:val="none"/>
            <w:lang w:val="en-US" w:eastAsia="zh-CN"/>
          </w:rPr>
          <w:t xml:space="preserve"> </w:t>
        </w:r>
      </w:ins>
      <w:ins w:id="5638" w:author="野草" w:date="2024-04-24T09:04:59Z">
        <w:r>
          <w:rPr>
            <w:rFonts w:hint="eastAsia" w:eastAsia="宋体" w:cs="Times New Roman"/>
            <w:color w:val="1F1F1F"/>
            <w:szCs w:val="21"/>
            <w:highlight w:val="cyan"/>
            <w:lang w:val="en-US" w:eastAsia="zh-CN"/>
            <w:rPrChange w:id="5639" w:author="野草" w:date="2024-04-24T09:05:01Z">
              <w:rPr>
                <w:rFonts w:hint="eastAsia" w:eastAsia="宋体" w:cs="Times New Roman"/>
                <w:color w:val="1F1F1F"/>
                <w:szCs w:val="21"/>
                <w:highlight w:val="none"/>
                <w:lang w:val="en-US" w:eastAsia="zh-CN"/>
              </w:rPr>
            </w:rPrChange>
          </w:rPr>
          <w:t xml:space="preserve">fluctuating </w:t>
        </w:r>
      </w:ins>
      <w:ins w:id="5640" w:author="野草" w:date="2024-04-23T21:03:13Z">
        <w:r>
          <w:rPr>
            <w:rFonts w:hint="eastAsia" w:eastAsia="宋体" w:cs="Times New Roman"/>
            <w:color w:val="1F1F1F"/>
            <w:szCs w:val="21"/>
            <w:highlight w:val="cyan"/>
            <w:lang w:val="en-US" w:eastAsia="zh-CN"/>
          </w:rPr>
          <w:t>as</w:t>
        </w:r>
      </w:ins>
      <w:ins w:id="5641" w:author="野草" w:date="2024-04-23T21:03:14Z">
        <w:r>
          <w:rPr>
            <w:rFonts w:hint="eastAsia" w:eastAsia="宋体" w:cs="Times New Roman"/>
            <w:color w:val="1F1F1F"/>
            <w:szCs w:val="21"/>
            <w:highlight w:val="cyan"/>
            <w:lang w:val="en-US" w:eastAsia="zh-CN"/>
          </w:rPr>
          <w:t xml:space="preserve">cent </w:t>
        </w:r>
      </w:ins>
      <w:ins w:id="5642" w:author="野草" w:date="2024-04-23T21:03:15Z">
        <w:r>
          <w:rPr>
            <w:rFonts w:hint="eastAsia" w:eastAsia="宋体" w:cs="Times New Roman"/>
            <w:color w:val="1F1F1F"/>
            <w:szCs w:val="21"/>
            <w:highlight w:val="cyan"/>
            <w:lang w:val="en-US" w:eastAsia="zh-CN"/>
          </w:rPr>
          <w:t>patter</w:t>
        </w:r>
      </w:ins>
      <w:ins w:id="5643" w:author="野草" w:date="2024-04-23T21:03:16Z">
        <w:r>
          <w:rPr>
            <w:rFonts w:hint="eastAsia" w:eastAsia="宋体" w:cs="Times New Roman"/>
            <w:color w:val="1F1F1F"/>
            <w:szCs w:val="21"/>
            <w:highlight w:val="cyan"/>
            <w:lang w:val="en-US" w:eastAsia="zh-CN"/>
          </w:rPr>
          <w:t>n</w:t>
        </w:r>
      </w:ins>
      <w:ins w:id="5644" w:author="野草" w:date="2024-04-23T21:03:16Z">
        <w:r>
          <w:rPr>
            <w:rFonts w:hint="eastAsia" w:eastAsia="宋体" w:cs="Times New Roman"/>
            <w:color w:val="1F1F1F"/>
            <w:szCs w:val="21"/>
            <w:highlight w:val="none"/>
            <w:lang w:val="en-US" w:eastAsia="zh-CN"/>
            <w:rPrChange w:id="5645" w:author="野草" w:date="2024-04-24T08:47:05Z">
              <w:rPr>
                <w:rFonts w:hint="eastAsia" w:eastAsia="宋体" w:cs="Times New Roman"/>
                <w:color w:val="1F1F1F"/>
                <w:szCs w:val="21"/>
                <w:highlight w:val="cyan"/>
                <w:lang w:val="en-US" w:eastAsia="zh-CN"/>
              </w:rPr>
            </w:rPrChange>
          </w:rPr>
          <w:t xml:space="preserve"> </w:t>
        </w:r>
      </w:ins>
      <w:ins w:id="5646" w:author="野草" w:date="2024-04-23T21:03:25Z">
        <w:r>
          <w:rPr>
            <w:rFonts w:hint="eastAsia" w:eastAsia="宋体" w:cs="Times New Roman"/>
            <w:color w:val="1F1F1F"/>
            <w:szCs w:val="21"/>
            <w:highlight w:val="none"/>
            <w:lang w:val="en-US" w:eastAsia="zh-CN"/>
            <w:rPrChange w:id="5647" w:author="野草" w:date="2024-04-24T08:47:05Z">
              <w:rPr>
                <w:rFonts w:hint="eastAsia" w:eastAsia="宋体" w:cs="Times New Roman"/>
                <w:color w:val="1F1F1F"/>
                <w:szCs w:val="21"/>
                <w:highlight w:val="cyan"/>
                <w:lang w:val="en-US" w:eastAsia="zh-CN"/>
              </w:rPr>
            </w:rPrChange>
          </w:rPr>
          <w:t>wi</w:t>
        </w:r>
      </w:ins>
      <w:ins w:id="5648" w:author="野草" w:date="2024-04-23T21:03:26Z">
        <w:r>
          <w:rPr>
            <w:rFonts w:hint="eastAsia" w:eastAsia="宋体" w:cs="Times New Roman"/>
            <w:color w:val="1F1F1F"/>
            <w:szCs w:val="21"/>
            <w:highlight w:val="none"/>
            <w:lang w:val="en-US" w:eastAsia="zh-CN"/>
            <w:rPrChange w:id="5649" w:author="野草" w:date="2024-04-24T08:47:05Z">
              <w:rPr>
                <w:rFonts w:hint="eastAsia" w:eastAsia="宋体" w:cs="Times New Roman"/>
                <w:color w:val="1F1F1F"/>
                <w:szCs w:val="21"/>
                <w:highlight w:val="cyan"/>
                <w:lang w:val="en-US" w:eastAsia="zh-CN"/>
              </w:rPr>
            </w:rPrChange>
          </w:rPr>
          <w:t>thin t</w:t>
        </w:r>
      </w:ins>
      <w:ins w:id="5650" w:author="野草" w:date="2024-04-23T21:03:27Z">
        <w:r>
          <w:rPr>
            <w:rFonts w:hint="eastAsia" w:eastAsia="宋体" w:cs="Times New Roman"/>
            <w:color w:val="1F1F1F"/>
            <w:szCs w:val="21"/>
            <w:highlight w:val="none"/>
            <w:lang w:val="en-US" w:eastAsia="zh-CN"/>
            <w:rPrChange w:id="5651" w:author="野草" w:date="2024-04-24T08:47:05Z">
              <w:rPr>
                <w:rFonts w:hint="eastAsia" w:eastAsia="宋体" w:cs="Times New Roman"/>
                <w:color w:val="1F1F1F"/>
                <w:szCs w:val="21"/>
                <w:highlight w:val="cyan"/>
                <w:lang w:val="en-US" w:eastAsia="zh-CN"/>
              </w:rPr>
            </w:rPrChange>
          </w:rPr>
          <w:t>he r</w:t>
        </w:r>
      </w:ins>
      <w:ins w:id="5652" w:author="野草" w:date="2024-04-23T21:03:28Z">
        <w:r>
          <w:rPr>
            <w:rFonts w:hint="eastAsia" w:eastAsia="宋体" w:cs="Times New Roman"/>
            <w:color w:val="1F1F1F"/>
            <w:szCs w:val="21"/>
            <w:highlight w:val="none"/>
            <w:lang w:val="en-US" w:eastAsia="zh-CN"/>
            <w:rPrChange w:id="5653" w:author="野草" w:date="2024-04-24T08:47:05Z">
              <w:rPr>
                <w:rFonts w:hint="eastAsia" w:eastAsia="宋体" w:cs="Times New Roman"/>
                <w:color w:val="1F1F1F"/>
                <w:szCs w:val="21"/>
                <w:highlight w:val="cyan"/>
                <w:lang w:val="en-US" w:eastAsia="zh-CN"/>
              </w:rPr>
            </w:rPrChange>
          </w:rPr>
          <w:t>a</w:t>
        </w:r>
      </w:ins>
      <w:ins w:id="5654" w:author="野草" w:date="2024-04-23T21:03:29Z">
        <w:r>
          <w:rPr>
            <w:rFonts w:hint="eastAsia" w:eastAsia="宋体" w:cs="Times New Roman"/>
            <w:color w:val="1F1F1F"/>
            <w:szCs w:val="21"/>
            <w:highlight w:val="none"/>
            <w:lang w:val="en-US" w:eastAsia="zh-CN"/>
            <w:rPrChange w:id="5655" w:author="野草" w:date="2024-04-24T08:47:05Z">
              <w:rPr>
                <w:rFonts w:hint="eastAsia" w:eastAsia="宋体" w:cs="Times New Roman"/>
                <w:color w:val="1F1F1F"/>
                <w:szCs w:val="21"/>
                <w:highlight w:val="cyan"/>
                <w:lang w:val="en-US" w:eastAsia="zh-CN"/>
              </w:rPr>
            </w:rPrChange>
          </w:rPr>
          <w:t xml:space="preserve">nge of </w:t>
        </w:r>
      </w:ins>
      <w:ins w:id="5656" w:author="野草" w:date="2024-04-27T10:39:13Z">
        <w:r>
          <w:rPr>
            <w:rFonts w:hint="eastAsia" w:eastAsia="宋体" w:cs="Times New Roman"/>
            <w:color w:val="1F1F1F"/>
            <w:szCs w:val="21"/>
            <w:highlight w:val="cyan"/>
            <w:lang w:val="en-US" w:eastAsia="zh-CN"/>
          </w:rPr>
          <w:t>3.</w:t>
        </w:r>
      </w:ins>
      <w:ins w:id="5657" w:author="野草" w:date="2024-04-27T10:39:14Z">
        <w:r>
          <w:rPr>
            <w:rFonts w:hint="eastAsia" w:eastAsia="宋体" w:cs="Times New Roman"/>
            <w:color w:val="1F1F1F"/>
            <w:szCs w:val="21"/>
            <w:highlight w:val="cyan"/>
            <w:lang w:val="en-US" w:eastAsia="zh-CN"/>
          </w:rPr>
          <w:t>9</w:t>
        </w:r>
      </w:ins>
      <w:ins w:id="5658" w:author="野草" w:date="2024-04-27T07:36:15Z">
        <w:r>
          <w:rPr>
            <w:rFonts w:hint="eastAsia" w:eastAsia="宋体" w:cs="Times New Roman"/>
            <w:color w:val="1F1F1F"/>
            <w:szCs w:val="21"/>
            <w:highlight w:val="cyan"/>
            <w:lang w:val="en-US" w:eastAsia="zh-CN"/>
          </w:rPr>
          <w:t xml:space="preserve"> </w:t>
        </w:r>
      </w:ins>
      <w:ins w:id="5659" w:author="野草" w:date="2024-04-27T07:36:16Z">
        <w:r>
          <w:rPr>
            <w:rFonts w:hint="eastAsia" w:eastAsia="宋体" w:cs="Times New Roman"/>
            <w:color w:val="1F1F1F"/>
            <w:szCs w:val="21"/>
            <w:highlight w:val="cyan"/>
            <w:lang w:val="en-US" w:eastAsia="zh-CN"/>
          </w:rPr>
          <w:t>%</w:t>
        </w:r>
      </w:ins>
      <w:ins w:id="5660" w:author="野草" w:date="2024-04-23T21:03:31Z">
        <w:r>
          <w:rPr>
            <w:rFonts w:hint="eastAsia" w:eastAsia="宋体" w:cs="Times New Roman"/>
            <w:color w:val="1F1F1F"/>
            <w:szCs w:val="21"/>
            <w:highlight w:val="cyan"/>
            <w:lang w:val="en-US" w:eastAsia="zh-CN"/>
          </w:rPr>
          <w:t xml:space="preserve"> </w:t>
        </w:r>
      </w:ins>
      <w:ins w:id="5661" w:author="野草" w:date="2024-04-23T21:03:34Z">
        <w:r>
          <w:rPr>
            <w:rFonts w:hint="eastAsia" w:eastAsia="宋体" w:cs="Times New Roman"/>
            <w:color w:val="1F1F1F"/>
            <w:szCs w:val="21"/>
            <w:highlight w:val="cyan"/>
            <w:lang w:val="en-US" w:eastAsia="zh-CN"/>
          </w:rPr>
          <w:t xml:space="preserve">- </w:t>
        </w:r>
      </w:ins>
      <w:ins w:id="5662" w:author="野草" w:date="2024-04-24T09:04:16Z">
        <w:r>
          <w:rPr>
            <w:rFonts w:hint="eastAsia" w:eastAsia="宋体" w:cs="Times New Roman"/>
            <w:color w:val="1F1F1F"/>
            <w:szCs w:val="21"/>
            <w:highlight w:val="cyan"/>
            <w:lang w:val="en-US" w:eastAsia="zh-CN"/>
            <w:rPrChange w:id="5663" w:author="野草" w:date="2024-04-24T09:04:21Z">
              <w:rPr>
                <w:rFonts w:hint="eastAsia" w:eastAsia="宋体" w:cs="Times New Roman"/>
                <w:color w:val="1F1F1F"/>
                <w:szCs w:val="21"/>
                <w:highlight w:val="none"/>
                <w:lang w:val="en-US" w:eastAsia="zh-CN"/>
              </w:rPr>
            </w:rPrChange>
          </w:rPr>
          <w:t>9</w:t>
        </w:r>
      </w:ins>
      <w:ins w:id="5664" w:author="野草" w:date="2024-04-27T10:39:17Z">
        <w:r>
          <w:rPr>
            <w:rFonts w:hint="eastAsia" w:eastAsia="宋体" w:cs="Times New Roman"/>
            <w:color w:val="1F1F1F"/>
            <w:szCs w:val="21"/>
            <w:highlight w:val="cyan"/>
            <w:lang w:val="en-US" w:eastAsia="zh-CN"/>
          </w:rPr>
          <w:t>4</w:t>
        </w:r>
      </w:ins>
      <w:ins w:id="5665" w:author="野草" w:date="2024-04-24T09:04:16Z">
        <w:r>
          <w:rPr>
            <w:rFonts w:hint="eastAsia" w:eastAsia="宋体" w:cs="Times New Roman"/>
            <w:color w:val="1F1F1F"/>
            <w:szCs w:val="21"/>
            <w:highlight w:val="cyan"/>
            <w:lang w:val="en-US" w:eastAsia="zh-CN"/>
            <w:rPrChange w:id="5666" w:author="野草" w:date="2024-04-24T09:04:21Z">
              <w:rPr>
                <w:rFonts w:hint="eastAsia" w:eastAsia="宋体" w:cs="Times New Roman"/>
                <w:color w:val="1F1F1F"/>
                <w:szCs w:val="21"/>
                <w:highlight w:val="none"/>
                <w:lang w:val="en-US" w:eastAsia="zh-CN"/>
              </w:rPr>
            </w:rPrChange>
          </w:rPr>
          <w:t>.</w:t>
        </w:r>
      </w:ins>
      <w:ins w:id="5667" w:author="野草" w:date="2024-04-27T10:39:18Z">
        <w:r>
          <w:rPr>
            <w:rFonts w:hint="eastAsia" w:eastAsia="宋体" w:cs="Times New Roman"/>
            <w:color w:val="1F1F1F"/>
            <w:szCs w:val="21"/>
            <w:highlight w:val="cyan"/>
            <w:lang w:val="en-US" w:eastAsia="zh-CN"/>
          </w:rPr>
          <w:t>5</w:t>
        </w:r>
      </w:ins>
      <w:ins w:id="5668" w:author="野草" w:date="2024-04-27T07:36:20Z">
        <w:r>
          <w:rPr>
            <w:rFonts w:hint="eastAsia" w:eastAsia="宋体" w:cs="Times New Roman"/>
            <w:color w:val="1F1F1F"/>
            <w:szCs w:val="21"/>
            <w:highlight w:val="cyan"/>
            <w:lang w:val="en-US" w:eastAsia="zh-CN"/>
          </w:rPr>
          <w:t xml:space="preserve"> %</w:t>
        </w:r>
      </w:ins>
      <w:ins w:id="5669" w:author="野草" w:date="2024-04-23T21:03:35Z">
        <w:r>
          <w:rPr>
            <w:rFonts w:hint="eastAsia" w:eastAsia="宋体" w:cs="Times New Roman"/>
            <w:color w:val="1F1F1F"/>
            <w:szCs w:val="21"/>
            <w:highlight w:val="none"/>
            <w:lang w:val="en-US" w:eastAsia="zh-CN"/>
            <w:rPrChange w:id="5670" w:author="野草" w:date="2024-04-24T08:47:05Z">
              <w:rPr>
                <w:rFonts w:hint="eastAsia" w:eastAsia="宋体" w:cs="Times New Roman"/>
                <w:color w:val="1F1F1F"/>
                <w:szCs w:val="21"/>
                <w:highlight w:val="cyan"/>
                <w:lang w:val="en-US" w:eastAsia="zh-CN"/>
              </w:rPr>
            </w:rPrChange>
          </w:rPr>
          <w:t>.</w:t>
        </w:r>
      </w:ins>
      <w:ins w:id="5671" w:author="野草" w:date="2024-04-23T21:03:37Z">
        <w:r>
          <w:rPr>
            <w:rFonts w:hint="eastAsia" w:eastAsia="宋体" w:cs="Times New Roman"/>
            <w:color w:val="1F1F1F"/>
            <w:szCs w:val="21"/>
            <w:highlight w:val="none"/>
            <w:lang w:val="en-US" w:eastAsia="zh-CN"/>
            <w:rPrChange w:id="5672" w:author="野草" w:date="2024-04-24T08:47:05Z">
              <w:rPr>
                <w:rFonts w:hint="eastAsia" w:eastAsia="宋体" w:cs="Times New Roman"/>
                <w:color w:val="1F1F1F"/>
                <w:szCs w:val="21"/>
                <w:highlight w:val="cyan"/>
                <w:lang w:val="en-US" w:eastAsia="zh-CN"/>
              </w:rPr>
            </w:rPrChange>
          </w:rPr>
          <w:t xml:space="preserve"> </w:t>
        </w:r>
      </w:ins>
      <w:ins w:id="5673" w:author="野草" w:date="2024-04-23T21:03:38Z">
        <w:r>
          <w:rPr>
            <w:rFonts w:hint="eastAsia" w:eastAsia="宋体" w:cs="Times New Roman"/>
            <w:color w:val="1F1F1F"/>
            <w:szCs w:val="21"/>
            <w:highlight w:val="none"/>
            <w:lang w:val="en-US" w:eastAsia="zh-CN"/>
            <w:rPrChange w:id="5674" w:author="野草" w:date="2024-04-24T08:47:05Z">
              <w:rPr>
                <w:rFonts w:hint="eastAsia" w:eastAsia="宋体" w:cs="Times New Roman"/>
                <w:color w:val="1F1F1F"/>
                <w:szCs w:val="21"/>
                <w:highlight w:val="cyan"/>
                <w:lang w:val="en-US" w:eastAsia="zh-CN"/>
              </w:rPr>
            </w:rPrChange>
          </w:rPr>
          <w:t>On</w:t>
        </w:r>
      </w:ins>
      <w:ins w:id="5675" w:author="野草" w:date="2024-04-23T21:03:39Z">
        <w:r>
          <w:rPr>
            <w:rFonts w:hint="eastAsia" w:eastAsia="宋体" w:cs="Times New Roman"/>
            <w:color w:val="1F1F1F"/>
            <w:szCs w:val="21"/>
            <w:highlight w:val="none"/>
            <w:lang w:val="en-US" w:eastAsia="zh-CN"/>
            <w:rPrChange w:id="5676" w:author="野草" w:date="2024-04-24T08:47:05Z">
              <w:rPr>
                <w:rFonts w:hint="eastAsia" w:eastAsia="宋体" w:cs="Times New Roman"/>
                <w:color w:val="1F1F1F"/>
                <w:szCs w:val="21"/>
                <w:highlight w:val="cyan"/>
                <w:lang w:val="en-US" w:eastAsia="zh-CN"/>
              </w:rPr>
            </w:rPrChange>
          </w:rPr>
          <w:t xml:space="preserve"> the </w:t>
        </w:r>
      </w:ins>
      <w:ins w:id="5677" w:author="野草" w:date="2024-04-23T21:03:41Z">
        <w:r>
          <w:rPr>
            <w:rFonts w:hint="eastAsia" w:eastAsia="宋体" w:cs="Times New Roman"/>
            <w:color w:val="1F1F1F"/>
            <w:szCs w:val="21"/>
            <w:highlight w:val="green"/>
            <w:lang w:val="en-US" w:eastAsia="zh-CN"/>
            <w:rPrChange w:id="5678" w:author="野草" w:date="2024-04-24T09:04:27Z">
              <w:rPr>
                <w:rFonts w:hint="eastAsia" w:eastAsia="宋体" w:cs="Times New Roman"/>
                <w:color w:val="1F1F1F"/>
                <w:szCs w:val="21"/>
                <w:highlight w:val="cyan"/>
                <w:lang w:val="en-US" w:eastAsia="zh-CN"/>
              </w:rPr>
            </w:rPrChange>
          </w:rPr>
          <w:t>extre</w:t>
        </w:r>
      </w:ins>
      <w:ins w:id="5679" w:author="野草" w:date="2024-04-23T21:03:42Z">
        <w:r>
          <w:rPr>
            <w:rFonts w:hint="eastAsia" w:eastAsia="宋体" w:cs="Times New Roman"/>
            <w:color w:val="1F1F1F"/>
            <w:szCs w:val="21"/>
            <w:highlight w:val="green"/>
            <w:lang w:val="en-US" w:eastAsia="zh-CN"/>
            <w:rPrChange w:id="5680" w:author="野草" w:date="2024-04-24T09:04:27Z">
              <w:rPr>
                <w:rFonts w:hint="eastAsia" w:eastAsia="宋体" w:cs="Times New Roman"/>
                <w:color w:val="1F1F1F"/>
                <w:szCs w:val="21"/>
                <w:highlight w:val="cyan"/>
                <w:lang w:val="en-US" w:eastAsia="zh-CN"/>
              </w:rPr>
            </w:rPrChange>
          </w:rPr>
          <w:t>mely ho</w:t>
        </w:r>
      </w:ins>
      <w:ins w:id="5681" w:author="野草" w:date="2024-04-23T21:03:43Z">
        <w:r>
          <w:rPr>
            <w:rFonts w:hint="eastAsia" w:eastAsia="宋体" w:cs="Times New Roman"/>
            <w:color w:val="1F1F1F"/>
            <w:szCs w:val="21"/>
            <w:highlight w:val="green"/>
            <w:lang w:val="en-US" w:eastAsia="zh-CN"/>
            <w:rPrChange w:id="5682" w:author="野草" w:date="2024-04-24T09:04:27Z">
              <w:rPr>
                <w:rFonts w:hint="eastAsia" w:eastAsia="宋体" w:cs="Times New Roman"/>
                <w:color w:val="1F1F1F"/>
                <w:szCs w:val="21"/>
                <w:highlight w:val="cyan"/>
                <w:lang w:val="en-US" w:eastAsia="zh-CN"/>
              </w:rPr>
            </w:rPrChange>
          </w:rPr>
          <w:t>t day</w:t>
        </w:r>
      </w:ins>
      <w:ins w:id="5683" w:author="野草" w:date="2024-04-23T21:03:43Z">
        <w:r>
          <w:rPr>
            <w:rFonts w:hint="eastAsia" w:eastAsia="宋体" w:cs="Times New Roman"/>
            <w:color w:val="1F1F1F"/>
            <w:szCs w:val="21"/>
            <w:highlight w:val="none"/>
            <w:lang w:val="en-US" w:eastAsia="zh-CN"/>
            <w:rPrChange w:id="5684" w:author="野草" w:date="2024-04-24T08:47:05Z">
              <w:rPr>
                <w:rFonts w:hint="eastAsia" w:eastAsia="宋体" w:cs="Times New Roman"/>
                <w:color w:val="1F1F1F"/>
                <w:szCs w:val="21"/>
                <w:highlight w:val="cyan"/>
                <w:lang w:val="en-US" w:eastAsia="zh-CN"/>
              </w:rPr>
            </w:rPrChange>
          </w:rPr>
          <w:t>,</w:t>
        </w:r>
      </w:ins>
      <w:ins w:id="5685" w:author="野草" w:date="2024-04-23T21:03:44Z">
        <w:r>
          <w:rPr>
            <w:rFonts w:hint="eastAsia" w:eastAsia="宋体" w:cs="Times New Roman"/>
            <w:color w:val="1F1F1F"/>
            <w:szCs w:val="21"/>
            <w:highlight w:val="none"/>
            <w:lang w:val="en-US" w:eastAsia="zh-CN"/>
            <w:rPrChange w:id="5686" w:author="野草" w:date="2024-04-24T08:47:05Z">
              <w:rPr>
                <w:rFonts w:hint="eastAsia" w:eastAsia="宋体" w:cs="Times New Roman"/>
                <w:color w:val="1F1F1F"/>
                <w:szCs w:val="21"/>
                <w:highlight w:val="cyan"/>
                <w:lang w:val="en-US" w:eastAsia="zh-CN"/>
              </w:rPr>
            </w:rPrChange>
          </w:rPr>
          <w:t xml:space="preserve"> the </w:t>
        </w:r>
      </w:ins>
      <w:ins w:id="5687" w:author="野草" w:date="2024-04-23T21:03:49Z">
        <w:r>
          <w:rPr>
            <w:rFonts w:hint="eastAsia" w:eastAsia="宋体" w:cs="Times New Roman"/>
            <w:color w:val="1F1F1F"/>
            <w:szCs w:val="21"/>
            <w:highlight w:val="green"/>
            <w:lang w:val="en-US" w:eastAsia="zh-CN"/>
            <w:rPrChange w:id="5688" w:author="野草" w:date="2024-04-24T09:04:32Z">
              <w:rPr>
                <w:rFonts w:hint="eastAsia" w:eastAsia="宋体" w:cs="Times New Roman"/>
                <w:color w:val="1F1F1F"/>
                <w:szCs w:val="21"/>
                <w:highlight w:val="cyan"/>
                <w:lang w:val="en-US" w:eastAsia="zh-CN"/>
              </w:rPr>
            </w:rPrChange>
          </w:rPr>
          <w:t>fourth most influential factor</w:t>
        </w:r>
      </w:ins>
      <w:ins w:id="5689" w:author="野草" w:date="2024-04-23T21:03:49Z">
        <w:r>
          <w:rPr>
            <w:rFonts w:hint="eastAsia" w:eastAsia="宋体" w:cs="Times New Roman"/>
            <w:color w:val="1F1F1F"/>
            <w:szCs w:val="21"/>
            <w:highlight w:val="none"/>
            <w:lang w:val="en-US" w:eastAsia="zh-CN"/>
            <w:rPrChange w:id="5690" w:author="野草" w:date="2024-04-24T08:47:05Z">
              <w:rPr>
                <w:rFonts w:hint="eastAsia" w:eastAsia="宋体" w:cs="Times New Roman"/>
                <w:color w:val="1F1F1F"/>
                <w:szCs w:val="21"/>
                <w:highlight w:val="cyan"/>
                <w:lang w:val="en-US" w:eastAsia="zh-CN"/>
              </w:rPr>
            </w:rPrChange>
          </w:rPr>
          <w:t xml:space="preserve"> </w:t>
        </w:r>
      </w:ins>
      <w:ins w:id="5691" w:author="野草" w:date="2024-04-23T21:03:51Z">
        <w:r>
          <w:rPr>
            <w:rFonts w:hint="eastAsia" w:eastAsia="宋体" w:cs="Times New Roman"/>
            <w:color w:val="1F1F1F"/>
            <w:szCs w:val="21"/>
            <w:highlight w:val="none"/>
            <w:lang w:val="en-US" w:eastAsia="zh-CN"/>
            <w:rPrChange w:id="5692" w:author="野草" w:date="2024-04-24T08:47:05Z">
              <w:rPr>
                <w:rFonts w:hint="eastAsia" w:eastAsia="宋体" w:cs="Times New Roman"/>
                <w:color w:val="1F1F1F"/>
                <w:szCs w:val="21"/>
                <w:highlight w:val="cyan"/>
                <w:lang w:val="en-US" w:eastAsia="zh-CN"/>
              </w:rPr>
            </w:rPrChange>
          </w:rPr>
          <w:t>beca</w:t>
        </w:r>
      </w:ins>
      <w:ins w:id="5693" w:author="野草" w:date="2024-04-23T21:03:52Z">
        <w:r>
          <w:rPr>
            <w:rFonts w:hint="eastAsia" w:eastAsia="宋体" w:cs="Times New Roman"/>
            <w:color w:val="1F1F1F"/>
            <w:szCs w:val="21"/>
            <w:highlight w:val="none"/>
            <w:lang w:val="en-US" w:eastAsia="zh-CN"/>
            <w:rPrChange w:id="5694" w:author="野草" w:date="2024-04-24T08:47:05Z">
              <w:rPr>
                <w:rFonts w:hint="eastAsia" w:eastAsia="宋体" w:cs="Times New Roman"/>
                <w:color w:val="1F1F1F"/>
                <w:szCs w:val="21"/>
                <w:highlight w:val="cyan"/>
                <w:lang w:val="en-US" w:eastAsia="zh-CN"/>
              </w:rPr>
            </w:rPrChange>
          </w:rPr>
          <w:t xml:space="preserve">me </w:t>
        </w:r>
      </w:ins>
      <w:ins w:id="5695" w:author="野草" w:date="2024-04-23T21:03:55Z">
        <w:r>
          <w:rPr>
            <w:rFonts w:hint="eastAsia" w:eastAsia="宋体" w:cs="Times New Roman"/>
            <w:color w:val="1F1F1F"/>
            <w:szCs w:val="21"/>
            <w:highlight w:val="cyan"/>
            <w:lang w:val="en-US" w:eastAsia="zh-CN"/>
          </w:rPr>
          <w:t>PLAN</w:t>
        </w:r>
      </w:ins>
      <w:ins w:id="5696" w:author="野草" w:date="2024-04-23T21:03:56Z">
        <w:r>
          <w:rPr>
            <w:rFonts w:hint="eastAsia" w:eastAsia="宋体" w:cs="Times New Roman"/>
            <w:color w:val="1F1F1F"/>
            <w:szCs w:val="21"/>
            <w:highlight w:val="cyan"/>
            <w:lang w:val="en-US" w:eastAsia="zh-CN"/>
          </w:rPr>
          <w:t>D_V</w:t>
        </w:r>
      </w:ins>
      <w:ins w:id="5697" w:author="野草" w:date="2024-04-23T21:04:09Z">
        <w:r>
          <w:rPr>
            <w:rFonts w:hint="eastAsia" w:eastAsia="宋体" w:cs="Times New Roman"/>
            <w:color w:val="1F1F1F"/>
            <w:szCs w:val="21"/>
            <w:highlight w:val="none"/>
            <w:lang w:val="en-US" w:eastAsia="zh-CN"/>
            <w:rPrChange w:id="5698" w:author="野草" w:date="2024-04-24T08:47:05Z">
              <w:rPr>
                <w:rFonts w:hint="eastAsia" w:eastAsia="宋体" w:cs="Times New Roman"/>
                <w:color w:val="1F1F1F"/>
                <w:szCs w:val="21"/>
                <w:highlight w:val="cyan"/>
                <w:lang w:val="en-US" w:eastAsia="zh-CN"/>
              </w:rPr>
            </w:rPrChange>
          </w:rPr>
          <w:t>. Th</w:t>
        </w:r>
      </w:ins>
      <w:ins w:id="5699" w:author="野草" w:date="2024-04-23T21:04:10Z">
        <w:r>
          <w:rPr>
            <w:rFonts w:hint="eastAsia" w:eastAsia="宋体" w:cs="Times New Roman"/>
            <w:color w:val="1F1F1F"/>
            <w:szCs w:val="21"/>
            <w:highlight w:val="none"/>
            <w:lang w:val="en-US" w:eastAsia="zh-CN"/>
            <w:rPrChange w:id="5700" w:author="野草" w:date="2024-04-24T08:47:05Z">
              <w:rPr>
                <w:rFonts w:hint="eastAsia" w:eastAsia="宋体" w:cs="Times New Roman"/>
                <w:color w:val="1F1F1F"/>
                <w:szCs w:val="21"/>
                <w:highlight w:val="cyan"/>
                <w:lang w:val="en-US" w:eastAsia="zh-CN"/>
              </w:rPr>
            </w:rPrChange>
          </w:rPr>
          <w:t xml:space="preserve">e </w:t>
        </w:r>
      </w:ins>
      <w:ins w:id="5701" w:author="野草" w:date="2024-04-23T21:04:10Z">
        <w:r>
          <w:rPr>
            <w:rFonts w:hint="eastAsia" w:eastAsia="宋体" w:cs="Times New Roman"/>
            <w:color w:val="1F1F1F"/>
            <w:szCs w:val="21"/>
            <w:highlight w:val="green"/>
            <w:lang w:val="en-US" w:eastAsia="zh-CN"/>
            <w:rPrChange w:id="5702" w:author="野草" w:date="2024-04-24T09:05:06Z">
              <w:rPr>
                <w:rFonts w:hint="eastAsia" w:eastAsia="宋体" w:cs="Times New Roman"/>
                <w:color w:val="1F1F1F"/>
                <w:szCs w:val="21"/>
                <w:highlight w:val="cyan"/>
                <w:lang w:val="en-US" w:eastAsia="zh-CN"/>
              </w:rPr>
            </w:rPrChange>
          </w:rPr>
          <w:t>cor</w:t>
        </w:r>
      </w:ins>
      <w:ins w:id="5703" w:author="野草" w:date="2024-04-23T21:04:11Z">
        <w:r>
          <w:rPr>
            <w:rFonts w:hint="eastAsia" w:eastAsia="宋体" w:cs="Times New Roman"/>
            <w:color w:val="1F1F1F"/>
            <w:szCs w:val="21"/>
            <w:highlight w:val="green"/>
            <w:lang w:val="en-US" w:eastAsia="zh-CN"/>
            <w:rPrChange w:id="5704" w:author="野草" w:date="2024-04-24T09:05:06Z">
              <w:rPr>
                <w:rFonts w:hint="eastAsia" w:eastAsia="宋体" w:cs="Times New Roman"/>
                <w:color w:val="1F1F1F"/>
                <w:szCs w:val="21"/>
                <w:highlight w:val="cyan"/>
                <w:lang w:val="en-US" w:eastAsia="zh-CN"/>
              </w:rPr>
            </w:rPrChange>
          </w:rPr>
          <w:t>resp</w:t>
        </w:r>
      </w:ins>
      <w:ins w:id="5705" w:author="野草" w:date="2024-04-23T21:04:12Z">
        <w:r>
          <w:rPr>
            <w:rFonts w:hint="eastAsia" w:eastAsia="宋体" w:cs="Times New Roman"/>
            <w:color w:val="1F1F1F"/>
            <w:szCs w:val="21"/>
            <w:highlight w:val="green"/>
            <w:lang w:val="en-US" w:eastAsia="zh-CN"/>
            <w:rPrChange w:id="5706" w:author="野草" w:date="2024-04-24T09:05:06Z">
              <w:rPr>
                <w:rFonts w:hint="eastAsia" w:eastAsia="宋体" w:cs="Times New Roman"/>
                <w:color w:val="1F1F1F"/>
                <w:szCs w:val="21"/>
                <w:highlight w:val="cyan"/>
                <w:lang w:val="en-US" w:eastAsia="zh-CN"/>
              </w:rPr>
            </w:rPrChange>
          </w:rPr>
          <w:t xml:space="preserve">onding </w:t>
        </w:r>
      </w:ins>
      <w:ins w:id="5707" w:author="野草" w:date="2024-04-23T21:04:14Z">
        <w:r>
          <w:rPr>
            <w:rFonts w:hint="eastAsia" w:eastAsia="宋体" w:cs="Times New Roman"/>
            <w:color w:val="1F1F1F"/>
            <w:szCs w:val="21"/>
            <w:highlight w:val="green"/>
            <w:lang w:val="en-US" w:eastAsia="zh-CN"/>
            <w:rPrChange w:id="5708" w:author="野草" w:date="2024-04-24T09:05:06Z">
              <w:rPr>
                <w:rFonts w:hint="eastAsia" w:eastAsia="宋体" w:cs="Times New Roman"/>
                <w:color w:val="1F1F1F"/>
                <w:szCs w:val="21"/>
                <w:highlight w:val="cyan"/>
                <w:lang w:val="en-US" w:eastAsia="zh-CN"/>
              </w:rPr>
            </w:rPrChange>
          </w:rPr>
          <w:t>effect</w:t>
        </w:r>
      </w:ins>
      <w:ins w:id="5709" w:author="野草" w:date="2024-04-23T21:04:16Z">
        <w:r>
          <w:rPr>
            <w:rFonts w:hint="eastAsia" w:eastAsia="宋体" w:cs="Times New Roman"/>
            <w:color w:val="1F1F1F"/>
            <w:szCs w:val="21"/>
            <w:highlight w:val="none"/>
            <w:lang w:val="en-US" w:eastAsia="zh-CN"/>
            <w:rPrChange w:id="5710" w:author="野草" w:date="2024-04-24T08:47:05Z">
              <w:rPr>
                <w:rFonts w:hint="eastAsia" w:eastAsia="宋体" w:cs="Times New Roman"/>
                <w:color w:val="1F1F1F"/>
                <w:szCs w:val="21"/>
                <w:highlight w:val="cyan"/>
                <w:lang w:val="en-US" w:eastAsia="zh-CN"/>
              </w:rPr>
            </w:rPrChange>
          </w:rPr>
          <w:t xml:space="preserve"> </w:t>
        </w:r>
      </w:ins>
      <w:ins w:id="5711" w:author="野草" w:date="2024-04-23T21:04:17Z">
        <w:r>
          <w:rPr>
            <w:rFonts w:hint="eastAsia" w:eastAsia="宋体" w:cs="Times New Roman"/>
            <w:color w:val="1F1F1F"/>
            <w:szCs w:val="21"/>
            <w:highlight w:val="none"/>
            <w:lang w:val="en-US" w:eastAsia="zh-CN"/>
            <w:rPrChange w:id="5712" w:author="野草" w:date="2024-04-24T08:47:05Z">
              <w:rPr>
                <w:rFonts w:hint="eastAsia" w:eastAsia="宋体" w:cs="Times New Roman"/>
                <w:color w:val="1F1F1F"/>
                <w:szCs w:val="21"/>
                <w:highlight w:val="cyan"/>
                <w:lang w:val="en-US" w:eastAsia="zh-CN"/>
              </w:rPr>
            </w:rPrChange>
          </w:rPr>
          <w:t xml:space="preserve">can </w:t>
        </w:r>
      </w:ins>
      <w:ins w:id="5713" w:author="野草" w:date="2024-04-23T21:04:18Z">
        <w:r>
          <w:rPr>
            <w:rFonts w:hint="eastAsia" w:eastAsia="宋体" w:cs="Times New Roman"/>
            <w:color w:val="1F1F1F"/>
            <w:szCs w:val="21"/>
            <w:highlight w:val="none"/>
            <w:lang w:val="en-US" w:eastAsia="zh-CN"/>
            <w:rPrChange w:id="5714" w:author="野草" w:date="2024-04-24T08:47:05Z">
              <w:rPr>
                <w:rFonts w:hint="eastAsia" w:eastAsia="宋体" w:cs="Times New Roman"/>
                <w:color w:val="1F1F1F"/>
                <w:szCs w:val="21"/>
                <w:highlight w:val="cyan"/>
                <w:lang w:val="en-US" w:eastAsia="zh-CN"/>
              </w:rPr>
            </w:rPrChange>
          </w:rPr>
          <w:t xml:space="preserve">be </w:t>
        </w:r>
      </w:ins>
      <w:ins w:id="5715" w:author="野草" w:date="2024-04-24T09:05:36Z">
        <w:r>
          <w:rPr>
            <w:rFonts w:hint="eastAsia" w:eastAsia="宋体" w:cs="Times New Roman"/>
            <w:color w:val="1F1F1F"/>
            <w:szCs w:val="21"/>
            <w:highlight w:val="none"/>
            <w:lang w:val="en-US" w:eastAsia="zh-CN"/>
          </w:rPr>
          <w:t xml:space="preserve">primarily </w:t>
        </w:r>
      </w:ins>
      <w:ins w:id="5716" w:author="野草" w:date="2024-04-23T21:04:20Z">
        <w:r>
          <w:rPr>
            <w:rFonts w:hint="eastAsia" w:eastAsia="宋体" w:cs="Times New Roman"/>
            <w:color w:val="1F1F1F"/>
            <w:szCs w:val="21"/>
            <w:highlight w:val="green"/>
            <w:lang w:val="en-US" w:eastAsia="zh-CN"/>
            <w:rPrChange w:id="5717" w:author="野草" w:date="2024-04-24T09:05:10Z">
              <w:rPr>
                <w:rFonts w:hint="eastAsia" w:eastAsia="宋体" w:cs="Times New Roman"/>
                <w:color w:val="1F1F1F"/>
                <w:szCs w:val="21"/>
                <w:highlight w:val="cyan"/>
                <w:lang w:val="en-US" w:eastAsia="zh-CN"/>
              </w:rPr>
            </w:rPrChange>
          </w:rPr>
          <w:t>des</w:t>
        </w:r>
      </w:ins>
      <w:ins w:id="5718" w:author="野草" w:date="2024-04-23T21:04:21Z">
        <w:r>
          <w:rPr>
            <w:rFonts w:hint="eastAsia" w:eastAsia="宋体" w:cs="Times New Roman"/>
            <w:color w:val="1F1F1F"/>
            <w:szCs w:val="21"/>
            <w:highlight w:val="green"/>
            <w:lang w:val="en-US" w:eastAsia="zh-CN"/>
            <w:rPrChange w:id="5719" w:author="野草" w:date="2024-04-24T09:05:10Z">
              <w:rPr>
                <w:rFonts w:hint="eastAsia" w:eastAsia="宋体" w:cs="Times New Roman"/>
                <w:color w:val="1F1F1F"/>
                <w:szCs w:val="21"/>
                <w:highlight w:val="cyan"/>
                <w:lang w:val="en-US" w:eastAsia="zh-CN"/>
              </w:rPr>
            </w:rPrChange>
          </w:rPr>
          <w:t>cribed</w:t>
        </w:r>
      </w:ins>
      <w:ins w:id="5720" w:author="野草" w:date="2024-04-23T21:04:22Z">
        <w:r>
          <w:rPr>
            <w:rFonts w:hint="eastAsia" w:eastAsia="宋体" w:cs="Times New Roman"/>
            <w:color w:val="1F1F1F"/>
            <w:szCs w:val="21"/>
            <w:highlight w:val="green"/>
            <w:lang w:val="en-US" w:eastAsia="zh-CN"/>
            <w:rPrChange w:id="5721" w:author="野草" w:date="2024-04-24T09:05:10Z">
              <w:rPr>
                <w:rFonts w:hint="eastAsia" w:eastAsia="宋体" w:cs="Times New Roman"/>
                <w:color w:val="1F1F1F"/>
                <w:szCs w:val="21"/>
                <w:highlight w:val="cyan"/>
                <w:lang w:val="en-US" w:eastAsia="zh-CN"/>
              </w:rPr>
            </w:rPrChange>
          </w:rPr>
          <w:t xml:space="preserve"> b</w:t>
        </w:r>
      </w:ins>
      <w:ins w:id="5722" w:author="野草" w:date="2024-04-23T21:04:23Z">
        <w:r>
          <w:rPr>
            <w:rFonts w:hint="eastAsia" w:eastAsia="宋体" w:cs="Times New Roman"/>
            <w:color w:val="1F1F1F"/>
            <w:szCs w:val="21"/>
            <w:highlight w:val="green"/>
            <w:lang w:val="en-US" w:eastAsia="zh-CN"/>
            <w:rPrChange w:id="5723" w:author="野草" w:date="2024-04-24T09:05:10Z">
              <w:rPr>
                <w:rFonts w:hint="eastAsia" w:eastAsia="宋体" w:cs="Times New Roman"/>
                <w:color w:val="1F1F1F"/>
                <w:szCs w:val="21"/>
                <w:highlight w:val="cyan"/>
                <w:lang w:val="en-US" w:eastAsia="zh-CN"/>
              </w:rPr>
            </w:rPrChange>
          </w:rPr>
          <w:t>y</w:t>
        </w:r>
      </w:ins>
      <w:ins w:id="5724" w:author="野草" w:date="2024-04-23T21:04:23Z">
        <w:r>
          <w:rPr>
            <w:rFonts w:hint="eastAsia" w:eastAsia="宋体" w:cs="Times New Roman"/>
            <w:color w:val="1F1F1F"/>
            <w:szCs w:val="21"/>
            <w:highlight w:val="none"/>
            <w:lang w:val="en-US" w:eastAsia="zh-CN"/>
            <w:rPrChange w:id="5725" w:author="野草" w:date="2024-04-24T08:47:05Z">
              <w:rPr>
                <w:rFonts w:hint="eastAsia" w:eastAsia="宋体" w:cs="Times New Roman"/>
                <w:color w:val="1F1F1F"/>
                <w:szCs w:val="21"/>
                <w:highlight w:val="cyan"/>
                <w:lang w:val="en-US" w:eastAsia="zh-CN"/>
              </w:rPr>
            </w:rPrChange>
          </w:rPr>
          <w:t xml:space="preserve"> </w:t>
        </w:r>
      </w:ins>
      <w:ins w:id="5726" w:author="野草" w:date="2024-04-23T21:04:23Z">
        <w:r>
          <w:rPr>
            <w:rFonts w:hint="eastAsia" w:eastAsia="宋体" w:cs="Times New Roman"/>
            <w:color w:val="1F1F1F"/>
            <w:szCs w:val="21"/>
            <w:highlight w:val="cyan"/>
            <w:lang w:val="en-US" w:eastAsia="zh-CN"/>
          </w:rPr>
          <w:t>a</w:t>
        </w:r>
      </w:ins>
      <w:ins w:id="5727" w:author="野草" w:date="2024-04-24T09:05:22Z">
        <w:r>
          <w:rPr>
            <w:rFonts w:hint="eastAsia" w:eastAsia="宋体" w:cs="Times New Roman"/>
            <w:color w:val="1F1F1F"/>
            <w:szCs w:val="21"/>
            <w:highlight w:val="cyan"/>
            <w:lang w:val="en-US" w:eastAsia="zh-CN"/>
            <w:rPrChange w:id="5728" w:author="野草" w:date="2024-04-24T09:05:59Z">
              <w:rPr>
                <w:rFonts w:hint="eastAsia" w:eastAsia="宋体" w:cs="Times New Roman"/>
                <w:color w:val="1F1F1F"/>
                <w:szCs w:val="21"/>
                <w:highlight w:val="none"/>
                <w:lang w:val="en-US" w:eastAsia="zh-CN"/>
              </w:rPr>
            </w:rPrChange>
          </w:rPr>
          <w:t>n</w:t>
        </w:r>
      </w:ins>
      <w:ins w:id="5729" w:author="野草" w:date="2024-04-23T21:04:31Z">
        <w:r>
          <w:rPr>
            <w:rFonts w:hint="eastAsia" w:eastAsia="宋体" w:cs="Times New Roman"/>
            <w:color w:val="1F1F1F"/>
            <w:szCs w:val="21"/>
            <w:highlight w:val="cyan"/>
            <w:lang w:val="en-US" w:eastAsia="zh-CN"/>
          </w:rPr>
          <w:t xml:space="preserve"> in</w:t>
        </w:r>
      </w:ins>
      <w:ins w:id="5730" w:author="野草" w:date="2024-04-23T21:04:32Z">
        <w:r>
          <w:rPr>
            <w:rFonts w:hint="eastAsia" w:eastAsia="宋体" w:cs="Times New Roman"/>
            <w:color w:val="1F1F1F"/>
            <w:szCs w:val="21"/>
            <w:highlight w:val="cyan"/>
            <w:lang w:val="en-US" w:eastAsia="zh-CN"/>
          </w:rPr>
          <w:t>cre</w:t>
        </w:r>
      </w:ins>
      <w:ins w:id="5731" w:author="野草" w:date="2024-04-23T21:04:33Z">
        <w:r>
          <w:rPr>
            <w:rFonts w:hint="eastAsia" w:eastAsia="宋体" w:cs="Times New Roman"/>
            <w:color w:val="1F1F1F"/>
            <w:szCs w:val="21"/>
            <w:highlight w:val="cyan"/>
            <w:lang w:val="en-US" w:eastAsia="zh-CN"/>
          </w:rPr>
          <w:t xml:space="preserve">ase </w:t>
        </w:r>
      </w:ins>
      <w:ins w:id="5732" w:author="野草" w:date="2024-04-23T21:04:41Z">
        <w:r>
          <w:rPr>
            <w:rFonts w:hint="eastAsia" w:eastAsia="宋体" w:cs="Times New Roman"/>
            <w:color w:val="1F1F1F"/>
            <w:szCs w:val="21"/>
            <w:highlight w:val="cyan"/>
            <w:lang w:val="en-US" w:eastAsia="zh-CN"/>
          </w:rPr>
          <w:t>foll</w:t>
        </w:r>
      </w:ins>
      <w:ins w:id="5733" w:author="野草" w:date="2024-04-23T21:04:42Z">
        <w:r>
          <w:rPr>
            <w:rFonts w:hint="eastAsia" w:eastAsia="宋体" w:cs="Times New Roman"/>
            <w:color w:val="1F1F1F"/>
            <w:szCs w:val="21"/>
            <w:highlight w:val="cyan"/>
            <w:lang w:val="en-US" w:eastAsia="zh-CN"/>
          </w:rPr>
          <w:t>ow</w:t>
        </w:r>
      </w:ins>
      <w:ins w:id="5734" w:author="野草" w:date="2024-04-23T21:04:43Z">
        <w:r>
          <w:rPr>
            <w:rFonts w:hint="eastAsia" w:eastAsia="宋体" w:cs="Times New Roman"/>
            <w:color w:val="1F1F1F"/>
            <w:szCs w:val="21"/>
            <w:highlight w:val="cyan"/>
            <w:lang w:val="en-US" w:eastAsia="zh-CN"/>
          </w:rPr>
          <w:t>ed b</w:t>
        </w:r>
      </w:ins>
      <w:ins w:id="5735" w:author="野草" w:date="2024-04-23T21:04:44Z">
        <w:r>
          <w:rPr>
            <w:rFonts w:hint="eastAsia" w:eastAsia="宋体" w:cs="Times New Roman"/>
            <w:color w:val="1F1F1F"/>
            <w:szCs w:val="21"/>
            <w:highlight w:val="cyan"/>
            <w:lang w:val="en-US" w:eastAsia="zh-CN"/>
          </w:rPr>
          <w:t xml:space="preserve">y a </w:t>
        </w:r>
      </w:ins>
      <w:ins w:id="5736" w:author="野草" w:date="2024-04-24T09:05:54Z">
        <w:r>
          <w:rPr>
            <w:rFonts w:hint="eastAsia" w:eastAsia="宋体" w:cs="Times New Roman"/>
            <w:color w:val="1F1F1F"/>
            <w:szCs w:val="21"/>
            <w:highlight w:val="cyan"/>
            <w:lang w:val="en-US" w:eastAsia="zh-CN"/>
            <w:rPrChange w:id="5737" w:author="野草" w:date="2024-04-24T09:05:59Z">
              <w:rPr>
                <w:rFonts w:hint="eastAsia" w:eastAsia="宋体" w:cs="Times New Roman"/>
                <w:color w:val="1F1F1F"/>
                <w:szCs w:val="21"/>
                <w:highlight w:val="none"/>
                <w:lang w:val="en-US" w:eastAsia="zh-CN"/>
              </w:rPr>
            </w:rPrChange>
          </w:rPr>
          <w:t>rapid</w:t>
        </w:r>
      </w:ins>
      <w:ins w:id="5738" w:author="野草" w:date="2024-04-23T21:04:52Z">
        <w:r>
          <w:rPr>
            <w:rFonts w:hint="eastAsia" w:eastAsia="宋体" w:cs="Times New Roman"/>
            <w:color w:val="1F1F1F"/>
            <w:szCs w:val="21"/>
            <w:highlight w:val="cyan"/>
            <w:lang w:val="en-US" w:eastAsia="zh-CN"/>
          </w:rPr>
          <w:t xml:space="preserve"> de</w:t>
        </w:r>
      </w:ins>
      <w:ins w:id="5739" w:author="野草" w:date="2024-04-23T21:04:53Z">
        <w:r>
          <w:rPr>
            <w:rFonts w:hint="eastAsia" w:eastAsia="宋体" w:cs="Times New Roman"/>
            <w:color w:val="1F1F1F"/>
            <w:szCs w:val="21"/>
            <w:highlight w:val="cyan"/>
            <w:lang w:val="en-US" w:eastAsia="zh-CN"/>
          </w:rPr>
          <w:t>cr</w:t>
        </w:r>
      </w:ins>
      <w:ins w:id="5740" w:author="野草" w:date="2024-04-23T21:04:54Z">
        <w:r>
          <w:rPr>
            <w:rFonts w:hint="eastAsia" w:eastAsia="宋体" w:cs="Times New Roman"/>
            <w:color w:val="1F1F1F"/>
            <w:szCs w:val="21"/>
            <w:highlight w:val="cyan"/>
            <w:lang w:val="en-US" w:eastAsia="zh-CN"/>
          </w:rPr>
          <w:t>eas</w:t>
        </w:r>
      </w:ins>
      <w:ins w:id="5741" w:author="野草" w:date="2024-04-23T21:04:55Z">
        <w:r>
          <w:rPr>
            <w:rFonts w:hint="eastAsia" w:eastAsia="宋体" w:cs="Times New Roman"/>
            <w:color w:val="1F1F1F"/>
            <w:szCs w:val="21"/>
            <w:highlight w:val="cyan"/>
            <w:lang w:val="en-US" w:eastAsia="zh-CN"/>
          </w:rPr>
          <w:t>e</w:t>
        </w:r>
      </w:ins>
      <w:ins w:id="5742" w:author="野草" w:date="2024-04-23T21:05:12Z">
        <w:r>
          <w:rPr>
            <w:rFonts w:hint="eastAsia" w:eastAsia="宋体" w:cs="Times New Roman"/>
            <w:color w:val="1F1F1F"/>
            <w:szCs w:val="21"/>
            <w:highlight w:val="none"/>
            <w:lang w:val="en-US" w:eastAsia="zh-CN"/>
            <w:rPrChange w:id="5743" w:author="野草" w:date="2024-04-24T08:47:05Z">
              <w:rPr>
                <w:rFonts w:hint="eastAsia" w:eastAsia="宋体" w:cs="Times New Roman"/>
                <w:color w:val="1F1F1F"/>
                <w:szCs w:val="21"/>
                <w:highlight w:val="cyan"/>
                <w:lang w:val="en-US" w:eastAsia="zh-CN"/>
              </w:rPr>
            </w:rPrChange>
          </w:rPr>
          <w:t xml:space="preserve">. </w:t>
        </w:r>
      </w:ins>
      <w:ins w:id="5744" w:author="野草" w:date="2024-04-23T21:05:15Z">
        <w:r>
          <w:rPr>
            <w:rFonts w:hint="eastAsia" w:eastAsia="宋体" w:cs="Times New Roman"/>
            <w:color w:val="1F1F1F"/>
            <w:szCs w:val="21"/>
            <w:highlight w:val="none"/>
            <w:lang w:val="en-US" w:eastAsia="zh-CN"/>
            <w:rPrChange w:id="5745" w:author="野草" w:date="2024-04-24T08:47:05Z">
              <w:rPr>
                <w:rFonts w:hint="eastAsia" w:eastAsia="宋体" w:cs="Times New Roman"/>
                <w:color w:val="1F1F1F"/>
                <w:szCs w:val="21"/>
                <w:highlight w:val="cyan"/>
                <w:lang w:val="en-US" w:eastAsia="zh-CN"/>
              </w:rPr>
            </w:rPrChange>
          </w:rPr>
          <w:t xml:space="preserve">It </w:t>
        </w:r>
      </w:ins>
      <w:ins w:id="5746" w:author="野草" w:date="2024-04-23T21:05:15Z">
        <w:r>
          <w:rPr>
            <w:rFonts w:hint="eastAsia" w:eastAsia="宋体" w:cs="Times New Roman"/>
            <w:color w:val="1F1F1F"/>
            <w:szCs w:val="21"/>
            <w:highlight w:val="green"/>
            <w:lang w:val="en-US" w:eastAsia="zh-CN"/>
            <w:rPrChange w:id="5747" w:author="野草" w:date="2024-04-24T09:06:09Z">
              <w:rPr>
                <w:rFonts w:hint="eastAsia" w:eastAsia="宋体" w:cs="Times New Roman"/>
                <w:color w:val="1F1F1F"/>
                <w:szCs w:val="21"/>
                <w:highlight w:val="cyan"/>
                <w:lang w:val="en-US" w:eastAsia="zh-CN"/>
              </w:rPr>
            </w:rPrChange>
          </w:rPr>
          <w:t>can</w:t>
        </w:r>
      </w:ins>
      <w:ins w:id="5748" w:author="野草" w:date="2024-04-23T21:05:16Z">
        <w:r>
          <w:rPr>
            <w:rFonts w:hint="eastAsia" w:eastAsia="宋体" w:cs="Times New Roman"/>
            <w:color w:val="1F1F1F"/>
            <w:szCs w:val="21"/>
            <w:highlight w:val="green"/>
            <w:lang w:val="en-US" w:eastAsia="zh-CN"/>
            <w:rPrChange w:id="5749" w:author="野草" w:date="2024-04-24T09:06:09Z">
              <w:rPr>
                <w:rFonts w:hint="eastAsia" w:eastAsia="宋体" w:cs="Times New Roman"/>
                <w:color w:val="1F1F1F"/>
                <w:szCs w:val="21"/>
                <w:highlight w:val="cyan"/>
                <w:lang w:val="en-US" w:eastAsia="zh-CN"/>
              </w:rPr>
            </w:rPrChange>
          </w:rPr>
          <w:t xml:space="preserve"> be </w:t>
        </w:r>
      </w:ins>
      <w:ins w:id="5750" w:author="野草" w:date="2024-04-23T21:05:17Z">
        <w:r>
          <w:rPr>
            <w:rFonts w:hint="eastAsia" w:eastAsia="宋体" w:cs="Times New Roman"/>
            <w:color w:val="1F1F1F"/>
            <w:szCs w:val="21"/>
            <w:highlight w:val="green"/>
            <w:lang w:val="en-US" w:eastAsia="zh-CN"/>
            <w:rPrChange w:id="5751" w:author="野草" w:date="2024-04-24T09:06:09Z">
              <w:rPr>
                <w:rFonts w:hint="eastAsia" w:eastAsia="宋体" w:cs="Times New Roman"/>
                <w:color w:val="1F1F1F"/>
                <w:szCs w:val="21"/>
                <w:highlight w:val="cyan"/>
                <w:lang w:val="en-US" w:eastAsia="zh-CN"/>
              </w:rPr>
            </w:rPrChange>
          </w:rPr>
          <w:t>de</w:t>
        </w:r>
      </w:ins>
      <w:ins w:id="5752" w:author="野草" w:date="2024-04-23T21:05:18Z">
        <w:r>
          <w:rPr>
            <w:rFonts w:hint="eastAsia" w:eastAsia="宋体" w:cs="Times New Roman"/>
            <w:color w:val="1F1F1F"/>
            <w:szCs w:val="21"/>
            <w:highlight w:val="green"/>
            <w:lang w:val="en-US" w:eastAsia="zh-CN"/>
            <w:rPrChange w:id="5753" w:author="野草" w:date="2024-04-24T09:06:09Z">
              <w:rPr>
                <w:rFonts w:hint="eastAsia" w:eastAsia="宋体" w:cs="Times New Roman"/>
                <w:color w:val="1F1F1F"/>
                <w:szCs w:val="21"/>
                <w:highlight w:val="cyan"/>
                <w:lang w:val="en-US" w:eastAsia="zh-CN"/>
              </w:rPr>
            </w:rPrChange>
          </w:rPr>
          <w:t>rive</w:t>
        </w:r>
      </w:ins>
      <w:ins w:id="5754" w:author="野草" w:date="2024-04-23T21:05:19Z">
        <w:r>
          <w:rPr>
            <w:rFonts w:hint="eastAsia" w:eastAsia="宋体" w:cs="Times New Roman"/>
            <w:color w:val="1F1F1F"/>
            <w:szCs w:val="21"/>
            <w:highlight w:val="green"/>
            <w:lang w:val="en-US" w:eastAsia="zh-CN"/>
            <w:rPrChange w:id="5755" w:author="野草" w:date="2024-04-24T09:06:09Z">
              <w:rPr>
                <w:rFonts w:hint="eastAsia" w:eastAsia="宋体" w:cs="Times New Roman"/>
                <w:color w:val="1F1F1F"/>
                <w:szCs w:val="21"/>
                <w:highlight w:val="cyan"/>
                <w:lang w:val="en-US" w:eastAsia="zh-CN"/>
              </w:rPr>
            </w:rPrChange>
          </w:rPr>
          <w:t>d that</w:t>
        </w:r>
      </w:ins>
      <w:ins w:id="5756" w:author="野草" w:date="2024-04-23T21:05:19Z">
        <w:r>
          <w:rPr>
            <w:rFonts w:hint="eastAsia" w:eastAsia="宋体" w:cs="Times New Roman"/>
            <w:color w:val="1F1F1F"/>
            <w:szCs w:val="21"/>
            <w:highlight w:val="none"/>
            <w:lang w:val="en-US" w:eastAsia="zh-CN"/>
            <w:rPrChange w:id="5757" w:author="野草" w:date="2024-04-24T08:47:05Z">
              <w:rPr>
                <w:rFonts w:hint="eastAsia" w:eastAsia="宋体" w:cs="Times New Roman"/>
                <w:color w:val="1F1F1F"/>
                <w:szCs w:val="21"/>
                <w:highlight w:val="cyan"/>
                <w:lang w:val="en-US" w:eastAsia="zh-CN"/>
              </w:rPr>
            </w:rPrChange>
          </w:rPr>
          <w:t xml:space="preserve"> </w:t>
        </w:r>
      </w:ins>
      <w:ins w:id="5758" w:author="野草" w:date="2024-04-23T21:05:21Z">
        <w:r>
          <w:rPr>
            <w:rFonts w:hint="eastAsia" w:eastAsia="宋体" w:cs="Times New Roman"/>
            <w:color w:val="1F1F1F"/>
            <w:szCs w:val="21"/>
            <w:highlight w:val="none"/>
            <w:lang w:val="en-US" w:eastAsia="zh-CN"/>
            <w:rPrChange w:id="5759" w:author="野草" w:date="2024-04-24T08:47:05Z">
              <w:rPr>
                <w:rFonts w:hint="eastAsia" w:eastAsia="宋体" w:cs="Times New Roman"/>
                <w:color w:val="1F1F1F"/>
                <w:szCs w:val="21"/>
                <w:highlight w:val="cyan"/>
                <w:lang w:val="en-US" w:eastAsia="zh-CN"/>
              </w:rPr>
            </w:rPrChange>
          </w:rPr>
          <w:t>the</w:t>
        </w:r>
      </w:ins>
      <w:ins w:id="5760" w:author="野草" w:date="2024-04-23T21:05:22Z">
        <w:r>
          <w:rPr>
            <w:rFonts w:hint="eastAsia" w:eastAsia="宋体" w:cs="Times New Roman"/>
            <w:color w:val="1F1F1F"/>
            <w:szCs w:val="21"/>
            <w:highlight w:val="none"/>
            <w:lang w:val="en-US" w:eastAsia="zh-CN"/>
            <w:rPrChange w:id="5761" w:author="野草" w:date="2024-04-24T08:47:05Z">
              <w:rPr>
                <w:rFonts w:hint="eastAsia" w:eastAsia="宋体" w:cs="Times New Roman"/>
                <w:color w:val="1F1F1F"/>
                <w:szCs w:val="21"/>
                <w:highlight w:val="cyan"/>
                <w:lang w:val="en-US" w:eastAsia="zh-CN"/>
              </w:rPr>
            </w:rPrChange>
          </w:rPr>
          <w:t xml:space="preserve"> ef</w:t>
        </w:r>
      </w:ins>
      <w:ins w:id="5762" w:author="野草" w:date="2024-04-23T21:05:23Z">
        <w:r>
          <w:rPr>
            <w:rFonts w:hint="eastAsia" w:eastAsia="宋体" w:cs="Times New Roman"/>
            <w:color w:val="1F1F1F"/>
            <w:szCs w:val="21"/>
            <w:highlight w:val="none"/>
            <w:lang w:val="en-US" w:eastAsia="zh-CN"/>
            <w:rPrChange w:id="5763" w:author="野草" w:date="2024-04-24T08:47:05Z">
              <w:rPr>
                <w:rFonts w:hint="eastAsia" w:eastAsia="宋体" w:cs="Times New Roman"/>
                <w:color w:val="1F1F1F"/>
                <w:szCs w:val="21"/>
                <w:highlight w:val="cyan"/>
                <w:lang w:val="en-US" w:eastAsia="zh-CN"/>
              </w:rPr>
            </w:rPrChange>
          </w:rPr>
          <w:t xml:space="preserve">fect </w:t>
        </w:r>
      </w:ins>
      <w:ins w:id="5764" w:author="野草" w:date="2024-04-23T21:05:24Z">
        <w:r>
          <w:rPr>
            <w:rFonts w:hint="eastAsia" w:eastAsia="宋体" w:cs="Times New Roman"/>
            <w:color w:val="1F1F1F"/>
            <w:szCs w:val="21"/>
            <w:highlight w:val="none"/>
            <w:lang w:val="en-US" w:eastAsia="zh-CN"/>
            <w:rPrChange w:id="5765" w:author="野草" w:date="2024-04-24T08:47:05Z">
              <w:rPr>
                <w:rFonts w:hint="eastAsia" w:eastAsia="宋体" w:cs="Times New Roman"/>
                <w:color w:val="1F1F1F"/>
                <w:szCs w:val="21"/>
                <w:highlight w:val="cyan"/>
                <w:lang w:val="en-US" w:eastAsia="zh-CN"/>
              </w:rPr>
            </w:rPrChange>
          </w:rPr>
          <w:t xml:space="preserve">of </w:t>
        </w:r>
      </w:ins>
      <w:ins w:id="5766" w:author="野草" w:date="2024-04-23T21:05:24Z">
        <w:r>
          <w:rPr>
            <w:rFonts w:hint="eastAsia" w:eastAsia="宋体" w:cs="Times New Roman"/>
            <w:color w:val="1F1F1F"/>
            <w:szCs w:val="21"/>
            <w:highlight w:val="cyan"/>
            <w:lang w:val="en-US" w:eastAsia="zh-CN"/>
          </w:rPr>
          <w:t>veg</w:t>
        </w:r>
      </w:ins>
      <w:ins w:id="5767" w:author="野草" w:date="2024-04-23T21:05:25Z">
        <w:r>
          <w:rPr>
            <w:rFonts w:hint="eastAsia" w:eastAsia="宋体" w:cs="Times New Roman"/>
            <w:color w:val="1F1F1F"/>
            <w:szCs w:val="21"/>
            <w:highlight w:val="cyan"/>
            <w:lang w:val="en-US" w:eastAsia="zh-CN"/>
          </w:rPr>
          <w:t>et</w:t>
        </w:r>
      </w:ins>
      <w:ins w:id="5768" w:author="野草" w:date="2024-04-23T21:05:26Z">
        <w:r>
          <w:rPr>
            <w:rFonts w:hint="eastAsia" w:eastAsia="宋体" w:cs="Times New Roman"/>
            <w:color w:val="1F1F1F"/>
            <w:szCs w:val="21"/>
            <w:highlight w:val="cyan"/>
            <w:lang w:val="en-US" w:eastAsia="zh-CN"/>
          </w:rPr>
          <w:t xml:space="preserve">ation </w:t>
        </w:r>
      </w:ins>
      <w:ins w:id="5769" w:author="野草" w:date="2024-04-23T21:05:27Z">
        <w:r>
          <w:rPr>
            <w:rFonts w:hint="eastAsia" w:eastAsia="宋体" w:cs="Times New Roman"/>
            <w:color w:val="1F1F1F"/>
            <w:szCs w:val="21"/>
            <w:highlight w:val="cyan"/>
            <w:lang w:val="en-US" w:eastAsia="zh-CN"/>
          </w:rPr>
          <w:t>cove</w:t>
        </w:r>
      </w:ins>
      <w:ins w:id="5770" w:author="野草" w:date="2024-04-23T21:05:29Z">
        <w:r>
          <w:rPr>
            <w:rFonts w:hint="eastAsia" w:eastAsia="宋体" w:cs="Times New Roman"/>
            <w:color w:val="1F1F1F"/>
            <w:szCs w:val="21"/>
            <w:highlight w:val="cyan"/>
            <w:lang w:val="en-US" w:eastAsia="zh-CN"/>
          </w:rPr>
          <w:t xml:space="preserve">r </w:t>
        </w:r>
      </w:ins>
      <w:ins w:id="5771" w:author="野草" w:date="2024-04-23T21:05:30Z">
        <w:r>
          <w:rPr>
            <w:rFonts w:hint="eastAsia" w:eastAsia="宋体" w:cs="Times New Roman"/>
            <w:color w:val="1F1F1F"/>
            <w:szCs w:val="21"/>
            <w:highlight w:val="cyan"/>
            <w:lang w:val="en-US" w:eastAsia="zh-CN"/>
          </w:rPr>
          <w:t>ratio</w:t>
        </w:r>
      </w:ins>
      <w:ins w:id="5772" w:author="野草" w:date="2024-04-23T21:05:31Z">
        <w:r>
          <w:rPr>
            <w:rFonts w:hint="eastAsia" w:eastAsia="宋体" w:cs="Times New Roman"/>
            <w:color w:val="1F1F1F"/>
            <w:szCs w:val="21"/>
            <w:highlight w:val="none"/>
            <w:lang w:val="en-US" w:eastAsia="zh-CN"/>
            <w:rPrChange w:id="5773" w:author="野草" w:date="2024-04-24T08:47:05Z">
              <w:rPr>
                <w:rFonts w:hint="eastAsia" w:eastAsia="宋体" w:cs="Times New Roman"/>
                <w:color w:val="1F1F1F"/>
                <w:szCs w:val="21"/>
                <w:highlight w:val="cyan"/>
                <w:lang w:val="en-US" w:eastAsia="zh-CN"/>
              </w:rPr>
            </w:rPrChange>
          </w:rPr>
          <w:t xml:space="preserve"> </w:t>
        </w:r>
      </w:ins>
      <w:ins w:id="5774" w:author="野草" w:date="2024-04-23T21:05:32Z">
        <w:r>
          <w:rPr>
            <w:rFonts w:hint="eastAsia" w:eastAsia="宋体" w:cs="Times New Roman"/>
            <w:color w:val="1F1F1F"/>
            <w:szCs w:val="21"/>
            <w:highlight w:val="none"/>
            <w:lang w:val="en-US" w:eastAsia="zh-CN"/>
            <w:rPrChange w:id="5775" w:author="野草" w:date="2024-04-24T08:47:05Z">
              <w:rPr>
                <w:rFonts w:hint="eastAsia" w:eastAsia="宋体" w:cs="Times New Roman"/>
                <w:color w:val="1F1F1F"/>
                <w:szCs w:val="21"/>
                <w:highlight w:val="cyan"/>
                <w:lang w:val="en-US" w:eastAsia="zh-CN"/>
              </w:rPr>
            </w:rPrChange>
          </w:rPr>
          <w:t>on R</w:t>
        </w:r>
      </w:ins>
      <w:ins w:id="5776" w:author="野草" w:date="2024-04-23T21:05:33Z">
        <w:r>
          <w:rPr>
            <w:rFonts w:hint="eastAsia" w:eastAsia="宋体" w:cs="Times New Roman"/>
            <w:color w:val="1F1F1F"/>
            <w:szCs w:val="21"/>
            <w:highlight w:val="none"/>
            <w:lang w:val="en-US" w:eastAsia="zh-CN"/>
            <w:rPrChange w:id="5777" w:author="野草" w:date="2024-04-24T08:47:05Z">
              <w:rPr>
                <w:rFonts w:hint="eastAsia" w:eastAsia="宋体" w:cs="Times New Roman"/>
                <w:color w:val="1F1F1F"/>
                <w:szCs w:val="21"/>
                <w:highlight w:val="cyan"/>
                <w:lang w:val="en-US" w:eastAsia="zh-CN"/>
              </w:rPr>
            </w:rPrChange>
          </w:rPr>
          <w:t>CD</w:t>
        </w:r>
      </w:ins>
      <w:ins w:id="5778" w:author="野草" w:date="2024-04-24T09:06:19Z">
        <w:r>
          <w:rPr>
            <w:rFonts w:hint="eastAsia" w:eastAsia="宋体" w:cs="Times New Roman"/>
            <w:color w:val="1F1F1F"/>
            <w:szCs w:val="21"/>
            <w:highlight w:val="none"/>
            <w:lang w:val="en-US" w:eastAsia="zh-CN"/>
          </w:rPr>
          <w:t xml:space="preserve"> </w:t>
        </w:r>
      </w:ins>
      <w:ins w:id="5779" w:author="野草" w:date="2024-04-24T09:06:20Z">
        <w:r>
          <w:rPr>
            <w:rFonts w:hint="eastAsia" w:eastAsia="宋体" w:cs="Times New Roman"/>
            <w:color w:val="1F1F1F"/>
            <w:szCs w:val="21"/>
            <w:highlight w:val="none"/>
            <w:lang w:val="en-US" w:eastAsia="zh-CN"/>
          </w:rPr>
          <w:t>wa</w:t>
        </w:r>
      </w:ins>
      <w:ins w:id="5780" w:author="野草" w:date="2024-04-23T21:05:35Z">
        <w:r>
          <w:rPr>
            <w:rFonts w:hint="eastAsia" w:eastAsia="宋体" w:cs="Times New Roman"/>
            <w:color w:val="1F1F1F"/>
            <w:szCs w:val="21"/>
            <w:highlight w:val="none"/>
            <w:lang w:val="en-US" w:eastAsia="zh-CN"/>
            <w:rPrChange w:id="5781" w:author="野草" w:date="2024-04-24T08:47:05Z">
              <w:rPr>
                <w:rFonts w:hint="eastAsia" w:eastAsia="宋体" w:cs="Times New Roman"/>
                <w:color w:val="1F1F1F"/>
                <w:szCs w:val="21"/>
                <w:highlight w:val="cyan"/>
                <w:lang w:val="en-US" w:eastAsia="zh-CN"/>
              </w:rPr>
            </w:rPrChange>
          </w:rPr>
          <w:t xml:space="preserve">s </w:t>
        </w:r>
      </w:ins>
      <w:ins w:id="5782" w:author="野草" w:date="2024-04-23T21:05:35Z">
        <w:r>
          <w:rPr>
            <w:rFonts w:hint="eastAsia" w:eastAsia="宋体" w:cs="Times New Roman"/>
            <w:color w:val="1F1F1F"/>
            <w:szCs w:val="21"/>
            <w:highlight w:val="cyan"/>
            <w:lang w:val="en-US" w:eastAsia="zh-CN"/>
          </w:rPr>
          <w:t>compl</w:t>
        </w:r>
      </w:ins>
      <w:ins w:id="5783" w:author="野草" w:date="2024-04-23T21:05:36Z">
        <w:r>
          <w:rPr>
            <w:rFonts w:hint="eastAsia" w:eastAsia="宋体" w:cs="Times New Roman"/>
            <w:color w:val="1F1F1F"/>
            <w:szCs w:val="21"/>
            <w:highlight w:val="cyan"/>
            <w:lang w:val="en-US" w:eastAsia="zh-CN"/>
          </w:rPr>
          <w:t>icat</w:t>
        </w:r>
      </w:ins>
      <w:ins w:id="5784" w:author="野草" w:date="2024-04-23T21:05:37Z">
        <w:r>
          <w:rPr>
            <w:rFonts w:hint="eastAsia" w:eastAsia="宋体" w:cs="Times New Roman"/>
            <w:color w:val="1F1F1F"/>
            <w:szCs w:val="21"/>
            <w:highlight w:val="cyan"/>
            <w:lang w:val="en-US" w:eastAsia="zh-CN"/>
          </w:rPr>
          <w:t>ed</w:t>
        </w:r>
      </w:ins>
      <w:ins w:id="5785" w:author="野草" w:date="2024-04-23T21:05:37Z">
        <w:r>
          <w:rPr>
            <w:rFonts w:hint="eastAsia" w:eastAsia="宋体" w:cs="Times New Roman"/>
            <w:color w:val="1F1F1F"/>
            <w:szCs w:val="21"/>
            <w:highlight w:val="none"/>
            <w:lang w:val="en-US" w:eastAsia="zh-CN"/>
            <w:rPrChange w:id="5786" w:author="野草" w:date="2024-04-24T08:47:05Z">
              <w:rPr>
                <w:rFonts w:hint="eastAsia" w:eastAsia="宋体" w:cs="Times New Roman"/>
                <w:color w:val="1F1F1F"/>
                <w:szCs w:val="21"/>
                <w:highlight w:val="cyan"/>
                <w:lang w:val="en-US" w:eastAsia="zh-CN"/>
              </w:rPr>
            </w:rPrChange>
          </w:rPr>
          <w:t>.</w:t>
        </w:r>
      </w:ins>
    </w:p>
    <w:p>
      <w:pPr>
        <w:rPr>
          <w:ins w:id="5787" w:author="野草" w:date="2024-04-23T21:06:11Z"/>
          <w:rFonts w:eastAsia="宋体" w:cs="Times New Roman"/>
          <w:color w:val="1F1F1F"/>
        </w:rPr>
      </w:pPr>
    </w:p>
    <w:p>
      <w:pPr>
        <w:numPr>
          <w:ilvl w:val="255"/>
          <w:numId w:val="0"/>
        </w:numPr>
        <w:jc w:val="left"/>
        <w:rPr>
          <w:ins w:id="5788" w:author="野草" w:date="2024-04-27T11:14:53Z"/>
        </w:rPr>
      </w:pPr>
      <w:ins w:id="5789" w:author="野草" w:date="2024-04-27T11:14:53Z">
        <w:r>
          <w:rPr>
            <w:rFonts w:hint="eastAsia"/>
            <w:lang w:val="en-US" w:eastAsia="zh-CN"/>
          </w:rPr>
          <w:t>【</w:t>
        </w:r>
      </w:ins>
      <w:ins w:id="5790" w:author="野草" w:date="2024-04-27T11:15:05Z">
        <w:r>
          <w:rPr>
            <w:rFonts w:hint="eastAsia"/>
            <w:lang w:val="en-US" w:eastAsia="zh-CN"/>
          </w:rPr>
          <w:t>up2024 0427 11:14】</w:t>
        </w:r>
      </w:ins>
    </w:p>
    <w:p>
      <w:pPr>
        <w:jc w:val="left"/>
        <w:rPr>
          <w:ins w:id="5792" w:author="野草" w:date="2024-04-22T18:48:38Z"/>
          <w:rFonts w:hint="eastAsia"/>
        </w:rPr>
        <w:pPrChange w:id="5791" w:author="野草" w:date="2024-04-27T11:14:10Z">
          <w:pPr>
            <w:jc w:val="center"/>
          </w:pPr>
        </w:pPrChange>
      </w:pPr>
      <w:ins w:id="5793" w:author="野草" w:date="2024-04-24T09:34:24Z">
        <w:r>
          <w:rPr>
            <w:rFonts w:hint="eastAsia" w:eastAsia="宋体" w:cs="Times New Roman"/>
            <w:color w:val="1F1F1F"/>
            <w:highlight w:val="none"/>
            <w:lang w:val="en-US" w:eastAsia="zh-CN"/>
          </w:rPr>
          <w:t>Si</w:t>
        </w:r>
      </w:ins>
      <w:ins w:id="5794" w:author="野草" w:date="2024-04-24T09:34:25Z">
        <w:r>
          <w:rPr>
            <w:rFonts w:hint="eastAsia" w:eastAsia="宋体" w:cs="Times New Roman"/>
            <w:color w:val="1F1F1F"/>
            <w:highlight w:val="none"/>
            <w:lang w:val="en-US" w:eastAsia="zh-CN"/>
          </w:rPr>
          <w:t>milar</w:t>
        </w:r>
      </w:ins>
      <w:ins w:id="5795" w:author="野草" w:date="2024-04-24T09:34:26Z">
        <w:r>
          <w:rPr>
            <w:rFonts w:hint="eastAsia" w:eastAsia="宋体" w:cs="Times New Roman"/>
            <w:color w:val="1F1F1F"/>
            <w:highlight w:val="none"/>
            <w:lang w:val="en-US" w:eastAsia="zh-CN"/>
          </w:rPr>
          <w:t xml:space="preserve"> to </w:t>
        </w:r>
      </w:ins>
      <w:ins w:id="5796" w:author="野草" w:date="2024-04-24T09:34:29Z">
        <w:r>
          <w:rPr>
            <w:rFonts w:hint="eastAsia" w:eastAsia="宋体" w:cs="Times New Roman"/>
            <w:color w:val="1F1F1F"/>
            <w:highlight w:val="none"/>
            <w:lang w:val="en-US" w:eastAsia="zh-CN"/>
          </w:rPr>
          <w:t xml:space="preserve">the </w:t>
        </w:r>
      </w:ins>
      <w:ins w:id="5797" w:author="野草" w:date="2024-04-24T09:34:50Z">
        <w:r>
          <w:rPr>
            <w:rFonts w:hint="eastAsia" w:eastAsia="宋体" w:cs="Times New Roman"/>
            <w:color w:val="1F1F1F"/>
            <w:highlight w:val="green"/>
            <w:lang w:val="en-US" w:eastAsia="zh-CN"/>
            <w:rPrChange w:id="5798" w:author="野草" w:date="2024-04-24T09:35:12Z">
              <w:rPr>
                <w:rFonts w:hint="eastAsia" w:eastAsia="宋体" w:cs="Times New Roman"/>
                <w:color w:val="1F1F1F"/>
                <w:highlight w:val="none"/>
                <w:lang w:val="en-US" w:eastAsia="zh-CN"/>
              </w:rPr>
            </w:rPrChange>
          </w:rPr>
          <w:t>influ</w:t>
        </w:r>
      </w:ins>
      <w:ins w:id="5799" w:author="野草" w:date="2024-04-24T09:34:51Z">
        <w:r>
          <w:rPr>
            <w:rFonts w:hint="eastAsia" w:eastAsia="宋体" w:cs="Times New Roman"/>
            <w:color w:val="1F1F1F"/>
            <w:highlight w:val="green"/>
            <w:lang w:val="en-US" w:eastAsia="zh-CN"/>
            <w:rPrChange w:id="5800" w:author="野草" w:date="2024-04-24T09:35:12Z">
              <w:rPr>
                <w:rFonts w:hint="eastAsia" w:eastAsia="宋体" w:cs="Times New Roman"/>
                <w:color w:val="1F1F1F"/>
                <w:highlight w:val="none"/>
                <w:lang w:val="en-US" w:eastAsia="zh-CN"/>
              </w:rPr>
            </w:rPrChange>
          </w:rPr>
          <w:t xml:space="preserve">ences </w:t>
        </w:r>
      </w:ins>
      <w:ins w:id="5801" w:author="野草" w:date="2024-04-24T09:34:52Z">
        <w:r>
          <w:rPr>
            <w:rFonts w:hint="eastAsia" w:eastAsia="宋体" w:cs="Times New Roman"/>
            <w:color w:val="1F1F1F"/>
            <w:highlight w:val="green"/>
            <w:lang w:val="en-US" w:eastAsia="zh-CN"/>
            <w:rPrChange w:id="5802" w:author="野草" w:date="2024-04-24T09:35:12Z">
              <w:rPr>
                <w:rFonts w:hint="eastAsia" w:eastAsia="宋体" w:cs="Times New Roman"/>
                <w:color w:val="1F1F1F"/>
                <w:highlight w:val="none"/>
                <w:lang w:val="en-US" w:eastAsia="zh-CN"/>
              </w:rPr>
            </w:rPrChange>
          </w:rPr>
          <w:t>on RC</w:t>
        </w:r>
      </w:ins>
      <w:ins w:id="5803" w:author="野草" w:date="2024-04-24T09:34:53Z">
        <w:r>
          <w:rPr>
            <w:rFonts w:hint="eastAsia" w:eastAsia="宋体" w:cs="Times New Roman"/>
            <w:color w:val="1F1F1F"/>
            <w:highlight w:val="green"/>
            <w:lang w:val="en-US" w:eastAsia="zh-CN"/>
            <w:rPrChange w:id="5804" w:author="野草" w:date="2024-04-24T09:35:12Z">
              <w:rPr>
                <w:rFonts w:hint="eastAsia" w:eastAsia="宋体" w:cs="Times New Roman"/>
                <w:color w:val="1F1F1F"/>
                <w:highlight w:val="none"/>
                <w:lang w:val="en-US" w:eastAsia="zh-CN"/>
              </w:rPr>
            </w:rPrChange>
          </w:rPr>
          <w:t>I</w:t>
        </w:r>
      </w:ins>
      <w:ins w:id="5805" w:author="野草" w:date="2024-04-23T21:06:17Z">
        <w:r>
          <w:rPr>
            <w:rFonts w:hint="eastAsia" w:eastAsia="宋体" w:cs="Times New Roman"/>
            <w:color w:val="1F1F1F"/>
            <w:highlight w:val="none"/>
            <w:lang w:val="en-US" w:eastAsia="zh-CN"/>
            <w:rPrChange w:id="5806" w:author="野草" w:date="2024-04-24T09:30:38Z">
              <w:rPr>
                <w:rFonts w:hint="eastAsia" w:eastAsia="宋体" w:cs="Times New Roman"/>
                <w:color w:val="1F1F1F"/>
                <w:lang w:val="en-US" w:eastAsia="zh-CN"/>
              </w:rPr>
            </w:rPrChange>
          </w:rPr>
          <w:t xml:space="preserve">, </w:t>
        </w:r>
      </w:ins>
      <w:ins w:id="5807" w:author="野草" w:date="2024-04-24T09:30:48Z">
        <w:r>
          <w:rPr>
            <w:rFonts w:hint="eastAsia" w:eastAsia="宋体" w:cs="Times New Roman"/>
            <w:color w:val="1F1F1F"/>
            <w:highlight w:val="none"/>
            <w:lang w:val="en-US" w:eastAsia="zh-CN"/>
          </w:rPr>
          <w:t>the</w:t>
        </w:r>
      </w:ins>
      <w:ins w:id="5808" w:author="野草" w:date="2024-04-27T11:07:39Z">
        <w:r>
          <w:rPr>
            <w:rFonts w:hint="eastAsia" w:eastAsia="宋体" w:cs="Times New Roman"/>
            <w:color w:val="1F1F1F"/>
            <w:highlight w:val="none"/>
            <w:lang w:val="en-US" w:eastAsia="zh-CN"/>
          </w:rPr>
          <w:t xml:space="preserve"> </w:t>
        </w:r>
      </w:ins>
      <w:ins w:id="5809" w:author="野草" w:date="2024-04-24T09:30:55Z">
        <w:r>
          <w:rPr>
            <w:rFonts w:hint="eastAsia" w:eastAsia="宋体" w:cs="Times New Roman"/>
            <w:color w:val="1F1F1F"/>
            <w:highlight w:val="none"/>
            <w:lang w:val="en-US" w:eastAsia="zh-CN"/>
          </w:rPr>
          <w:t>top 4</w:t>
        </w:r>
      </w:ins>
      <w:ins w:id="5810" w:author="野草" w:date="2024-04-24T09:30:48Z">
        <w:r>
          <w:rPr>
            <w:rFonts w:hint="eastAsia" w:eastAsia="宋体" w:cs="Times New Roman"/>
            <w:color w:val="1F1F1F"/>
            <w:highlight w:val="none"/>
            <w:lang w:val="en-US" w:eastAsia="zh-CN"/>
          </w:rPr>
          <w:t xml:space="preserve"> </w:t>
        </w:r>
      </w:ins>
      <w:ins w:id="5811" w:author="野草" w:date="2024-04-24T09:30:48Z">
        <w:r>
          <w:rPr>
            <w:rFonts w:hint="eastAsia" w:eastAsia="宋体" w:cs="Times New Roman"/>
            <w:color w:val="1F1F1F"/>
            <w:highlight w:val="green"/>
            <w:lang w:val="en-US" w:eastAsia="zh-CN"/>
            <w:rPrChange w:id="5812" w:author="野草" w:date="2024-04-24T09:35:09Z">
              <w:rPr>
                <w:rFonts w:hint="eastAsia" w:eastAsia="宋体" w:cs="Times New Roman"/>
                <w:color w:val="1F1F1F"/>
                <w:highlight w:val="none"/>
                <w:lang w:val="en-US" w:eastAsia="zh-CN"/>
              </w:rPr>
            </w:rPrChange>
          </w:rPr>
          <w:t>most</w:t>
        </w:r>
      </w:ins>
      <w:ins w:id="5813" w:author="野草" w:date="2024-04-24T09:30:49Z">
        <w:r>
          <w:rPr>
            <w:rFonts w:hint="eastAsia" w:eastAsia="宋体" w:cs="Times New Roman"/>
            <w:color w:val="1F1F1F"/>
            <w:highlight w:val="green"/>
            <w:lang w:val="en-US" w:eastAsia="zh-CN"/>
            <w:rPrChange w:id="5814" w:author="野草" w:date="2024-04-24T09:35:09Z">
              <w:rPr>
                <w:rFonts w:hint="eastAsia" w:eastAsia="宋体" w:cs="Times New Roman"/>
                <w:color w:val="1F1F1F"/>
                <w:highlight w:val="none"/>
                <w:lang w:val="en-US" w:eastAsia="zh-CN"/>
              </w:rPr>
            </w:rPrChange>
          </w:rPr>
          <w:t xml:space="preserve"> </w:t>
        </w:r>
      </w:ins>
      <w:ins w:id="5815" w:author="野草" w:date="2024-04-24T09:30:57Z">
        <w:r>
          <w:rPr>
            <w:rFonts w:hint="eastAsia" w:eastAsia="宋体" w:cs="Times New Roman"/>
            <w:color w:val="1F1F1F"/>
            <w:highlight w:val="green"/>
            <w:lang w:val="en-US" w:eastAsia="zh-CN"/>
            <w:rPrChange w:id="5816" w:author="野草" w:date="2024-04-24T09:35:09Z">
              <w:rPr>
                <w:rFonts w:hint="eastAsia" w:eastAsia="宋体" w:cs="Times New Roman"/>
                <w:color w:val="1F1F1F"/>
                <w:highlight w:val="none"/>
                <w:lang w:val="en-US" w:eastAsia="zh-CN"/>
              </w:rPr>
            </w:rPrChange>
          </w:rPr>
          <w:t>inf</w:t>
        </w:r>
      </w:ins>
      <w:ins w:id="5817" w:author="野草" w:date="2024-04-24T09:30:58Z">
        <w:r>
          <w:rPr>
            <w:rFonts w:hint="eastAsia" w:eastAsia="宋体" w:cs="Times New Roman"/>
            <w:color w:val="1F1F1F"/>
            <w:highlight w:val="green"/>
            <w:lang w:val="en-US" w:eastAsia="zh-CN"/>
            <w:rPrChange w:id="5818" w:author="野草" w:date="2024-04-24T09:35:09Z">
              <w:rPr>
                <w:rFonts w:hint="eastAsia" w:eastAsia="宋体" w:cs="Times New Roman"/>
                <w:color w:val="1F1F1F"/>
                <w:highlight w:val="none"/>
                <w:lang w:val="en-US" w:eastAsia="zh-CN"/>
              </w:rPr>
            </w:rPrChange>
          </w:rPr>
          <w:t>luen</w:t>
        </w:r>
      </w:ins>
      <w:ins w:id="5819" w:author="野草" w:date="2024-04-24T09:30:59Z">
        <w:r>
          <w:rPr>
            <w:rFonts w:hint="eastAsia" w:eastAsia="宋体" w:cs="Times New Roman"/>
            <w:color w:val="1F1F1F"/>
            <w:highlight w:val="green"/>
            <w:lang w:val="en-US" w:eastAsia="zh-CN"/>
            <w:rPrChange w:id="5820" w:author="野草" w:date="2024-04-24T09:35:09Z">
              <w:rPr>
                <w:rFonts w:hint="eastAsia" w:eastAsia="宋体" w:cs="Times New Roman"/>
                <w:color w:val="1F1F1F"/>
                <w:highlight w:val="none"/>
                <w:lang w:val="en-US" w:eastAsia="zh-CN"/>
              </w:rPr>
            </w:rPrChange>
          </w:rPr>
          <w:t xml:space="preserve">tial </w:t>
        </w:r>
      </w:ins>
      <w:ins w:id="5821" w:author="野草" w:date="2024-04-24T09:31:00Z">
        <w:r>
          <w:rPr>
            <w:rFonts w:hint="eastAsia" w:eastAsia="宋体" w:cs="Times New Roman"/>
            <w:color w:val="1F1F1F"/>
            <w:highlight w:val="green"/>
            <w:lang w:val="en-US" w:eastAsia="zh-CN"/>
            <w:rPrChange w:id="5822" w:author="野草" w:date="2024-04-24T09:35:09Z">
              <w:rPr>
                <w:rFonts w:hint="eastAsia" w:eastAsia="宋体" w:cs="Times New Roman"/>
                <w:color w:val="1F1F1F"/>
                <w:highlight w:val="none"/>
                <w:lang w:val="en-US" w:eastAsia="zh-CN"/>
              </w:rPr>
            </w:rPrChange>
          </w:rPr>
          <w:t>factor</w:t>
        </w:r>
      </w:ins>
      <w:ins w:id="5823" w:author="野草" w:date="2024-04-24T09:31:01Z">
        <w:r>
          <w:rPr>
            <w:rFonts w:hint="eastAsia" w:eastAsia="宋体" w:cs="Times New Roman"/>
            <w:color w:val="1F1F1F"/>
            <w:highlight w:val="green"/>
            <w:lang w:val="en-US" w:eastAsia="zh-CN"/>
            <w:rPrChange w:id="5824" w:author="野草" w:date="2024-04-24T09:35:09Z">
              <w:rPr>
                <w:rFonts w:hint="eastAsia" w:eastAsia="宋体" w:cs="Times New Roman"/>
                <w:color w:val="1F1F1F"/>
                <w:highlight w:val="none"/>
                <w:lang w:val="en-US" w:eastAsia="zh-CN"/>
              </w:rPr>
            </w:rPrChange>
          </w:rPr>
          <w:t>s</w:t>
        </w:r>
      </w:ins>
      <w:ins w:id="5825" w:author="野草" w:date="2024-04-24T09:31:01Z">
        <w:r>
          <w:rPr>
            <w:rFonts w:hint="eastAsia" w:eastAsia="宋体" w:cs="Times New Roman"/>
            <w:color w:val="1F1F1F"/>
            <w:highlight w:val="none"/>
            <w:lang w:val="en-US" w:eastAsia="zh-CN"/>
          </w:rPr>
          <w:t xml:space="preserve"> </w:t>
        </w:r>
      </w:ins>
      <w:ins w:id="5826" w:author="野草" w:date="2024-04-27T11:07:56Z">
        <w:r>
          <w:rPr>
            <w:rFonts w:hint="eastAsia" w:eastAsia="宋体" w:cs="Times New Roman"/>
            <w:color w:val="1F1F1F"/>
            <w:highlight w:val="none"/>
            <w:lang w:val="en-US" w:eastAsia="zh-CN"/>
          </w:rPr>
          <w:t>for</w:t>
        </w:r>
      </w:ins>
      <w:ins w:id="5827" w:author="野草" w:date="2024-04-24T09:31:01Z">
        <w:r>
          <w:rPr>
            <w:rFonts w:hint="eastAsia" w:eastAsia="宋体" w:cs="Times New Roman"/>
            <w:color w:val="1F1F1F"/>
            <w:highlight w:val="none"/>
            <w:lang w:val="en-US" w:eastAsia="zh-CN"/>
          </w:rPr>
          <w:t xml:space="preserve"> </w:t>
        </w:r>
      </w:ins>
      <w:ins w:id="5828" w:author="野草" w:date="2024-04-23T21:06:38Z">
        <w:r>
          <w:rPr>
            <w:rFonts w:hint="eastAsia" w:eastAsia="宋体" w:cs="Times New Roman"/>
            <w:color w:val="1F1F1F"/>
            <w:highlight w:val="none"/>
            <w:lang w:val="en-US" w:eastAsia="zh-CN"/>
            <w:rPrChange w:id="5829" w:author="野草" w:date="2024-04-24T09:30:38Z">
              <w:rPr>
                <w:rFonts w:hint="eastAsia" w:eastAsia="宋体" w:cs="Times New Roman"/>
                <w:color w:val="1F1F1F"/>
                <w:lang w:val="en-US" w:eastAsia="zh-CN"/>
              </w:rPr>
            </w:rPrChange>
          </w:rPr>
          <w:t>CRC</w:t>
        </w:r>
      </w:ins>
      <w:ins w:id="5830" w:author="野草" w:date="2024-04-23T21:06:39Z">
        <w:r>
          <w:rPr>
            <w:rFonts w:hint="eastAsia" w:eastAsia="宋体" w:cs="Times New Roman"/>
            <w:color w:val="1F1F1F"/>
            <w:highlight w:val="none"/>
            <w:lang w:val="en-US" w:eastAsia="zh-CN"/>
            <w:rPrChange w:id="5831" w:author="野草" w:date="2024-04-24T09:30:38Z">
              <w:rPr>
                <w:rFonts w:hint="eastAsia" w:eastAsia="宋体" w:cs="Times New Roman"/>
                <w:color w:val="1F1F1F"/>
                <w:lang w:val="en-US" w:eastAsia="zh-CN"/>
              </w:rPr>
            </w:rPrChange>
          </w:rPr>
          <w:t>I</w:t>
        </w:r>
      </w:ins>
      <w:ins w:id="5832" w:author="野草" w:date="2024-04-23T21:06:28Z">
        <w:r>
          <w:rPr>
            <w:rFonts w:eastAsia="宋体" w:cs="Times New Roman"/>
            <w:color w:val="1F1F1F"/>
            <w:highlight w:val="none"/>
            <w:rPrChange w:id="5833" w:author="野草" w:date="2024-04-24T09:30:38Z">
              <w:rPr>
                <w:rFonts w:eastAsia="宋体" w:cs="Times New Roman"/>
                <w:color w:val="1F1F1F"/>
              </w:rPr>
            </w:rPrChange>
          </w:rPr>
          <w:t xml:space="preserve"> </w:t>
        </w:r>
      </w:ins>
      <w:ins w:id="5834" w:author="野草" w:date="2024-04-27T14:25:25Z">
        <w:r>
          <w:rPr>
            <w:rFonts w:hint="eastAsia" w:eastAsia="宋体" w:cs="Times New Roman"/>
            <w:color w:val="1F1F1F"/>
            <w:highlight w:val="none"/>
            <w:lang w:val="en-US" w:eastAsia="zh-CN"/>
          </w:rPr>
          <w:t xml:space="preserve">in sequence </w:t>
        </w:r>
      </w:ins>
      <w:ins w:id="5835" w:author="野草" w:date="2024-04-24T09:31:06Z">
        <w:r>
          <w:rPr>
            <w:rFonts w:hint="eastAsia" w:eastAsia="宋体" w:cs="Times New Roman"/>
            <w:color w:val="1F1F1F"/>
            <w:highlight w:val="none"/>
            <w:lang w:val="en-US" w:eastAsia="zh-CN"/>
          </w:rPr>
          <w:t>wer</w:t>
        </w:r>
      </w:ins>
      <w:ins w:id="5836" w:author="野草" w:date="2024-04-24T09:31:07Z">
        <w:r>
          <w:rPr>
            <w:rFonts w:hint="eastAsia" w:eastAsia="宋体" w:cs="Times New Roman"/>
            <w:color w:val="1F1F1F"/>
            <w:highlight w:val="none"/>
            <w:lang w:val="en-US" w:eastAsia="zh-CN"/>
          </w:rPr>
          <w:t>e</w:t>
        </w:r>
      </w:ins>
      <w:ins w:id="5837" w:author="野草" w:date="2024-04-24T09:31:08Z">
        <w:r>
          <w:rPr>
            <w:rFonts w:hint="eastAsia" w:eastAsia="宋体" w:cs="Times New Roman"/>
            <w:color w:val="1F1F1F"/>
            <w:highlight w:val="none"/>
            <w:lang w:val="en-US" w:eastAsia="zh-CN"/>
          </w:rPr>
          <w:t xml:space="preserve"> </w:t>
        </w:r>
      </w:ins>
      <w:ins w:id="5838" w:author="野草" w:date="2024-04-24T09:31:12Z">
        <w:r>
          <w:rPr>
            <w:rFonts w:hint="eastAsia" w:eastAsia="宋体" w:cs="Times New Roman"/>
            <w:color w:val="1F1F1F"/>
            <w:highlight w:val="cyan"/>
            <w:lang w:val="en-US" w:eastAsia="zh-CN"/>
            <w:rPrChange w:id="5839" w:author="野草" w:date="2024-04-24T09:35:20Z">
              <w:rPr>
                <w:rFonts w:hint="eastAsia" w:eastAsia="宋体" w:cs="Times New Roman"/>
                <w:color w:val="1F1F1F"/>
                <w:highlight w:val="none"/>
                <w:lang w:val="en-US" w:eastAsia="zh-CN"/>
              </w:rPr>
            </w:rPrChange>
          </w:rPr>
          <w:t>ELE</w:t>
        </w:r>
      </w:ins>
      <w:ins w:id="5840" w:author="野草" w:date="2024-04-24T09:31:13Z">
        <w:r>
          <w:rPr>
            <w:rFonts w:hint="eastAsia" w:eastAsia="宋体" w:cs="Times New Roman"/>
            <w:color w:val="1F1F1F"/>
            <w:highlight w:val="cyan"/>
            <w:lang w:val="en-US" w:eastAsia="zh-CN"/>
            <w:rPrChange w:id="5841" w:author="野草" w:date="2024-04-24T09:35:20Z">
              <w:rPr>
                <w:rFonts w:hint="eastAsia" w:eastAsia="宋体" w:cs="Times New Roman"/>
                <w:color w:val="1F1F1F"/>
                <w:highlight w:val="none"/>
                <w:lang w:val="en-US" w:eastAsia="zh-CN"/>
              </w:rPr>
            </w:rPrChange>
          </w:rPr>
          <w:t>, S</w:t>
        </w:r>
      </w:ins>
      <w:ins w:id="5842" w:author="野草" w:date="2024-04-24T09:31:14Z">
        <w:r>
          <w:rPr>
            <w:rFonts w:hint="eastAsia" w:eastAsia="宋体" w:cs="Times New Roman"/>
            <w:color w:val="1F1F1F"/>
            <w:highlight w:val="cyan"/>
            <w:lang w:val="en-US" w:eastAsia="zh-CN"/>
            <w:rPrChange w:id="5843" w:author="野草" w:date="2024-04-24T09:35:20Z">
              <w:rPr>
                <w:rFonts w:hint="eastAsia" w:eastAsia="宋体" w:cs="Times New Roman"/>
                <w:color w:val="1F1F1F"/>
                <w:highlight w:val="none"/>
                <w:lang w:val="en-US" w:eastAsia="zh-CN"/>
              </w:rPr>
            </w:rPrChange>
          </w:rPr>
          <w:t xml:space="preserve">LP, </w:t>
        </w:r>
      </w:ins>
      <w:ins w:id="5844" w:author="野草" w:date="2024-04-24T09:31:15Z">
        <w:r>
          <w:rPr>
            <w:rFonts w:hint="eastAsia" w:eastAsia="宋体" w:cs="Times New Roman"/>
            <w:color w:val="1F1F1F"/>
            <w:highlight w:val="cyan"/>
            <w:lang w:val="en-US" w:eastAsia="zh-CN"/>
            <w:rPrChange w:id="5845" w:author="野草" w:date="2024-04-24T09:35:20Z">
              <w:rPr>
                <w:rFonts w:hint="eastAsia" w:eastAsia="宋体" w:cs="Times New Roman"/>
                <w:color w:val="1F1F1F"/>
                <w:highlight w:val="none"/>
                <w:lang w:val="en-US" w:eastAsia="zh-CN"/>
              </w:rPr>
            </w:rPrChange>
          </w:rPr>
          <w:t xml:space="preserve">PD </w:t>
        </w:r>
      </w:ins>
      <w:ins w:id="5846" w:author="野草" w:date="2024-04-24T09:31:16Z">
        <w:r>
          <w:rPr>
            <w:rFonts w:hint="eastAsia" w:eastAsia="宋体" w:cs="Times New Roman"/>
            <w:color w:val="1F1F1F"/>
            <w:highlight w:val="cyan"/>
            <w:lang w:val="en-US" w:eastAsia="zh-CN"/>
            <w:rPrChange w:id="5847" w:author="野草" w:date="2024-04-24T09:35:20Z">
              <w:rPr>
                <w:rFonts w:hint="eastAsia" w:eastAsia="宋体" w:cs="Times New Roman"/>
                <w:color w:val="1F1F1F"/>
                <w:highlight w:val="none"/>
                <w:lang w:val="en-US" w:eastAsia="zh-CN"/>
              </w:rPr>
            </w:rPrChange>
          </w:rPr>
          <w:t xml:space="preserve">and </w:t>
        </w:r>
      </w:ins>
      <w:ins w:id="5848" w:author="野草" w:date="2024-04-24T09:32:44Z">
        <w:r>
          <w:rPr>
            <w:rFonts w:hint="eastAsia" w:eastAsia="宋体" w:cs="Times New Roman"/>
            <w:color w:val="1F1F1F"/>
            <w:highlight w:val="cyan"/>
            <w:lang w:val="en-US" w:eastAsia="zh-CN"/>
            <w:rPrChange w:id="5849" w:author="野草" w:date="2024-04-24T09:35:20Z">
              <w:rPr>
                <w:rFonts w:hint="eastAsia" w:eastAsia="宋体" w:cs="Times New Roman"/>
                <w:color w:val="1F1F1F"/>
                <w:highlight w:val="none"/>
                <w:lang w:val="en-US" w:eastAsia="zh-CN"/>
              </w:rPr>
            </w:rPrChange>
          </w:rPr>
          <w:t>RW</w:t>
        </w:r>
      </w:ins>
      <w:ins w:id="5850" w:author="野草" w:date="2024-04-24T09:31:21Z">
        <w:r>
          <w:rPr>
            <w:rFonts w:hint="eastAsia" w:eastAsia="宋体" w:cs="Times New Roman"/>
            <w:color w:val="1F1F1F"/>
            <w:highlight w:val="none"/>
            <w:lang w:val="en-US" w:eastAsia="zh-CN"/>
          </w:rPr>
          <w:t xml:space="preserve"> on </w:t>
        </w:r>
      </w:ins>
      <w:ins w:id="5851" w:author="野草" w:date="2024-04-24T09:31:22Z">
        <w:r>
          <w:rPr>
            <w:rFonts w:hint="eastAsia" w:eastAsia="宋体" w:cs="Times New Roman"/>
            <w:color w:val="1F1F1F"/>
            <w:highlight w:val="none"/>
            <w:lang w:val="en-US" w:eastAsia="zh-CN"/>
          </w:rPr>
          <w:t>the</w:t>
        </w:r>
      </w:ins>
      <w:ins w:id="5852" w:author="野草" w:date="2024-04-24T09:31:22Z">
        <w:r>
          <w:rPr>
            <w:rFonts w:hint="eastAsia" w:eastAsia="宋体" w:cs="Times New Roman"/>
            <w:color w:val="1F1F1F"/>
            <w:highlight w:val="green"/>
            <w:lang w:val="en-US" w:eastAsia="zh-CN"/>
            <w:rPrChange w:id="5853" w:author="野草" w:date="2024-04-24T09:35:24Z">
              <w:rPr>
                <w:rFonts w:hint="eastAsia" w:eastAsia="宋体" w:cs="Times New Roman"/>
                <w:color w:val="1F1F1F"/>
                <w:highlight w:val="none"/>
                <w:lang w:val="en-US" w:eastAsia="zh-CN"/>
              </w:rPr>
            </w:rPrChange>
          </w:rPr>
          <w:t xml:space="preserve"> </w:t>
        </w:r>
      </w:ins>
      <w:ins w:id="5854" w:author="野草" w:date="2024-04-27T14:24:38Z">
        <w:r>
          <w:rPr>
            <w:rFonts w:hint="eastAsia" w:eastAsia="宋体" w:cs="Times New Roman"/>
            <w:color w:val="1F1F1F"/>
            <w:highlight w:val="green"/>
            <w:lang w:val="en-US" w:eastAsia="zh-CN"/>
          </w:rPr>
          <w:t>no</w:t>
        </w:r>
      </w:ins>
      <w:ins w:id="5855" w:author="野草" w:date="2024-04-27T14:24:39Z">
        <w:r>
          <w:rPr>
            <w:rFonts w:hint="eastAsia" w:eastAsia="宋体" w:cs="Times New Roman"/>
            <w:color w:val="1F1F1F"/>
            <w:highlight w:val="green"/>
            <w:lang w:val="en-US" w:eastAsia="zh-CN"/>
          </w:rPr>
          <w:t>rmal su</w:t>
        </w:r>
      </w:ins>
      <w:ins w:id="5856" w:author="野草" w:date="2024-04-27T14:24:40Z">
        <w:r>
          <w:rPr>
            <w:rFonts w:hint="eastAsia" w:eastAsia="宋体" w:cs="Times New Roman"/>
            <w:color w:val="1F1F1F"/>
            <w:highlight w:val="green"/>
            <w:lang w:val="en-US" w:eastAsia="zh-CN"/>
          </w:rPr>
          <w:t>mmer da</w:t>
        </w:r>
      </w:ins>
      <w:ins w:id="5857" w:author="野草" w:date="2024-04-27T14:24:41Z">
        <w:r>
          <w:rPr>
            <w:rFonts w:hint="eastAsia" w:eastAsia="宋体" w:cs="Times New Roman"/>
            <w:color w:val="1F1F1F"/>
            <w:highlight w:val="green"/>
            <w:lang w:val="en-US" w:eastAsia="zh-CN"/>
          </w:rPr>
          <w:t>y</w:t>
        </w:r>
      </w:ins>
      <w:ins w:id="5858" w:author="野草" w:date="2024-04-27T14:24:41Z">
        <w:r>
          <w:rPr>
            <w:rFonts w:hint="eastAsia" w:eastAsia="宋体" w:cs="Times New Roman"/>
            <w:color w:val="1F1F1F"/>
            <w:highlight w:val="none"/>
            <w:lang w:val="en-US" w:eastAsia="zh-CN"/>
            <w:rPrChange w:id="5859" w:author="野草" w:date="2024-04-27T14:25:04Z">
              <w:rPr>
                <w:rFonts w:hint="eastAsia" w:eastAsia="宋体" w:cs="Times New Roman"/>
                <w:color w:val="1F1F1F"/>
                <w:highlight w:val="green"/>
                <w:lang w:val="en-US" w:eastAsia="zh-CN"/>
              </w:rPr>
            </w:rPrChange>
          </w:rPr>
          <w:t xml:space="preserve"> and</w:t>
        </w:r>
      </w:ins>
      <w:ins w:id="5860" w:author="野草" w:date="2024-04-27T14:24:42Z">
        <w:r>
          <w:rPr>
            <w:rFonts w:hint="eastAsia" w:eastAsia="宋体" w:cs="Times New Roman"/>
            <w:color w:val="1F1F1F"/>
            <w:highlight w:val="none"/>
            <w:lang w:val="en-US" w:eastAsia="zh-CN"/>
            <w:rPrChange w:id="5861" w:author="野草" w:date="2024-04-27T14:25:04Z">
              <w:rPr>
                <w:rFonts w:hint="eastAsia" w:eastAsia="宋体" w:cs="Times New Roman"/>
                <w:color w:val="1F1F1F"/>
                <w:highlight w:val="green"/>
                <w:lang w:val="en-US" w:eastAsia="zh-CN"/>
              </w:rPr>
            </w:rPrChange>
          </w:rPr>
          <w:t xml:space="preserve"> </w:t>
        </w:r>
      </w:ins>
      <w:ins w:id="5862" w:author="野草" w:date="2024-04-27T14:24:52Z">
        <w:r>
          <w:rPr>
            <w:rFonts w:hint="eastAsia" w:eastAsia="宋体" w:cs="Times New Roman"/>
            <w:color w:val="1F1F1F"/>
            <w:highlight w:val="cyan"/>
            <w:lang w:val="en-US" w:eastAsia="zh-CN"/>
          </w:rPr>
          <w:t>ELE, PD</w:t>
        </w:r>
      </w:ins>
      <w:ins w:id="5863" w:author="野草" w:date="2024-04-27T14:34:57Z">
        <w:r>
          <w:rPr>
            <w:rFonts w:hint="eastAsia" w:eastAsia="宋体" w:cs="Times New Roman"/>
            <w:color w:val="1F1F1F"/>
            <w:highlight w:val="cyan"/>
            <w:lang w:val="en-US" w:eastAsia="zh-CN"/>
          </w:rPr>
          <w:t>, SLP</w:t>
        </w:r>
      </w:ins>
      <w:ins w:id="5864" w:author="野草" w:date="2024-04-27T14:24:52Z">
        <w:r>
          <w:rPr>
            <w:rFonts w:hint="eastAsia" w:eastAsia="宋体" w:cs="Times New Roman"/>
            <w:color w:val="1F1F1F"/>
            <w:highlight w:val="cyan"/>
            <w:lang w:val="en-US" w:eastAsia="zh-CN"/>
          </w:rPr>
          <w:t xml:space="preserve"> and RW</w:t>
        </w:r>
      </w:ins>
      <w:ins w:id="5865" w:author="野草" w:date="2024-04-27T14:24:53Z">
        <w:r>
          <w:rPr>
            <w:rFonts w:hint="eastAsia" w:eastAsia="宋体" w:cs="Times New Roman"/>
            <w:color w:val="1F1F1F"/>
            <w:highlight w:val="cyan"/>
            <w:lang w:val="en-US" w:eastAsia="zh-CN"/>
          </w:rPr>
          <w:t xml:space="preserve"> </w:t>
        </w:r>
      </w:ins>
      <w:ins w:id="5866" w:author="野草" w:date="2024-04-27T14:24:53Z">
        <w:r>
          <w:rPr>
            <w:rFonts w:hint="eastAsia" w:eastAsia="宋体" w:cs="Times New Roman"/>
            <w:color w:val="1F1F1F"/>
            <w:highlight w:val="none"/>
            <w:lang w:val="en-US" w:eastAsia="zh-CN"/>
            <w:rPrChange w:id="5867" w:author="野草" w:date="2024-04-27T14:25:07Z">
              <w:rPr>
                <w:rFonts w:hint="eastAsia" w:eastAsia="宋体" w:cs="Times New Roman"/>
                <w:color w:val="1F1F1F"/>
                <w:highlight w:val="cyan"/>
                <w:lang w:val="en-US" w:eastAsia="zh-CN"/>
              </w:rPr>
            </w:rPrChange>
          </w:rPr>
          <w:t>on t</w:t>
        </w:r>
      </w:ins>
      <w:ins w:id="5868" w:author="野草" w:date="2024-04-27T14:24:54Z">
        <w:r>
          <w:rPr>
            <w:rFonts w:hint="eastAsia" w:eastAsia="宋体" w:cs="Times New Roman"/>
            <w:color w:val="1F1F1F"/>
            <w:highlight w:val="none"/>
            <w:lang w:val="en-US" w:eastAsia="zh-CN"/>
            <w:rPrChange w:id="5869" w:author="野草" w:date="2024-04-27T14:25:07Z">
              <w:rPr>
                <w:rFonts w:hint="eastAsia" w:eastAsia="宋体" w:cs="Times New Roman"/>
                <w:color w:val="1F1F1F"/>
                <w:highlight w:val="cyan"/>
                <w:lang w:val="en-US" w:eastAsia="zh-CN"/>
              </w:rPr>
            </w:rPrChange>
          </w:rPr>
          <w:t>he</w:t>
        </w:r>
      </w:ins>
      <w:ins w:id="5870" w:author="野草" w:date="2024-04-27T14:24:54Z">
        <w:r>
          <w:rPr>
            <w:rFonts w:hint="eastAsia" w:eastAsia="宋体" w:cs="Times New Roman"/>
            <w:color w:val="1F1F1F"/>
            <w:highlight w:val="green"/>
            <w:lang w:val="en-US" w:eastAsia="zh-CN"/>
            <w:rPrChange w:id="5871" w:author="野草" w:date="2024-04-27T14:25:13Z">
              <w:rPr>
                <w:rFonts w:hint="eastAsia" w:eastAsia="宋体" w:cs="Times New Roman"/>
                <w:color w:val="1F1F1F"/>
                <w:highlight w:val="cyan"/>
                <w:lang w:val="en-US" w:eastAsia="zh-CN"/>
              </w:rPr>
            </w:rPrChange>
          </w:rPr>
          <w:t xml:space="preserve"> e</w:t>
        </w:r>
      </w:ins>
      <w:ins w:id="5872" w:author="野草" w:date="2024-04-27T14:24:55Z">
        <w:r>
          <w:rPr>
            <w:rFonts w:hint="eastAsia" w:eastAsia="宋体" w:cs="Times New Roman"/>
            <w:color w:val="1F1F1F"/>
            <w:highlight w:val="green"/>
            <w:lang w:val="en-US" w:eastAsia="zh-CN"/>
            <w:rPrChange w:id="5873" w:author="野草" w:date="2024-04-27T14:25:13Z">
              <w:rPr>
                <w:rFonts w:hint="eastAsia" w:eastAsia="宋体" w:cs="Times New Roman"/>
                <w:color w:val="1F1F1F"/>
                <w:highlight w:val="cyan"/>
                <w:lang w:val="en-US" w:eastAsia="zh-CN"/>
              </w:rPr>
            </w:rPrChange>
          </w:rPr>
          <w:t>xtre</w:t>
        </w:r>
      </w:ins>
      <w:ins w:id="5874" w:author="野草" w:date="2024-04-27T14:24:56Z">
        <w:r>
          <w:rPr>
            <w:rFonts w:hint="eastAsia" w:eastAsia="宋体" w:cs="Times New Roman"/>
            <w:color w:val="1F1F1F"/>
            <w:highlight w:val="green"/>
            <w:lang w:val="en-US" w:eastAsia="zh-CN"/>
            <w:rPrChange w:id="5875" w:author="野草" w:date="2024-04-27T14:25:13Z">
              <w:rPr>
                <w:rFonts w:hint="eastAsia" w:eastAsia="宋体" w:cs="Times New Roman"/>
                <w:color w:val="1F1F1F"/>
                <w:highlight w:val="cyan"/>
                <w:lang w:val="en-US" w:eastAsia="zh-CN"/>
              </w:rPr>
            </w:rPrChange>
          </w:rPr>
          <w:t xml:space="preserve">mely </w:t>
        </w:r>
      </w:ins>
      <w:ins w:id="5876" w:author="野草" w:date="2024-04-27T14:24:57Z">
        <w:r>
          <w:rPr>
            <w:rFonts w:hint="eastAsia" w:eastAsia="宋体" w:cs="Times New Roman"/>
            <w:color w:val="1F1F1F"/>
            <w:highlight w:val="green"/>
            <w:lang w:val="en-US" w:eastAsia="zh-CN"/>
            <w:rPrChange w:id="5877" w:author="野草" w:date="2024-04-27T14:25:13Z">
              <w:rPr>
                <w:rFonts w:hint="eastAsia" w:eastAsia="宋体" w:cs="Times New Roman"/>
                <w:color w:val="1F1F1F"/>
                <w:highlight w:val="cyan"/>
                <w:lang w:val="en-US" w:eastAsia="zh-CN"/>
              </w:rPr>
            </w:rPrChange>
          </w:rPr>
          <w:t>hot day</w:t>
        </w:r>
      </w:ins>
      <w:ins w:id="5878" w:author="野草" w:date="2024-04-24T09:31:25Z">
        <w:r>
          <w:rPr>
            <w:rFonts w:hint="eastAsia" w:eastAsia="宋体" w:cs="Times New Roman"/>
            <w:color w:val="1F1F1F"/>
            <w:highlight w:val="green"/>
            <w:lang w:val="en-US" w:eastAsia="zh-CN"/>
            <w:rPrChange w:id="5879" w:author="野草" w:date="2024-04-27T14:25:13Z">
              <w:rPr>
                <w:rFonts w:hint="eastAsia" w:eastAsia="宋体" w:cs="Times New Roman"/>
                <w:color w:val="1F1F1F"/>
                <w:highlight w:val="none"/>
                <w:lang w:val="en-US" w:eastAsia="zh-CN"/>
              </w:rPr>
            </w:rPrChange>
          </w:rPr>
          <w:t>.</w:t>
        </w:r>
      </w:ins>
      <w:ins w:id="5880" w:author="野草" w:date="2024-04-24T09:31:25Z">
        <w:r>
          <w:rPr>
            <w:rFonts w:hint="eastAsia" w:eastAsia="宋体" w:cs="Times New Roman"/>
            <w:color w:val="1F1F1F"/>
            <w:highlight w:val="none"/>
            <w:lang w:val="en-US" w:eastAsia="zh-CN"/>
          </w:rPr>
          <w:t xml:space="preserve"> </w:t>
        </w:r>
      </w:ins>
      <w:ins w:id="5881" w:author="野草" w:date="2024-04-24T09:31:37Z">
        <w:r>
          <w:rPr>
            <w:rFonts w:hint="eastAsia" w:eastAsia="宋体" w:cs="Times New Roman"/>
            <w:color w:val="1F1F1F"/>
            <w:highlight w:val="none"/>
            <w:lang w:val="en-US" w:eastAsia="zh-CN"/>
          </w:rPr>
          <w:t>The</w:t>
        </w:r>
      </w:ins>
      <w:ins w:id="5882" w:author="野草" w:date="2024-04-24T09:31:38Z">
        <w:r>
          <w:rPr>
            <w:rFonts w:hint="eastAsia" w:eastAsia="宋体" w:cs="Times New Roman"/>
            <w:color w:val="1F1F1F"/>
            <w:highlight w:val="green"/>
            <w:lang w:val="en-US" w:eastAsia="zh-CN"/>
            <w:rPrChange w:id="5883" w:author="野草" w:date="2024-04-24T09:35:32Z">
              <w:rPr>
                <w:rFonts w:hint="eastAsia" w:eastAsia="宋体" w:cs="Times New Roman"/>
                <w:color w:val="1F1F1F"/>
                <w:highlight w:val="none"/>
                <w:lang w:val="en-US" w:eastAsia="zh-CN"/>
              </w:rPr>
            </w:rPrChange>
          </w:rPr>
          <w:t xml:space="preserve"> </w:t>
        </w:r>
      </w:ins>
      <w:ins w:id="5884" w:author="野草" w:date="2024-04-24T09:31:39Z">
        <w:r>
          <w:rPr>
            <w:rFonts w:hint="eastAsia" w:eastAsia="宋体" w:cs="Times New Roman"/>
            <w:color w:val="1F1F1F"/>
            <w:highlight w:val="green"/>
            <w:lang w:val="en-US" w:eastAsia="zh-CN"/>
            <w:rPrChange w:id="5885" w:author="野草" w:date="2024-04-24T09:35:32Z">
              <w:rPr>
                <w:rFonts w:hint="eastAsia" w:eastAsia="宋体" w:cs="Times New Roman"/>
                <w:color w:val="1F1F1F"/>
                <w:highlight w:val="none"/>
                <w:lang w:val="en-US" w:eastAsia="zh-CN"/>
              </w:rPr>
            </w:rPrChange>
          </w:rPr>
          <w:t>ma</w:t>
        </w:r>
      </w:ins>
      <w:ins w:id="5886" w:author="野草" w:date="2024-04-24T09:31:40Z">
        <w:r>
          <w:rPr>
            <w:rFonts w:hint="eastAsia" w:eastAsia="宋体" w:cs="Times New Roman"/>
            <w:color w:val="1F1F1F"/>
            <w:highlight w:val="green"/>
            <w:lang w:val="en-US" w:eastAsia="zh-CN"/>
            <w:rPrChange w:id="5887" w:author="野草" w:date="2024-04-24T09:35:32Z">
              <w:rPr>
                <w:rFonts w:hint="eastAsia" w:eastAsia="宋体" w:cs="Times New Roman"/>
                <w:color w:val="1F1F1F"/>
                <w:highlight w:val="none"/>
                <w:lang w:val="en-US" w:eastAsia="zh-CN"/>
              </w:rPr>
            </w:rPrChange>
          </w:rPr>
          <w:t>rginal</w:t>
        </w:r>
      </w:ins>
      <w:ins w:id="5888" w:author="野草" w:date="2024-04-24T09:31:41Z">
        <w:r>
          <w:rPr>
            <w:rFonts w:hint="eastAsia" w:eastAsia="宋体" w:cs="Times New Roman"/>
            <w:color w:val="1F1F1F"/>
            <w:highlight w:val="green"/>
            <w:lang w:val="en-US" w:eastAsia="zh-CN"/>
            <w:rPrChange w:id="5889" w:author="野草" w:date="2024-04-24T09:35:32Z">
              <w:rPr>
                <w:rFonts w:hint="eastAsia" w:eastAsia="宋体" w:cs="Times New Roman"/>
                <w:color w:val="1F1F1F"/>
                <w:highlight w:val="none"/>
                <w:lang w:val="en-US" w:eastAsia="zh-CN"/>
              </w:rPr>
            </w:rPrChange>
          </w:rPr>
          <w:t xml:space="preserve"> effe</w:t>
        </w:r>
      </w:ins>
      <w:ins w:id="5890" w:author="野草" w:date="2024-04-24T09:31:42Z">
        <w:r>
          <w:rPr>
            <w:rFonts w:hint="eastAsia" w:eastAsia="宋体" w:cs="Times New Roman"/>
            <w:color w:val="1F1F1F"/>
            <w:highlight w:val="green"/>
            <w:lang w:val="en-US" w:eastAsia="zh-CN"/>
            <w:rPrChange w:id="5891" w:author="野草" w:date="2024-04-24T09:35:32Z">
              <w:rPr>
                <w:rFonts w:hint="eastAsia" w:eastAsia="宋体" w:cs="Times New Roman"/>
                <w:color w:val="1F1F1F"/>
                <w:highlight w:val="none"/>
                <w:lang w:val="en-US" w:eastAsia="zh-CN"/>
              </w:rPr>
            </w:rPrChange>
          </w:rPr>
          <w:t>cts</w:t>
        </w:r>
      </w:ins>
      <w:ins w:id="5892" w:author="野草" w:date="2024-04-24T09:31:42Z">
        <w:r>
          <w:rPr>
            <w:rFonts w:hint="eastAsia" w:eastAsia="宋体" w:cs="Times New Roman"/>
            <w:color w:val="1F1F1F"/>
            <w:highlight w:val="none"/>
            <w:lang w:val="en-US" w:eastAsia="zh-CN"/>
          </w:rPr>
          <w:t xml:space="preserve"> o</w:t>
        </w:r>
      </w:ins>
      <w:ins w:id="5893" w:author="野草" w:date="2024-04-24T09:31:43Z">
        <w:r>
          <w:rPr>
            <w:rFonts w:hint="eastAsia" w:eastAsia="宋体" w:cs="Times New Roman"/>
            <w:color w:val="1F1F1F"/>
            <w:highlight w:val="none"/>
            <w:lang w:val="en-US" w:eastAsia="zh-CN"/>
          </w:rPr>
          <w:t xml:space="preserve">f </w:t>
        </w:r>
      </w:ins>
      <w:ins w:id="5894" w:author="野草" w:date="2024-04-24T09:31:30Z">
        <w:r>
          <w:rPr>
            <w:rFonts w:hint="eastAsia" w:eastAsia="宋体" w:cs="Times New Roman"/>
            <w:color w:val="1F1F1F"/>
            <w:highlight w:val="cyan"/>
            <w:lang w:val="en-US" w:eastAsia="zh-CN"/>
            <w:rPrChange w:id="5895" w:author="野草" w:date="2024-04-24T09:35:29Z">
              <w:rPr>
                <w:rFonts w:hint="eastAsia" w:eastAsia="宋体" w:cs="Times New Roman"/>
                <w:color w:val="1F1F1F"/>
                <w:highlight w:val="none"/>
                <w:lang w:val="en-US" w:eastAsia="zh-CN"/>
              </w:rPr>
            </w:rPrChange>
          </w:rPr>
          <w:t>E</w:t>
        </w:r>
      </w:ins>
      <w:ins w:id="5896" w:author="野草" w:date="2024-04-24T09:31:31Z">
        <w:r>
          <w:rPr>
            <w:rFonts w:hint="eastAsia" w:eastAsia="宋体" w:cs="Times New Roman"/>
            <w:color w:val="1F1F1F"/>
            <w:highlight w:val="cyan"/>
            <w:lang w:val="en-US" w:eastAsia="zh-CN"/>
            <w:rPrChange w:id="5897" w:author="野草" w:date="2024-04-24T09:35:29Z">
              <w:rPr>
                <w:rFonts w:hint="eastAsia" w:eastAsia="宋体" w:cs="Times New Roman"/>
                <w:color w:val="1F1F1F"/>
                <w:highlight w:val="none"/>
                <w:lang w:val="en-US" w:eastAsia="zh-CN"/>
              </w:rPr>
            </w:rPrChange>
          </w:rPr>
          <w:t xml:space="preserve">LE </w:t>
        </w:r>
      </w:ins>
      <w:ins w:id="5898" w:author="野草" w:date="2024-04-24T09:31:32Z">
        <w:r>
          <w:rPr>
            <w:rFonts w:hint="eastAsia" w:eastAsia="宋体" w:cs="Times New Roman"/>
            <w:color w:val="1F1F1F"/>
            <w:highlight w:val="cyan"/>
            <w:lang w:val="en-US" w:eastAsia="zh-CN"/>
            <w:rPrChange w:id="5899" w:author="野草" w:date="2024-04-24T09:35:29Z">
              <w:rPr>
                <w:rFonts w:hint="eastAsia" w:eastAsia="宋体" w:cs="Times New Roman"/>
                <w:color w:val="1F1F1F"/>
                <w:highlight w:val="none"/>
                <w:lang w:val="en-US" w:eastAsia="zh-CN"/>
              </w:rPr>
            </w:rPrChange>
          </w:rPr>
          <w:t xml:space="preserve">and </w:t>
        </w:r>
      </w:ins>
      <w:ins w:id="5900" w:author="野草" w:date="2024-04-24T09:31:33Z">
        <w:r>
          <w:rPr>
            <w:rFonts w:hint="eastAsia" w:eastAsia="宋体" w:cs="Times New Roman"/>
            <w:color w:val="1F1F1F"/>
            <w:highlight w:val="cyan"/>
            <w:lang w:val="en-US" w:eastAsia="zh-CN"/>
            <w:rPrChange w:id="5901" w:author="野草" w:date="2024-04-24T09:35:29Z">
              <w:rPr>
                <w:rFonts w:hint="eastAsia" w:eastAsia="宋体" w:cs="Times New Roman"/>
                <w:color w:val="1F1F1F"/>
                <w:highlight w:val="none"/>
                <w:lang w:val="en-US" w:eastAsia="zh-CN"/>
              </w:rPr>
            </w:rPrChange>
          </w:rPr>
          <w:t>SLP</w:t>
        </w:r>
      </w:ins>
      <w:ins w:id="5902" w:author="野草" w:date="2024-04-24T09:31:33Z">
        <w:r>
          <w:rPr>
            <w:rFonts w:hint="eastAsia" w:eastAsia="宋体" w:cs="Times New Roman"/>
            <w:color w:val="1F1F1F"/>
            <w:highlight w:val="none"/>
            <w:lang w:val="en-US" w:eastAsia="zh-CN"/>
          </w:rPr>
          <w:t xml:space="preserve"> </w:t>
        </w:r>
      </w:ins>
      <w:ins w:id="5903" w:author="野草" w:date="2024-04-24T09:31:44Z">
        <w:r>
          <w:rPr>
            <w:rFonts w:hint="eastAsia" w:eastAsia="宋体" w:cs="Times New Roman"/>
            <w:color w:val="1F1F1F"/>
            <w:highlight w:val="none"/>
            <w:lang w:val="en-US" w:eastAsia="zh-CN"/>
          </w:rPr>
          <w:t>we</w:t>
        </w:r>
      </w:ins>
      <w:ins w:id="5904" w:author="野草" w:date="2024-04-24T09:31:45Z">
        <w:r>
          <w:rPr>
            <w:rFonts w:hint="eastAsia" w:eastAsia="宋体" w:cs="Times New Roman"/>
            <w:color w:val="1F1F1F"/>
            <w:highlight w:val="none"/>
            <w:lang w:val="en-US" w:eastAsia="zh-CN"/>
          </w:rPr>
          <w:t xml:space="preserve">re </w:t>
        </w:r>
      </w:ins>
      <w:ins w:id="5905" w:author="野草" w:date="2024-04-24T09:31:55Z">
        <w:r>
          <w:rPr>
            <w:rFonts w:hint="eastAsia" w:eastAsia="宋体" w:cs="Times New Roman"/>
            <w:color w:val="1F1F1F"/>
            <w:highlight w:val="green"/>
            <w:lang w:val="en-US" w:eastAsia="zh-CN"/>
          </w:rPr>
          <w:t xml:space="preserve">characterized </w:t>
        </w:r>
      </w:ins>
      <w:ins w:id="5906" w:author="野草" w:date="2024-04-24T09:31:56Z">
        <w:r>
          <w:rPr>
            <w:rFonts w:hint="eastAsia" w:eastAsia="宋体" w:cs="Times New Roman"/>
            <w:color w:val="1F1F1F"/>
            <w:highlight w:val="green"/>
            <w:lang w:val="en-US" w:eastAsia="zh-CN"/>
          </w:rPr>
          <w:t>by</w:t>
        </w:r>
      </w:ins>
      <w:ins w:id="5907" w:author="野草" w:date="2024-04-24T09:31:58Z">
        <w:r>
          <w:rPr>
            <w:rFonts w:hint="eastAsia" w:eastAsia="宋体" w:cs="Times New Roman"/>
            <w:color w:val="1F1F1F"/>
            <w:highlight w:val="none"/>
            <w:lang w:val="en-US" w:eastAsia="zh-CN"/>
            <w:rPrChange w:id="5908" w:author="野草" w:date="2024-04-24T09:32:00Z">
              <w:rPr>
                <w:rFonts w:hint="eastAsia" w:eastAsia="宋体" w:cs="Times New Roman"/>
                <w:color w:val="1F1F1F"/>
                <w:highlight w:val="green"/>
                <w:lang w:val="en-US" w:eastAsia="zh-CN"/>
              </w:rPr>
            </w:rPrChange>
          </w:rPr>
          <w:t xml:space="preserve"> </w:t>
        </w:r>
      </w:ins>
      <w:ins w:id="5909" w:author="野草" w:date="2024-04-24T09:32:01Z">
        <w:r>
          <w:rPr>
            <w:rFonts w:hint="eastAsia" w:eastAsia="宋体" w:cs="Times New Roman"/>
            <w:color w:val="1F1F1F"/>
            <w:highlight w:val="cyan"/>
            <w:lang w:val="en-US" w:eastAsia="zh-CN"/>
            <w:rPrChange w:id="5910" w:author="野草" w:date="2024-04-24T09:35:37Z">
              <w:rPr>
                <w:rFonts w:hint="eastAsia" w:eastAsia="宋体" w:cs="Times New Roman"/>
                <w:color w:val="1F1F1F"/>
                <w:highlight w:val="none"/>
                <w:lang w:val="en-US" w:eastAsia="zh-CN"/>
              </w:rPr>
            </w:rPrChange>
          </w:rPr>
          <w:t>a</w:t>
        </w:r>
      </w:ins>
      <w:ins w:id="5911" w:author="野草" w:date="2024-04-24T09:32:02Z">
        <w:r>
          <w:rPr>
            <w:rFonts w:hint="eastAsia" w:eastAsia="宋体" w:cs="Times New Roman"/>
            <w:color w:val="1F1F1F"/>
            <w:highlight w:val="cyan"/>
            <w:lang w:val="en-US" w:eastAsia="zh-CN"/>
            <w:rPrChange w:id="5912" w:author="野草" w:date="2024-04-24T09:35:37Z">
              <w:rPr>
                <w:rFonts w:hint="eastAsia" w:eastAsia="宋体" w:cs="Times New Roman"/>
                <w:color w:val="1F1F1F"/>
                <w:highlight w:val="none"/>
                <w:lang w:val="en-US" w:eastAsia="zh-CN"/>
              </w:rPr>
            </w:rPrChange>
          </w:rPr>
          <w:t>sce</w:t>
        </w:r>
      </w:ins>
      <w:ins w:id="5913" w:author="野草" w:date="2024-04-24T09:32:03Z">
        <w:r>
          <w:rPr>
            <w:rFonts w:hint="eastAsia" w:eastAsia="宋体" w:cs="Times New Roman"/>
            <w:color w:val="1F1F1F"/>
            <w:highlight w:val="cyan"/>
            <w:lang w:val="en-US" w:eastAsia="zh-CN"/>
            <w:rPrChange w:id="5914" w:author="野草" w:date="2024-04-24T09:35:37Z">
              <w:rPr>
                <w:rFonts w:hint="eastAsia" w:eastAsia="宋体" w:cs="Times New Roman"/>
                <w:color w:val="1F1F1F"/>
                <w:highlight w:val="none"/>
                <w:lang w:val="en-US" w:eastAsia="zh-CN"/>
              </w:rPr>
            </w:rPrChange>
          </w:rPr>
          <w:t xml:space="preserve">nt and </w:t>
        </w:r>
      </w:ins>
      <w:ins w:id="5915" w:author="野草" w:date="2024-04-24T09:32:04Z">
        <w:r>
          <w:rPr>
            <w:rFonts w:hint="eastAsia" w:eastAsia="宋体" w:cs="Times New Roman"/>
            <w:color w:val="1F1F1F"/>
            <w:highlight w:val="cyan"/>
            <w:lang w:val="en-US" w:eastAsia="zh-CN"/>
            <w:rPrChange w:id="5916" w:author="野草" w:date="2024-04-24T09:35:37Z">
              <w:rPr>
                <w:rFonts w:hint="eastAsia" w:eastAsia="宋体" w:cs="Times New Roman"/>
                <w:color w:val="1F1F1F"/>
                <w:highlight w:val="none"/>
                <w:lang w:val="en-US" w:eastAsia="zh-CN"/>
              </w:rPr>
            </w:rPrChange>
          </w:rPr>
          <w:t>desce</w:t>
        </w:r>
      </w:ins>
      <w:ins w:id="5917" w:author="野草" w:date="2024-04-24T09:32:05Z">
        <w:r>
          <w:rPr>
            <w:rFonts w:hint="eastAsia" w:eastAsia="宋体" w:cs="Times New Roman"/>
            <w:color w:val="1F1F1F"/>
            <w:highlight w:val="cyan"/>
            <w:lang w:val="en-US" w:eastAsia="zh-CN"/>
            <w:rPrChange w:id="5918" w:author="野草" w:date="2024-04-24T09:35:37Z">
              <w:rPr>
                <w:rFonts w:hint="eastAsia" w:eastAsia="宋体" w:cs="Times New Roman"/>
                <w:color w:val="1F1F1F"/>
                <w:highlight w:val="none"/>
                <w:lang w:val="en-US" w:eastAsia="zh-CN"/>
              </w:rPr>
            </w:rPrChange>
          </w:rPr>
          <w:t>nt patt</w:t>
        </w:r>
      </w:ins>
      <w:ins w:id="5919" w:author="野草" w:date="2024-04-24T09:32:06Z">
        <w:r>
          <w:rPr>
            <w:rFonts w:hint="eastAsia" w:eastAsia="宋体" w:cs="Times New Roman"/>
            <w:color w:val="1F1F1F"/>
            <w:highlight w:val="cyan"/>
            <w:lang w:val="en-US" w:eastAsia="zh-CN"/>
            <w:rPrChange w:id="5920" w:author="野草" w:date="2024-04-24T09:35:37Z">
              <w:rPr>
                <w:rFonts w:hint="eastAsia" w:eastAsia="宋体" w:cs="Times New Roman"/>
                <w:color w:val="1F1F1F"/>
                <w:highlight w:val="none"/>
                <w:lang w:val="en-US" w:eastAsia="zh-CN"/>
              </w:rPr>
            </w:rPrChange>
          </w:rPr>
          <w:t>erns</w:t>
        </w:r>
      </w:ins>
      <w:ins w:id="5921" w:author="野草" w:date="2024-04-24T09:32:07Z">
        <w:r>
          <w:rPr>
            <w:rFonts w:hint="eastAsia" w:eastAsia="宋体" w:cs="Times New Roman"/>
            <w:color w:val="1F1F1F"/>
            <w:highlight w:val="none"/>
            <w:lang w:val="en-US" w:eastAsia="zh-CN"/>
          </w:rPr>
          <w:t>, r</w:t>
        </w:r>
      </w:ins>
      <w:ins w:id="5922" w:author="野草" w:date="2024-04-24T09:32:09Z">
        <w:r>
          <w:rPr>
            <w:rFonts w:hint="eastAsia" w:eastAsia="宋体" w:cs="Times New Roman"/>
            <w:color w:val="1F1F1F"/>
            <w:highlight w:val="none"/>
            <w:lang w:val="en-US" w:eastAsia="zh-CN"/>
          </w:rPr>
          <w:t>e</w:t>
        </w:r>
      </w:ins>
      <w:ins w:id="5923" w:author="野草" w:date="2024-04-24T09:32:10Z">
        <w:r>
          <w:rPr>
            <w:rFonts w:hint="eastAsia" w:eastAsia="宋体" w:cs="Times New Roman"/>
            <w:color w:val="1F1F1F"/>
            <w:highlight w:val="none"/>
            <w:lang w:val="en-US" w:eastAsia="zh-CN"/>
          </w:rPr>
          <w:t>spe</w:t>
        </w:r>
      </w:ins>
      <w:ins w:id="5924" w:author="野草" w:date="2024-04-24T09:32:11Z">
        <w:r>
          <w:rPr>
            <w:rFonts w:hint="eastAsia" w:eastAsia="宋体" w:cs="Times New Roman"/>
            <w:color w:val="1F1F1F"/>
            <w:highlight w:val="none"/>
            <w:lang w:val="en-US" w:eastAsia="zh-CN"/>
          </w:rPr>
          <w:t>ctively</w:t>
        </w:r>
      </w:ins>
      <w:ins w:id="5925" w:author="野草" w:date="2024-04-24T09:32:12Z">
        <w:r>
          <w:rPr>
            <w:rFonts w:hint="eastAsia" w:eastAsia="宋体" w:cs="Times New Roman"/>
            <w:color w:val="1F1F1F"/>
            <w:highlight w:val="none"/>
            <w:lang w:val="en-US" w:eastAsia="zh-CN"/>
          </w:rPr>
          <w:t xml:space="preserve">. </w:t>
        </w:r>
      </w:ins>
      <w:ins w:id="5926" w:author="野草" w:date="2024-04-24T09:32:31Z">
        <w:r>
          <w:rPr>
            <w:rFonts w:hint="eastAsia" w:eastAsia="宋体" w:cs="Times New Roman"/>
            <w:color w:val="1F1F1F"/>
            <w:highlight w:val="none"/>
            <w:lang w:val="en-US" w:eastAsia="zh-CN"/>
          </w:rPr>
          <w:t>Th</w:t>
        </w:r>
      </w:ins>
      <w:ins w:id="5927" w:author="野草" w:date="2024-04-24T09:32:32Z">
        <w:r>
          <w:rPr>
            <w:rFonts w:hint="eastAsia" w:eastAsia="宋体" w:cs="Times New Roman"/>
            <w:color w:val="1F1F1F"/>
            <w:highlight w:val="none"/>
            <w:lang w:val="en-US" w:eastAsia="zh-CN"/>
          </w:rPr>
          <w:t xml:space="preserve">e </w:t>
        </w:r>
      </w:ins>
      <w:ins w:id="5928" w:author="野草" w:date="2024-04-24T09:32:33Z">
        <w:r>
          <w:rPr>
            <w:rFonts w:hint="eastAsia" w:eastAsia="宋体" w:cs="Times New Roman"/>
            <w:color w:val="1F1F1F"/>
            <w:highlight w:val="none"/>
            <w:lang w:val="en-US" w:eastAsia="zh-CN"/>
          </w:rPr>
          <w:t>influ</w:t>
        </w:r>
      </w:ins>
      <w:ins w:id="5929" w:author="野草" w:date="2024-04-24T09:32:34Z">
        <w:r>
          <w:rPr>
            <w:rFonts w:hint="eastAsia" w:eastAsia="宋体" w:cs="Times New Roman"/>
            <w:color w:val="1F1F1F"/>
            <w:highlight w:val="none"/>
            <w:lang w:val="en-US" w:eastAsia="zh-CN"/>
          </w:rPr>
          <w:t xml:space="preserve">ences </w:t>
        </w:r>
      </w:ins>
      <w:ins w:id="5930" w:author="野草" w:date="2024-04-24T09:32:35Z">
        <w:r>
          <w:rPr>
            <w:rFonts w:hint="eastAsia" w:eastAsia="宋体" w:cs="Times New Roman"/>
            <w:color w:val="1F1F1F"/>
            <w:highlight w:val="none"/>
            <w:lang w:val="en-US" w:eastAsia="zh-CN"/>
          </w:rPr>
          <w:t xml:space="preserve">of </w:t>
        </w:r>
      </w:ins>
      <w:ins w:id="5931" w:author="野草" w:date="2024-04-24T09:32:38Z">
        <w:r>
          <w:rPr>
            <w:rFonts w:hint="eastAsia" w:eastAsia="宋体" w:cs="Times New Roman"/>
            <w:color w:val="1F1F1F"/>
            <w:highlight w:val="cyan"/>
            <w:lang w:val="en-US" w:eastAsia="zh-CN"/>
            <w:rPrChange w:id="5932" w:author="野草" w:date="2024-04-24T09:35:40Z">
              <w:rPr>
                <w:rFonts w:hint="eastAsia" w:eastAsia="宋体" w:cs="Times New Roman"/>
                <w:color w:val="1F1F1F"/>
                <w:highlight w:val="none"/>
                <w:lang w:val="en-US" w:eastAsia="zh-CN"/>
              </w:rPr>
            </w:rPrChange>
          </w:rPr>
          <w:t>PD a</w:t>
        </w:r>
      </w:ins>
      <w:ins w:id="5933" w:author="野草" w:date="2024-04-24T09:32:39Z">
        <w:r>
          <w:rPr>
            <w:rFonts w:hint="eastAsia" w:eastAsia="宋体" w:cs="Times New Roman"/>
            <w:color w:val="1F1F1F"/>
            <w:highlight w:val="cyan"/>
            <w:lang w:val="en-US" w:eastAsia="zh-CN"/>
            <w:rPrChange w:id="5934" w:author="野草" w:date="2024-04-24T09:35:40Z">
              <w:rPr>
                <w:rFonts w:hint="eastAsia" w:eastAsia="宋体" w:cs="Times New Roman"/>
                <w:color w:val="1F1F1F"/>
                <w:highlight w:val="none"/>
                <w:lang w:val="en-US" w:eastAsia="zh-CN"/>
              </w:rPr>
            </w:rPrChange>
          </w:rPr>
          <w:t xml:space="preserve">nd </w:t>
        </w:r>
      </w:ins>
      <w:ins w:id="5935" w:author="野草" w:date="2024-04-24T09:32:46Z">
        <w:r>
          <w:rPr>
            <w:rFonts w:hint="eastAsia" w:eastAsia="宋体" w:cs="Times New Roman"/>
            <w:color w:val="1F1F1F"/>
            <w:highlight w:val="cyan"/>
            <w:lang w:val="en-US" w:eastAsia="zh-CN"/>
            <w:rPrChange w:id="5936" w:author="野草" w:date="2024-04-24T09:35:40Z">
              <w:rPr>
                <w:rFonts w:hint="eastAsia" w:eastAsia="宋体" w:cs="Times New Roman"/>
                <w:color w:val="1F1F1F"/>
                <w:highlight w:val="none"/>
                <w:lang w:val="en-US" w:eastAsia="zh-CN"/>
              </w:rPr>
            </w:rPrChange>
          </w:rPr>
          <w:t>RW</w:t>
        </w:r>
      </w:ins>
      <w:ins w:id="5937" w:author="野草" w:date="2024-04-24T09:32:46Z">
        <w:r>
          <w:rPr>
            <w:rFonts w:hint="eastAsia" w:eastAsia="宋体" w:cs="Times New Roman"/>
            <w:color w:val="1F1F1F"/>
            <w:highlight w:val="none"/>
            <w:lang w:val="en-US" w:eastAsia="zh-CN"/>
          </w:rPr>
          <w:t xml:space="preserve"> </w:t>
        </w:r>
      </w:ins>
      <w:ins w:id="5938" w:author="野草" w:date="2024-04-24T09:32:47Z">
        <w:r>
          <w:rPr>
            <w:rFonts w:hint="eastAsia" w:eastAsia="宋体" w:cs="Times New Roman"/>
            <w:color w:val="1F1F1F"/>
            <w:highlight w:val="none"/>
            <w:lang w:val="en-US" w:eastAsia="zh-CN"/>
          </w:rPr>
          <w:t>w</w:t>
        </w:r>
      </w:ins>
      <w:ins w:id="5939" w:author="野草" w:date="2024-04-24T09:32:48Z">
        <w:r>
          <w:rPr>
            <w:rFonts w:hint="eastAsia" w:eastAsia="宋体" w:cs="Times New Roman"/>
            <w:color w:val="1F1F1F"/>
            <w:highlight w:val="none"/>
            <w:lang w:val="en-US" w:eastAsia="zh-CN"/>
          </w:rPr>
          <w:t>ere r</w:t>
        </w:r>
      </w:ins>
      <w:ins w:id="5940" w:author="野草" w:date="2024-04-24T09:32:49Z">
        <w:r>
          <w:rPr>
            <w:rFonts w:hint="eastAsia" w:eastAsia="宋体" w:cs="Times New Roman"/>
            <w:color w:val="1F1F1F"/>
            <w:highlight w:val="none"/>
            <w:lang w:val="en-US" w:eastAsia="zh-CN"/>
          </w:rPr>
          <w:t>elative</w:t>
        </w:r>
      </w:ins>
      <w:ins w:id="5941" w:author="野草" w:date="2024-04-24T09:32:50Z">
        <w:r>
          <w:rPr>
            <w:rFonts w:hint="eastAsia" w:eastAsia="宋体" w:cs="Times New Roman"/>
            <w:color w:val="1F1F1F"/>
            <w:highlight w:val="none"/>
            <w:lang w:val="en-US" w:eastAsia="zh-CN"/>
          </w:rPr>
          <w:t xml:space="preserve">ly </w:t>
        </w:r>
      </w:ins>
      <w:ins w:id="5942" w:author="野草" w:date="2024-04-24T09:33:09Z">
        <w:r>
          <w:rPr>
            <w:rFonts w:hint="eastAsia" w:eastAsia="宋体" w:cs="Times New Roman"/>
            <w:color w:val="1F1F1F"/>
            <w:highlight w:val="cyan"/>
            <w:lang w:val="en-US" w:eastAsia="zh-CN"/>
            <w:rPrChange w:id="5943" w:author="野草" w:date="2024-04-24T09:35:43Z">
              <w:rPr>
                <w:rFonts w:hint="eastAsia" w:eastAsia="宋体" w:cs="Times New Roman"/>
                <w:color w:val="1F1F1F"/>
                <w:highlight w:val="none"/>
                <w:lang w:val="en-US" w:eastAsia="zh-CN"/>
              </w:rPr>
            </w:rPrChange>
          </w:rPr>
          <w:t>fluctuating</w:t>
        </w:r>
      </w:ins>
      <w:ins w:id="5944" w:author="野草" w:date="2024-04-24T09:33:15Z">
        <w:r>
          <w:rPr>
            <w:rFonts w:hint="eastAsia" w:eastAsia="宋体" w:cs="Times New Roman"/>
            <w:color w:val="1F1F1F"/>
            <w:highlight w:val="none"/>
            <w:lang w:val="en-US" w:eastAsia="zh-CN"/>
          </w:rPr>
          <w:t>, s</w:t>
        </w:r>
      </w:ins>
      <w:ins w:id="5945" w:author="野草" w:date="2024-04-24T09:33:16Z">
        <w:r>
          <w:rPr>
            <w:rFonts w:hint="eastAsia" w:eastAsia="宋体" w:cs="Times New Roman"/>
            <w:color w:val="1F1F1F"/>
            <w:highlight w:val="none"/>
            <w:lang w:val="en-US" w:eastAsia="zh-CN"/>
          </w:rPr>
          <w:t>howin</w:t>
        </w:r>
      </w:ins>
      <w:ins w:id="5946" w:author="野草" w:date="2024-04-24T09:33:17Z">
        <w:r>
          <w:rPr>
            <w:rFonts w:hint="eastAsia" w:eastAsia="宋体" w:cs="Times New Roman"/>
            <w:color w:val="1F1F1F"/>
            <w:highlight w:val="none"/>
            <w:lang w:val="en-US" w:eastAsia="zh-CN"/>
          </w:rPr>
          <w:t xml:space="preserve">g </w:t>
        </w:r>
      </w:ins>
      <w:ins w:id="5947" w:author="野草" w:date="2024-04-24T09:33:22Z">
        <w:r>
          <w:rPr>
            <w:rFonts w:hint="eastAsia" w:eastAsia="宋体" w:cs="Times New Roman"/>
            <w:color w:val="1F1F1F"/>
            <w:highlight w:val="cyan"/>
            <w:lang w:val="en-US" w:eastAsia="zh-CN"/>
            <w:rPrChange w:id="5948" w:author="野草" w:date="2024-04-24T09:35:46Z">
              <w:rPr>
                <w:rFonts w:hint="eastAsia" w:eastAsia="宋体" w:cs="Times New Roman"/>
                <w:color w:val="1F1F1F"/>
                <w:highlight w:val="none"/>
                <w:lang w:val="en-US" w:eastAsia="zh-CN"/>
              </w:rPr>
            </w:rPrChange>
          </w:rPr>
          <w:t xml:space="preserve">descent </w:t>
        </w:r>
      </w:ins>
      <w:ins w:id="5949" w:author="野草" w:date="2024-04-27T11:14:35Z">
        <w:r>
          <w:rPr>
            <w:rFonts w:hint="eastAsia" w:eastAsia="宋体" w:cs="Times New Roman"/>
            <w:color w:val="1F1F1F"/>
            <w:highlight w:val="cyan"/>
            <w:lang w:val="en-US" w:eastAsia="zh-CN"/>
          </w:rPr>
          <w:t>a</w:t>
        </w:r>
      </w:ins>
      <w:ins w:id="5950" w:author="野草" w:date="2024-04-27T11:14:36Z">
        <w:r>
          <w:rPr>
            <w:rFonts w:hint="eastAsia" w:eastAsia="宋体" w:cs="Times New Roman"/>
            <w:color w:val="1F1F1F"/>
            <w:highlight w:val="cyan"/>
            <w:lang w:val="en-US" w:eastAsia="zh-CN"/>
          </w:rPr>
          <w:t xml:space="preserve">nd </w:t>
        </w:r>
      </w:ins>
      <w:ins w:id="5951" w:author="野草" w:date="2024-04-27T11:14:37Z">
        <w:r>
          <w:rPr>
            <w:rFonts w:hint="eastAsia" w:eastAsia="宋体" w:cs="Times New Roman"/>
            <w:color w:val="1F1F1F"/>
            <w:highlight w:val="cyan"/>
            <w:lang w:val="en-US" w:eastAsia="zh-CN"/>
          </w:rPr>
          <w:t>as</w:t>
        </w:r>
      </w:ins>
      <w:ins w:id="5952" w:author="野草" w:date="2024-04-27T11:14:38Z">
        <w:r>
          <w:rPr>
            <w:rFonts w:hint="eastAsia" w:eastAsia="宋体" w:cs="Times New Roman"/>
            <w:color w:val="1F1F1F"/>
            <w:highlight w:val="cyan"/>
            <w:lang w:val="en-US" w:eastAsia="zh-CN"/>
          </w:rPr>
          <w:t xml:space="preserve">cent </w:t>
        </w:r>
      </w:ins>
      <w:ins w:id="5953" w:author="野草" w:date="2024-04-24T09:33:22Z">
        <w:r>
          <w:rPr>
            <w:rFonts w:hint="eastAsia" w:eastAsia="宋体" w:cs="Times New Roman"/>
            <w:color w:val="1F1F1F"/>
            <w:highlight w:val="cyan"/>
            <w:lang w:val="en-US" w:eastAsia="zh-CN"/>
            <w:rPrChange w:id="5954" w:author="野草" w:date="2024-04-24T09:35:46Z">
              <w:rPr>
                <w:rFonts w:hint="eastAsia" w:eastAsia="宋体" w:cs="Times New Roman"/>
                <w:color w:val="1F1F1F"/>
                <w:highlight w:val="none"/>
                <w:lang w:val="en-US" w:eastAsia="zh-CN"/>
              </w:rPr>
            </w:rPrChange>
          </w:rPr>
          <w:t>patterns</w:t>
        </w:r>
      </w:ins>
      <w:ins w:id="5955" w:author="野草" w:date="2024-04-24T09:33:23Z">
        <w:r>
          <w:rPr>
            <w:rFonts w:hint="eastAsia" w:eastAsia="宋体" w:cs="Times New Roman"/>
            <w:color w:val="1F1F1F"/>
            <w:highlight w:val="none"/>
            <w:lang w:val="en-US" w:eastAsia="zh-CN"/>
          </w:rPr>
          <w:t xml:space="preserve"> as </w:t>
        </w:r>
      </w:ins>
      <w:ins w:id="5956" w:author="野草" w:date="2024-04-24T09:33:24Z">
        <w:r>
          <w:rPr>
            <w:rFonts w:hint="eastAsia" w:eastAsia="宋体" w:cs="Times New Roman"/>
            <w:color w:val="1F1F1F"/>
            <w:highlight w:val="none"/>
            <w:lang w:val="en-US" w:eastAsia="zh-CN"/>
          </w:rPr>
          <w:t xml:space="preserve">a </w:t>
        </w:r>
      </w:ins>
      <w:ins w:id="5957" w:author="野草" w:date="2024-04-24T09:33:25Z">
        <w:r>
          <w:rPr>
            <w:rFonts w:hint="eastAsia" w:eastAsia="宋体" w:cs="Times New Roman"/>
            <w:color w:val="1F1F1F"/>
            <w:highlight w:val="none"/>
            <w:lang w:val="en-US" w:eastAsia="zh-CN"/>
          </w:rPr>
          <w:t>whole</w:t>
        </w:r>
      </w:ins>
      <w:ins w:id="5958" w:author="野草" w:date="2024-04-24T09:33:27Z">
        <w:r>
          <w:rPr>
            <w:rFonts w:hint="eastAsia" w:eastAsia="宋体" w:cs="Times New Roman"/>
            <w:color w:val="1F1F1F"/>
            <w:highlight w:val="none"/>
            <w:lang w:val="en-US" w:eastAsia="zh-CN"/>
          </w:rPr>
          <w:t>.</w:t>
        </w:r>
      </w:ins>
    </w:p>
    <w:bookmarkEnd w:id="104"/>
    <w:p>
      <w:pPr>
        <w:jc w:val="center"/>
        <w:rPr>
          <w:del w:id="5959" w:author="野草" w:date="2024-04-23T20:01:25Z"/>
          <w:rFonts w:hint="eastAsia" w:eastAsiaTheme="minorEastAsia"/>
          <w:lang w:eastAsia="zh-CN"/>
        </w:rPr>
      </w:pPr>
    </w:p>
    <w:p>
      <w:pPr>
        <w:jc w:val="center"/>
        <w:rPr>
          <w:ins w:id="5960" w:author="野草" w:date="2024-04-23T19:54:07Z"/>
          <w:rFonts w:hint="eastAsia" w:eastAsiaTheme="minorEastAsia"/>
          <w:lang w:eastAsia="zh-CN"/>
        </w:rPr>
      </w:pPr>
      <w:ins w:id="5961" w:author="野草" w:date="2024-04-26T20:43:43Z">
        <w:r>
          <w:rPr>
            <w:rFonts w:hint="eastAsia" w:eastAsiaTheme="minorEastAsia"/>
            <w:lang w:eastAsia="zh-CN"/>
          </w:rPr>
          <w:drawing>
            <wp:inline distT="0" distB="0" distL="114300" distR="114300">
              <wp:extent cx="4347845" cy="5435600"/>
              <wp:effectExtent l="0" t="0" r="8255" b="0"/>
              <wp:docPr id="20" name="图片 20"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IG_MEXY_crci"/>
                      <pic:cNvPicPr>
                        <a:picLocks noChangeAspect="1"/>
                      </pic:cNvPicPr>
                    </pic:nvPicPr>
                    <pic:blipFill>
                      <a:blip r:embed="rId28"/>
                      <a:stretch>
                        <a:fillRect/>
                      </a:stretch>
                    </pic:blipFill>
                    <pic:spPr>
                      <a:xfrm>
                        <a:off x="0" y="0"/>
                        <a:ext cx="4347845" cy="5435600"/>
                      </a:xfrm>
                      <a:prstGeom prst="rect">
                        <a:avLst/>
                      </a:prstGeom>
                    </pic:spPr>
                  </pic:pic>
                </a:graphicData>
              </a:graphic>
            </wp:inline>
          </w:drawing>
        </w:r>
      </w:ins>
    </w:p>
    <w:p>
      <w:pPr>
        <w:jc w:val="center"/>
        <w:rPr>
          <w:ins w:id="5963" w:author="野草" w:date="2024-04-23T19:54:07Z"/>
          <w:rFonts w:hint="eastAsia" w:eastAsiaTheme="minorEastAsia"/>
          <w:lang w:eastAsia="zh-CN"/>
        </w:rPr>
      </w:pPr>
    </w:p>
    <w:p>
      <w:pPr>
        <w:numPr>
          <w:ilvl w:val="255"/>
          <w:numId w:val="0"/>
        </w:numPr>
        <w:jc w:val="center"/>
        <w:rPr>
          <w:ins w:id="5964" w:author="野草" w:date="2024-04-26T20:42:46Z"/>
        </w:rPr>
      </w:pPr>
      <w:ins w:id="5965" w:author="野草" w:date="2024-04-26T20:42:46Z">
        <w:r>
          <w:rPr>
            <w:rFonts w:hint="eastAsia"/>
            <w:lang w:val="en-US" w:eastAsia="zh-CN"/>
          </w:rPr>
          <w:t>【up2024 0426 20:41】</w:t>
        </w:r>
      </w:ins>
    </w:p>
    <w:p>
      <w:pPr>
        <w:jc w:val="center"/>
        <w:rPr>
          <w:ins w:id="5966" w:author="野草" w:date="2024-04-26T20:42:46Z"/>
          <w:rFonts w:hint="eastAsia"/>
        </w:rPr>
      </w:pPr>
      <w:ins w:id="5967" w:author="野草" w:date="2024-04-26T20:42:46Z">
        <w:r>
          <w:rPr>
            <w:rFonts w:hint="eastAsia"/>
          </w:rPr>
          <w:t xml:space="preserve">Fig. </w:t>
        </w:r>
      </w:ins>
      <w:ins w:id="5968" w:author="野草" w:date="2024-04-26T20:42:47Z">
        <w:r>
          <w:rPr>
            <w:rFonts w:hint="eastAsia"/>
            <w:lang w:val="en-US" w:eastAsia="zh-CN"/>
          </w:rPr>
          <w:t>1</w:t>
        </w:r>
      </w:ins>
      <w:ins w:id="5969" w:author="野草" w:date="2024-04-26T20:42:48Z">
        <w:r>
          <w:rPr>
            <w:rFonts w:hint="eastAsia"/>
            <w:lang w:val="en-US" w:eastAsia="zh-CN"/>
          </w:rPr>
          <w:t>0</w:t>
        </w:r>
      </w:ins>
      <w:ins w:id="5970" w:author="野草" w:date="2024-04-26T20:42:46Z">
        <w:r>
          <w:rPr>
            <w:rFonts w:hint="eastAsia"/>
          </w:rPr>
          <w:t xml:space="preserve">  </w:t>
        </w:r>
      </w:ins>
      <w:ins w:id="5971" w:author="野草" w:date="2024-04-26T20:42:46Z">
        <w:r>
          <w:rPr>
            <w:highlight w:val="green"/>
          </w:rPr>
          <w:t>Marginal effects</w:t>
        </w:r>
      </w:ins>
      <w:ins w:id="5972" w:author="野草" w:date="2024-04-26T20:42:46Z">
        <w:r>
          <w:rPr/>
          <w:t xml:space="preserve"> of </w:t>
        </w:r>
      </w:ins>
      <w:ins w:id="5973" w:author="野草" w:date="2024-04-26T20:42:46Z">
        <w:r>
          <w:rPr>
            <w:rFonts w:hint="eastAsia"/>
          </w:rPr>
          <w:t xml:space="preserve">the top 4 </w:t>
        </w:r>
      </w:ins>
      <w:ins w:id="5974" w:author="野草" w:date="2024-04-26T20:42:46Z">
        <w:r>
          <w:rPr>
            <w:rFonts w:hint="eastAsia"/>
            <w:highlight w:val="green"/>
            <w:lang w:val="en-US" w:eastAsia="zh-CN"/>
          </w:rPr>
          <w:t>most influential</w:t>
        </w:r>
      </w:ins>
      <w:ins w:id="5975" w:author="野草" w:date="2024-04-26T20:42:46Z">
        <w:r>
          <w:rPr>
            <w:rFonts w:hint="eastAsia"/>
            <w:highlight w:val="green"/>
          </w:rPr>
          <w:t xml:space="preserve"> factors</w:t>
        </w:r>
      </w:ins>
      <w:ins w:id="5976" w:author="野草" w:date="2024-04-26T20:42:46Z">
        <w:r>
          <w:rPr>
            <w:rFonts w:hint="eastAsia"/>
          </w:rPr>
          <w:t xml:space="preserve"> on </w:t>
        </w:r>
      </w:ins>
      <w:ins w:id="5977" w:author="野草" w:date="2024-04-26T20:42:52Z">
        <w:r>
          <w:rPr>
            <w:rFonts w:hint="eastAsia"/>
            <w:lang w:val="en-US" w:eastAsia="zh-CN"/>
          </w:rPr>
          <w:t>C</w:t>
        </w:r>
      </w:ins>
      <w:ins w:id="5978" w:author="野草" w:date="2024-04-26T20:42:46Z">
        <w:r>
          <w:rPr>
            <w:rFonts w:hint="eastAsia"/>
          </w:rPr>
          <w:t>RC</w:t>
        </w:r>
      </w:ins>
      <w:ins w:id="5979" w:author="野草" w:date="2024-04-26T20:42:50Z">
        <w:r>
          <w:rPr>
            <w:rFonts w:hint="eastAsia"/>
            <w:lang w:val="en-US" w:eastAsia="zh-CN"/>
          </w:rPr>
          <w:t>I</w:t>
        </w:r>
      </w:ins>
      <w:ins w:id="5980" w:author="野草" w:date="2024-04-26T20:42:46Z">
        <w:r>
          <w:rPr>
            <w:rFonts w:hint="eastAsia"/>
          </w:rPr>
          <w:t xml:space="preserve"> on the</w:t>
        </w:r>
      </w:ins>
      <w:ins w:id="5981" w:author="野草" w:date="2024-04-26T20:42:46Z">
        <w:r>
          <w:rPr>
            <w:rFonts w:hint="eastAsia"/>
            <w:highlight w:val="green"/>
          </w:rPr>
          <w:t xml:space="preserve"> 2 case days</w:t>
        </w:r>
      </w:ins>
      <w:ins w:id="5982" w:author="野草" w:date="2024-04-26T20:42:46Z">
        <w:r>
          <w:rPr>
            <w:rFonts w:hint="eastAsia"/>
          </w:rPr>
          <w:t>.</w:t>
        </w:r>
      </w:ins>
    </w:p>
    <w:p>
      <w:pPr>
        <w:jc w:val="center"/>
        <w:rPr>
          <w:ins w:id="5983" w:author="野草" w:date="2024-04-22T18:48:41Z"/>
          <w:rFonts w:hint="eastAsia"/>
        </w:rPr>
      </w:pPr>
    </w:p>
    <w:p>
      <w:pPr>
        <w:jc w:val="center"/>
      </w:pPr>
    </w:p>
    <w:p>
      <w:pPr>
        <w:numPr>
          <w:ilvl w:val="255"/>
          <w:numId w:val="0"/>
        </w:numPr>
        <w:rPr>
          <w:del w:id="5984" w:author="野草" w:date="2024-04-23T20:08:42Z"/>
          <w:rFonts w:eastAsia="宋体" w:cs="Times New Roman"/>
          <w:color w:val="1F1F1F"/>
          <w:szCs w:val="21"/>
        </w:rPr>
      </w:pPr>
      <w:del w:id="5985" w:author="野草" w:date="2024-04-23T20:08:42Z">
        <w:bookmarkStart w:id="110" w:name="OLE_LINK28"/>
        <w:r>
          <w:rPr>
            <w:rFonts w:hint="eastAsia"/>
            <w:szCs w:val="21"/>
          </w:rPr>
          <w:delText xml:space="preserve">The top 4 contributing factors were selected for the subsequent analysis of marginal effects on the two case days. The results unveiled the non-linear influences of environmental variables on river cooling. </w:delText>
        </w:r>
      </w:del>
      <w:del w:id="5986" w:author="野草" w:date="2024-04-23T20:08:42Z">
        <w:r>
          <w:rPr>
            <w:rFonts w:eastAsia="宋体" w:cs="Times New Roman"/>
            <w:color w:val="1F1F1F"/>
            <w:szCs w:val="21"/>
          </w:rPr>
          <w:delText xml:space="preserve">As the most </w:delText>
        </w:r>
      </w:del>
      <w:del w:id="5987" w:author="野草" w:date="2024-04-23T20:08:42Z">
        <w:r>
          <w:rPr/>
          <w:delText>contributing</w:delText>
        </w:r>
      </w:del>
      <w:del w:id="5988" w:author="野草" w:date="2024-04-23T20:08:42Z">
        <w:r>
          <w:rPr>
            <w:rFonts w:eastAsia="宋体" w:cs="Times New Roman"/>
            <w:color w:val="1F1F1F"/>
            <w:szCs w:val="21"/>
          </w:rPr>
          <w:delText xml:space="preserve"> factor in explaining RCI</w:delText>
        </w:r>
      </w:del>
      <w:del w:id="5989" w:author="野草" w:date="2024-04-23T20:08:42Z">
        <w:r>
          <w:rPr>
            <w:rFonts w:hint="eastAsia" w:eastAsia="宋体" w:cs="Times New Roman"/>
            <w:color w:val="1F1F1F"/>
            <w:szCs w:val="21"/>
          </w:rPr>
          <w:delText xml:space="preserve"> on the normal summer day</w:delText>
        </w:r>
      </w:del>
      <w:del w:id="5990" w:author="野草" w:date="2024-04-23T20:08:42Z">
        <w:r>
          <w:rPr>
            <w:rFonts w:eastAsia="宋体" w:cs="Times New Roman"/>
            <w:color w:val="1F1F1F"/>
            <w:szCs w:val="21"/>
          </w:rPr>
          <w:delText xml:space="preserve">, average </w:delText>
        </w:r>
      </w:del>
      <w:del w:id="5991" w:author="野草" w:date="2024-04-23T20:08:42Z">
        <w:r>
          <w:rPr>
            <w:rFonts w:hint="eastAsia" w:eastAsia="宋体" w:cs="Times New Roman"/>
            <w:color w:val="1F1F1F"/>
            <w:szCs w:val="21"/>
          </w:rPr>
          <w:delText>slope</w:delText>
        </w:r>
      </w:del>
      <w:del w:id="5992" w:author="野草" w:date="2024-04-23T20:08:42Z">
        <w:r>
          <w:rPr>
            <w:rFonts w:eastAsia="宋体" w:cs="Times New Roman"/>
            <w:color w:val="1F1F1F"/>
            <w:szCs w:val="21"/>
          </w:rPr>
          <w:delText xml:space="preserve"> manifested in </w:delText>
        </w:r>
      </w:del>
      <w:del w:id="5993" w:author="野草" w:date="2024-04-23T20:08:42Z">
        <w:r>
          <w:rPr>
            <w:rFonts w:hint="eastAsia" w:eastAsia="宋体" w:cs="Times New Roman"/>
            <w:color w:val="1F1F1F"/>
            <w:szCs w:val="21"/>
          </w:rPr>
          <w:delText>a</w:delText>
        </w:r>
      </w:del>
      <w:del w:id="5994" w:author="野草" w:date="2024-04-23T20:08:42Z">
        <w:r>
          <w:rPr>
            <w:rFonts w:eastAsia="宋体" w:cs="Times New Roman"/>
            <w:color w:val="1F1F1F"/>
            <w:szCs w:val="21"/>
          </w:rPr>
          <w:delText xml:space="preserve"> de</w:delText>
        </w:r>
      </w:del>
      <w:del w:id="5995" w:author="野草" w:date="2024-04-23T20:08:42Z">
        <w:r>
          <w:rPr>
            <w:rFonts w:hint="eastAsia" w:eastAsia="宋体" w:cs="Times New Roman"/>
            <w:color w:val="1F1F1F"/>
            <w:szCs w:val="21"/>
          </w:rPr>
          <w:delText>scent</w:delText>
        </w:r>
      </w:del>
      <w:del w:id="5996" w:author="野草" w:date="2024-04-23T20:08:42Z">
        <w:r>
          <w:rPr>
            <w:rFonts w:eastAsia="宋体" w:cs="Times New Roman"/>
            <w:color w:val="1F1F1F"/>
            <w:szCs w:val="21"/>
          </w:rPr>
          <w:delText xml:space="preserve"> pattern.</w:delText>
        </w:r>
      </w:del>
      <w:del w:id="5997" w:author="野草" w:date="2024-04-23T20:08:42Z">
        <w:r>
          <w:rPr>
            <w:rFonts w:hint="eastAsia" w:eastAsia="宋体" w:cs="Times New Roman"/>
            <w:color w:val="1F1F1F"/>
            <w:szCs w:val="21"/>
          </w:rPr>
          <w:delText xml:space="preserve"> When it increased from 6.2 to 22.5, the cooling intensity induced by the river decreased from 6.6  to 3.9 °C, indicating that the larger slope in the </w:delText>
        </w:r>
      </w:del>
      <w:del w:id="5998" w:author="野草" w:date="2024-04-23T20:08:42Z">
        <w:r>
          <w:rPr>
            <w:rFonts w:hint="eastAsia" w:cs="Times New Roman"/>
          </w:rPr>
          <w:delText>riverside</w:delText>
        </w:r>
      </w:del>
      <w:del w:id="5999" w:author="野草" w:date="2024-04-23T20:08:42Z">
        <w:r>
          <w:rPr>
            <w:rFonts w:hint="eastAsia" w:eastAsia="宋体" w:cs="Times New Roman"/>
            <w:color w:val="1F1F1F"/>
            <w:szCs w:val="21"/>
          </w:rPr>
          <w:delText xml:space="preserve"> area was not conducive to the heat mitigation provided by the nearby river. It should be noted that when SLP was greater than 22.5, the RCI value remained relatively stable.</w:delText>
        </w:r>
      </w:del>
    </w:p>
    <w:p>
      <w:pPr>
        <w:numPr>
          <w:ilvl w:val="255"/>
          <w:numId w:val="0"/>
        </w:numPr>
        <w:rPr>
          <w:del w:id="6000" w:author="野草" w:date="2024-04-23T20:08:42Z"/>
          <w:rFonts w:eastAsia="宋体" w:cs="Times New Roman"/>
          <w:color w:val="1F1F1F"/>
          <w:szCs w:val="21"/>
        </w:rPr>
      </w:pPr>
      <w:del w:id="6001" w:author="野草" w:date="2024-04-23T20:08:42Z">
        <w:r>
          <w:rPr>
            <w:rFonts w:hint="eastAsia" w:eastAsia="宋体" w:cs="Times New Roman"/>
            <w:color w:val="1F1F1F"/>
            <w:szCs w:val="21"/>
          </w:rPr>
          <w:delText>The influence of river width exhibited a fluctuated pattern. As RW increased within the range of 246.8 to 623.8 meters, RCI showed an fluctuating upward trend. Subsequently, RW gradually decreased until it reached 868.9 meters. Overall, the increased river width was associated with a corresponding enhanced RCI. This observation aligns with the higher RCI for river segments in the Yangtze River compared to the Jialing River, as discussed in Sect. 3.1.</w:delText>
        </w:r>
      </w:del>
    </w:p>
    <w:p>
      <w:pPr>
        <w:numPr>
          <w:ilvl w:val="255"/>
          <w:numId w:val="0"/>
        </w:numPr>
        <w:rPr>
          <w:del w:id="6002" w:author="野草" w:date="2024-04-23T20:08:42Z"/>
          <w:rFonts w:eastAsia="宋体" w:cs="Times New Roman"/>
          <w:color w:val="1F1F1F"/>
          <w:szCs w:val="21"/>
        </w:rPr>
      </w:pPr>
    </w:p>
    <w:p>
      <w:pPr>
        <w:numPr>
          <w:ilvl w:val="255"/>
          <w:numId w:val="0"/>
        </w:numPr>
        <w:rPr>
          <w:del w:id="6003" w:author="野草" w:date="2024-04-23T20:08:42Z"/>
          <w:rFonts w:eastAsia="宋体" w:cs="Times New Roman"/>
          <w:color w:val="1F1F1F"/>
          <w:szCs w:val="21"/>
        </w:rPr>
      </w:pPr>
      <w:del w:id="6004" w:author="野草" w:date="2024-04-23T20:08:42Z">
        <w:r>
          <w:rPr>
            <w:rFonts w:hint="eastAsia" w:eastAsia="宋体" w:cs="Times New Roman"/>
            <w:color w:val="1F1F1F"/>
            <w:szCs w:val="21"/>
          </w:rPr>
          <w:delText>For the other 2 factors, namely ELE and AI_I, the impacts were illustrated through ascent patterns. RCI demonstrated an increase when ELE ranged between 174.7 and 225.1 meters or when AI_I fell within the range of 34% to 96%. Beyond these specified ranges, the RCI values remained relatively stable.</w:delText>
        </w:r>
      </w:del>
    </w:p>
    <w:p>
      <w:pPr>
        <w:numPr>
          <w:ilvl w:val="255"/>
          <w:numId w:val="0"/>
        </w:numPr>
        <w:rPr>
          <w:del w:id="6005" w:author="野草" w:date="2024-04-23T20:08:42Z"/>
          <w:rFonts w:eastAsia="宋体" w:cs="Times New Roman"/>
          <w:color w:val="1F1F1F"/>
          <w:szCs w:val="21"/>
        </w:rPr>
      </w:pPr>
    </w:p>
    <w:p>
      <w:pPr>
        <w:numPr>
          <w:ilvl w:val="255"/>
          <w:numId w:val="0"/>
        </w:numPr>
        <w:rPr>
          <w:del w:id="6006" w:author="野草" w:date="2024-04-23T20:08:42Z"/>
          <w:rFonts w:eastAsia="宋体" w:cs="Times New Roman"/>
          <w:color w:val="1F1F1F"/>
          <w:szCs w:val="21"/>
        </w:rPr>
      </w:pPr>
      <w:del w:id="6007" w:author="野草" w:date="2024-04-23T20:08:42Z">
        <w:r>
          <w:rPr>
            <w:rFonts w:hint="eastAsia" w:eastAsia="宋体" w:cs="Times New Roman"/>
            <w:color w:val="1F1F1F"/>
            <w:szCs w:val="21"/>
          </w:rPr>
          <w:delText>Similar to the normal summer day, the impacts of ELE and SLP on RCI during the extremely hot day were characterized by ascent and descent patterns, respectively. An upward trend in RCI was observed as ELE increased within the range of 174.1 to 228.0 meters. Conversely, when SLP was between 7.1 and 20.3, RCI exhibited a decreasing trend.</w:delText>
        </w:r>
      </w:del>
    </w:p>
    <w:p>
      <w:pPr>
        <w:numPr>
          <w:ilvl w:val="255"/>
          <w:numId w:val="0"/>
        </w:numPr>
        <w:jc w:val="left"/>
        <w:rPr>
          <w:del w:id="6008" w:author="野草" w:date="2024-04-23T20:08:42Z"/>
        </w:rPr>
      </w:pPr>
      <w:del w:id="6009" w:author="野草" w:date="2024-04-23T20:08:42Z">
        <w:r>
          <w:rPr>
            <w:rFonts w:hint="eastAsia" w:eastAsia="宋体" w:cs="Times New Roman"/>
            <w:color w:val="1F1F1F"/>
            <w:szCs w:val="21"/>
          </w:rPr>
          <w:delText>The relative impact of PD on RCI demonstrated an initial increase followed by a continuous decrease on the extremely hot day. When the PD value exceeded 7.1×10</w:delText>
        </w:r>
      </w:del>
      <w:del w:id="6010" w:author="野草" w:date="2024-04-23T20:08:42Z">
        <w:r>
          <w:rPr>
            <w:rFonts w:hint="eastAsia" w:eastAsia="宋体" w:cs="Times New Roman"/>
            <w:color w:val="1F1F1F"/>
            <w:szCs w:val="21"/>
            <w:vertAlign w:val="superscript"/>
          </w:rPr>
          <w:delText>11</w:delText>
        </w:r>
      </w:del>
      <w:del w:id="6011" w:author="野草" w:date="2024-04-23T20:08:42Z">
        <w:r>
          <w:rPr>
            <w:rFonts w:hint="eastAsia" w:eastAsia="宋体" w:cs="Times New Roman"/>
            <w:color w:val="1F1F1F"/>
            <w:szCs w:val="21"/>
          </w:rPr>
          <w:delText>, its effect on RCI turned negative. As the fourth most influential factor, MBH exhibited a descent pattern in its influence on RCI, resulting in a negative effect when MBH exceeded 46.1 meters.</w:delText>
        </w:r>
      </w:del>
    </w:p>
    <w:p>
      <w:pPr>
        <w:jc w:val="center"/>
        <w:rPr>
          <w:del w:id="6012" w:author="野草" w:date="2024-04-23T19:54:36Z"/>
        </w:rPr>
      </w:pPr>
      <w:del w:id="6013" w:author="野草" w:date="2024-04-23T19:54:36Z">
        <w:r>
          <w:rPr>
            <w:rFonts w:hint="eastAsia"/>
          </w:rPr>
          <w:drawing>
            <wp:inline distT="0" distB="0" distL="114300" distR="114300">
              <wp:extent cx="5266690" cy="6583680"/>
              <wp:effectExtent l="0" t="0" r="3810" b="7620"/>
              <wp:docPr id="8" name="图片 8" descr="FIG_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2"/>
                      <pic:cNvPicPr>
                        <a:picLocks noChangeAspect="1"/>
                      </pic:cNvPicPr>
                    </pic:nvPicPr>
                    <pic:blipFill>
                      <a:blip r:embed="rId29"/>
                      <a:stretch>
                        <a:fillRect/>
                      </a:stretch>
                    </pic:blipFill>
                    <pic:spPr>
                      <a:xfrm>
                        <a:off x="0" y="0"/>
                        <a:ext cx="5266690" cy="6583680"/>
                      </a:xfrm>
                      <a:prstGeom prst="rect">
                        <a:avLst/>
                      </a:prstGeom>
                    </pic:spPr>
                  </pic:pic>
                </a:graphicData>
              </a:graphic>
            </wp:inline>
          </w:drawing>
        </w:r>
      </w:del>
    </w:p>
    <w:p>
      <w:pPr>
        <w:jc w:val="center"/>
        <w:rPr>
          <w:del w:id="6015" w:author="野草" w:date="2024-04-23T19:54:36Z"/>
        </w:rPr>
      </w:pPr>
      <w:del w:id="6016" w:author="野草" w:date="2024-04-23T19:54:36Z">
        <w:r>
          <w:rPr>
            <w:rFonts w:hint="eastAsia"/>
          </w:rPr>
          <w:delText xml:space="preserve">Fig. </w:delText>
        </w:r>
      </w:del>
      <w:del w:id="6017" w:author="野草" w:date="2024-04-23T19:54:36Z">
        <w:r>
          <w:rPr>
            <w:rFonts w:hint="default"/>
            <w:lang w:val="en-US"/>
          </w:rPr>
          <w:delText>9</w:delText>
        </w:r>
      </w:del>
      <w:del w:id="6018" w:author="野草" w:date="2024-04-23T19:54:36Z">
        <w:r>
          <w:rPr>
            <w:rFonts w:hint="eastAsia"/>
          </w:rPr>
          <w:delText xml:space="preserve">  </w:delText>
        </w:r>
      </w:del>
      <w:del w:id="6019" w:author="野草" w:date="2024-04-23T19:54:36Z">
        <w:r>
          <w:rPr/>
          <w:delText xml:space="preserve">Marginal effects of </w:delText>
        </w:r>
      </w:del>
      <w:del w:id="6020" w:author="野草" w:date="2024-04-23T19:54:36Z">
        <w:r>
          <w:rPr>
            <w:rFonts w:hint="eastAsia"/>
          </w:rPr>
          <w:delText>the top 4 contributing factors on CRCI on the 2 case days.</w:delText>
        </w:r>
      </w:del>
    </w:p>
    <w:p>
      <w:pPr>
        <w:jc w:val="center"/>
      </w:pPr>
    </w:p>
    <w:p>
      <w:pPr>
        <w:rPr>
          <w:del w:id="6021" w:author="野草" w:date="2024-04-23T20:54:22Z"/>
          <w:rFonts w:eastAsia="宋体" w:cs="Times New Roman"/>
          <w:color w:val="1F1F1F"/>
        </w:rPr>
      </w:pPr>
      <w:del w:id="6022" w:author="野草" w:date="2024-04-23T20:54:22Z">
        <w:r>
          <w:rPr>
            <w:rFonts w:eastAsia="宋体" w:cs="Times New Roman"/>
            <w:color w:val="1F1F1F"/>
          </w:rPr>
          <w:delText>Fig</w:delText>
        </w:r>
      </w:del>
      <w:del w:id="6023" w:author="野草" w:date="2024-04-23T20:54:22Z">
        <w:r>
          <w:rPr>
            <w:rFonts w:hint="eastAsia" w:eastAsia="宋体" w:cs="Times New Roman"/>
            <w:color w:val="1F1F1F"/>
          </w:rPr>
          <w:delText>.</w:delText>
        </w:r>
      </w:del>
      <w:del w:id="6024" w:author="野草" w:date="2024-04-23T20:54:22Z">
        <w:r>
          <w:rPr>
            <w:rFonts w:eastAsia="宋体" w:cs="Times New Roman"/>
            <w:color w:val="1F1F1F"/>
          </w:rPr>
          <w:delText xml:space="preserve"> 9 illustrates the marginal effects of the top 4 </w:delText>
        </w:r>
      </w:del>
      <w:del w:id="6025" w:author="野草" w:date="2024-04-23T20:54:22Z">
        <w:r>
          <w:rPr>
            <w:rFonts w:hint="eastAsia"/>
          </w:rPr>
          <w:delText>contributing</w:delText>
        </w:r>
      </w:del>
      <w:del w:id="6026" w:author="野草" w:date="2024-04-23T20:54:22Z">
        <w:r>
          <w:rPr>
            <w:rFonts w:eastAsia="宋体" w:cs="Times New Roman"/>
            <w:color w:val="1F1F1F"/>
          </w:rPr>
          <w:delText xml:space="preserve"> factors on CRCI.</w:delText>
        </w:r>
      </w:del>
      <w:del w:id="6027" w:author="野草" w:date="2024-04-23T20:54:22Z">
        <w:r>
          <w:rPr>
            <w:rFonts w:hint="eastAsia" w:eastAsia="宋体" w:cs="Times New Roman"/>
            <w:color w:val="1F1F1F"/>
          </w:rPr>
          <w:delText xml:space="preserve"> O</w:delText>
        </w:r>
      </w:del>
      <w:del w:id="6028" w:author="野草" w:date="2024-04-23T20:54:22Z">
        <w:r>
          <w:rPr>
            <w:rFonts w:eastAsia="宋体" w:cs="Times New Roman"/>
            <w:color w:val="1F1F1F"/>
          </w:rPr>
          <w:delText xml:space="preserve">n </w:delText>
        </w:r>
      </w:del>
      <w:del w:id="6029" w:author="野草" w:date="2024-04-23T20:54:22Z">
        <w:r>
          <w:rPr>
            <w:rFonts w:hint="eastAsia" w:eastAsia="宋体" w:cs="Times New Roman"/>
            <w:color w:val="1F1F1F"/>
          </w:rPr>
          <w:delText>both</w:delText>
        </w:r>
      </w:del>
      <w:del w:id="6030" w:author="野草" w:date="2024-04-23T20:54:22Z">
        <w:r>
          <w:rPr>
            <w:rFonts w:eastAsia="宋体" w:cs="Times New Roman"/>
            <w:color w:val="1F1F1F"/>
          </w:rPr>
          <w:delText xml:space="preserve"> </w:delText>
        </w:r>
      </w:del>
      <w:del w:id="6031" w:author="野草" w:date="2024-04-23T20:54:22Z">
        <w:r>
          <w:rPr>
            <w:rFonts w:hint="eastAsia" w:eastAsia="宋体" w:cs="Times New Roman"/>
            <w:color w:val="1F1F1F"/>
          </w:rPr>
          <w:delText>case</w:delText>
        </w:r>
      </w:del>
      <w:del w:id="6032" w:author="野草" w:date="2024-04-23T20:54:22Z">
        <w:r>
          <w:rPr>
            <w:rFonts w:eastAsia="宋体" w:cs="Times New Roman"/>
            <w:color w:val="1F1F1F"/>
          </w:rPr>
          <w:delText xml:space="preserve"> days, the influences of the </w:delText>
        </w:r>
      </w:del>
      <w:del w:id="6033" w:author="野草" w:date="2024-04-23T20:54:22Z">
        <w:r>
          <w:rPr>
            <w:rFonts w:hint="eastAsia" w:eastAsia="宋体" w:cs="Times New Roman"/>
            <w:color w:val="1F1F1F"/>
          </w:rPr>
          <w:delText>2</w:delText>
        </w:r>
      </w:del>
      <w:del w:id="6034" w:author="野草" w:date="2024-04-23T20:54:22Z">
        <w:r>
          <w:rPr>
            <w:rFonts w:eastAsia="宋体" w:cs="Times New Roman"/>
            <w:color w:val="1F1F1F"/>
          </w:rPr>
          <w:delText xml:space="preserve"> topographical variables, namely ELE and SLP, on CRCI were characterized by ascent and descent patterns, respectively. </w:delText>
        </w:r>
      </w:del>
      <w:del w:id="6035" w:author="野草" w:date="2024-04-23T20:54:22Z">
        <w:r>
          <w:rPr>
            <w:rFonts w:hint="eastAsia" w:eastAsia="宋体" w:cs="Times New Roman"/>
            <w:color w:val="1F1F1F"/>
          </w:rPr>
          <w:delText>This is s</w:delText>
        </w:r>
      </w:del>
      <w:del w:id="6036" w:author="野草" w:date="2024-04-23T20:54:22Z">
        <w:r>
          <w:rPr>
            <w:rFonts w:eastAsia="宋体" w:cs="Times New Roman"/>
            <w:color w:val="1F1F1F"/>
          </w:rPr>
          <w:delText>imilar to their effects on RCI</w:delText>
        </w:r>
      </w:del>
      <w:del w:id="6037" w:author="野草" w:date="2024-04-23T20:54:22Z">
        <w:r>
          <w:rPr>
            <w:rFonts w:hint="eastAsia" w:eastAsia="宋体" w:cs="Times New Roman"/>
            <w:color w:val="1F1F1F"/>
          </w:rPr>
          <w:delText xml:space="preserve">. </w:delText>
        </w:r>
      </w:del>
      <w:del w:id="6038" w:author="野草" w:date="2024-04-23T20:54:22Z">
        <w:r>
          <w:rPr>
            <w:rFonts w:eastAsia="宋体" w:cs="Times New Roman"/>
            <w:color w:val="1F1F1F"/>
          </w:rPr>
          <w:delText xml:space="preserve">CRCI exhibited an </w:delText>
        </w:r>
      </w:del>
      <w:del w:id="6039" w:author="野草" w:date="2024-04-23T20:54:22Z">
        <w:r>
          <w:rPr>
            <w:rFonts w:hint="eastAsia" w:eastAsia="宋体" w:cs="Times New Roman"/>
            <w:color w:val="1F1F1F"/>
          </w:rPr>
          <w:delText>upward</w:delText>
        </w:r>
      </w:del>
      <w:del w:id="6040" w:author="野草" w:date="2024-04-23T20:54:22Z">
        <w:r>
          <w:rPr>
            <w:rFonts w:eastAsia="宋体" w:cs="Times New Roman"/>
            <w:color w:val="1F1F1F"/>
          </w:rPr>
          <w:delText xml:space="preserve"> trend when ELE increased from 174.8 to 233.3</w:delText>
        </w:r>
      </w:del>
      <w:del w:id="6041" w:author="野草" w:date="2024-04-23T20:54:22Z">
        <w:r>
          <w:rPr>
            <w:rFonts w:hint="eastAsia" w:eastAsia="宋体" w:cs="Times New Roman"/>
            <w:color w:val="1F1F1F"/>
          </w:rPr>
          <w:delText xml:space="preserve"> meters</w:delText>
        </w:r>
      </w:del>
      <w:del w:id="6042" w:author="野草" w:date="2024-04-23T20:54:22Z">
        <w:r>
          <w:rPr>
            <w:rFonts w:eastAsia="宋体" w:cs="Times New Roman"/>
            <w:color w:val="1F1F1F"/>
          </w:rPr>
          <w:delText xml:space="preserve"> on the normal summer day and from 173.6 to 229.9</w:delText>
        </w:r>
      </w:del>
      <w:del w:id="6043" w:author="野草" w:date="2024-04-23T20:54:22Z">
        <w:r>
          <w:rPr>
            <w:rFonts w:hint="eastAsia" w:eastAsia="宋体" w:cs="Times New Roman"/>
            <w:color w:val="1F1F1F"/>
          </w:rPr>
          <w:delText xml:space="preserve"> meters</w:delText>
        </w:r>
      </w:del>
      <w:del w:id="6044" w:author="野草" w:date="2024-04-23T20:54:22Z">
        <w:r>
          <w:rPr>
            <w:rFonts w:eastAsia="宋体" w:cs="Times New Roman"/>
            <w:color w:val="1F1F1F"/>
          </w:rPr>
          <w:delText xml:space="preserve"> on the extremely hot day. Meanwhile, opposing trends in CRCI were observed when SLP increased within the ranges of 8.4 to 22.5 and 7.0 to 21.8 on the </w:delText>
        </w:r>
      </w:del>
      <w:del w:id="6045" w:author="野草" w:date="2024-04-23T20:54:22Z">
        <w:r>
          <w:rPr>
            <w:rFonts w:hint="eastAsia" w:eastAsia="宋体" w:cs="Times New Roman"/>
            <w:color w:val="1F1F1F"/>
          </w:rPr>
          <w:delText>2 case</w:delText>
        </w:r>
      </w:del>
      <w:del w:id="6046" w:author="野草" w:date="2024-04-23T20:54:22Z">
        <w:r>
          <w:rPr>
            <w:rFonts w:eastAsia="宋体" w:cs="Times New Roman"/>
            <w:color w:val="1F1F1F"/>
          </w:rPr>
          <w:delText xml:space="preserve"> days.</w:delText>
        </w:r>
      </w:del>
    </w:p>
    <w:p>
      <w:pPr>
        <w:rPr>
          <w:del w:id="6047" w:author="野草" w:date="2024-04-23T20:54:22Z"/>
          <w:rFonts w:eastAsia="宋体" w:cs="Times New Roman"/>
          <w:color w:val="1F1F1F"/>
        </w:rPr>
      </w:pPr>
    </w:p>
    <w:p>
      <w:pPr>
        <w:rPr>
          <w:del w:id="6048" w:author="野草" w:date="2024-04-23T20:54:22Z"/>
          <w:rFonts w:eastAsia="宋体" w:cs="Times New Roman"/>
          <w:color w:val="1F1F1F"/>
        </w:rPr>
      </w:pPr>
      <w:del w:id="6049" w:author="野草" w:date="2024-04-23T20:54:22Z">
        <w:r>
          <w:rPr>
            <w:rFonts w:eastAsia="宋体" w:cs="Times New Roman"/>
            <w:color w:val="1F1F1F"/>
          </w:rPr>
          <w:delText xml:space="preserve">The impact of PD on CRCI displayed a pattern of initial increase followed by a subsequent decrease on the </w:delText>
        </w:r>
      </w:del>
      <w:del w:id="6050" w:author="野草" w:date="2024-04-23T20:54:22Z">
        <w:r>
          <w:rPr>
            <w:rFonts w:hint="eastAsia" w:eastAsia="宋体" w:cs="Times New Roman"/>
            <w:color w:val="1F1F1F"/>
          </w:rPr>
          <w:delText>2 case</w:delText>
        </w:r>
      </w:del>
      <w:del w:id="6051" w:author="野草" w:date="2024-04-23T20:54:22Z">
        <w:r>
          <w:rPr>
            <w:rFonts w:eastAsia="宋体" w:cs="Times New Roman"/>
            <w:color w:val="1F1F1F"/>
          </w:rPr>
          <w:delText xml:space="preserve"> days. On the normal summer day and the extremely hot day, peak values were observed at 2.8×10</w:delText>
        </w:r>
      </w:del>
      <w:del w:id="6052" w:author="野草" w:date="2024-04-23T20:54:22Z">
        <w:r>
          <w:rPr>
            <w:rFonts w:eastAsia="宋体" w:cs="Times New Roman"/>
            <w:color w:val="1F1F1F"/>
            <w:vertAlign w:val="superscript"/>
          </w:rPr>
          <w:delText>11</w:delText>
        </w:r>
      </w:del>
      <w:del w:id="6053" w:author="野草" w:date="2024-04-23T20:54:22Z">
        <w:r>
          <w:rPr>
            <w:rFonts w:eastAsia="宋体" w:cs="Times New Roman"/>
            <w:color w:val="1F1F1F"/>
          </w:rPr>
          <w:delText xml:space="preserve"> and 2.7×10</w:delText>
        </w:r>
      </w:del>
      <w:del w:id="6054" w:author="野草" w:date="2024-04-23T20:54:22Z">
        <w:r>
          <w:rPr>
            <w:rFonts w:eastAsia="宋体" w:cs="Times New Roman"/>
            <w:color w:val="1F1F1F"/>
            <w:vertAlign w:val="superscript"/>
          </w:rPr>
          <w:delText>11</w:delText>
        </w:r>
      </w:del>
      <w:del w:id="6055" w:author="野草" w:date="2024-04-23T20:54:22Z">
        <w:r>
          <w:rPr>
            <w:rFonts w:eastAsia="宋体" w:cs="Times New Roman"/>
            <w:color w:val="1F1F1F"/>
          </w:rPr>
          <w:delText>, respectively. The overall effect was negative when PD exceeded 4.0×10</w:delText>
        </w:r>
      </w:del>
      <w:del w:id="6056" w:author="野草" w:date="2024-04-23T20:54:22Z">
        <w:r>
          <w:rPr>
            <w:rFonts w:eastAsia="宋体" w:cs="Times New Roman"/>
            <w:color w:val="1F1F1F"/>
            <w:vertAlign w:val="superscript"/>
          </w:rPr>
          <w:delText>11</w:delText>
        </w:r>
      </w:del>
      <w:del w:id="6057" w:author="野草" w:date="2024-04-23T20:54:22Z">
        <w:r>
          <w:rPr>
            <w:rFonts w:eastAsia="宋体" w:cs="Times New Roman"/>
            <w:color w:val="1F1F1F"/>
          </w:rPr>
          <w:delText xml:space="preserve"> and 6.8×10</w:delText>
        </w:r>
      </w:del>
      <w:del w:id="6058" w:author="野草" w:date="2024-04-23T20:54:22Z">
        <w:r>
          <w:rPr>
            <w:rFonts w:eastAsia="宋体" w:cs="Times New Roman"/>
            <w:color w:val="1F1F1F"/>
            <w:vertAlign w:val="superscript"/>
          </w:rPr>
          <w:delText>11</w:delText>
        </w:r>
      </w:del>
      <w:del w:id="6059" w:author="野草" w:date="2024-04-23T20:54:22Z">
        <w:r>
          <w:rPr>
            <w:rFonts w:eastAsia="宋体" w:cs="Times New Roman"/>
            <w:color w:val="1F1F1F"/>
          </w:rPr>
          <w:delText>.</w:delText>
        </w:r>
      </w:del>
    </w:p>
    <w:p>
      <w:pPr>
        <w:rPr>
          <w:del w:id="6060" w:author="野草" w:date="2024-04-23T20:54:22Z"/>
          <w:rFonts w:eastAsia="宋体" w:cs="Times New Roman"/>
          <w:color w:val="1F1F1F"/>
        </w:rPr>
      </w:pPr>
    </w:p>
    <w:p>
      <w:pPr>
        <w:rPr>
          <w:del w:id="6061" w:author="野草" w:date="2024-04-23T20:54:22Z"/>
          <w:rFonts w:eastAsia="宋体" w:cs="Times New Roman"/>
          <w:color w:val="1F1F1F"/>
        </w:rPr>
      </w:pPr>
      <w:del w:id="6062" w:author="野草" w:date="2024-04-23T20:54:22Z">
        <w:r>
          <w:rPr>
            <w:rFonts w:hint="eastAsia" w:eastAsia="宋体" w:cs="Times New Roman"/>
            <w:color w:val="1F1F1F"/>
          </w:rPr>
          <w:delText xml:space="preserve">RW emerged as the fourth most influential factor on the normal summer day, exhibiting a notable ascent pattern in its impact on CRCI. In contrast, on the </w:delText>
        </w:r>
      </w:del>
      <w:del w:id="6063" w:author="野草" w:date="2024-04-23T20:54:22Z">
        <w:r>
          <w:rPr>
            <w:rFonts w:hint="eastAsia" w:eastAsia="宋体" w:cs="Times New Roman"/>
          </w:rPr>
          <w:delText>extremely hot day</w:delText>
        </w:r>
      </w:del>
      <w:del w:id="6064" w:author="野草" w:date="2024-04-23T20:54:22Z">
        <w:r>
          <w:rPr>
            <w:rFonts w:hint="eastAsia" w:eastAsia="宋体" w:cs="Times New Roman"/>
            <w:color w:val="1F1F1F"/>
          </w:rPr>
          <w:delText>, AI_I took the position of the fourth most influential factor, with its relative influence characterized by an initial decline followed by a rapid increase.</w:delText>
        </w:r>
      </w:del>
    </w:p>
    <w:p>
      <w:pPr>
        <w:rPr>
          <w:del w:id="6065" w:author="野草" w:date="2024-04-23T20:54:22Z"/>
          <w:rFonts w:eastAsia="宋体" w:cs="Times New Roman"/>
          <w:color w:val="1F1F1F"/>
        </w:rPr>
      </w:pPr>
    </w:p>
    <w:p>
      <w:pPr>
        <w:rPr>
          <w:del w:id="6066" w:author="野草" w:date="2024-04-23T20:54:22Z"/>
          <w:rFonts w:eastAsia="宋体" w:cs="Times New Roman"/>
          <w:color w:val="1F1F1F"/>
          <w:szCs w:val="21"/>
        </w:rPr>
      </w:pPr>
      <w:del w:id="6067" w:author="野草" w:date="2024-04-23T20:54:22Z">
        <w:r>
          <w:rPr>
            <w:rFonts w:hint="eastAsia" w:eastAsia="宋体" w:cs="Times New Roman"/>
            <w:color w:val="1F1F1F"/>
            <w:szCs w:val="21"/>
          </w:rPr>
          <w:delText xml:space="preserve">By synthesizing the </w:delText>
        </w:r>
      </w:del>
      <w:del w:id="6068" w:author="野草" w:date="2024-04-23T20:54:22Z">
        <w:r>
          <w:rPr>
            <w:rFonts w:hint="eastAsia" w:eastAsia="宋体" w:cs="Times New Roman"/>
            <w:color w:val="1F1F1F"/>
          </w:rPr>
          <w:delText xml:space="preserve">findings </w:delText>
        </w:r>
      </w:del>
      <w:del w:id="6069" w:author="野草" w:date="2024-04-23T20:54:22Z">
        <w:r>
          <w:rPr>
            <w:rFonts w:hint="eastAsia" w:eastAsia="宋体" w:cs="Times New Roman"/>
            <w:color w:val="1F1F1F"/>
            <w:szCs w:val="21"/>
          </w:rPr>
          <w:delText>presented in Fig. 8 and Fig. 9, it can be deduced that ELE and AI_I demonstrated ascent patterns in influencing river cooling on both summer days, whereas SLP and MBH exhibited descent patterns. Noteworthy variations were observed in the impacts of RW, AI_V, and PD.</w:delText>
        </w:r>
      </w:del>
    </w:p>
    <w:bookmarkEnd w:id="110"/>
    <w:p>
      <w:pPr>
        <w:pStyle w:val="3"/>
        <w:numPr>
          <w:ilvl w:val="0"/>
          <w:numId w:val="1"/>
        </w:numPr>
      </w:pPr>
      <w:r>
        <w:rPr>
          <w:rFonts w:hint="eastAsia"/>
        </w:rPr>
        <w:t>Discussions</w:t>
      </w:r>
    </w:p>
    <w:p>
      <w:pPr>
        <w:pStyle w:val="4"/>
        <w:numPr>
          <w:ilvl w:val="1"/>
          <w:numId w:val="1"/>
        </w:numPr>
      </w:pPr>
      <w:r>
        <w:rPr>
          <w:rFonts w:hint="eastAsia"/>
        </w:rPr>
        <w:t>The impacts of influencing factors on river cooling effects</w:t>
      </w:r>
    </w:p>
    <w:p>
      <w:pPr>
        <w:numPr>
          <w:ilvl w:val="255"/>
          <w:numId w:val="0"/>
        </w:numPr>
        <w:jc w:val="left"/>
        <w:rPr>
          <w:ins w:id="6070" w:author="野草" w:date="2024-04-27T15:48:23Z"/>
        </w:rPr>
      </w:pPr>
      <w:ins w:id="6071" w:author="野草" w:date="2024-04-27T15:48:23Z">
        <w:bookmarkStart w:id="111" w:name="OLE_LINK117"/>
        <w:bookmarkStart w:id="112" w:name="OLE_LINK32"/>
        <w:r>
          <w:rPr>
            <w:rFonts w:hint="eastAsia"/>
            <w:lang w:val="en-US" w:eastAsia="zh-CN"/>
          </w:rPr>
          <w:t>【up2024 042</w:t>
        </w:r>
      </w:ins>
      <w:ins w:id="6072" w:author="野草" w:date="2024-04-27T22:25:50Z">
        <w:r>
          <w:rPr>
            <w:rFonts w:hint="eastAsia"/>
            <w:lang w:val="en-US" w:eastAsia="zh-CN"/>
          </w:rPr>
          <w:t>7</w:t>
        </w:r>
      </w:ins>
      <w:ins w:id="6073" w:author="野草" w:date="2024-04-27T15:48:23Z">
        <w:r>
          <w:rPr>
            <w:rFonts w:hint="eastAsia"/>
            <w:lang w:val="en-US" w:eastAsia="zh-CN"/>
          </w:rPr>
          <w:t xml:space="preserve"> 1</w:t>
        </w:r>
      </w:ins>
      <w:ins w:id="6074" w:author="野草" w:date="2024-04-27T15:48:27Z">
        <w:r>
          <w:rPr>
            <w:rFonts w:hint="eastAsia"/>
            <w:lang w:val="en-US" w:eastAsia="zh-CN"/>
          </w:rPr>
          <w:t>5</w:t>
        </w:r>
      </w:ins>
      <w:ins w:id="6075" w:author="野草" w:date="2024-04-27T15:48:23Z">
        <w:r>
          <w:rPr>
            <w:rFonts w:hint="eastAsia"/>
            <w:lang w:val="en-US" w:eastAsia="zh-CN"/>
          </w:rPr>
          <w:t>:</w:t>
        </w:r>
      </w:ins>
      <w:ins w:id="6076" w:author="野草" w:date="2024-04-27T15:48:29Z">
        <w:r>
          <w:rPr>
            <w:rFonts w:hint="eastAsia"/>
            <w:lang w:val="en-US" w:eastAsia="zh-CN"/>
          </w:rPr>
          <w:t>48</w:t>
        </w:r>
      </w:ins>
      <w:ins w:id="6077" w:author="野草" w:date="2024-04-27T15:48:23Z">
        <w:r>
          <w:rPr>
            <w:rFonts w:hint="eastAsia"/>
            <w:lang w:val="en-US" w:eastAsia="zh-CN"/>
          </w:rPr>
          <w:t>】</w:t>
        </w:r>
      </w:ins>
    </w:p>
    <w:bookmarkEnd w:id="111"/>
    <w:p>
      <w:pPr>
        <w:widowControl/>
        <w:numPr>
          <w:ilvl w:val="255"/>
          <w:numId w:val="0"/>
        </w:numPr>
        <w:jc w:val="left"/>
      </w:pPr>
      <w:r>
        <w:rPr>
          <w:rFonts w:hint="eastAsia"/>
        </w:rPr>
        <w:t xml:space="preserve">As illustrated in </w:t>
      </w:r>
      <w:r>
        <w:rPr>
          <w:rFonts w:hint="eastAsia"/>
          <w:highlight w:val="cyan"/>
          <w:rPrChange w:id="6078" w:author="野草" w:date="2024-04-24T23:13:24Z">
            <w:rPr>
              <w:rFonts w:hint="eastAsia"/>
            </w:rPr>
          </w:rPrChange>
        </w:rPr>
        <w:t>Fig. 4</w:t>
      </w:r>
      <w:del w:id="6079" w:author="野草" w:date="2024-04-27T11:15:19Z">
        <w:r>
          <w:rPr>
            <w:rFonts w:hint="default"/>
            <w:highlight w:val="cyan"/>
            <w:rPrChange w:id="6080" w:author="野草" w:date="2024-04-24T23:13:24Z">
              <w:rPr>
                <w:rFonts w:hint="eastAsia"/>
              </w:rPr>
            </w:rPrChange>
          </w:rPr>
          <w:delText xml:space="preserve"> and </w:delText>
        </w:r>
      </w:del>
      <w:ins w:id="6081" w:author="野草" w:date="2024-04-27T11:26:33Z">
        <w:r>
          <w:rPr>
            <w:rFonts w:hint="eastAsia"/>
            <w:highlight w:val="cyan"/>
            <w:lang w:val="en-US" w:eastAsia="zh-CN"/>
          </w:rPr>
          <w:t xml:space="preserve"> </w:t>
        </w:r>
      </w:ins>
      <w:del w:id="6082" w:author="野草" w:date="2024-04-27T11:26:31Z">
        <w:r>
          <w:rPr>
            <w:rFonts w:hint="default"/>
            <w:highlight w:val="cyan"/>
            <w:rPrChange w:id="6083" w:author="野草" w:date="2024-04-24T23:13:24Z">
              <w:rPr>
                <w:rFonts w:hint="eastAsia"/>
              </w:rPr>
            </w:rPrChange>
          </w:rPr>
          <w:delText>Fig. 5</w:delText>
        </w:r>
      </w:del>
      <w:ins w:id="6084" w:author="野草" w:date="2024-04-27T11:26:31Z">
        <w:r>
          <w:rPr>
            <w:rFonts w:hint="eastAsia"/>
            <w:highlight w:val="cyan"/>
            <w:lang w:val="en-US" w:eastAsia="zh-CN"/>
          </w:rPr>
          <w:t>-</w:t>
        </w:r>
      </w:ins>
      <w:ins w:id="6085" w:author="野草" w:date="2024-04-27T11:15:24Z">
        <w:r>
          <w:rPr>
            <w:rFonts w:hint="eastAsia"/>
            <w:highlight w:val="cyan"/>
            <w:lang w:val="en-US" w:eastAsia="zh-CN"/>
          </w:rPr>
          <w:t xml:space="preserve"> 6</w:t>
        </w:r>
      </w:ins>
      <w:r>
        <w:rPr>
          <w:rFonts w:hint="eastAsia"/>
        </w:rPr>
        <w:t>, this investigation reveal</w:t>
      </w:r>
      <w:del w:id="6086" w:author="野草" w:date="2024-04-27T11:15:35Z">
        <w:r>
          <w:rPr>
            <w:rFonts w:hint="default"/>
            <w:lang w:val="en-US"/>
          </w:rPr>
          <w:delText>ed</w:delText>
        </w:r>
      </w:del>
      <w:ins w:id="6087" w:author="野草" w:date="2024-04-27T11:15:35Z">
        <w:r>
          <w:rPr>
            <w:rFonts w:hint="eastAsia"/>
            <w:lang w:val="en-US" w:eastAsia="zh-CN"/>
          </w:rPr>
          <w:t>s</w:t>
        </w:r>
      </w:ins>
      <w:r>
        <w:rPr>
          <w:rFonts w:hint="eastAsia"/>
        </w:rPr>
        <w:t xml:space="preserve"> </w:t>
      </w:r>
      <w:r>
        <w:rPr>
          <w:rFonts w:hint="eastAsia"/>
          <w:highlight w:val="green"/>
          <w:rPrChange w:id="6088" w:author="野草" w:date="2024-04-24T23:13:28Z">
            <w:rPr>
              <w:rFonts w:hint="eastAsia"/>
            </w:rPr>
          </w:rPrChange>
        </w:rPr>
        <w:t>similar spatial patterns</w:t>
      </w:r>
      <w:r>
        <w:rPr>
          <w:rFonts w:hint="eastAsia"/>
        </w:rPr>
        <w:t xml:space="preserve"> of </w:t>
      </w:r>
      <w:r>
        <w:rPr>
          <w:rFonts w:hint="eastAsia"/>
          <w:highlight w:val="green"/>
          <w:rPrChange w:id="6089" w:author="野草" w:date="2024-04-24T23:13:32Z">
            <w:rPr>
              <w:rFonts w:hint="eastAsia"/>
            </w:rPr>
          </w:rPrChange>
        </w:rPr>
        <w:t>river cooling effects</w:t>
      </w:r>
      <w:r>
        <w:rPr>
          <w:rFonts w:hint="eastAsia"/>
        </w:rPr>
        <w:t xml:space="preserve"> between the</w:t>
      </w:r>
      <w:r>
        <w:rPr>
          <w:rFonts w:hint="eastAsia"/>
          <w:highlight w:val="green"/>
          <w:rPrChange w:id="6090" w:author="野草" w:date="2024-04-24T23:13:35Z">
            <w:rPr>
              <w:rFonts w:hint="eastAsia"/>
            </w:rPr>
          </w:rPrChange>
        </w:rPr>
        <w:t xml:space="preserve"> normal summer day</w:t>
      </w:r>
      <w:r>
        <w:rPr>
          <w:rFonts w:hint="eastAsia"/>
        </w:rPr>
        <w:t xml:space="preserve"> and the </w:t>
      </w:r>
      <w:r>
        <w:rPr>
          <w:rFonts w:hint="eastAsia"/>
          <w:highlight w:val="green"/>
          <w:rPrChange w:id="6091" w:author="野草" w:date="2024-04-24T23:13:37Z">
            <w:rPr>
              <w:rFonts w:hint="eastAsia"/>
            </w:rPr>
          </w:rPrChange>
        </w:rPr>
        <w:t>extremely hot day</w:t>
      </w:r>
      <w:r>
        <w:rPr>
          <w:rFonts w:hint="eastAsia"/>
        </w:rPr>
        <w:t xml:space="preserve">. Notably, greater </w:t>
      </w:r>
      <w:r>
        <w:rPr>
          <w:rFonts w:hint="eastAsia"/>
          <w:highlight w:val="green"/>
          <w:rPrChange w:id="6092" w:author="野草" w:date="2024-04-24T23:13:42Z">
            <w:rPr>
              <w:rFonts w:hint="eastAsia"/>
            </w:rPr>
          </w:rPrChange>
        </w:rPr>
        <w:t>temperature reductions</w:t>
      </w:r>
      <w:r>
        <w:rPr>
          <w:rFonts w:hint="eastAsia"/>
        </w:rPr>
        <w:t xml:space="preserve"> were observed in </w:t>
      </w:r>
      <w:r>
        <w:rPr>
          <w:rFonts w:hint="eastAsia"/>
          <w:highlight w:val="green"/>
          <w:rPrChange w:id="6093" w:author="野草" w:date="2024-04-24T23:13:52Z">
            <w:rPr>
              <w:rFonts w:hint="eastAsia"/>
            </w:rPr>
          </w:rPrChange>
        </w:rPr>
        <w:t>suburban areas</w:t>
      </w:r>
      <w:r>
        <w:rPr>
          <w:rFonts w:hint="eastAsia"/>
        </w:rPr>
        <w:t xml:space="preserve"> characterized by </w:t>
      </w:r>
      <w:r>
        <w:rPr>
          <w:rFonts w:hint="eastAsia"/>
          <w:highlight w:val="green"/>
          <w:rPrChange w:id="6094" w:author="野草" w:date="2024-04-24T23:13:56Z">
            <w:rPr>
              <w:rFonts w:hint="eastAsia"/>
            </w:rPr>
          </w:rPrChange>
        </w:rPr>
        <w:t>sparse architectural layouts</w:t>
      </w:r>
      <w:r>
        <w:rPr>
          <w:rFonts w:hint="eastAsia"/>
        </w:rPr>
        <w:t xml:space="preserve">. </w:t>
      </w:r>
      <w:del w:id="6095" w:author="野草" w:date="2024-04-27T15:27:41Z">
        <w:r>
          <w:rPr>
            <w:rFonts w:hint="eastAsia"/>
          </w:rPr>
          <w:delText xml:space="preserve">On the </w:delText>
        </w:r>
      </w:del>
      <w:del w:id="6096" w:author="野草" w:date="2024-04-27T15:27:41Z">
        <w:r>
          <w:rPr>
            <w:rFonts w:hint="eastAsia"/>
            <w:highlight w:val="green"/>
            <w:rPrChange w:id="6097" w:author="野草" w:date="2024-04-24T23:14:07Z">
              <w:rPr>
                <w:rFonts w:hint="eastAsia"/>
              </w:rPr>
            </w:rPrChange>
          </w:rPr>
          <w:delText>normal summer day</w:delText>
        </w:r>
      </w:del>
      <w:ins w:id="6098" w:author="野草" w:date="2024-04-27T15:27:43Z">
        <w:r>
          <w:rPr>
            <w:rFonts w:hint="eastAsia"/>
            <w:highlight w:val="green"/>
            <w:lang w:val="en-US" w:eastAsia="zh-CN"/>
          </w:rPr>
          <w:t>In a</w:t>
        </w:r>
      </w:ins>
      <w:ins w:id="6099" w:author="野草" w:date="2024-04-27T15:27:44Z">
        <w:r>
          <w:rPr>
            <w:rFonts w:hint="eastAsia"/>
            <w:highlight w:val="green"/>
            <w:lang w:val="en-US" w:eastAsia="zh-CN"/>
          </w:rPr>
          <w:t>dditio</w:t>
        </w:r>
      </w:ins>
      <w:ins w:id="6100" w:author="野草" w:date="2024-04-27T15:27:45Z">
        <w:r>
          <w:rPr>
            <w:rFonts w:hint="eastAsia"/>
            <w:highlight w:val="green"/>
            <w:lang w:val="en-US" w:eastAsia="zh-CN"/>
          </w:rPr>
          <w:t>n</w:t>
        </w:r>
      </w:ins>
      <w:r>
        <w:rPr>
          <w:rFonts w:hint="eastAsia"/>
        </w:rPr>
        <w:t xml:space="preserve">, the </w:t>
      </w:r>
      <w:r>
        <w:rPr>
          <w:rFonts w:hint="eastAsia"/>
          <w:highlight w:val="green"/>
          <w:rPrChange w:id="6101" w:author="野草" w:date="2024-04-24T23:14:27Z">
            <w:rPr>
              <w:rFonts w:hint="eastAsia"/>
            </w:rPr>
          </w:rPrChange>
        </w:rPr>
        <w:t>average RCI</w:t>
      </w:r>
      <w:r>
        <w:rPr>
          <w:rFonts w:hint="eastAsia"/>
        </w:rPr>
        <w:t xml:space="preserve"> was </w:t>
      </w:r>
      <w:r>
        <w:rPr>
          <w:rFonts w:hint="eastAsia"/>
          <w:highlight w:val="cyan"/>
          <w:rPrChange w:id="6102" w:author="野草" w:date="2024-04-24T23:14:24Z">
            <w:rPr>
              <w:rFonts w:hint="eastAsia"/>
            </w:rPr>
          </w:rPrChange>
        </w:rPr>
        <w:t>5.5 °C</w:t>
      </w:r>
      <w:ins w:id="6103" w:author="野草" w:date="2024-04-27T15:27:48Z">
        <w:r>
          <w:rPr>
            <w:rFonts w:hint="eastAsia"/>
            <w:highlight w:val="cyan"/>
            <w:lang w:val="en-US" w:eastAsia="zh-CN"/>
          </w:rPr>
          <w:t xml:space="preserve"> </w:t>
        </w:r>
      </w:ins>
      <w:ins w:id="6104" w:author="野草" w:date="2024-04-27T15:27:53Z">
        <w:r>
          <w:rPr>
            <w:rFonts w:hint="eastAsia"/>
            <w:lang w:val="en-US" w:eastAsia="zh-CN"/>
          </w:rPr>
          <w:t>o</w:t>
        </w:r>
      </w:ins>
      <w:ins w:id="6105" w:author="野草" w:date="2024-04-27T15:27:49Z">
        <w:r>
          <w:rPr>
            <w:rFonts w:hint="eastAsia"/>
          </w:rPr>
          <w:t xml:space="preserve">n the </w:t>
        </w:r>
      </w:ins>
      <w:ins w:id="6106" w:author="野草" w:date="2024-04-27T15:27:49Z">
        <w:r>
          <w:rPr>
            <w:rFonts w:hint="eastAsia"/>
            <w:highlight w:val="green"/>
          </w:rPr>
          <w:t>normal summer day</w:t>
        </w:r>
      </w:ins>
      <w:r>
        <w:rPr>
          <w:rFonts w:hint="eastAsia"/>
        </w:rPr>
        <w:t xml:space="preserve">, consistent with </w:t>
      </w:r>
      <w:r>
        <w:rPr>
          <w:rFonts w:hint="eastAsia"/>
          <w:highlight w:val="green"/>
          <w:rPrChange w:id="6107" w:author="野草" w:date="2024-04-24T23:14:31Z">
            <w:rPr>
              <w:rFonts w:hint="eastAsia"/>
            </w:rPr>
          </w:rPrChange>
        </w:rPr>
        <w:t>findings</w:t>
      </w:r>
      <w:r>
        <w:rPr>
          <w:rFonts w:hint="eastAsia"/>
        </w:rPr>
        <w:t xml:space="preserve"> from </w:t>
      </w:r>
      <w:r>
        <w:rPr>
          <w:rFonts w:hint="eastAsia"/>
          <w:highlight w:val="green"/>
          <w:rPrChange w:id="6108" w:author="野草" w:date="2024-04-24T23:14:34Z">
            <w:rPr>
              <w:rFonts w:hint="eastAsia"/>
            </w:rPr>
          </w:rPrChange>
        </w:rPr>
        <w:t>prior studies</w:t>
      </w:r>
      <w:ins w:id="6109" w:author="野草" w:date="2024-04-27T11:18:05Z">
        <w:r>
          <w:rPr>
            <w:rFonts w:hint="eastAsia"/>
            <w:highlight w:val="none"/>
            <w:lang w:val="en-US" w:eastAsia="zh-CN"/>
            <w:rPrChange w:id="6110" w:author="野草" w:date="2024-04-27T11:18:19Z">
              <w:rPr>
                <w:rFonts w:hint="eastAsia"/>
                <w:highlight w:val="green"/>
                <w:lang w:val="en-US" w:eastAsia="zh-CN"/>
              </w:rPr>
            </w:rPrChange>
          </w:rPr>
          <w:t xml:space="preserve"> </w:t>
        </w:r>
      </w:ins>
      <w:ins w:id="6111" w:author="野草" w:date="2024-04-27T11:18:25Z">
        <w:r>
          <w:rPr>
            <w:rFonts w:hint="eastAsia"/>
            <w:highlight w:val="none"/>
            <w:lang w:val="en-US" w:eastAsia="zh-CN"/>
          </w:rPr>
          <w:t>ta</w:t>
        </w:r>
      </w:ins>
      <w:ins w:id="6112" w:author="野草" w:date="2024-04-27T11:18:26Z">
        <w:r>
          <w:rPr>
            <w:rFonts w:hint="eastAsia"/>
            <w:highlight w:val="none"/>
            <w:lang w:val="en-US" w:eastAsia="zh-CN"/>
          </w:rPr>
          <w:t>rget</w:t>
        </w:r>
      </w:ins>
      <w:ins w:id="6113" w:author="野草" w:date="2024-04-27T11:18:27Z">
        <w:r>
          <w:rPr>
            <w:rFonts w:hint="eastAsia"/>
            <w:highlight w:val="none"/>
            <w:lang w:val="en-US" w:eastAsia="zh-CN"/>
          </w:rPr>
          <w:t>in</w:t>
        </w:r>
      </w:ins>
      <w:ins w:id="6114" w:author="野草" w:date="2024-04-27T11:18:28Z">
        <w:r>
          <w:rPr>
            <w:rFonts w:hint="eastAsia"/>
            <w:highlight w:val="none"/>
            <w:lang w:val="en-US" w:eastAsia="zh-CN"/>
          </w:rPr>
          <w:t>g at</w:t>
        </w:r>
      </w:ins>
      <w:ins w:id="6115" w:author="野草" w:date="2024-04-27T11:18:06Z">
        <w:r>
          <w:rPr>
            <w:rFonts w:hint="eastAsia"/>
            <w:highlight w:val="none"/>
            <w:lang w:val="en-US" w:eastAsia="zh-CN"/>
            <w:rPrChange w:id="6116" w:author="野草" w:date="2024-04-27T11:18:19Z">
              <w:rPr>
                <w:rFonts w:hint="eastAsia"/>
                <w:highlight w:val="green"/>
                <w:lang w:val="en-US" w:eastAsia="zh-CN"/>
              </w:rPr>
            </w:rPrChange>
          </w:rPr>
          <w:t xml:space="preserve"> </w:t>
        </w:r>
      </w:ins>
      <w:ins w:id="6117" w:author="野草" w:date="2024-04-27T11:18:07Z">
        <w:r>
          <w:rPr>
            <w:rFonts w:hint="eastAsia"/>
            <w:highlight w:val="none"/>
            <w:lang w:val="en-US" w:eastAsia="zh-CN"/>
            <w:rPrChange w:id="6118" w:author="野草" w:date="2024-04-27T11:18:19Z">
              <w:rPr>
                <w:rFonts w:hint="eastAsia"/>
                <w:highlight w:val="green"/>
                <w:lang w:val="en-US" w:eastAsia="zh-CN"/>
              </w:rPr>
            </w:rPrChange>
          </w:rPr>
          <w:t>oth</w:t>
        </w:r>
      </w:ins>
      <w:ins w:id="6119" w:author="野草" w:date="2024-04-27T11:18:08Z">
        <w:r>
          <w:rPr>
            <w:rFonts w:hint="eastAsia"/>
            <w:highlight w:val="none"/>
            <w:lang w:val="en-US" w:eastAsia="zh-CN"/>
            <w:rPrChange w:id="6120" w:author="野草" w:date="2024-04-27T11:18:19Z">
              <w:rPr>
                <w:rFonts w:hint="eastAsia"/>
                <w:highlight w:val="green"/>
                <w:lang w:val="en-US" w:eastAsia="zh-CN"/>
              </w:rPr>
            </w:rPrChange>
          </w:rPr>
          <w:t xml:space="preserve">er </w:t>
        </w:r>
      </w:ins>
      <w:ins w:id="6121" w:author="野草" w:date="2024-04-27T11:18:09Z">
        <w:r>
          <w:rPr>
            <w:rFonts w:hint="eastAsia"/>
            <w:highlight w:val="none"/>
            <w:lang w:val="en-US" w:eastAsia="zh-CN"/>
            <w:rPrChange w:id="6122" w:author="野草" w:date="2024-04-27T11:18:19Z">
              <w:rPr>
                <w:rFonts w:hint="eastAsia"/>
                <w:highlight w:val="green"/>
                <w:lang w:val="en-US" w:eastAsia="zh-CN"/>
              </w:rPr>
            </w:rPrChange>
          </w:rPr>
          <w:t xml:space="preserve">types </w:t>
        </w:r>
      </w:ins>
      <w:ins w:id="6123" w:author="野草" w:date="2024-04-27T11:18:10Z">
        <w:r>
          <w:rPr>
            <w:rFonts w:hint="eastAsia"/>
            <w:highlight w:val="none"/>
            <w:lang w:val="en-US" w:eastAsia="zh-CN"/>
            <w:rPrChange w:id="6124" w:author="野草" w:date="2024-04-27T11:18:19Z">
              <w:rPr>
                <w:rFonts w:hint="eastAsia"/>
                <w:highlight w:val="green"/>
                <w:lang w:val="en-US" w:eastAsia="zh-CN"/>
              </w:rPr>
            </w:rPrChange>
          </w:rPr>
          <w:t xml:space="preserve">of </w:t>
        </w:r>
      </w:ins>
      <w:ins w:id="6125" w:author="野草" w:date="2024-04-27T11:18:10Z">
        <w:r>
          <w:rPr>
            <w:rFonts w:hint="eastAsia"/>
            <w:highlight w:val="green"/>
            <w:lang w:val="en-US" w:eastAsia="zh-CN"/>
          </w:rPr>
          <w:t>wa</w:t>
        </w:r>
      </w:ins>
      <w:ins w:id="6126" w:author="野草" w:date="2024-04-27T11:18:11Z">
        <w:r>
          <w:rPr>
            <w:rFonts w:hint="eastAsia"/>
            <w:highlight w:val="green"/>
            <w:lang w:val="en-US" w:eastAsia="zh-CN"/>
          </w:rPr>
          <w:t>ter b</w:t>
        </w:r>
      </w:ins>
      <w:ins w:id="6127" w:author="野草" w:date="2024-04-27T11:18:12Z">
        <w:r>
          <w:rPr>
            <w:rFonts w:hint="eastAsia"/>
            <w:highlight w:val="green"/>
            <w:lang w:val="en-US" w:eastAsia="zh-CN"/>
          </w:rPr>
          <w:t>odie</w:t>
        </w:r>
      </w:ins>
      <w:ins w:id="6128" w:author="野草" w:date="2024-04-27T11:18:13Z">
        <w:r>
          <w:rPr>
            <w:rFonts w:hint="eastAsia"/>
            <w:highlight w:val="green"/>
            <w:lang w:val="en-US" w:eastAsia="zh-CN"/>
          </w:rPr>
          <w:t>s</w:t>
        </w:r>
      </w:ins>
      <w:r>
        <w:rPr>
          <w:rFonts w:hint="eastAsia"/>
        </w:rPr>
        <w:t xml:space="preserve"> (</w:t>
      </w:r>
      <w:bookmarkStart w:id="113" w:name="OLE_LINK111"/>
      <w:r>
        <w:rPr>
          <w:rFonts w:hint="eastAsia"/>
        </w:rPr>
        <w:t xml:space="preserve">Manteghi </w:t>
      </w:r>
      <w:bookmarkEnd w:id="113"/>
      <w:r>
        <w:rPr>
          <w:rFonts w:hint="eastAsia"/>
        </w:rPr>
        <w:t xml:space="preserve">et al., 2015). When compared to </w:t>
      </w:r>
      <w:r>
        <w:rPr>
          <w:rFonts w:hint="eastAsia"/>
          <w:highlight w:val="green"/>
          <w:rPrChange w:id="6129" w:author="野草" w:date="2024-04-24T23:14:38Z">
            <w:rPr>
              <w:rFonts w:hint="eastAsia"/>
            </w:rPr>
          </w:rPrChange>
        </w:rPr>
        <w:t>the cooling intensity</w:t>
      </w:r>
      <w:r>
        <w:rPr>
          <w:rFonts w:hint="eastAsia"/>
        </w:rPr>
        <w:t xml:space="preserve"> of </w:t>
      </w:r>
      <w:r>
        <w:rPr>
          <w:rFonts w:hint="eastAsia"/>
          <w:highlight w:val="green"/>
          <w:rPrChange w:id="6130" w:author="野草" w:date="2024-04-24T23:14:42Z">
            <w:rPr>
              <w:rFonts w:hint="eastAsia"/>
            </w:rPr>
          </w:rPrChange>
        </w:rPr>
        <w:t xml:space="preserve">less than 4 °C </w:t>
      </w:r>
      <w:r>
        <w:rPr>
          <w:rFonts w:hint="eastAsia"/>
        </w:rPr>
        <w:t>near</w:t>
      </w:r>
      <w:r>
        <w:rPr>
          <w:rFonts w:hint="eastAsia"/>
          <w:highlight w:val="green"/>
          <w:rPrChange w:id="6131" w:author="野草" w:date="2024-04-24T23:14:46Z">
            <w:rPr>
              <w:rFonts w:hint="eastAsia"/>
            </w:rPr>
          </w:rPrChange>
        </w:rPr>
        <w:t xml:space="preserve"> the Huangpu River</w:t>
      </w:r>
      <w:r>
        <w:rPr>
          <w:rFonts w:hint="eastAsia"/>
        </w:rPr>
        <w:t xml:space="preserve"> reported in</w:t>
      </w:r>
      <w:del w:id="6132" w:author="野草" w:date="2024-04-24T23:14:53Z">
        <w:r>
          <w:rPr>
            <w:rFonts w:hint="eastAsia"/>
          </w:rPr>
          <w:delText xml:space="preserve"> a study conducted in</w:delText>
        </w:r>
      </w:del>
      <w:r>
        <w:rPr>
          <w:rFonts w:hint="eastAsia"/>
        </w:rPr>
        <w:t xml:space="preserve"> Shanghai, our observed intensity </w:t>
      </w:r>
      <w:r>
        <w:rPr>
          <w:rFonts w:hint="eastAsia"/>
          <w:highlight w:val="green"/>
          <w:rPrChange w:id="6133" w:author="野草" w:date="2024-04-24T23:15:01Z">
            <w:rPr>
              <w:rFonts w:hint="eastAsia"/>
            </w:rPr>
          </w:rPrChange>
        </w:rPr>
        <w:t>was significantly higher</w:t>
      </w:r>
      <w:r>
        <w:rPr>
          <w:rFonts w:hint="eastAsia"/>
        </w:rPr>
        <w:t xml:space="preserve"> (Du et al., 2016). This contrast </w:t>
      </w:r>
      <w:r>
        <w:rPr>
          <w:rFonts w:hint="eastAsia"/>
          <w:highlight w:val="green"/>
          <w:rPrChange w:id="6134" w:author="野草" w:date="2024-04-24T23:15:06Z">
            <w:rPr>
              <w:rFonts w:hint="eastAsia"/>
            </w:rPr>
          </w:rPrChange>
        </w:rPr>
        <w:t>can be explained by</w:t>
      </w:r>
      <w:r>
        <w:rPr>
          <w:rFonts w:hint="eastAsia"/>
        </w:rPr>
        <w:t xml:space="preserve"> the difference in </w:t>
      </w:r>
      <w:r>
        <w:rPr>
          <w:rFonts w:hint="eastAsia"/>
          <w:highlight w:val="green"/>
          <w:rPrChange w:id="6135" w:author="野草" w:date="2024-04-24T23:15:11Z">
            <w:rPr>
              <w:rFonts w:hint="eastAsia"/>
            </w:rPr>
          </w:rPrChange>
        </w:rPr>
        <w:t>river width</w:t>
      </w:r>
      <w:r>
        <w:rPr>
          <w:rFonts w:hint="eastAsia"/>
        </w:rPr>
        <w:t xml:space="preserve">, as </w:t>
      </w:r>
      <w:r>
        <w:rPr>
          <w:rFonts w:hint="eastAsia"/>
          <w:highlight w:val="green"/>
          <w:rPrChange w:id="6136" w:author="野草" w:date="2024-04-24T23:15:44Z">
            <w:rPr>
              <w:rFonts w:hint="eastAsia"/>
            </w:rPr>
          </w:rPrChange>
        </w:rPr>
        <w:t xml:space="preserve">the </w:t>
      </w:r>
      <w:del w:id="6137" w:author="野草" w:date="2024-04-24T23:17:11Z">
        <w:r>
          <w:rPr>
            <w:rFonts w:hint="default"/>
            <w:highlight w:val="green"/>
            <w:rPrChange w:id="6138" w:author="野草" w:date="2024-04-24T23:15:44Z">
              <w:rPr>
                <w:rFonts w:hint="eastAsia"/>
              </w:rPr>
            </w:rPrChange>
          </w:rPr>
          <w:delText>Yangtze River</w:delText>
        </w:r>
      </w:del>
      <w:del w:id="6139" w:author="野草" w:date="2024-04-24T23:17:11Z">
        <w:r>
          <w:rPr>
            <w:rFonts w:hint="default"/>
            <w:lang w:val="en-US"/>
          </w:rPr>
          <w:delText xml:space="preserve"> is approximately </w:delText>
        </w:r>
      </w:del>
      <w:del w:id="6140" w:author="野草" w:date="2024-04-24T23:17:11Z">
        <w:r>
          <w:rPr>
            <w:rFonts w:hint="default"/>
            <w:highlight w:val="green"/>
            <w:rPrChange w:id="6141" w:author="野草" w:date="2024-04-24T23:15:51Z">
              <w:rPr>
                <w:rFonts w:hint="eastAsia"/>
              </w:rPr>
            </w:rPrChange>
          </w:rPr>
          <w:delText>1 kilometer wide</w:delText>
        </w:r>
      </w:del>
      <w:ins w:id="6142" w:author="野草" w:date="2024-04-24T23:17:11Z">
        <w:r>
          <w:rPr>
            <w:rFonts w:hint="eastAsia"/>
            <w:highlight w:val="green"/>
            <w:lang w:eastAsia="zh-CN"/>
          </w:rPr>
          <w:t>a</w:t>
        </w:r>
      </w:ins>
      <w:ins w:id="6143" w:author="野草" w:date="2024-04-24T23:17:11Z">
        <w:r>
          <w:rPr>
            <w:rFonts w:hint="eastAsia"/>
            <w:highlight w:val="green"/>
            <w:lang w:val="en-US" w:eastAsia="zh-CN"/>
          </w:rPr>
          <w:t>ver</w:t>
        </w:r>
      </w:ins>
      <w:ins w:id="6144" w:author="野草" w:date="2024-04-24T23:17:12Z">
        <w:r>
          <w:rPr>
            <w:rFonts w:hint="eastAsia"/>
            <w:highlight w:val="green"/>
            <w:lang w:val="en-US" w:eastAsia="zh-CN"/>
          </w:rPr>
          <w:t xml:space="preserve">age </w:t>
        </w:r>
      </w:ins>
      <w:ins w:id="6145" w:author="野草" w:date="2024-04-24T23:17:13Z">
        <w:r>
          <w:rPr>
            <w:rFonts w:hint="eastAsia"/>
            <w:highlight w:val="green"/>
            <w:lang w:val="en-US" w:eastAsia="zh-CN"/>
          </w:rPr>
          <w:t>river</w:t>
        </w:r>
      </w:ins>
      <w:ins w:id="6146" w:author="野草" w:date="2024-04-24T23:17:14Z">
        <w:r>
          <w:rPr>
            <w:rFonts w:hint="eastAsia"/>
            <w:highlight w:val="green"/>
            <w:lang w:val="en-US" w:eastAsia="zh-CN"/>
          </w:rPr>
          <w:t xml:space="preserve"> wi</w:t>
        </w:r>
      </w:ins>
      <w:ins w:id="6147" w:author="野草" w:date="2024-04-24T23:17:15Z">
        <w:r>
          <w:rPr>
            <w:rFonts w:hint="eastAsia"/>
            <w:highlight w:val="green"/>
            <w:lang w:val="en-US" w:eastAsia="zh-CN"/>
          </w:rPr>
          <w:t xml:space="preserve">dth </w:t>
        </w:r>
      </w:ins>
      <w:ins w:id="6148" w:author="野草" w:date="2024-04-24T23:17:15Z">
        <w:r>
          <w:rPr>
            <w:rFonts w:hint="eastAsia"/>
            <w:highlight w:val="none"/>
            <w:lang w:val="en-US" w:eastAsia="zh-CN"/>
            <w:rPrChange w:id="6149" w:author="野草" w:date="2024-04-24T23:17:50Z">
              <w:rPr>
                <w:rFonts w:hint="eastAsia"/>
                <w:highlight w:val="green"/>
                <w:lang w:val="en-US" w:eastAsia="zh-CN"/>
              </w:rPr>
            </w:rPrChange>
          </w:rPr>
          <w:t>in</w:t>
        </w:r>
      </w:ins>
      <w:ins w:id="6150" w:author="野草" w:date="2024-04-24T23:17:16Z">
        <w:r>
          <w:rPr>
            <w:rFonts w:hint="eastAsia"/>
            <w:highlight w:val="none"/>
            <w:lang w:val="en-US" w:eastAsia="zh-CN"/>
            <w:rPrChange w:id="6151" w:author="野草" w:date="2024-04-24T23:17:50Z">
              <w:rPr>
                <w:rFonts w:hint="eastAsia"/>
                <w:highlight w:val="green"/>
                <w:lang w:val="en-US" w:eastAsia="zh-CN"/>
              </w:rPr>
            </w:rPrChange>
          </w:rPr>
          <w:t xml:space="preserve"> C</w:t>
        </w:r>
      </w:ins>
      <w:ins w:id="6152" w:author="野草" w:date="2024-04-24T23:17:17Z">
        <w:r>
          <w:rPr>
            <w:rFonts w:hint="eastAsia"/>
            <w:highlight w:val="none"/>
            <w:lang w:val="en-US" w:eastAsia="zh-CN"/>
            <w:rPrChange w:id="6153" w:author="野草" w:date="2024-04-24T23:17:50Z">
              <w:rPr>
                <w:rFonts w:hint="eastAsia"/>
                <w:highlight w:val="green"/>
                <w:lang w:val="en-US" w:eastAsia="zh-CN"/>
              </w:rPr>
            </w:rPrChange>
          </w:rPr>
          <w:t>hon</w:t>
        </w:r>
      </w:ins>
      <w:ins w:id="6154" w:author="野草" w:date="2024-04-24T23:17:18Z">
        <w:r>
          <w:rPr>
            <w:rFonts w:hint="eastAsia"/>
            <w:highlight w:val="none"/>
            <w:lang w:val="en-US" w:eastAsia="zh-CN"/>
            <w:rPrChange w:id="6155" w:author="野草" w:date="2024-04-24T23:17:50Z">
              <w:rPr>
                <w:rFonts w:hint="eastAsia"/>
                <w:highlight w:val="green"/>
                <w:lang w:val="en-US" w:eastAsia="zh-CN"/>
              </w:rPr>
            </w:rPrChange>
          </w:rPr>
          <w:t>gqing</w:t>
        </w:r>
      </w:ins>
      <w:ins w:id="6156" w:author="野草" w:date="2024-04-24T23:17:20Z">
        <w:r>
          <w:rPr>
            <w:rFonts w:hint="eastAsia"/>
            <w:highlight w:val="none"/>
            <w:lang w:val="en-US" w:eastAsia="zh-CN"/>
            <w:rPrChange w:id="6157" w:author="野草" w:date="2024-04-24T23:17:50Z">
              <w:rPr>
                <w:rFonts w:hint="eastAsia"/>
                <w:highlight w:val="green"/>
                <w:lang w:val="en-US" w:eastAsia="zh-CN"/>
              </w:rPr>
            </w:rPrChange>
          </w:rPr>
          <w:t xml:space="preserve"> </w:t>
        </w:r>
      </w:ins>
      <w:ins w:id="6158" w:author="野草" w:date="2024-04-24T23:17:21Z">
        <w:r>
          <w:rPr>
            <w:rFonts w:hint="eastAsia"/>
            <w:highlight w:val="none"/>
            <w:lang w:val="en-US" w:eastAsia="zh-CN"/>
            <w:rPrChange w:id="6159" w:author="野草" w:date="2024-04-24T23:17:50Z">
              <w:rPr>
                <w:rFonts w:hint="eastAsia"/>
                <w:highlight w:val="green"/>
                <w:lang w:val="en-US" w:eastAsia="zh-CN"/>
              </w:rPr>
            </w:rPrChange>
          </w:rPr>
          <w:t xml:space="preserve">is </w:t>
        </w:r>
      </w:ins>
      <w:ins w:id="6160" w:author="野草" w:date="2024-04-24T23:17:24Z">
        <w:r>
          <w:rPr>
            <w:rFonts w:hint="eastAsia"/>
            <w:highlight w:val="none"/>
            <w:lang w:val="en-US" w:eastAsia="zh-CN"/>
            <w:rPrChange w:id="6161" w:author="野草" w:date="2024-04-24T23:17:50Z">
              <w:rPr>
                <w:rFonts w:hint="eastAsia"/>
                <w:highlight w:val="green"/>
                <w:lang w:val="en-US" w:eastAsia="zh-CN"/>
              </w:rPr>
            </w:rPrChange>
          </w:rPr>
          <w:t>lar</w:t>
        </w:r>
      </w:ins>
      <w:ins w:id="6162" w:author="野草" w:date="2024-04-24T23:17:25Z">
        <w:r>
          <w:rPr>
            <w:rFonts w:hint="eastAsia"/>
            <w:highlight w:val="none"/>
            <w:lang w:val="en-US" w:eastAsia="zh-CN"/>
            <w:rPrChange w:id="6163" w:author="野草" w:date="2024-04-24T23:17:50Z">
              <w:rPr>
                <w:rFonts w:hint="eastAsia"/>
                <w:highlight w:val="green"/>
                <w:lang w:val="en-US" w:eastAsia="zh-CN"/>
              </w:rPr>
            </w:rPrChange>
          </w:rPr>
          <w:t>ger th</w:t>
        </w:r>
      </w:ins>
      <w:ins w:id="6164" w:author="野草" w:date="2024-04-24T23:17:26Z">
        <w:r>
          <w:rPr>
            <w:rFonts w:hint="eastAsia"/>
            <w:highlight w:val="none"/>
            <w:lang w:val="en-US" w:eastAsia="zh-CN"/>
            <w:rPrChange w:id="6165" w:author="野草" w:date="2024-04-24T23:17:50Z">
              <w:rPr>
                <w:rFonts w:hint="eastAsia"/>
                <w:highlight w:val="green"/>
                <w:lang w:val="en-US" w:eastAsia="zh-CN"/>
              </w:rPr>
            </w:rPrChange>
          </w:rPr>
          <w:t>an</w:t>
        </w:r>
      </w:ins>
      <w:ins w:id="6166" w:author="野草" w:date="2024-04-24T23:17:29Z">
        <w:r>
          <w:rPr>
            <w:rFonts w:hint="eastAsia"/>
            <w:highlight w:val="none"/>
            <w:lang w:val="en-US" w:eastAsia="zh-CN"/>
            <w:rPrChange w:id="6167" w:author="野草" w:date="2024-04-24T23:17:50Z">
              <w:rPr>
                <w:rFonts w:hint="eastAsia"/>
                <w:highlight w:val="green"/>
                <w:lang w:val="en-US" w:eastAsia="zh-CN"/>
              </w:rPr>
            </w:rPrChange>
          </w:rPr>
          <w:t xml:space="preserve"> </w:t>
        </w:r>
      </w:ins>
      <w:ins w:id="6168" w:author="野草" w:date="2024-04-24T23:17:29Z">
        <w:r>
          <w:rPr>
            <w:rFonts w:hint="eastAsia"/>
            <w:highlight w:val="green"/>
            <w:lang w:val="en-US" w:eastAsia="zh-CN"/>
          </w:rPr>
          <w:t>tha</w:t>
        </w:r>
      </w:ins>
      <w:ins w:id="6169" w:author="野草" w:date="2024-04-24T23:17:30Z">
        <w:r>
          <w:rPr>
            <w:rFonts w:hint="eastAsia"/>
            <w:highlight w:val="green"/>
            <w:lang w:val="en-US" w:eastAsia="zh-CN"/>
          </w:rPr>
          <w:t>t o</w:t>
        </w:r>
      </w:ins>
      <w:ins w:id="6170" w:author="野草" w:date="2024-04-24T23:17:31Z">
        <w:r>
          <w:rPr>
            <w:rFonts w:hint="eastAsia"/>
            <w:highlight w:val="green"/>
            <w:lang w:val="en-US" w:eastAsia="zh-CN"/>
          </w:rPr>
          <w:t>f</w:t>
        </w:r>
      </w:ins>
      <w:del w:id="6171" w:author="野草" w:date="2024-04-24T23:17:34Z">
        <w:r>
          <w:rPr>
            <w:rFonts w:hint="eastAsia"/>
          </w:rPr>
          <w:delText>,</w:delText>
        </w:r>
      </w:del>
      <w:del w:id="6172" w:author="野草" w:date="2024-04-24T23:17:33Z">
        <w:r>
          <w:rPr>
            <w:rFonts w:hint="eastAsia"/>
          </w:rPr>
          <w:delText xml:space="preserve"> while</w:delText>
        </w:r>
      </w:del>
      <w:r>
        <w:rPr>
          <w:rFonts w:hint="eastAsia"/>
        </w:rPr>
        <w:t xml:space="preserve"> </w:t>
      </w:r>
      <w:r>
        <w:rPr>
          <w:rFonts w:hint="eastAsia"/>
          <w:highlight w:val="green"/>
          <w:rPrChange w:id="6173" w:author="野草" w:date="2024-04-24T23:17:57Z">
            <w:rPr>
              <w:rFonts w:hint="eastAsia"/>
            </w:rPr>
          </w:rPrChange>
        </w:rPr>
        <w:t>the Huangpu River</w:t>
      </w:r>
      <w:del w:id="6174" w:author="野草" w:date="2024-04-24T23:17:38Z">
        <w:r>
          <w:rPr>
            <w:rFonts w:hint="eastAsia"/>
          </w:rPr>
          <w:delText xml:space="preserve"> </w:delText>
        </w:r>
      </w:del>
      <w:del w:id="6175" w:author="野草" w:date="2024-04-24T23:17:37Z">
        <w:r>
          <w:rPr>
            <w:rFonts w:hint="eastAsia"/>
          </w:rPr>
          <w:delText>is only about 400 meters wide</w:delText>
        </w:r>
      </w:del>
      <w:r>
        <w:rPr>
          <w:rFonts w:hint="eastAsia"/>
        </w:rPr>
        <w:t xml:space="preserve">. Furthermore, </w:t>
      </w:r>
      <w:r>
        <w:rPr>
          <w:rFonts w:hint="eastAsia"/>
          <w:highlight w:val="green"/>
          <w:rPrChange w:id="6176" w:author="野草" w:date="2024-04-24T23:16:27Z">
            <w:rPr>
              <w:rFonts w:hint="eastAsia"/>
            </w:rPr>
          </w:rPrChange>
        </w:rPr>
        <w:t>background weather conditions</w:t>
      </w:r>
      <w:r>
        <w:rPr>
          <w:rFonts w:hint="eastAsia"/>
        </w:rPr>
        <w:t xml:space="preserve"> and </w:t>
      </w:r>
      <w:r>
        <w:rPr>
          <w:rFonts w:hint="eastAsia"/>
          <w:highlight w:val="green"/>
          <w:rPrChange w:id="6177" w:author="野草" w:date="2024-04-24T23:16:31Z">
            <w:rPr>
              <w:rFonts w:hint="eastAsia"/>
            </w:rPr>
          </w:rPrChange>
        </w:rPr>
        <w:t>surrounding urban characteristics</w:t>
      </w:r>
      <w:r>
        <w:rPr>
          <w:rFonts w:hint="eastAsia"/>
        </w:rPr>
        <w:t xml:space="preserve"> were potential </w:t>
      </w:r>
      <w:r>
        <w:rPr>
          <w:rFonts w:hint="eastAsia"/>
          <w:highlight w:val="green"/>
          <w:rPrChange w:id="6178" w:author="野草" w:date="2024-04-24T23:16:34Z">
            <w:rPr>
              <w:rFonts w:hint="eastAsia"/>
            </w:rPr>
          </w:rPrChange>
        </w:rPr>
        <w:t>contributors</w:t>
      </w:r>
      <w:r>
        <w:rPr>
          <w:rFonts w:hint="eastAsia"/>
        </w:rPr>
        <w:t xml:space="preserve"> to the observed</w:t>
      </w:r>
      <w:r>
        <w:rPr>
          <w:rFonts w:hint="eastAsia"/>
          <w:highlight w:val="green"/>
          <w:rPrChange w:id="6179" w:author="野草" w:date="2024-04-24T23:16:37Z">
            <w:rPr>
              <w:rFonts w:hint="eastAsia"/>
            </w:rPr>
          </w:rPrChange>
        </w:rPr>
        <w:t xml:space="preserve"> river cooling effects</w:t>
      </w:r>
      <w:r>
        <w:rPr>
          <w:rFonts w:hint="eastAsia"/>
        </w:rPr>
        <w:t>.</w:t>
      </w:r>
    </w:p>
    <w:p>
      <w:pPr>
        <w:rPr>
          <w:del w:id="6180" w:author="野草" w:date="2024-04-27T15:42:07Z"/>
        </w:rPr>
      </w:pPr>
    </w:p>
    <w:p>
      <w:pPr>
        <w:numPr>
          <w:ilvl w:val="255"/>
          <w:numId w:val="0"/>
        </w:numPr>
        <w:jc w:val="left"/>
        <w:rPr>
          <w:ins w:id="6181" w:author="野草" w:date="2024-04-27T16:09:15Z"/>
        </w:rPr>
      </w:pPr>
      <w:ins w:id="6182" w:author="野草" w:date="2024-04-27T16:09:15Z">
        <w:r>
          <w:rPr>
            <w:rFonts w:hint="eastAsia"/>
            <w:lang w:val="en-US" w:eastAsia="zh-CN"/>
          </w:rPr>
          <w:t>【up2024 042</w:t>
        </w:r>
      </w:ins>
      <w:ins w:id="6183" w:author="野草" w:date="2024-04-27T22:25:48Z">
        <w:r>
          <w:rPr>
            <w:rFonts w:hint="eastAsia"/>
            <w:lang w:val="en-US" w:eastAsia="zh-CN"/>
          </w:rPr>
          <w:t>7</w:t>
        </w:r>
      </w:ins>
      <w:ins w:id="6184" w:author="野草" w:date="2024-04-27T16:09:15Z">
        <w:r>
          <w:rPr>
            <w:rFonts w:hint="eastAsia"/>
            <w:lang w:val="en-US" w:eastAsia="zh-CN"/>
          </w:rPr>
          <w:t xml:space="preserve"> 15:48】</w:t>
        </w:r>
      </w:ins>
    </w:p>
    <w:p>
      <w:pPr>
        <w:numPr>
          <w:ilvl w:val="255"/>
          <w:numId w:val="0"/>
        </w:numPr>
        <w:rPr>
          <w:del w:id="6185" w:author="野草" w:date="2024-04-27T15:41:02Z"/>
        </w:rPr>
      </w:pPr>
      <w:r>
        <w:rPr>
          <w:rFonts w:hint="eastAsia"/>
        </w:rPr>
        <w:t xml:space="preserve">As </w:t>
      </w:r>
      <w:r>
        <w:rPr>
          <w:rFonts w:hint="eastAsia"/>
          <w:highlight w:val="green"/>
          <w:rPrChange w:id="6186" w:author="野草" w:date="2024-04-25T07:54:25Z">
            <w:rPr>
              <w:rFonts w:hint="eastAsia"/>
            </w:rPr>
          </w:rPrChange>
        </w:rPr>
        <w:t>global warming</w:t>
      </w:r>
      <w:r>
        <w:rPr>
          <w:rFonts w:hint="eastAsia"/>
        </w:rPr>
        <w:t xml:space="preserve"> and </w:t>
      </w:r>
      <w:r>
        <w:rPr>
          <w:rFonts w:hint="eastAsia"/>
          <w:highlight w:val="green"/>
          <w:rPrChange w:id="6187" w:author="野草" w:date="2024-04-25T07:54:27Z">
            <w:rPr>
              <w:rFonts w:hint="eastAsia"/>
            </w:rPr>
          </w:rPrChange>
        </w:rPr>
        <w:t>urbanization</w:t>
      </w:r>
      <w:r>
        <w:rPr>
          <w:rFonts w:hint="eastAsia"/>
        </w:rPr>
        <w:t xml:space="preserve"> continue, </w:t>
      </w:r>
      <w:r>
        <w:rPr>
          <w:rFonts w:hint="eastAsia"/>
          <w:highlight w:val="green"/>
          <w:rPrChange w:id="6188" w:author="野草" w:date="2024-04-25T07:54:30Z">
            <w:rPr>
              <w:rFonts w:hint="eastAsia"/>
            </w:rPr>
          </w:rPrChange>
        </w:rPr>
        <w:t>the increase</w:t>
      </w:r>
      <w:r>
        <w:rPr>
          <w:rFonts w:hint="eastAsia"/>
        </w:rPr>
        <w:t xml:space="preserve"> in the </w:t>
      </w:r>
      <w:r>
        <w:rPr>
          <w:rFonts w:hint="eastAsia"/>
          <w:highlight w:val="green"/>
          <w:rPrChange w:id="6189" w:author="野草" w:date="2024-04-25T07:54:33Z">
            <w:rPr>
              <w:rFonts w:hint="eastAsia"/>
            </w:rPr>
          </w:rPrChange>
        </w:rPr>
        <w:t>adverse impacts</w:t>
      </w:r>
      <w:r>
        <w:rPr>
          <w:rFonts w:hint="eastAsia"/>
        </w:rPr>
        <w:t xml:space="preserve"> of </w:t>
      </w:r>
      <w:r>
        <w:rPr>
          <w:rFonts w:hint="eastAsia"/>
          <w:highlight w:val="green"/>
          <w:rPrChange w:id="6190" w:author="野草" w:date="2024-04-25T07:54:39Z">
            <w:rPr>
              <w:rFonts w:hint="eastAsia"/>
            </w:rPr>
          </w:rPrChange>
        </w:rPr>
        <w:t>future extreme heatwaves</w:t>
      </w:r>
      <w:r>
        <w:rPr>
          <w:rFonts w:hint="eastAsia"/>
        </w:rPr>
        <w:t xml:space="preserve"> becomes inevitable. Consequently, focusing on </w:t>
      </w:r>
      <w:r>
        <w:rPr>
          <w:rFonts w:hint="eastAsia"/>
          <w:highlight w:val="green"/>
          <w:rPrChange w:id="6191" w:author="野草" w:date="2024-04-25T07:54:45Z">
            <w:rPr>
              <w:rFonts w:hint="eastAsia"/>
            </w:rPr>
          </w:rPrChange>
        </w:rPr>
        <w:t>river cooling effects</w:t>
      </w:r>
      <w:r>
        <w:rPr>
          <w:rFonts w:hint="eastAsia"/>
        </w:rPr>
        <w:t xml:space="preserve"> during </w:t>
      </w:r>
      <w:r>
        <w:rPr>
          <w:rFonts w:hint="eastAsia"/>
          <w:highlight w:val="green"/>
          <w:rPrChange w:id="6192" w:author="野草" w:date="2024-04-25T07:54:48Z">
            <w:rPr>
              <w:rFonts w:hint="eastAsia"/>
            </w:rPr>
          </w:rPrChange>
        </w:rPr>
        <w:t>extreme weather conditions</w:t>
      </w:r>
      <w:r>
        <w:rPr>
          <w:rFonts w:hint="eastAsia"/>
        </w:rPr>
        <w:t xml:space="preserve"> can offer </w:t>
      </w:r>
      <w:r>
        <w:rPr>
          <w:rFonts w:hint="eastAsia"/>
          <w:highlight w:val="green"/>
          <w:rPrChange w:id="6193" w:author="野草" w:date="2024-04-25T07:54:52Z">
            <w:rPr>
              <w:rFonts w:hint="eastAsia"/>
            </w:rPr>
          </w:rPrChange>
        </w:rPr>
        <w:t>valuable scientific insights</w:t>
      </w:r>
      <w:r>
        <w:rPr>
          <w:rFonts w:hint="eastAsia"/>
        </w:rPr>
        <w:t xml:space="preserve"> for addressing </w:t>
      </w:r>
      <w:r>
        <w:rPr>
          <w:rFonts w:hint="eastAsia"/>
          <w:highlight w:val="green"/>
          <w:rPrChange w:id="6194" w:author="野草" w:date="2024-04-25T07:54:55Z">
            <w:rPr>
              <w:rFonts w:hint="eastAsia"/>
            </w:rPr>
          </w:rPrChange>
        </w:rPr>
        <w:t>future urban climate change</w:t>
      </w:r>
      <w:r>
        <w:rPr>
          <w:rFonts w:hint="eastAsia"/>
        </w:rPr>
        <w:t xml:space="preserve">. This study </w:t>
      </w:r>
      <w:bookmarkStart w:id="114" w:name="OLE_LINK112"/>
      <w:r>
        <w:rPr>
          <w:rFonts w:hint="eastAsia"/>
        </w:rPr>
        <w:t>unveil</w:t>
      </w:r>
      <w:ins w:id="6195" w:author="野草" w:date="2024-04-27T11:27:28Z">
        <w:r>
          <w:rPr>
            <w:rFonts w:hint="eastAsia"/>
            <w:lang w:val="en-US" w:eastAsia="zh-CN"/>
          </w:rPr>
          <w:t>s</w:t>
        </w:r>
        <w:bookmarkEnd w:id="114"/>
      </w:ins>
      <w:del w:id="6196" w:author="野草" w:date="2024-04-27T11:27:28Z">
        <w:r>
          <w:rPr>
            <w:rFonts w:hint="eastAsia"/>
          </w:rPr>
          <w:delText>ed</w:delText>
        </w:r>
      </w:del>
      <w:r>
        <w:rPr>
          <w:rFonts w:hint="eastAsia"/>
        </w:rPr>
        <w:t xml:space="preserve"> </w:t>
      </w:r>
      <w:r>
        <w:rPr>
          <w:rFonts w:hint="eastAsia"/>
          <w:highlight w:val="green"/>
          <w:rPrChange w:id="6197" w:author="野草" w:date="2024-04-25T07:54:59Z">
            <w:rPr>
              <w:rFonts w:hint="eastAsia"/>
            </w:rPr>
          </w:rPrChange>
        </w:rPr>
        <w:t>higher average values</w:t>
      </w:r>
      <w:r>
        <w:rPr>
          <w:rFonts w:hint="eastAsia"/>
        </w:rPr>
        <w:t xml:space="preserve"> of </w:t>
      </w:r>
      <w:r>
        <w:rPr>
          <w:rFonts w:hint="eastAsia"/>
          <w:highlight w:val="green"/>
          <w:rPrChange w:id="6198" w:author="野草" w:date="2024-04-25T07:55:34Z">
            <w:rPr>
              <w:rFonts w:hint="eastAsia"/>
            </w:rPr>
          </w:rPrChange>
        </w:rPr>
        <w:t>RCI and CRCI</w:t>
      </w:r>
      <w:r>
        <w:rPr>
          <w:rFonts w:hint="eastAsia"/>
        </w:rPr>
        <w:t xml:space="preserve"> on the </w:t>
      </w:r>
      <w:r>
        <w:rPr>
          <w:rFonts w:hint="eastAsia"/>
          <w:highlight w:val="green"/>
          <w:rPrChange w:id="6199" w:author="野草" w:date="2024-04-25T07:55:39Z">
            <w:rPr>
              <w:rFonts w:hint="eastAsia"/>
            </w:rPr>
          </w:rPrChange>
        </w:rPr>
        <w:t>extremely hot day</w:t>
      </w:r>
      <w:r>
        <w:rPr>
          <w:rFonts w:hint="eastAsia"/>
        </w:rPr>
        <w:t xml:space="preserve"> compared to the </w:t>
      </w:r>
      <w:r>
        <w:rPr>
          <w:rFonts w:hint="eastAsia"/>
          <w:highlight w:val="green"/>
          <w:rPrChange w:id="6200" w:author="野草" w:date="2024-04-25T07:55:43Z">
            <w:rPr>
              <w:rFonts w:hint="eastAsia"/>
            </w:rPr>
          </w:rPrChange>
        </w:rPr>
        <w:t>normal summer day</w:t>
      </w:r>
      <w:r>
        <w:rPr>
          <w:rFonts w:hint="eastAsia"/>
        </w:rPr>
        <w:t xml:space="preserve">. </w:t>
      </w:r>
      <w:r>
        <w:rPr>
          <w:rFonts w:hint="eastAsia"/>
          <w:highlight w:val="green"/>
          <w:rPrChange w:id="6201" w:author="野草" w:date="2024-04-25T07:55:47Z">
            <w:rPr>
              <w:rFonts w:hint="eastAsia"/>
            </w:rPr>
          </w:rPrChange>
        </w:rPr>
        <w:t>This difference</w:t>
      </w:r>
      <w:r>
        <w:rPr>
          <w:rFonts w:hint="eastAsia"/>
        </w:rPr>
        <w:t xml:space="preserve"> can be explained by the mechanism of </w:t>
      </w:r>
      <w:r>
        <w:rPr>
          <w:rFonts w:hint="eastAsia"/>
          <w:highlight w:val="green"/>
          <w:rPrChange w:id="6202" w:author="野草" w:date="2024-04-25T07:55:55Z">
            <w:rPr>
              <w:rFonts w:hint="eastAsia"/>
            </w:rPr>
          </w:rPrChange>
        </w:rPr>
        <w:t>water cooling</w:t>
      </w:r>
      <w:r>
        <w:rPr>
          <w:rFonts w:hint="eastAsia"/>
        </w:rPr>
        <w:t xml:space="preserve"> on </w:t>
      </w:r>
      <w:r>
        <w:rPr>
          <w:rFonts w:hint="eastAsia"/>
          <w:highlight w:val="green"/>
          <w:rPrChange w:id="6203" w:author="野草" w:date="2024-04-25T07:55:53Z">
            <w:rPr>
              <w:rFonts w:hint="eastAsia"/>
            </w:rPr>
          </w:rPrChange>
        </w:rPr>
        <w:t>heatwave days</w:t>
      </w:r>
      <w:r>
        <w:rPr>
          <w:rFonts w:hint="eastAsia"/>
        </w:rPr>
        <w:t xml:space="preserve">, as the </w:t>
      </w:r>
      <w:r>
        <w:rPr>
          <w:rFonts w:hint="eastAsia"/>
          <w:highlight w:val="green"/>
          <w:rPrChange w:id="6204" w:author="野草" w:date="2024-04-25T07:56:02Z">
            <w:rPr>
              <w:rFonts w:hint="eastAsia"/>
            </w:rPr>
          </w:rPrChange>
        </w:rPr>
        <w:t>larger temperature difference</w:t>
      </w:r>
      <w:r>
        <w:rPr>
          <w:rFonts w:hint="eastAsia"/>
        </w:rPr>
        <w:t xml:space="preserve"> between </w:t>
      </w:r>
      <w:r>
        <w:rPr>
          <w:rFonts w:hint="eastAsia"/>
          <w:highlight w:val="green"/>
          <w:rPrChange w:id="6205" w:author="野草" w:date="2024-04-25T07:56:07Z">
            <w:rPr>
              <w:rFonts w:hint="eastAsia"/>
            </w:rPr>
          </w:rPrChange>
        </w:rPr>
        <w:t>the land</w:t>
      </w:r>
      <w:r>
        <w:rPr>
          <w:rFonts w:hint="eastAsia"/>
        </w:rPr>
        <w:t xml:space="preserve"> and the </w:t>
      </w:r>
      <w:r>
        <w:rPr>
          <w:rFonts w:hint="eastAsia"/>
          <w:highlight w:val="green"/>
          <w:rPrChange w:id="6206" w:author="野草" w:date="2024-04-25T07:56:10Z">
            <w:rPr>
              <w:rFonts w:hint="eastAsia"/>
            </w:rPr>
          </w:rPrChange>
        </w:rPr>
        <w:t>nearby water body</w:t>
      </w:r>
      <w:r>
        <w:rPr>
          <w:rFonts w:hint="eastAsia"/>
        </w:rPr>
        <w:t xml:space="preserve"> can lead to a </w:t>
      </w:r>
      <w:r>
        <w:rPr>
          <w:rFonts w:hint="eastAsia"/>
          <w:highlight w:val="green"/>
          <w:rPrChange w:id="6207" w:author="野草" w:date="2024-04-25T07:56:14Z">
            <w:rPr>
              <w:rFonts w:hint="eastAsia"/>
            </w:rPr>
          </w:rPrChange>
        </w:rPr>
        <w:t>stronger cooling potential</w:t>
      </w:r>
      <w:r>
        <w:rPr>
          <w:rFonts w:hint="eastAsia"/>
        </w:rPr>
        <w:t xml:space="preserve"> for the </w:t>
      </w:r>
      <w:r>
        <w:rPr>
          <w:rFonts w:hint="eastAsia"/>
          <w:highlight w:val="green"/>
          <w:rPrChange w:id="6208" w:author="野草" w:date="2024-04-25T07:56:18Z">
            <w:rPr>
              <w:rFonts w:hint="eastAsia"/>
            </w:rPr>
          </w:rPrChange>
        </w:rPr>
        <w:t>waterfront area</w:t>
      </w:r>
      <w:r>
        <w:rPr>
          <w:rFonts w:hint="eastAsia"/>
        </w:rPr>
        <w:t xml:space="preserve">. Due to the significantly </w:t>
      </w:r>
      <w:r>
        <w:rPr>
          <w:rFonts w:hint="eastAsia"/>
          <w:highlight w:val="green"/>
          <w:rPrChange w:id="6209" w:author="野草" w:date="2024-04-25T07:56:21Z">
            <w:rPr>
              <w:rFonts w:hint="eastAsia"/>
            </w:rPr>
          </w:rPrChange>
        </w:rPr>
        <w:t>higher temperature</w:t>
      </w:r>
      <w:r>
        <w:rPr>
          <w:rFonts w:hint="eastAsia"/>
        </w:rPr>
        <w:t xml:space="preserve">, the intensity of </w:t>
      </w:r>
      <w:r>
        <w:rPr>
          <w:rFonts w:hint="eastAsia"/>
          <w:highlight w:val="green"/>
          <w:rPrChange w:id="6210" w:author="野草" w:date="2024-04-25T07:56:25Z">
            <w:rPr>
              <w:rFonts w:hint="eastAsia"/>
            </w:rPr>
          </w:rPrChange>
        </w:rPr>
        <w:t>evaporative cooling</w:t>
      </w:r>
      <w:r>
        <w:rPr>
          <w:rFonts w:hint="eastAsia"/>
        </w:rPr>
        <w:t xml:space="preserve"> from </w:t>
      </w:r>
      <w:r>
        <w:rPr>
          <w:rFonts w:hint="eastAsia"/>
          <w:highlight w:val="green"/>
          <w:rPrChange w:id="6211" w:author="野草" w:date="2024-04-25T07:56:29Z">
            <w:rPr>
              <w:rFonts w:hint="eastAsia"/>
            </w:rPr>
          </w:rPrChange>
        </w:rPr>
        <w:t>the water surface</w:t>
      </w:r>
      <w:r>
        <w:rPr>
          <w:rFonts w:hint="eastAsia"/>
        </w:rPr>
        <w:t xml:space="preserve"> is also </w:t>
      </w:r>
      <w:del w:id="6212" w:author="野草" w:date="2024-04-25T07:56:32Z">
        <w:r>
          <w:rPr>
            <w:rFonts w:hint="default"/>
            <w:lang w:val="en-US"/>
          </w:rPr>
          <w:delText>greater</w:delText>
        </w:r>
      </w:del>
      <w:ins w:id="6213" w:author="野草" w:date="2024-04-25T07:56:32Z">
        <w:r>
          <w:rPr>
            <w:rFonts w:hint="eastAsia"/>
            <w:lang w:val="en-US" w:eastAsia="zh-CN"/>
          </w:rPr>
          <w:t>larger</w:t>
        </w:r>
      </w:ins>
      <w:r>
        <w:rPr>
          <w:rFonts w:hint="eastAsia"/>
        </w:rPr>
        <w:t xml:space="preserve">. Additionally, </w:t>
      </w:r>
      <w:del w:id="6214" w:author="野草" w:date="2024-04-27T11:28:13Z">
        <w:r>
          <w:rPr>
            <w:rFonts w:hint="default"/>
            <w:highlight w:val="green"/>
            <w:rPrChange w:id="6215" w:author="野草" w:date="2024-04-25T07:56:39Z">
              <w:rPr>
                <w:rFonts w:hint="eastAsia"/>
              </w:rPr>
            </w:rPrChange>
          </w:rPr>
          <w:delText>this research</w:delText>
        </w:r>
      </w:del>
      <w:del w:id="6216" w:author="野草" w:date="2024-04-27T11:28:13Z">
        <w:r>
          <w:rPr>
            <w:rFonts w:hint="default"/>
            <w:lang w:val="en-US"/>
          </w:rPr>
          <w:delText xml:space="preserve"> revealed that</w:delText>
        </w:r>
      </w:del>
      <w:ins w:id="6217" w:author="野草" w:date="2024-04-27T11:28:13Z">
        <w:r>
          <w:rPr>
            <w:rFonts w:hint="eastAsia"/>
            <w:highlight w:val="green"/>
            <w:lang w:eastAsia="zh-CN"/>
          </w:rPr>
          <w:t>i</w:t>
        </w:r>
      </w:ins>
      <w:ins w:id="6218" w:author="野草" w:date="2024-04-27T11:28:13Z">
        <w:r>
          <w:rPr>
            <w:rFonts w:hint="eastAsia"/>
            <w:highlight w:val="green"/>
            <w:lang w:val="en-US" w:eastAsia="zh-CN"/>
          </w:rPr>
          <w:t>t has</w:t>
        </w:r>
      </w:ins>
      <w:ins w:id="6219" w:author="野草" w:date="2024-04-27T11:28:14Z">
        <w:r>
          <w:rPr>
            <w:rFonts w:hint="eastAsia"/>
            <w:highlight w:val="green"/>
            <w:lang w:val="en-US" w:eastAsia="zh-CN"/>
          </w:rPr>
          <w:t xml:space="preserve"> </w:t>
        </w:r>
      </w:ins>
      <w:ins w:id="6220" w:author="野草" w:date="2024-04-27T11:28:15Z">
        <w:r>
          <w:rPr>
            <w:rFonts w:hint="eastAsia"/>
            <w:highlight w:val="green"/>
            <w:lang w:val="en-US" w:eastAsia="zh-CN"/>
          </w:rPr>
          <w:t>b</w:t>
        </w:r>
      </w:ins>
      <w:ins w:id="6221" w:author="野草" w:date="2024-04-27T11:28:16Z">
        <w:r>
          <w:rPr>
            <w:rFonts w:hint="eastAsia"/>
            <w:highlight w:val="green"/>
            <w:lang w:val="en-US" w:eastAsia="zh-CN"/>
          </w:rPr>
          <w:t>een</w:t>
        </w:r>
      </w:ins>
      <w:ins w:id="6222" w:author="野草" w:date="2024-04-27T11:28:17Z">
        <w:r>
          <w:rPr>
            <w:rFonts w:hint="eastAsia"/>
            <w:highlight w:val="green"/>
            <w:lang w:val="en-US" w:eastAsia="zh-CN"/>
          </w:rPr>
          <w:t xml:space="preserve"> </w:t>
        </w:r>
      </w:ins>
      <w:ins w:id="6223" w:author="野草" w:date="2024-04-27T11:28:18Z">
        <w:r>
          <w:rPr>
            <w:rFonts w:hint="eastAsia"/>
            <w:highlight w:val="green"/>
            <w:lang w:val="en-US" w:eastAsia="zh-CN"/>
          </w:rPr>
          <w:t>found t</w:t>
        </w:r>
      </w:ins>
      <w:ins w:id="6224" w:author="野草" w:date="2024-04-27T11:28:19Z">
        <w:r>
          <w:rPr>
            <w:rFonts w:hint="eastAsia"/>
            <w:highlight w:val="green"/>
            <w:lang w:val="en-US" w:eastAsia="zh-CN"/>
          </w:rPr>
          <w:t>h</w:t>
        </w:r>
      </w:ins>
      <w:ins w:id="6225" w:author="野草" w:date="2024-04-27T11:28:20Z">
        <w:r>
          <w:rPr>
            <w:rFonts w:hint="eastAsia"/>
            <w:highlight w:val="green"/>
            <w:lang w:val="en-US" w:eastAsia="zh-CN"/>
          </w:rPr>
          <w:t>at</w:t>
        </w:r>
      </w:ins>
      <w:r>
        <w:rPr>
          <w:rFonts w:hint="eastAsia"/>
        </w:rPr>
        <w:t xml:space="preserve"> the </w:t>
      </w:r>
      <w:r>
        <w:rPr>
          <w:rFonts w:hint="eastAsia"/>
          <w:highlight w:val="green"/>
          <w:rPrChange w:id="6226" w:author="野草" w:date="2024-04-25T07:56:42Z">
            <w:rPr>
              <w:rFonts w:hint="eastAsia"/>
            </w:rPr>
          </w:rPrChange>
        </w:rPr>
        <w:t>spatial variations</w:t>
      </w:r>
      <w:r>
        <w:rPr>
          <w:rFonts w:hint="eastAsia"/>
        </w:rPr>
        <w:t xml:space="preserve"> of </w:t>
      </w:r>
      <w:r>
        <w:rPr>
          <w:rFonts w:hint="eastAsia"/>
          <w:highlight w:val="green"/>
          <w:rPrChange w:id="6227" w:author="野草" w:date="2024-04-25T07:56:48Z">
            <w:rPr>
              <w:rFonts w:hint="eastAsia"/>
            </w:rPr>
          </w:rPrChange>
        </w:rPr>
        <w:t>river cooling effects</w:t>
      </w:r>
      <w:r>
        <w:rPr>
          <w:rFonts w:hint="eastAsia"/>
        </w:rPr>
        <w:t xml:space="preserve"> were larger on the </w:t>
      </w:r>
      <w:r>
        <w:rPr>
          <w:rFonts w:hint="eastAsia"/>
          <w:highlight w:val="green"/>
          <w:rPrChange w:id="6228" w:author="野草" w:date="2024-04-25T07:56:53Z">
            <w:rPr>
              <w:rFonts w:hint="eastAsia"/>
            </w:rPr>
          </w:rPrChange>
        </w:rPr>
        <w:t>extremely hot day</w:t>
      </w:r>
      <w:r>
        <w:rPr>
          <w:rFonts w:hint="eastAsia"/>
        </w:rPr>
        <w:t xml:space="preserve">. </w:t>
      </w:r>
      <w:r>
        <w:rPr>
          <w:rFonts w:hint="eastAsia"/>
          <w:highlight w:val="green"/>
          <w:rPrChange w:id="6229" w:author="野草" w:date="2024-04-25T07:56:59Z">
            <w:rPr>
              <w:rFonts w:hint="eastAsia"/>
            </w:rPr>
          </w:rPrChange>
        </w:rPr>
        <w:t>This finding</w:t>
      </w:r>
      <w:r>
        <w:rPr>
          <w:rFonts w:hint="eastAsia"/>
        </w:rPr>
        <w:t xml:space="preserve"> is consistent with </w:t>
      </w:r>
      <w:r>
        <w:rPr>
          <w:rFonts w:hint="eastAsia"/>
          <w:highlight w:val="green"/>
          <w:rPrChange w:id="6230" w:author="野草" w:date="2024-04-25T07:57:03Z">
            <w:rPr>
              <w:rFonts w:hint="eastAsia"/>
            </w:rPr>
          </w:rPrChange>
        </w:rPr>
        <w:t>an observation</w:t>
      </w:r>
      <w:r>
        <w:rPr>
          <w:rFonts w:hint="eastAsia"/>
        </w:rPr>
        <w:t xml:space="preserve"> of cooling from </w:t>
      </w:r>
      <w:r>
        <w:rPr>
          <w:rFonts w:hint="eastAsia"/>
          <w:highlight w:val="green"/>
          <w:rPrChange w:id="6231" w:author="野草" w:date="2024-04-25T07:57:11Z">
            <w:rPr>
              <w:rFonts w:hint="eastAsia"/>
            </w:rPr>
          </w:rPrChange>
        </w:rPr>
        <w:t>the</w:t>
      </w:r>
      <w:r>
        <w:rPr>
          <w:rFonts w:hint="eastAsia"/>
        </w:rPr>
        <w:t xml:space="preserve"> </w:t>
      </w:r>
      <w:r>
        <w:rPr>
          <w:rFonts w:hint="eastAsia"/>
          <w:highlight w:val="green"/>
          <w:rPrChange w:id="6232" w:author="野草" w:date="2024-04-25T07:57:08Z">
            <w:rPr>
              <w:rFonts w:hint="eastAsia"/>
            </w:rPr>
          </w:rPrChange>
        </w:rPr>
        <w:t>nearby sea</w:t>
      </w:r>
      <w:r>
        <w:rPr>
          <w:rFonts w:hint="eastAsia"/>
        </w:rPr>
        <w:t xml:space="preserve"> in Adelaide, which demonstrated </w:t>
      </w:r>
      <w:r>
        <w:rPr>
          <w:rFonts w:hint="eastAsia"/>
          <w:highlight w:val="green"/>
          <w:rPrChange w:id="6233" w:author="野草" w:date="2024-04-25T07:57:21Z">
            <w:rPr>
              <w:rFonts w:hint="eastAsia"/>
            </w:rPr>
          </w:rPrChange>
        </w:rPr>
        <w:t>significantly larger spatial variations</w:t>
      </w:r>
      <w:r>
        <w:rPr>
          <w:rFonts w:hint="eastAsia"/>
        </w:rPr>
        <w:t xml:space="preserve"> in </w:t>
      </w:r>
      <w:r>
        <w:rPr>
          <w:rFonts w:hint="eastAsia"/>
          <w:highlight w:val="green"/>
          <w:rPrChange w:id="6234" w:author="野草" w:date="2024-04-25T07:57:25Z">
            <w:rPr>
              <w:rFonts w:hint="eastAsia"/>
            </w:rPr>
          </w:rPrChange>
        </w:rPr>
        <w:t>sea breeze cooling capacity</w:t>
      </w:r>
      <w:r>
        <w:rPr>
          <w:rFonts w:hint="eastAsia"/>
        </w:rPr>
        <w:t xml:space="preserve"> under </w:t>
      </w:r>
      <w:r>
        <w:rPr>
          <w:rFonts w:hint="eastAsia"/>
          <w:highlight w:val="green"/>
          <w:rPrChange w:id="6235" w:author="野草" w:date="2024-04-25T07:57:28Z">
            <w:rPr>
              <w:rFonts w:hint="eastAsia"/>
            </w:rPr>
          </w:rPrChange>
        </w:rPr>
        <w:t>heatwave conditions</w:t>
      </w:r>
      <w:r>
        <w:rPr>
          <w:rFonts w:hint="eastAsia"/>
        </w:rPr>
        <w:t xml:space="preserve"> (Zhou et al., 2020). </w:t>
      </w:r>
      <w:del w:id="6236" w:author="野草" w:date="2024-04-27T15:41:02Z">
        <w:r>
          <w:rPr>
            <w:rFonts w:hint="eastAsia"/>
          </w:rPr>
          <w:delText xml:space="preserve">Overall, </w:delText>
        </w:r>
      </w:del>
      <w:del w:id="6237" w:author="野草" w:date="2024-04-27T15:41:02Z">
        <w:r>
          <w:rPr>
            <w:rFonts w:hint="eastAsia"/>
            <w:highlight w:val="green"/>
            <w:rPrChange w:id="6238" w:author="野草" w:date="2024-04-25T07:57:32Z">
              <w:rPr>
                <w:rFonts w:hint="eastAsia"/>
              </w:rPr>
            </w:rPrChange>
          </w:rPr>
          <w:delText xml:space="preserve">existing researches </w:delText>
        </w:r>
      </w:del>
      <w:del w:id="6239" w:author="野草" w:date="2024-04-27T15:41:02Z">
        <w:r>
          <w:rPr>
            <w:rFonts w:hint="eastAsia"/>
          </w:rPr>
          <w:delText xml:space="preserve">about </w:delText>
        </w:r>
      </w:del>
      <w:del w:id="6240" w:author="野草" w:date="2024-04-27T15:41:02Z">
        <w:r>
          <w:rPr>
            <w:rFonts w:hint="eastAsia"/>
            <w:highlight w:val="green"/>
            <w:rPrChange w:id="6241" w:author="野草" w:date="2024-04-25T07:57:35Z">
              <w:rPr>
                <w:rFonts w:hint="eastAsia"/>
              </w:rPr>
            </w:rPrChange>
          </w:rPr>
          <w:delText>water cooling</w:delText>
        </w:r>
      </w:del>
      <w:del w:id="6242" w:author="野草" w:date="2024-04-27T15:41:02Z">
        <w:r>
          <w:rPr>
            <w:rFonts w:hint="eastAsia"/>
          </w:rPr>
          <w:delText xml:space="preserve"> on </w:delText>
        </w:r>
      </w:del>
      <w:del w:id="6243" w:author="野草" w:date="2024-04-27T15:41:02Z">
        <w:r>
          <w:rPr>
            <w:rFonts w:hint="eastAsia"/>
            <w:highlight w:val="green"/>
            <w:rPrChange w:id="6244" w:author="野草" w:date="2024-04-25T07:57:38Z">
              <w:rPr>
                <w:rFonts w:hint="eastAsia"/>
              </w:rPr>
            </w:rPrChange>
          </w:rPr>
          <w:delText>heatwave days</w:delText>
        </w:r>
      </w:del>
      <w:del w:id="6245" w:author="野草" w:date="2024-04-27T15:41:02Z">
        <w:r>
          <w:rPr>
            <w:rFonts w:hint="eastAsia"/>
          </w:rPr>
          <w:delText xml:space="preserve"> are still limited, necessitating</w:delText>
        </w:r>
      </w:del>
      <w:del w:id="6246" w:author="野草" w:date="2024-04-27T15:41:02Z">
        <w:r>
          <w:rPr>
            <w:rFonts w:hint="eastAsia"/>
            <w:highlight w:val="green"/>
            <w:rPrChange w:id="6247" w:author="野草" w:date="2024-04-25T07:57:44Z">
              <w:rPr>
                <w:rFonts w:hint="eastAsia"/>
              </w:rPr>
            </w:rPrChange>
          </w:rPr>
          <w:delText xml:space="preserve"> further explorations</w:delText>
        </w:r>
      </w:del>
      <w:del w:id="6248" w:author="野草" w:date="2024-04-27T15:41:02Z">
        <w:r>
          <w:rPr>
            <w:rFonts w:hint="eastAsia"/>
          </w:rPr>
          <w:delText xml:space="preserve"> in </w:delText>
        </w:r>
      </w:del>
      <w:del w:id="6249" w:author="野草" w:date="2024-04-27T15:41:02Z">
        <w:r>
          <w:rPr>
            <w:rFonts w:hint="eastAsia"/>
            <w:highlight w:val="green"/>
            <w:rPrChange w:id="6250" w:author="野草" w:date="2024-04-25T07:57:49Z">
              <w:rPr>
                <w:rFonts w:hint="eastAsia"/>
              </w:rPr>
            </w:rPrChange>
          </w:rPr>
          <w:delText>related fields</w:delText>
        </w:r>
      </w:del>
      <w:del w:id="6251" w:author="野草" w:date="2024-04-27T15:41:02Z">
        <w:r>
          <w:rPr>
            <w:rFonts w:hint="eastAsia"/>
          </w:rPr>
          <w:delText>.</w:delText>
        </w:r>
      </w:del>
    </w:p>
    <w:p>
      <w:pPr>
        <w:numPr>
          <w:ilvl w:val="255"/>
          <w:numId w:val="0"/>
        </w:numPr>
      </w:pPr>
    </w:p>
    <w:p>
      <w:pPr>
        <w:numPr>
          <w:ilvl w:val="255"/>
          <w:numId w:val="0"/>
        </w:numPr>
        <w:jc w:val="left"/>
        <w:rPr>
          <w:ins w:id="6252" w:author="野草" w:date="2024-04-27T15:48:33Z"/>
        </w:rPr>
      </w:pPr>
      <w:ins w:id="6253" w:author="野草" w:date="2024-04-27T15:48:33Z">
        <w:r>
          <w:rPr>
            <w:rFonts w:hint="eastAsia"/>
            <w:lang w:val="en-US" w:eastAsia="zh-CN"/>
          </w:rPr>
          <w:t>【up2024 042</w:t>
        </w:r>
      </w:ins>
      <w:ins w:id="6254" w:author="野草" w:date="2024-04-27T22:25:47Z">
        <w:r>
          <w:rPr>
            <w:rFonts w:hint="eastAsia"/>
            <w:lang w:val="en-US" w:eastAsia="zh-CN"/>
          </w:rPr>
          <w:t>7</w:t>
        </w:r>
      </w:ins>
      <w:ins w:id="6255" w:author="野草" w:date="2024-04-27T15:48:33Z">
        <w:r>
          <w:rPr>
            <w:rFonts w:hint="eastAsia"/>
            <w:lang w:val="en-US" w:eastAsia="zh-CN"/>
          </w:rPr>
          <w:t xml:space="preserve"> 15:48】</w:t>
        </w:r>
      </w:ins>
    </w:p>
    <w:p>
      <w:pPr>
        <w:numPr>
          <w:ilvl w:val="255"/>
          <w:numId w:val="0"/>
        </w:numPr>
      </w:pPr>
      <w:r>
        <w:rPr>
          <w:rFonts w:hint="eastAsia"/>
          <w:highlight w:val="green"/>
          <w:rPrChange w:id="6256" w:author="野草" w:date="2024-04-25T07:57:52Z">
            <w:rPr>
              <w:rFonts w:hint="eastAsia"/>
            </w:rPr>
          </w:rPrChange>
        </w:rPr>
        <w:t xml:space="preserve">Some studies </w:t>
      </w:r>
      <w:r>
        <w:rPr>
          <w:rFonts w:hint="eastAsia"/>
        </w:rPr>
        <w:t xml:space="preserve">have explored </w:t>
      </w:r>
      <w:r>
        <w:rPr>
          <w:rFonts w:hint="eastAsia"/>
          <w:highlight w:val="green"/>
          <w:rPrChange w:id="6257" w:author="野草" w:date="2024-04-25T07:58:03Z">
            <w:rPr>
              <w:rFonts w:hint="eastAsia"/>
            </w:rPr>
          </w:rPrChange>
        </w:rPr>
        <w:t xml:space="preserve">the relationship </w:t>
      </w:r>
      <w:r>
        <w:rPr>
          <w:rFonts w:hint="eastAsia"/>
        </w:rPr>
        <w:t xml:space="preserve">between </w:t>
      </w:r>
      <w:r>
        <w:rPr>
          <w:rFonts w:hint="eastAsia"/>
          <w:highlight w:val="green"/>
          <w:rPrChange w:id="6258" w:author="野草" w:date="2024-04-25T07:57:56Z">
            <w:rPr>
              <w:rFonts w:hint="eastAsia"/>
            </w:rPr>
          </w:rPrChange>
        </w:rPr>
        <w:t>urban climate</w:t>
      </w:r>
      <w:r>
        <w:rPr>
          <w:rFonts w:hint="eastAsia"/>
        </w:rPr>
        <w:t xml:space="preserve"> and </w:t>
      </w:r>
      <w:r>
        <w:rPr>
          <w:rFonts w:hint="eastAsia"/>
          <w:highlight w:val="green"/>
          <w:rPrChange w:id="6259" w:author="野草" w:date="2024-04-25T07:58:07Z">
            <w:rPr>
              <w:rFonts w:hint="eastAsia"/>
            </w:rPr>
          </w:rPrChange>
        </w:rPr>
        <w:t>topography</w:t>
      </w:r>
      <w:r>
        <w:rPr>
          <w:rFonts w:hint="eastAsia"/>
        </w:rPr>
        <w:t xml:space="preserve"> (Oke et al., 2017; Liao et al., 2022; Mo et al., 2024). However, </w:t>
      </w:r>
      <w:r>
        <w:rPr>
          <w:rFonts w:hint="eastAsia"/>
          <w:highlight w:val="green"/>
          <w:rPrChange w:id="6260" w:author="野草" w:date="2024-04-25T07:58:13Z">
            <w:rPr>
              <w:rFonts w:hint="eastAsia"/>
            </w:rPr>
          </w:rPrChange>
        </w:rPr>
        <w:t>the role of topography</w:t>
      </w:r>
      <w:r>
        <w:rPr>
          <w:rFonts w:hint="eastAsia"/>
        </w:rPr>
        <w:t xml:space="preserve"> in affecting </w:t>
      </w:r>
      <w:r>
        <w:rPr>
          <w:rFonts w:hint="eastAsia"/>
          <w:highlight w:val="green"/>
          <w:rPrChange w:id="6261" w:author="野草" w:date="2024-04-25T07:58:17Z">
            <w:rPr>
              <w:rFonts w:hint="eastAsia"/>
            </w:rPr>
          </w:rPrChange>
        </w:rPr>
        <w:t>water cooling</w:t>
      </w:r>
      <w:r>
        <w:rPr>
          <w:rFonts w:hint="eastAsia"/>
        </w:rPr>
        <w:t xml:space="preserve"> remains </w:t>
      </w:r>
      <w:r>
        <w:rPr>
          <w:rFonts w:hint="eastAsia"/>
          <w:highlight w:val="green"/>
          <w:rPrChange w:id="6262" w:author="野草" w:date="2024-04-25T07:58:21Z">
            <w:rPr>
              <w:rFonts w:hint="eastAsia"/>
            </w:rPr>
          </w:rPrChange>
        </w:rPr>
        <w:t>inadequately understood</w:t>
      </w:r>
      <w:r>
        <w:rPr>
          <w:rFonts w:hint="eastAsia"/>
        </w:rPr>
        <w:t>. This study reveal</w:t>
      </w:r>
      <w:del w:id="6263" w:author="野草" w:date="2024-04-27T11:28:59Z">
        <w:r>
          <w:rPr>
            <w:rFonts w:hint="default"/>
            <w:lang w:val="en-US"/>
          </w:rPr>
          <w:delText>ed</w:delText>
        </w:r>
      </w:del>
      <w:ins w:id="6264" w:author="野草" w:date="2024-04-27T11:28:59Z">
        <w:r>
          <w:rPr>
            <w:rFonts w:hint="eastAsia"/>
            <w:lang w:val="en-US" w:eastAsia="zh-CN"/>
          </w:rPr>
          <w:t>s</w:t>
        </w:r>
      </w:ins>
      <w:r>
        <w:rPr>
          <w:rFonts w:hint="eastAsia"/>
        </w:rPr>
        <w:t xml:space="preserve"> that </w:t>
      </w:r>
      <w:r>
        <w:rPr>
          <w:rFonts w:hint="eastAsia"/>
          <w:highlight w:val="green"/>
          <w:rPrChange w:id="6265" w:author="野草" w:date="2024-04-25T07:58:26Z">
            <w:rPr>
              <w:rFonts w:hint="eastAsia"/>
            </w:rPr>
          </w:rPrChange>
        </w:rPr>
        <w:t>topography</w:t>
      </w:r>
      <w:r>
        <w:rPr>
          <w:rFonts w:hint="eastAsia"/>
        </w:rPr>
        <w:t xml:space="preserve"> exerted a </w:t>
      </w:r>
      <w:r>
        <w:rPr>
          <w:rFonts w:hint="eastAsia"/>
          <w:highlight w:val="green"/>
          <w:rPrChange w:id="6266" w:author="野草" w:date="2024-04-25T07:58:32Z">
            <w:rPr>
              <w:rFonts w:hint="eastAsia"/>
            </w:rPr>
          </w:rPrChange>
        </w:rPr>
        <w:t>significant influence</w:t>
      </w:r>
      <w:r>
        <w:rPr>
          <w:rFonts w:hint="eastAsia"/>
        </w:rPr>
        <w:t xml:space="preserve"> on the </w:t>
      </w:r>
      <w:r>
        <w:rPr>
          <w:rFonts w:hint="eastAsia"/>
          <w:highlight w:val="green"/>
          <w:rPrChange w:id="6267" w:author="野草" w:date="2024-04-25T07:58:51Z">
            <w:rPr>
              <w:rFonts w:hint="eastAsia"/>
            </w:rPr>
          </w:rPrChange>
        </w:rPr>
        <w:t>cooling effects</w:t>
      </w:r>
      <w:r>
        <w:rPr>
          <w:rFonts w:hint="eastAsia"/>
        </w:rPr>
        <w:t xml:space="preserve"> of rivers, </w:t>
      </w:r>
      <w:r>
        <w:rPr>
          <w:rFonts w:hint="eastAsia"/>
          <w:highlight w:val="green"/>
          <w:rPrChange w:id="6268" w:author="野草" w:date="2024-04-25T07:59:03Z">
            <w:rPr>
              <w:rFonts w:hint="eastAsia"/>
            </w:rPr>
          </w:rPrChange>
        </w:rPr>
        <w:t>surpassing</w:t>
      </w:r>
      <w:r>
        <w:rPr>
          <w:rFonts w:hint="eastAsia"/>
        </w:rPr>
        <w:t xml:space="preserve"> the impact of </w:t>
      </w:r>
      <w:r>
        <w:rPr>
          <w:rFonts w:hint="eastAsia"/>
          <w:highlight w:val="green"/>
          <w:rPrChange w:id="6269" w:author="野草" w:date="2024-04-25T07:58:58Z">
            <w:rPr>
              <w:rFonts w:hint="eastAsia"/>
            </w:rPr>
          </w:rPrChange>
        </w:rPr>
        <w:t>land cover</w:t>
      </w:r>
      <w:r>
        <w:rPr>
          <w:rFonts w:hint="eastAsia"/>
        </w:rPr>
        <w:t xml:space="preserve"> and 3D </w:t>
      </w:r>
      <w:r>
        <w:rPr>
          <w:rFonts w:hint="eastAsia"/>
          <w:highlight w:val="green"/>
          <w:rPrChange w:id="6270" w:author="野草" w:date="2024-04-25T07:59:06Z">
            <w:rPr>
              <w:rFonts w:hint="eastAsia"/>
            </w:rPr>
          </w:rPrChange>
        </w:rPr>
        <w:t>building characteristics</w:t>
      </w:r>
      <w:r>
        <w:rPr>
          <w:rFonts w:hint="eastAsia"/>
        </w:rPr>
        <w:t xml:space="preserve">. </w:t>
      </w:r>
      <w:r>
        <w:rPr>
          <w:rFonts w:hint="eastAsia"/>
          <w:highlight w:val="green"/>
          <w:rPrChange w:id="6271" w:author="野草" w:date="2024-04-25T07:59:18Z">
            <w:rPr>
              <w:rFonts w:hint="eastAsia"/>
            </w:rPr>
          </w:rPrChange>
        </w:rPr>
        <w:t xml:space="preserve">This is reasonable </w:t>
      </w:r>
      <w:r>
        <w:rPr>
          <w:rFonts w:hint="eastAsia"/>
        </w:rPr>
        <w:t>as rivers significantly shape</w:t>
      </w:r>
      <w:r>
        <w:rPr>
          <w:rFonts w:hint="eastAsia"/>
          <w:highlight w:val="green"/>
          <w:rPrChange w:id="6272" w:author="野草" w:date="2024-04-25T07:59:22Z">
            <w:rPr>
              <w:rFonts w:hint="eastAsia"/>
            </w:rPr>
          </w:rPrChange>
        </w:rPr>
        <w:t xml:space="preserve"> the thermal environment </w:t>
      </w:r>
      <w:r>
        <w:rPr>
          <w:rFonts w:hint="eastAsia"/>
        </w:rPr>
        <w:t xml:space="preserve">of </w:t>
      </w:r>
      <w:r>
        <w:rPr>
          <w:rFonts w:hint="eastAsia"/>
          <w:highlight w:val="green"/>
          <w:rPrChange w:id="6273" w:author="野草" w:date="2024-04-25T07:59:25Z">
            <w:rPr>
              <w:rFonts w:hint="eastAsia"/>
            </w:rPr>
          </w:rPrChange>
        </w:rPr>
        <w:t>their surroundings</w:t>
      </w:r>
      <w:r>
        <w:rPr>
          <w:rFonts w:hint="eastAsia"/>
        </w:rPr>
        <w:t xml:space="preserve"> through </w:t>
      </w:r>
      <w:r>
        <w:rPr>
          <w:rFonts w:hint="eastAsia"/>
          <w:highlight w:val="green"/>
          <w:rPrChange w:id="6274" w:author="野草" w:date="2024-04-25T07:59:33Z">
            <w:rPr>
              <w:rFonts w:hint="eastAsia"/>
            </w:rPr>
          </w:rPrChange>
        </w:rPr>
        <w:t>the modulation</w:t>
      </w:r>
      <w:r>
        <w:rPr>
          <w:rFonts w:hint="eastAsia"/>
        </w:rPr>
        <w:t xml:space="preserve"> of </w:t>
      </w:r>
      <w:r>
        <w:rPr>
          <w:rFonts w:hint="eastAsia"/>
          <w:highlight w:val="green"/>
          <w:rPrChange w:id="6275" w:author="野草" w:date="2024-04-25T07:59:37Z">
            <w:rPr>
              <w:rFonts w:hint="eastAsia"/>
            </w:rPr>
          </w:rPrChange>
        </w:rPr>
        <w:t>inland airflow</w:t>
      </w:r>
      <w:r>
        <w:rPr>
          <w:rFonts w:hint="eastAsia"/>
        </w:rPr>
        <w:t xml:space="preserve">. </w:t>
      </w:r>
      <w:ins w:id="6276" w:author="野草" w:date="2024-04-27T15:35:58Z">
        <w:r>
          <w:rPr>
            <w:rFonts w:hint="eastAsia"/>
            <w:lang w:val="en-US" w:eastAsia="zh-CN"/>
          </w:rPr>
          <w:t>Spe</w:t>
        </w:r>
      </w:ins>
      <w:ins w:id="6277" w:author="野草" w:date="2024-04-27T15:35:59Z">
        <w:r>
          <w:rPr>
            <w:rFonts w:hint="eastAsia"/>
            <w:lang w:val="en-US" w:eastAsia="zh-CN"/>
          </w:rPr>
          <w:t>cifica</w:t>
        </w:r>
      </w:ins>
      <w:ins w:id="6278" w:author="野草" w:date="2024-04-27T15:36:00Z">
        <w:r>
          <w:rPr>
            <w:rFonts w:hint="eastAsia"/>
            <w:lang w:val="en-US" w:eastAsia="zh-CN"/>
          </w:rPr>
          <w:t xml:space="preserve">lly, </w:t>
        </w:r>
      </w:ins>
      <w:ins w:id="6279" w:author="野草" w:date="2024-04-27T15:36:01Z">
        <w:r>
          <w:rPr>
            <w:rFonts w:hint="eastAsia"/>
            <w:highlight w:val="green"/>
            <w:lang w:val="en-US" w:eastAsia="zh-CN"/>
            <w:rPrChange w:id="6280" w:author="野草" w:date="2024-04-27T15:36:05Z">
              <w:rPr>
                <w:rFonts w:hint="eastAsia"/>
                <w:lang w:val="en-US" w:eastAsia="zh-CN"/>
              </w:rPr>
            </w:rPrChange>
          </w:rPr>
          <w:t>t</w:t>
        </w:r>
      </w:ins>
      <w:del w:id="6281" w:author="野草" w:date="2024-04-27T15:36:01Z">
        <w:r>
          <w:rPr>
            <w:rFonts w:hint="eastAsia"/>
            <w:highlight w:val="green"/>
            <w:rPrChange w:id="6282" w:author="野草" w:date="2024-04-25T07:59:42Z">
              <w:rPr>
                <w:rFonts w:hint="eastAsia"/>
              </w:rPr>
            </w:rPrChange>
          </w:rPr>
          <w:delText>T</w:delText>
        </w:r>
      </w:del>
      <w:r>
        <w:rPr>
          <w:rFonts w:hint="eastAsia"/>
          <w:highlight w:val="green"/>
          <w:rPrChange w:id="6283" w:author="野草" w:date="2024-04-25T07:59:42Z">
            <w:rPr>
              <w:rFonts w:hint="eastAsia"/>
            </w:rPr>
          </w:rPrChange>
        </w:rPr>
        <w:t>he irregularity</w:t>
      </w:r>
      <w:r>
        <w:rPr>
          <w:rFonts w:hint="eastAsia"/>
        </w:rPr>
        <w:t xml:space="preserve"> of terrain can alter the </w:t>
      </w:r>
      <w:r>
        <w:rPr>
          <w:rFonts w:hint="eastAsia"/>
          <w:highlight w:val="green"/>
          <w:rPrChange w:id="6284" w:author="野草" w:date="2024-04-25T07:59:47Z">
            <w:rPr>
              <w:rFonts w:hint="eastAsia"/>
            </w:rPr>
          </w:rPrChange>
        </w:rPr>
        <w:t>direction and intensity</w:t>
      </w:r>
      <w:r>
        <w:rPr>
          <w:rFonts w:hint="eastAsia"/>
        </w:rPr>
        <w:t xml:space="preserve"> of airflow, thus influencing the </w:t>
      </w:r>
      <w:r>
        <w:rPr>
          <w:rFonts w:hint="eastAsia"/>
          <w:highlight w:val="green"/>
          <w:rPrChange w:id="6285" w:author="野草" w:date="2024-04-25T07:59:52Z">
            <w:rPr>
              <w:rFonts w:hint="eastAsia"/>
            </w:rPr>
          </w:rPrChange>
        </w:rPr>
        <w:t>spatial pattern</w:t>
      </w:r>
      <w:r>
        <w:rPr>
          <w:rFonts w:hint="eastAsia"/>
        </w:rPr>
        <w:t xml:space="preserve"> of the </w:t>
      </w:r>
      <w:r>
        <w:rPr>
          <w:rFonts w:hint="eastAsia"/>
          <w:highlight w:val="green"/>
          <w:rPrChange w:id="6286" w:author="野草" w:date="2024-04-25T07:59:55Z">
            <w:rPr>
              <w:rFonts w:hint="eastAsia"/>
            </w:rPr>
          </w:rPrChange>
        </w:rPr>
        <w:t>thermal environment</w:t>
      </w:r>
      <w:r>
        <w:rPr>
          <w:rFonts w:hint="eastAsia"/>
        </w:rPr>
        <w:t xml:space="preserve">. </w:t>
      </w:r>
      <w:ins w:id="6287" w:author="野草" w:date="2024-04-27T15:38:13Z">
        <w:r>
          <w:rPr>
            <w:rFonts w:hint="eastAsia"/>
            <w:lang w:val="en-US" w:eastAsia="zh-CN"/>
          </w:rPr>
          <w:t>Fo</w:t>
        </w:r>
      </w:ins>
      <w:ins w:id="6288" w:author="野草" w:date="2024-04-27T15:38:14Z">
        <w:r>
          <w:rPr>
            <w:rFonts w:hint="eastAsia"/>
            <w:lang w:val="en-US" w:eastAsia="zh-CN"/>
          </w:rPr>
          <w:t xml:space="preserve">r </w:t>
        </w:r>
        <w:bookmarkStart w:id="115" w:name="OLE_LINK116"/>
        <w:r>
          <w:rPr>
            <w:rFonts w:hint="eastAsia"/>
            <w:lang w:val="en-US" w:eastAsia="zh-CN"/>
          </w:rPr>
          <w:t>w</w:t>
        </w:r>
      </w:ins>
      <w:ins w:id="6289" w:author="野草" w:date="2024-04-27T15:38:15Z">
        <w:r>
          <w:rPr>
            <w:rFonts w:hint="eastAsia"/>
            <w:lang w:val="en-US" w:eastAsia="zh-CN"/>
          </w:rPr>
          <w:t>ater</w:t>
        </w:r>
      </w:ins>
      <w:ins w:id="6290" w:author="野草" w:date="2024-04-27T15:38:16Z">
        <w:r>
          <w:rPr>
            <w:rFonts w:hint="eastAsia"/>
            <w:lang w:val="en-US" w:eastAsia="zh-CN"/>
          </w:rPr>
          <w:t>fron</w:t>
        </w:r>
        <w:bookmarkEnd w:id="115"/>
        <w:r>
          <w:rPr>
            <w:rFonts w:hint="eastAsia"/>
            <w:lang w:val="en-US" w:eastAsia="zh-CN"/>
          </w:rPr>
          <w:t>t</w:t>
        </w:r>
      </w:ins>
      <w:ins w:id="6291" w:author="野草" w:date="2024-04-27T15:38:17Z">
        <w:r>
          <w:rPr>
            <w:rFonts w:hint="eastAsia"/>
            <w:lang w:val="en-US" w:eastAsia="zh-CN"/>
          </w:rPr>
          <w:t xml:space="preserve"> </w:t>
        </w:r>
      </w:ins>
      <w:ins w:id="6292" w:author="野草" w:date="2024-04-27T16:10:13Z">
        <w:r>
          <w:rPr>
            <w:rFonts w:hint="eastAsia"/>
            <w:lang w:val="en-US" w:eastAsia="zh-CN"/>
          </w:rPr>
          <w:t>a</w:t>
        </w:r>
      </w:ins>
      <w:ins w:id="6293" w:author="野草" w:date="2024-04-27T16:10:14Z">
        <w:r>
          <w:rPr>
            <w:rFonts w:hint="eastAsia"/>
            <w:lang w:val="en-US" w:eastAsia="zh-CN"/>
          </w:rPr>
          <w:t>rea</w:t>
        </w:r>
      </w:ins>
      <w:ins w:id="6294" w:author="野草" w:date="2024-04-27T16:10:16Z">
        <w:r>
          <w:rPr>
            <w:rFonts w:hint="eastAsia"/>
            <w:lang w:val="en-US" w:eastAsia="zh-CN"/>
          </w:rPr>
          <w:t xml:space="preserve"> </w:t>
        </w:r>
      </w:ins>
      <w:ins w:id="6295" w:author="野草" w:date="2024-04-27T15:38:19Z">
        <w:r>
          <w:rPr>
            <w:rFonts w:hint="eastAsia"/>
            <w:lang w:val="en-US" w:eastAsia="zh-CN"/>
          </w:rPr>
          <w:t>w</w:t>
        </w:r>
      </w:ins>
      <w:ins w:id="6296" w:author="野草" w:date="2024-04-27T15:38:20Z">
        <w:r>
          <w:rPr>
            <w:rFonts w:hint="eastAsia"/>
            <w:lang w:val="en-US" w:eastAsia="zh-CN"/>
          </w:rPr>
          <w:t>ith</w:t>
        </w:r>
      </w:ins>
      <w:ins w:id="6297" w:author="野草" w:date="2024-04-27T15:38:20Z">
        <w:r>
          <w:rPr>
            <w:rFonts w:hint="eastAsia"/>
            <w:highlight w:val="green"/>
            <w:lang w:val="en-US" w:eastAsia="zh-CN"/>
            <w:rPrChange w:id="6298" w:author="野草" w:date="2024-04-27T15:39:34Z">
              <w:rPr>
                <w:rFonts w:hint="eastAsia"/>
                <w:lang w:val="en-US" w:eastAsia="zh-CN"/>
              </w:rPr>
            </w:rPrChange>
          </w:rPr>
          <w:t xml:space="preserve"> </w:t>
        </w:r>
      </w:ins>
      <w:ins w:id="6299" w:author="野草" w:date="2024-04-27T15:39:42Z">
        <w:r>
          <w:rPr>
            <w:rFonts w:hint="eastAsia"/>
            <w:highlight w:val="green"/>
            <w:lang w:val="en-US" w:eastAsia="zh-CN"/>
          </w:rPr>
          <w:t>s</w:t>
        </w:r>
      </w:ins>
      <w:ins w:id="6300" w:author="野草" w:date="2024-04-27T15:39:43Z">
        <w:r>
          <w:rPr>
            <w:rFonts w:hint="eastAsia"/>
            <w:highlight w:val="green"/>
            <w:lang w:val="en-US" w:eastAsia="zh-CN"/>
          </w:rPr>
          <w:t>teep</w:t>
        </w:r>
      </w:ins>
      <w:del w:id="6301" w:author="野草" w:date="2024-04-27T15:39:37Z">
        <w:r>
          <w:rPr>
            <w:rFonts w:hint="eastAsia"/>
            <w:highlight w:val="green"/>
            <w:rPrChange w:id="6302" w:author="野草" w:date="2024-04-25T08:03:58Z">
              <w:rPr>
                <w:rFonts w:hint="eastAsia"/>
              </w:rPr>
            </w:rPrChange>
          </w:rPr>
          <w:delText>S</w:delText>
        </w:r>
      </w:del>
      <w:del w:id="6303" w:author="野草" w:date="2024-04-27T15:39:37Z">
        <w:r>
          <w:rPr>
            <w:rFonts w:hint="eastAsia"/>
            <w:highlight w:val="green"/>
            <w:rPrChange w:id="6304" w:author="野草" w:date="2024-04-25T08:03:58Z">
              <w:rPr>
                <w:rFonts w:hint="eastAsia"/>
              </w:rPr>
            </w:rPrChange>
          </w:rPr>
          <w:delText>teeper</w:delText>
        </w:r>
      </w:del>
      <w:r>
        <w:rPr>
          <w:rFonts w:hint="eastAsia"/>
          <w:highlight w:val="green"/>
          <w:rPrChange w:id="6305" w:author="野草" w:date="2024-04-25T08:03:58Z">
            <w:rPr>
              <w:rFonts w:hint="eastAsia"/>
            </w:rPr>
          </w:rPrChange>
        </w:rPr>
        <w:t xml:space="preserve"> terrain</w:t>
      </w:r>
      <w:ins w:id="6306" w:author="野草" w:date="2024-04-27T15:38:23Z">
        <w:r>
          <w:rPr>
            <w:rFonts w:hint="eastAsia"/>
            <w:highlight w:val="green"/>
            <w:lang w:val="en-US" w:eastAsia="zh-CN"/>
          </w:rPr>
          <w:t>,</w:t>
        </w:r>
      </w:ins>
      <w:ins w:id="6307" w:author="野草" w:date="2024-04-27T15:39:09Z">
        <w:r>
          <w:rPr>
            <w:rFonts w:hint="eastAsia"/>
          </w:rPr>
          <w:t xml:space="preserve"> </w:t>
        </w:r>
      </w:ins>
      <w:ins w:id="6308" w:author="野草" w:date="2024-04-27T15:39:59Z">
        <w:r>
          <w:rPr>
            <w:rFonts w:hint="eastAsia"/>
            <w:lang w:val="en-US" w:eastAsia="zh-CN"/>
          </w:rPr>
          <w:t>t</w:t>
        </w:r>
      </w:ins>
      <w:ins w:id="6309" w:author="野草" w:date="2024-04-27T15:40:00Z">
        <w:r>
          <w:rPr>
            <w:rFonts w:hint="eastAsia"/>
            <w:lang w:val="en-US" w:eastAsia="zh-CN"/>
          </w:rPr>
          <w:t>he</w:t>
        </w:r>
      </w:ins>
      <w:ins w:id="6310" w:author="野草" w:date="2024-04-27T15:40:01Z">
        <w:r>
          <w:rPr>
            <w:rFonts w:hint="eastAsia"/>
            <w:lang w:val="en-US" w:eastAsia="zh-CN"/>
          </w:rPr>
          <w:t xml:space="preserve"> </w:t>
        </w:r>
      </w:ins>
      <w:ins w:id="6311" w:author="野草" w:date="2024-04-27T15:39:09Z">
        <w:r>
          <w:rPr>
            <w:rFonts w:hint="eastAsia"/>
            <w:highlight w:val="green"/>
          </w:rPr>
          <w:t>inland penetration</w:t>
        </w:r>
      </w:ins>
      <w:ins w:id="6312" w:author="野草" w:date="2024-04-27T15:39:09Z">
        <w:r>
          <w:rPr>
            <w:rFonts w:hint="eastAsia"/>
          </w:rPr>
          <w:t xml:space="preserve"> of </w:t>
        </w:r>
      </w:ins>
      <w:ins w:id="6313" w:author="野草" w:date="2024-04-27T15:39:09Z">
        <w:r>
          <w:rPr>
            <w:rFonts w:hint="eastAsia"/>
            <w:highlight w:val="green"/>
          </w:rPr>
          <w:t>water cooling effect</w:t>
        </w:r>
      </w:ins>
      <w:ins w:id="6314" w:author="野草" w:date="2024-04-27T15:39:16Z">
        <w:r>
          <w:rPr>
            <w:rFonts w:hint="eastAsia"/>
            <w:highlight w:val="green"/>
            <w:lang w:val="en-US" w:eastAsia="zh-CN"/>
          </w:rPr>
          <w:t xml:space="preserve"> is </w:t>
        </w:r>
      </w:ins>
      <w:ins w:id="6315" w:author="野草" w:date="2024-04-27T15:39:19Z">
        <w:r>
          <w:rPr>
            <w:rFonts w:hint="eastAsia"/>
            <w:highlight w:val="green"/>
            <w:lang w:val="en-US" w:eastAsia="zh-CN"/>
          </w:rPr>
          <w:t>weake</w:t>
        </w:r>
      </w:ins>
      <w:ins w:id="6316" w:author="野草" w:date="2024-04-27T15:39:21Z">
        <w:r>
          <w:rPr>
            <w:rFonts w:hint="eastAsia"/>
            <w:highlight w:val="green"/>
            <w:lang w:val="en-US" w:eastAsia="zh-CN"/>
          </w:rPr>
          <w:t>ned</w:t>
        </w:r>
      </w:ins>
      <w:del w:id="6317" w:author="野草" w:date="2024-04-27T15:40:05Z">
        <w:r>
          <w:rPr>
            <w:rFonts w:hint="eastAsia"/>
            <w:highlight w:val="green"/>
            <w:rPrChange w:id="6318" w:author="野草" w:date="2024-04-25T08:03:58Z">
              <w:rPr>
                <w:rFonts w:hint="eastAsia"/>
              </w:rPr>
            </w:rPrChange>
          </w:rPr>
          <w:delText xml:space="preserve"> </w:delText>
        </w:r>
      </w:del>
      <w:del w:id="6319" w:author="野草" w:date="2024-04-27T15:40:05Z">
        <w:r>
          <w:rPr>
            <w:rFonts w:hint="eastAsia"/>
          </w:rPr>
          <w:delText>hinders the</w:delText>
        </w:r>
      </w:del>
      <w:del w:id="6320" w:author="野草" w:date="2024-04-27T15:39:09Z">
        <w:r>
          <w:rPr>
            <w:rFonts w:hint="eastAsia"/>
          </w:rPr>
          <w:delText xml:space="preserve"> </w:delText>
        </w:r>
      </w:del>
      <w:del w:id="6321" w:author="野草" w:date="2024-04-27T15:39:09Z">
        <w:r>
          <w:rPr>
            <w:rFonts w:hint="eastAsia"/>
            <w:highlight w:val="green"/>
            <w:rPrChange w:id="6322" w:author="野草" w:date="2024-04-25T08:04:01Z">
              <w:rPr>
                <w:rFonts w:hint="eastAsia"/>
              </w:rPr>
            </w:rPrChange>
          </w:rPr>
          <w:delText>inland penetration</w:delText>
        </w:r>
      </w:del>
      <w:del w:id="6323" w:author="野草" w:date="2024-04-27T15:39:09Z">
        <w:r>
          <w:rPr>
            <w:rFonts w:hint="eastAsia"/>
          </w:rPr>
          <w:delText xml:space="preserve"> of </w:delText>
        </w:r>
      </w:del>
      <w:del w:id="6324" w:author="野草" w:date="2024-04-27T15:39:09Z">
        <w:r>
          <w:rPr>
            <w:rFonts w:hint="eastAsia"/>
            <w:highlight w:val="green"/>
            <w:rPrChange w:id="6325" w:author="野草" w:date="2024-04-25T08:04:04Z">
              <w:rPr>
                <w:rFonts w:hint="eastAsia"/>
              </w:rPr>
            </w:rPrChange>
          </w:rPr>
          <w:delText>water cooling effects</w:delText>
        </w:r>
      </w:del>
      <w:r>
        <w:rPr>
          <w:rFonts w:hint="eastAsia"/>
        </w:rPr>
        <w:t xml:space="preserve">, leading to a </w:t>
      </w:r>
      <w:r>
        <w:rPr>
          <w:rFonts w:hint="eastAsia"/>
          <w:highlight w:val="green"/>
          <w:rPrChange w:id="6326" w:author="野草" w:date="2024-04-25T08:04:10Z">
            <w:rPr>
              <w:rFonts w:hint="eastAsia"/>
            </w:rPr>
          </w:rPrChange>
        </w:rPr>
        <w:t>reduction</w:t>
      </w:r>
      <w:r>
        <w:rPr>
          <w:rFonts w:hint="eastAsia"/>
        </w:rPr>
        <w:t xml:space="preserve"> in </w:t>
      </w:r>
      <w:r>
        <w:rPr>
          <w:rFonts w:hint="eastAsia"/>
          <w:highlight w:val="green"/>
          <w:rPrChange w:id="6327" w:author="野草" w:date="2024-04-25T08:04:08Z">
            <w:rPr>
              <w:rFonts w:hint="eastAsia"/>
            </w:rPr>
          </w:rPrChange>
        </w:rPr>
        <w:t>cooling intensity</w:t>
      </w:r>
      <w:r>
        <w:rPr>
          <w:rFonts w:hint="eastAsia"/>
        </w:rPr>
        <w:t xml:space="preserve">. Additionally, </w:t>
      </w:r>
      <w:r>
        <w:rPr>
          <w:rFonts w:hint="eastAsia"/>
          <w:highlight w:val="green"/>
          <w:rPrChange w:id="6328" w:author="野草" w:date="2024-04-25T08:04:13Z">
            <w:rPr>
              <w:rFonts w:hint="eastAsia"/>
            </w:rPr>
          </w:rPrChange>
        </w:rPr>
        <w:t>this study</w:t>
      </w:r>
      <w:r>
        <w:rPr>
          <w:rFonts w:hint="eastAsia"/>
        </w:rPr>
        <w:t xml:space="preserve"> </w:t>
      </w:r>
      <w:ins w:id="6329" w:author="野草" w:date="2024-04-27T11:29:33Z">
        <w:r>
          <w:rPr>
            <w:rFonts w:hint="eastAsia"/>
          </w:rPr>
          <w:t>identifies</w:t>
        </w:r>
      </w:ins>
      <w:del w:id="6330" w:author="野草" w:date="2024-04-27T11:29:28Z">
        <w:r>
          <w:rPr>
            <w:rFonts w:hint="eastAsia"/>
          </w:rPr>
          <w:delText>identifi</w:delText>
        </w:r>
      </w:del>
      <w:del w:id="6331" w:author="野草" w:date="2024-04-27T11:29:28Z">
        <w:r>
          <w:rPr>
            <w:rFonts w:hint="default"/>
            <w:lang w:val="en-US"/>
          </w:rPr>
          <w:delText>ed</w:delText>
        </w:r>
      </w:del>
      <w:ins w:id="6332" w:author="野草" w:date="2024-04-27T11:29:35Z">
        <w:r>
          <w:rPr>
            <w:rFonts w:hint="eastAsia"/>
            <w:lang w:val="en-US" w:eastAsia="zh-CN"/>
          </w:rPr>
          <w:t xml:space="preserve"> </w:t>
        </w:r>
      </w:ins>
      <w:del w:id="6333" w:author="野草" w:date="2024-04-27T11:29:35Z">
        <w:r>
          <w:rPr>
            <w:rFonts w:hint="eastAsia"/>
          </w:rPr>
          <w:delText xml:space="preserve"> </w:delText>
        </w:r>
      </w:del>
      <w:r>
        <w:rPr>
          <w:rFonts w:hint="eastAsia"/>
          <w:highlight w:val="green"/>
          <w:rPrChange w:id="6334" w:author="野草" w:date="2024-04-25T08:04:17Z">
            <w:rPr>
              <w:rFonts w:hint="eastAsia"/>
            </w:rPr>
          </w:rPrChange>
        </w:rPr>
        <w:t xml:space="preserve">a positive correlation </w:t>
      </w:r>
      <w:r>
        <w:rPr>
          <w:rFonts w:hint="eastAsia"/>
        </w:rPr>
        <w:t xml:space="preserve">between elevation and </w:t>
      </w:r>
      <w:r>
        <w:rPr>
          <w:rFonts w:hint="eastAsia"/>
          <w:highlight w:val="green"/>
          <w:rPrChange w:id="6335" w:author="野草" w:date="2024-04-25T08:04:21Z">
            <w:rPr>
              <w:rFonts w:hint="eastAsia"/>
            </w:rPr>
          </w:rPrChange>
        </w:rPr>
        <w:t>river cooling</w:t>
      </w:r>
      <w:r>
        <w:rPr>
          <w:rFonts w:hint="eastAsia"/>
        </w:rPr>
        <w:t>, which was</w:t>
      </w:r>
      <w:r>
        <w:rPr>
          <w:rFonts w:hint="eastAsia"/>
          <w:highlight w:val="green"/>
          <w:rPrChange w:id="6336" w:author="野草" w:date="2024-04-25T08:04:55Z">
            <w:rPr>
              <w:rFonts w:hint="eastAsia"/>
            </w:rPr>
          </w:rPrChange>
        </w:rPr>
        <w:t xml:space="preserve"> likely to be</w:t>
      </w:r>
      <w:r>
        <w:rPr>
          <w:rFonts w:hint="eastAsia"/>
        </w:rPr>
        <w:t xml:space="preserve"> attributed to the </w:t>
      </w:r>
      <w:r>
        <w:rPr>
          <w:rFonts w:hint="eastAsia"/>
          <w:highlight w:val="green"/>
          <w:rPrChange w:id="6337" w:author="野草" w:date="2024-04-25T08:04:42Z">
            <w:rPr>
              <w:rFonts w:hint="eastAsia"/>
            </w:rPr>
          </w:rPrChange>
        </w:rPr>
        <w:t>temperature decrease</w:t>
      </w:r>
      <w:r>
        <w:rPr>
          <w:rFonts w:hint="eastAsia"/>
        </w:rPr>
        <w:t xml:space="preserve"> caused by </w:t>
      </w:r>
      <w:r>
        <w:rPr>
          <w:rFonts w:hint="eastAsia"/>
          <w:highlight w:val="green"/>
          <w:rPrChange w:id="6338" w:author="野草" w:date="2024-04-25T08:04:48Z">
            <w:rPr>
              <w:rFonts w:hint="eastAsia"/>
            </w:rPr>
          </w:rPrChange>
        </w:rPr>
        <w:t>the elevated altitude</w:t>
      </w:r>
      <w:r>
        <w:rPr>
          <w:rFonts w:hint="eastAsia"/>
        </w:rPr>
        <w:t>.</w:t>
      </w:r>
    </w:p>
    <w:p>
      <w:pPr>
        <w:numPr>
          <w:ilvl w:val="255"/>
          <w:numId w:val="0"/>
        </w:numPr>
        <w:jc w:val="left"/>
        <w:pPrChange w:id="6339" w:author="野草" w:date="2024-04-27T15:48:37Z">
          <w:pPr>
            <w:numPr>
              <w:ilvl w:val="255"/>
              <w:numId w:val="0"/>
            </w:numPr>
          </w:pPr>
        </w:pPrChange>
      </w:pPr>
      <w:ins w:id="6340" w:author="野草" w:date="2024-04-27T15:48:36Z">
        <w:r>
          <w:rPr>
            <w:rFonts w:hint="eastAsia"/>
            <w:lang w:val="en-US" w:eastAsia="zh-CN"/>
          </w:rPr>
          <w:t>【</w:t>
        </w:r>
        <w:bookmarkStart w:id="116" w:name="OLE_LINK120"/>
        <w:r>
          <w:rPr>
            <w:rFonts w:hint="eastAsia"/>
            <w:lang w:val="en-US" w:eastAsia="zh-CN"/>
          </w:rPr>
          <w:t>up2024 042</w:t>
        </w:r>
      </w:ins>
      <w:ins w:id="6341" w:author="野草" w:date="2024-04-27T22:25:45Z">
        <w:r>
          <w:rPr>
            <w:rFonts w:hint="eastAsia"/>
            <w:lang w:val="en-US" w:eastAsia="zh-CN"/>
          </w:rPr>
          <w:t>7</w:t>
        </w:r>
      </w:ins>
      <w:ins w:id="6342" w:author="野草" w:date="2024-04-27T15:48:36Z">
        <w:r>
          <w:rPr>
            <w:rFonts w:hint="eastAsia"/>
            <w:lang w:val="en-US" w:eastAsia="zh-CN"/>
          </w:rPr>
          <w:t xml:space="preserve"> 15:48</w:t>
        </w:r>
        <w:bookmarkEnd w:id="116"/>
        <w:r>
          <w:rPr>
            <w:rFonts w:hint="eastAsia"/>
            <w:lang w:val="en-US" w:eastAsia="zh-CN"/>
          </w:rPr>
          <w:t>】</w:t>
        </w:r>
      </w:ins>
    </w:p>
    <w:p>
      <w:pPr>
        <w:widowControl/>
        <w:numPr>
          <w:ilvl w:val="255"/>
          <w:numId w:val="0"/>
        </w:numPr>
        <w:jc w:val="left"/>
      </w:pPr>
      <w:r>
        <w:rPr>
          <w:rFonts w:hint="eastAsia"/>
        </w:rPr>
        <w:t>In terms of</w:t>
      </w:r>
      <w:del w:id="6343" w:author="野草" w:date="2024-04-25T08:05:01Z">
        <w:r>
          <w:rPr>
            <w:rFonts w:hint="eastAsia"/>
          </w:rPr>
          <w:delText xml:space="preserve"> 2-dimensional</w:delText>
        </w:r>
      </w:del>
      <w:r>
        <w:rPr>
          <w:rFonts w:hint="eastAsia"/>
        </w:rPr>
        <w:t xml:space="preserve"> </w:t>
      </w:r>
      <w:r>
        <w:rPr>
          <w:rFonts w:hint="eastAsia"/>
          <w:highlight w:val="green"/>
          <w:rPrChange w:id="6344" w:author="野草" w:date="2024-04-25T08:05:07Z">
            <w:rPr>
              <w:rFonts w:hint="eastAsia"/>
            </w:rPr>
          </w:rPrChange>
        </w:rPr>
        <w:t>land cover characteristics</w:t>
      </w:r>
      <w:r>
        <w:rPr>
          <w:rFonts w:hint="eastAsia"/>
        </w:rPr>
        <w:t>, this study observe</w:t>
      </w:r>
      <w:del w:id="6345" w:author="野草" w:date="2024-04-27T11:34:21Z">
        <w:r>
          <w:rPr>
            <w:rFonts w:hint="default"/>
            <w:lang w:val="en-US"/>
          </w:rPr>
          <w:delText>d</w:delText>
        </w:r>
      </w:del>
      <w:ins w:id="6346" w:author="野草" w:date="2024-04-27T11:34:21Z">
        <w:r>
          <w:rPr>
            <w:rFonts w:hint="eastAsia"/>
            <w:lang w:val="en-US" w:eastAsia="zh-CN"/>
          </w:rPr>
          <w:t>s</w:t>
        </w:r>
      </w:ins>
      <w:r>
        <w:rPr>
          <w:rFonts w:hint="eastAsia"/>
        </w:rPr>
        <w:t xml:space="preserve"> a</w:t>
      </w:r>
      <w:ins w:id="6347" w:author="野草" w:date="2024-04-25T08:35:09Z">
        <w:r>
          <w:rPr>
            <w:rFonts w:hint="eastAsia"/>
            <w:lang w:val="en-US" w:eastAsia="zh-CN"/>
          </w:rPr>
          <w:t>n</w:t>
        </w:r>
      </w:ins>
      <w:del w:id="6348" w:author="野草" w:date="2024-04-25T08:35:07Z">
        <w:r>
          <w:rPr>
            <w:rFonts w:hint="eastAsia"/>
          </w:rPr>
          <w:delText xml:space="preserve"> </w:delText>
        </w:r>
      </w:del>
      <w:del w:id="6349" w:author="野草" w:date="2024-04-25T08:35:07Z">
        <w:r>
          <w:rPr>
            <w:rFonts w:hint="eastAsia"/>
            <w:highlight w:val="green"/>
            <w:rPrChange w:id="6350" w:author="野草" w:date="2024-04-25T08:05:12Z">
              <w:rPr>
                <w:rFonts w:hint="eastAsia"/>
              </w:rPr>
            </w:rPrChange>
          </w:rPr>
          <w:delText>relatively minor role</w:delText>
        </w:r>
      </w:del>
      <w:del w:id="6351" w:author="野草" w:date="2024-04-25T08:35:07Z">
        <w:r>
          <w:rPr>
            <w:rFonts w:hint="eastAsia"/>
          </w:rPr>
          <w:delText xml:space="preserve"> of </w:delText>
        </w:r>
      </w:del>
      <w:del w:id="6352" w:author="野草" w:date="2024-04-25T08:35:07Z">
        <w:r>
          <w:rPr>
            <w:rFonts w:hint="eastAsia"/>
            <w:highlight w:val="green"/>
            <w:rPrChange w:id="6353" w:author="野草" w:date="2024-04-25T08:05:19Z">
              <w:rPr>
                <w:rFonts w:hint="eastAsia"/>
              </w:rPr>
            </w:rPrChange>
          </w:rPr>
          <w:delText>land cover composition</w:delText>
        </w:r>
      </w:del>
      <w:del w:id="6354" w:author="野草" w:date="2024-04-25T08:35:07Z">
        <w:r>
          <w:rPr>
            <w:rFonts w:hint="eastAsia"/>
          </w:rPr>
          <w:delText xml:space="preserve">. </w:delText>
        </w:r>
      </w:del>
      <w:del w:id="6355" w:author="野草" w:date="2024-04-25T08:35:10Z">
        <w:r>
          <w:rPr>
            <w:rFonts w:hint="eastAsia"/>
          </w:rPr>
          <w:delText>Th</w:delText>
        </w:r>
      </w:del>
      <w:del w:id="6356" w:author="野草" w:date="2024-04-25T08:35:09Z">
        <w:r>
          <w:rPr>
            <w:rFonts w:hint="eastAsia"/>
          </w:rPr>
          <w:delText>e</w:delText>
        </w:r>
      </w:del>
      <w:r>
        <w:rPr>
          <w:rFonts w:hint="eastAsia"/>
        </w:rPr>
        <w:t xml:space="preserve"> </w:t>
      </w:r>
      <w:ins w:id="6357" w:author="野草" w:date="2024-04-25T08:34:43Z">
        <w:r>
          <w:rPr>
            <w:rFonts w:hint="eastAsia"/>
            <w:highlight w:val="green"/>
          </w:rPr>
          <w:t>intricate</w:t>
        </w:r>
      </w:ins>
      <w:ins w:id="6358" w:author="野草" w:date="2024-04-25T08:34:43Z">
        <w:r>
          <w:rPr>
            <w:rFonts w:hint="eastAsia"/>
            <w:highlight w:val="none"/>
            <w:rPrChange w:id="6359" w:author="野草" w:date="2024-04-25T08:34:49Z">
              <w:rPr>
                <w:rFonts w:hint="eastAsia"/>
                <w:highlight w:val="green"/>
              </w:rPr>
            </w:rPrChange>
          </w:rPr>
          <w:t xml:space="preserve"> </w:t>
        </w:r>
      </w:ins>
      <w:del w:id="6360" w:author="野草" w:date="2024-04-25T08:34:43Z">
        <w:r>
          <w:rPr>
            <w:rFonts w:hint="eastAsia"/>
            <w:highlight w:val="none"/>
            <w:rPrChange w:id="6361" w:author="野草" w:date="2024-04-25T08:34:49Z">
              <w:rPr>
                <w:rFonts w:hint="eastAsia"/>
              </w:rPr>
            </w:rPrChange>
          </w:rPr>
          <w:delText>limited</w:delText>
        </w:r>
      </w:del>
      <w:del w:id="6362" w:author="野草" w:date="2024-04-25T08:34:45Z">
        <w:r>
          <w:rPr>
            <w:rFonts w:hint="eastAsia"/>
            <w:highlight w:val="none"/>
            <w:rPrChange w:id="6363" w:author="野草" w:date="2024-04-25T08:34:49Z">
              <w:rPr>
                <w:rFonts w:hint="eastAsia"/>
              </w:rPr>
            </w:rPrChange>
          </w:rPr>
          <w:delText xml:space="preserve"> </w:delText>
        </w:r>
      </w:del>
      <w:r>
        <w:rPr>
          <w:rFonts w:hint="eastAsia"/>
          <w:highlight w:val="none"/>
          <w:rPrChange w:id="6364" w:author="野草" w:date="2024-04-25T08:34:49Z">
            <w:rPr>
              <w:rFonts w:hint="eastAsia"/>
            </w:rPr>
          </w:rPrChange>
        </w:rPr>
        <w:t>c</w:t>
      </w:r>
      <w:r>
        <w:rPr>
          <w:rFonts w:hint="eastAsia"/>
        </w:rPr>
        <w:t>orrelation between</w:t>
      </w:r>
      <w:r>
        <w:rPr>
          <w:rFonts w:hint="eastAsia"/>
          <w:highlight w:val="green"/>
          <w:rPrChange w:id="6365" w:author="野草" w:date="2024-04-25T08:05:28Z">
            <w:rPr>
              <w:rFonts w:hint="eastAsia"/>
            </w:rPr>
          </w:rPrChange>
        </w:rPr>
        <w:t xml:space="preserve"> river cooling</w:t>
      </w:r>
      <w:r>
        <w:rPr>
          <w:rFonts w:hint="eastAsia"/>
        </w:rPr>
        <w:t xml:space="preserve"> and the </w:t>
      </w:r>
      <w:r>
        <w:rPr>
          <w:rFonts w:hint="eastAsia"/>
          <w:highlight w:val="green"/>
          <w:rPrChange w:id="6366" w:author="野草" w:date="2024-04-25T08:06:14Z">
            <w:rPr>
              <w:rFonts w:hint="eastAsia"/>
            </w:rPr>
          </w:rPrChange>
        </w:rPr>
        <w:t>proportion of vegetation area</w:t>
      </w:r>
      <w:ins w:id="6367" w:author="野草" w:date="2024-04-25T08:35:17Z">
        <w:r>
          <w:rPr>
            <w:rFonts w:hint="eastAsia"/>
            <w:highlight w:val="none"/>
            <w:lang w:val="en-US" w:eastAsia="zh-CN"/>
            <w:rPrChange w:id="6368" w:author="野草" w:date="2024-04-25T08:35:21Z">
              <w:rPr>
                <w:rFonts w:hint="eastAsia"/>
                <w:highlight w:val="green"/>
                <w:lang w:val="en-US" w:eastAsia="zh-CN"/>
              </w:rPr>
            </w:rPrChange>
          </w:rPr>
          <w:t xml:space="preserve">, </w:t>
        </w:r>
      </w:ins>
      <w:ins w:id="6369" w:author="野草" w:date="2024-04-25T08:35:18Z">
        <w:r>
          <w:rPr>
            <w:rFonts w:hint="eastAsia"/>
            <w:highlight w:val="none"/>
            <w:lang w:val="en-US" w:eastAsia="zh-CN"/>
            <w:rPrChange w:id="6370" w:author="野草" w:date="2024-04-25T08:35:21Z">
              <w:rPr>
                <w:rFonts w:hint="eastAsia"/>
                <w:highlight w:val="green"/>
                <w:lang w:val="en-US" w:eastAsia="zh-CN"/>
              </w:rPr>
            </w:rPrChange>
          </w:rPr>
          <w:t>which</w:t>
        </w:r>
      </w:ins>
      <w:r>
        <w:rPr>
          <w:rFonts w:hint="eastAsia"/>
          <w:highlight w:val="none"/>
          <w:rPrChange w:id="6371" w:author="野草" w:date="2024-04-25T08:35:21Z">
            <w:rPr>
              <w:rFonts w:hint="eastAsia"/>
            </w:rPr>
          </w:rPrChange>
        </w:rPr>
        <w:t xml:space="preserve"> can b</w:t>
      </w:r>
      <w:r>
        <w:rPr>
          <w:rFonts w:hint="eastAsia"/>
        </w:rPr>
        <w:t xml:space="preserve">e explained by </w:t>
      </w:r>
      <w:r>
        <w:rPr>
          <w:rFonts w:hint="eastAsia"/>
          <w:highlight w:val="green"/>
          <w:rPrChange w:id="6372" w:author="野草" w:date="2024-04-25T08:06:25Z">
            <w:rPr>
              <w:rFonts w:hint="eastAsia"/>
            </w:rPr>
          </w:rPrChange>
        </w:rPr>
        <w:t>their complex interactions</w:t>
      </w:r>
      <w:r>
        <w:rPr>
          <w:rFonts w:hint="eastAsia"/>
        </w:rPr>
        <w:t xml:space="preserve">. On one hand, the </w:t>
      </w:r>
      <w:r>
        <w:rPr>
          <w:rFonts w:hint="eastAsia"/>
          <w:highlight w:val="green"/>
          <w:rPrChange w:id="6373" w:author="野草" w:date="2024-04-25T08:06:29Z">
            <w:rPr>
              <w:rFonts w:hint="eastAsia"/>
            </w:rPr>
          </w:rPrChange>
        </w:rPr>
        <w:t>lower temperature</w:t>
      </w:r>
      <w:r>
        <w:rPr>
          <w:rFonts w:hint="eastAsia"/>
        </w:rPr>
        <w:t xml:space="preserve"> of green space compared to impervious surface weakens the impact of </w:t>
      </w:r>
      <w:r>
        <w:rPr>
          <w:rFonts w:hint="eastAsia"/>
          <w:highlight w:val="green"/>
          <w:rPrChange w:id="6374" w:author="野草" w:date="2024-04-25T08:06:38Z">
            <w:rPr>
              <w:rFonts w:hint="eastAsia"/>
            </w:rPr>
          </w:rPrChange>
        </w:rPr>
        <w:t>river cooling</w:t>
      </w:r>
      <w:r>
        <w:rPr>
          <w:rFonts w:hint="eastAsia"/>
        </w:rPr>
        <w:t xml:space="preserve">. On the other hand, </w:t>
      </w:r>
      <w:r>
        <w:rPr>
          <w:rFonts w:hint="eastAsia"/>
          <w:highlight w:val="green"/>
          <w:rPrChange w:id="6375" w:author="野草" w:date="2024-04-25T08:06:52Z">
            <w:rPr>
              <w:rFonts w:hint="eastAsia"/>
            </w:rPr>
          </w:rPrChange>
        </w:rPr>
        <w:t xml:space="preserve">vegetated areas </w:t>
      </w:r>
      <w:r>
        <w:rPr>
          <w:rFonts w:hint="eastAsia"/>
        </w:rPr>
        <w:t xml:space="preserve">are mostly </w:t>
      </w:r>
      <w:r>
        <w:rPr>
          <w:rFonts w:hint="eastAsia"/>
          <w:highlight w:val="green"/>
          <w:rPrChange w:id="6376" w:author="野草" w:date="2024-04-25T08:06:55Z">
            <w:rPr>
              <w:rFonts w:hint="eastAsia"/>
            </w:rPr>
          </w:rPrChange>
        </w:rPr>
        <w:t>open areas</w:t>
      </w:r>
      <w:r>
        <w:rPr>
          <w:rFonts w:hint="eastAsia"/>
        </w:rPr>
        <w:t xml:space="preserve">, which facilitate the </w:t>
      </w:r>
      <w:r>
        <w:rPr>
          <w:rFonts w:hint="eastAsia"/>
          <w:highlight w:val="green"/>
          <w:rPrChange w:id="6377" w:author="野草" w:date="2024-04-25T08:07:10Z">
            <w:rPr>
              <w:rFonts w:hint="eastAsia"/>
            </w:rPr>
          </w:rPrChange>
        </w:rPr>
        <w:t>inward penetration</w:t>
      </w:r>
      <w:r>
        <w:rPr>
          <w:rFonts w:hint="eastAsia"/>
        </w:rPr>
        <w:t xml:space="preserve"> of</w:t>
      </w:r>
      <w:r>
        <w:rPr>
          <w:rFonts w:hint="eastAsia"/>
          <w:highlight w:val="green"/>
          <w:rPrChange w:id="6378" w:author="野草" w:date="2024-04-25T08:07:15Z">
            <w:rPr>
              <w:rFonts w:hint="eastAsia"/>
            </w:rPr>
          </w:rPrChange>
        </w:rPr>
        <w:t xml:space="preserve"> cooler airflow</w:t>
      </w:r>
      <w:r>
        <w:rPr>
          <w:rFonts w:hint="eastAsia"/>
        </w:rPr>
        <w:t xml:space="preserve"> from the river. Considering the </w:t>
      </w:r>
      <w:r>
        <w:rPr>
          <w:rFonts w:hint="eastAsia"/>
          <w:highlight w:val="green"/>
          <w:rPrChange w:id="6379" w:author="野草" w:date="2024-04-25T08:07:21Z">
            <w:rPr>
              <w:rFonts w:hint="eastAsia"/>
            </w:rPr>
          </w:rPrChange>
        </w:rPr>
        <w:t>aforementioned influences</w:t>
      </w:r>
      <w:r>
        <w:rPr>
          <w:rFonts w:hint="eastAsia"/>
        </w:rPr>
        <w:t xml:space="preserve">, the overall effects of </w:t>
      </w:r>
      <w:r>
        <w:rPr>
          <w:rFonts w:hint="eastAsia"/>
          <w:highlight w:val="green"/>
          <w:rPrChange w:id="6380" w:author="野草" w:date="2024-04-25T08:07:26Z">
            <w:rPr>
              <w:rFonts w:hint="eastAsia"/>
            </w:rPr>
          </w:rPrChange>
        </w:rPr>
        <w:t xml:space="preserve">vegetation cover </w:t>
      </w:r>
      <w:r>
        <w:rPr>
          <w:rFonts w:hint="eastAsia"/>
        </w:rPr>
        <w:t xml:space="preserve">ratio on </w:t>
      </w:r>
      <w:r>
        <w:rPr>
          <w:rFonts w:hint="eastAsia"/>
          <w:highlight w:val="green"/>
          <w:rPrChange w:id="6381" w:author="野草" w:date="2024-04-25T08:07:29Z">
            <w:rPr>
              <w:rFonts w:hint="eastAsia"/>
            </w:rPr>
          </w:rPrChange>
        </w:rPr>
        <w:t xml:space="preserve">river cooling </w:t>
      </w:r>
      <w:r>
        <w:rPr>
          <w:rFonts w:hint="eastAsia"/>
        </w:rPr>
        <w:t xml:space="preserve">are complicated. While </w:t>
      </w:r>
      <w:r>
        <w:rPr>
          <w:rFonts w:hint="eastAsia"/>
          <w:highlight w:val="green"/>
          <w:rPrChange w:id="6382" w:author="野草" w:date="2024-04-25T08:07:32Z">
            <w:rPr>
              <w:rFonts w:hint="eastAsia"/>
            </w:rPr>
          </w:rPrChange>
        </w:rPr>
        <w:t>some studies</w:t>
      </w:r>
      <w:r>
        <w:rPr>
          <w:rFonts w:hint="eastAsia"/>
        </w:rPr>
        <w:t xml:space="preserve"> indicated an increase </w:t>
      </w:r>
      <w:r>
        <w:rPr>
          <w:rFonts w:hint="eastAsia"/>
          <w:highlight w:val="green"/>
          <w:rPrChange w:id="6383" w:author="野草" w:date="2024-04-25T08:07:36Z">
            <w:rPr>
              <w:rFonts w:hint="eastAsia"/>
            </w:rPr>
          </w:rPrChange>
        </w:rPr>
        <w:t>in water cooling</w:t>
      </w:r>
      <w:r>
        <w:rPr>
          <w:rFonts w:hint="eastAsia"/>
        </w:rPr>
        <w:t xml:space="preserve"> with expanded </w:t>
      </w:r>
      <w:r>
        <w:rPr>
          <w:rFonts w:hint="eastAsia"/>
          <w:highlight w:val="green"/>
          <w:rPrChange w:id="6384" w:author="野草" w:date="2024-04-25T08:07:39Z">
            <w:rPr>
              <w:rFonts w:hint="eastAsia"/>
            </w:rPr>
          </w:rPrChange>
        </w:rPr>
        <w:t>vegetation cover</w:t>
      </w:r>
      <w:r>
        <w:rPr>
          <w:rFonts w:hint="eastAsia"/>
        </w:rPr>
        <w:t xml:space="preserve">, </w:t>
      </w:r>
      <w:del w:id="6385" w:author="野草" w:date="2024-04-27T11:34:59Z">
        <w:r>
          <w:rPr>
            <w:rFonts w:hint="eastAsia"/>
          </w:rPr>
          <w:delText xml:space="preserve">an </w:delText>
        </w:r>
      </w:del>
      <w:r>
        <w:rPr>
          <w:rFonts w:hint="eastAsia"/>
          <w:highlight w:val="green"/>
          <w:rPrChange w:id="6386" w:author="野草" w:date="2024-04-25T08:07:43Z">
            <w:rPr>
              <w:rFonts w:hint="eastAsia"/>
            </w:rPr>
          </w:rPrChange>
        </w:rPr>
        <w:t>opposite correlation</w:t>
      </w:r>
      <w:ins w:id="6387" w:author="野草" w:date="2024-04-27T11:35:01Z">
        <w:r>
          <w:rPr>
            <w:rFonts w:hint="eastAsia"/>
            <w:highlight w:val="green"/>
            <w:lang w:val="en-US" w:eastAsia="zh-CN"/>
          </w:rPr>
          <w:t>s</w:t>
        </w:r>
      </w:ins>
      <w:r>
        <w:rPr>
          <w:rFonts w:hint="eastAsia"/>
        </w:rPr>
        <w:t xml:space="preserve"> ha</w:t>
      </w:r>
      <w:ins w:id="6388" w:author="野草" w:date="2024-04-27T11:35:03Z">
        <w:r>
          <w:rPr>
            <w:rFonts w:hint="eastAsia"/>
            <w:lang w:val="en-US" w:eastAsia="zh-CN"/>
          </w:rPr>
          <w:t>ve</w:t>
        </w:r>
      </w:ins>
      <w:del w:id="6389" w:author="野草" w:date="2024-04-27T11:35:02Z">
        <w:r>
          <w:rPr>
            <w:rFonts w:hint="eastAsia"/>
          </w:rPr>
          <w:delText>s</w:delText>
        </w:r>
      </w:del>
      <w:r>
        <w:rPr>
          <w:rFonts w:hint="eastAsia"/>
        </w:rPr>
        <w:t xml:space="preserve"> been discovered elsewhere (Sun et al., 2012; Wu et al., 2020). In Chengdu, no significant correlation was found between </w:t>
      </w:r>
      <w:r>
        <w:rPr>
          <w:rFonts w:hint="eastAsia"/>
          <w:highlight w:val="green"/>
          <w:rPrChange w:id="6390" w:author="野草" w:date="2024-04-27T15:48:02Z">
            <w:rPr>
              <w:rFonts w:hint="eastAsia"/>
            </w:rPr>
          </w:rPrChange>
        </w:rPr>
        <w:t>t</w:t>
      </w:r>
      <w:r>
        <w:rPr>
          <w:rFonts w:hint="eastAsia"/>
          <w:highlight w:val="green"/>
          <w:rPrChange w:id="6391" w:author="野草" w:date="2024-04-25T08:07:50Z">
            <w:rPr>
              <w:rFonts w:hint="eastAsia"/>
            </w:rPr>
          </w:rPrChange>
        </w:rPr>
        <w:t>he cooling intensity</w:t>
      </w:r>
      <w:r>
        <w:rPr>
          <w:rFonts w:hint="eastAsia"/>
        </w:rPr>
        <w:t xml:space="preserve"> of wetland and the </w:t>
      </w:r>
      <w:r>
        <w:rPr>
          <w:rFonts w:hint="eastAsia"/>
          <w:highlight w:val="green"/>
          <w:rPrChange w:id="6392" w:author="野草" w:date="2024-04-25T08:07:55Z">
            <w:rPr>
              <w:rFonts w:hint="eastAsia"/>
            </w:rPr>
          </w:rPrChange>
        </w:rPr>
        <w:t>proportion of vegetation cover</w:t>
      </w:r>
      <w:r>
        <w:rPr>
          <w:rFonts w:hint="eastAsia"/>
        </w:rPr>
        <w:t xml:space="preserve"> (Wu et al., 2021). Hence,</w:t>
      </w:r>
      <w:r>
        <w:rPr>
          <w:rFonts w:hint="eastAsia"/>
          <w:highlight w:val="green"/>
          <w:rPrChange w:id="6393" w:author="野草" w:date="2024-04-25T08:07:59Z">
            <w:rPr>
              <w:rFonts w:hint="eastAsia"/>
            </w:rPr>
          </w:rPrChange>
        </w:rPr>
        <w:t xml:space="preserve"> further investigations </w:t>
      </w:r>
      <w:r>
        <w:rPr>
          <w:rFonts w:hint="eastAsia"/>
        </w:rPr>
        <w:t xml:space="preserve">are required to gain a </w:t>
      </w:r>
      <w:r>
        <w:rPr>
          <w:rFonts w:hint="eastAsia"/>
          <w:highlight w:val="green"/>
          <w:rPrChange w:id="6394" w:author="野草" w:date="2024-04-25T08:08:03Z">
            <w:rPr>
              <w:rFonts w:hint="eastAsia"/>
            </w:rPr>
          </w:rPrChange>
        </w:rPr>
        <w:t>better understanding</w:t>
      </w:r>
      <w:r>
        <w:rPr>
          <w:rFonts w:hint="eastAsia"/>
        </w:rPr>
        <w:t xml:space="preserve"> of the </w:t>
      </w:r>
      <w:del w:id="6395" w:author="野草" w:date="2024-04-25T08:34:38Z">
        <w:r>
          <w:rPr>
            <w:rFonts w:hint="eastAsia"/>
            <w:highlight w:val="green"/>
            <w:rPrChange w:id="6396" w:author="野草" w:date="2024-04-25T08:08:07Z">
              <w:rPr>
                <w:rFonts w:hint="eastAsia"/>
              </w:rPr>
            </w:rPrChange>
          </w:rPr>
          <w:delText xml:space="preserve">intricate </w:delText>
        </w:r>
      </w:del>
      <w:r>
        <w:rPr>
          <w:rFonts w:hint="eastAsia"/>
          <w:highlight w:val="green"/>
          <w:rPrChange w:id="6397" w:author="野草" w:date="2024-04-25T08:08:07Z">
            <w:rPr>
              <w:rFonts w:hint="eastAsia"/>
            </w:rPr>
          </w:rPrChange>
        </w:rPr>
        <w:t xml:space="preserve">relationship </w:t>
      </w:r>
      <w:r>
        <w:rPr>
          <w:rFonts w:hint="eastAsia"/>
        </w:rPr>
        <w:t xml:space="preserve">between </w:t>
      </w:r>
      <w:r>
        <w:rPr>
          <w:rFonts w:hint="eastAsia"/>
          <w:highlight w:val="green"/>
          <w:rPrChange w:id="6398" w:author="野草" w:date="2024-04-25T08:08:14Z">
            <w:rPr>
              <w:rFonts w:hint="eastAsia"/>
            </w:rPr>
          </w:rPrChange>
        </w:rPr>
        <w:t>land cover composition</w:t>
      </w:r>
      <w:r>
        <w:rPr>
          <w:rFonts w:hint="eastAsia"/>
        </w:rPr>
        <w:t xml:space="preserve"> and </w:t>
      </w:r>
      <w:r>
        <w:rPr>
          <w:rFonts w:hint="eastAsia"/>
          <w:highlight w:val="green"/>
          <w:rPrChange w:id="6399" w:author="野草" w:date="2024-04-25T08:08:10Z">
            <w:rPr>
              <w:rFonts w:hint="eastAsia"/>
            </w:rPr>
          </w:rPrChange>
        </w:rPr>
        <w:t>water cooling</w:t>
      </w:r>
      <w:r>
        <w:rPr>
          <w:rFonts w:hint="eastAsia"/>
        </w:rPr>
        <w:t>.</w:t>
      </w:r>
    </w:p>
    <w:bookmarkEnd w:id="112"/>
    <w:p/>
    <w:p>
      <w:pPr>
        <w:pStyle w:val="4"/>
        <w:numPr>
          <w:ilvl w:val="1"/>
          <w:numId w:val="1"/>
        </w:numPr>
      </w:pPr>
      <w:r>
        <w:rPr>
          <w:rFonts w:hint="eastAsia"/>
        </w:rPr>
        <w:t>Implications for urban planning</w:t>
      </w:r>
    </w:p>
    <w:p>
      <w:pPr>
        <w:numPr>
          <w:ilvl w:val="255"/>
          <w:numId w:val="0"/>
        </w:numPr>
        <w:rPr>
          <w:ins w:id="6400" w:author="野草" w:date="2024-04-27T16:22:07Z"/>
          <w:rFonts w:hint="eastAsia"/>
          <w:lang w:eastAsia="zh-CN"/>
        </w:rPr>
      </w:pPr>
      <w:ins w:id="6401" w:author="野草" w:date="2024-04-27T16:22:06Z">
        <w:bookmarkStart w:id="117" w:name="OLE_LINK118"/>
        <w:r>
          <w:rPr>
            <w:rFonts w:hint="eastAsia"/>
            <w:lang w:eastAsia="zh-CN"/>
          </w:rPr>
          <w:t>【</w:t>
        </w:r>
      </w:ins>
      <w:ins w:id="6402" w:author="野草" w:date="2024-04-27T16:45:57Z">
        <w:r>
          <w:rPr>
            <w:rFonts w:hint="eastAsia"/>
            <w:lang w:val="en-US" w:eastAsia="zh-CN"/>
          </w:rPr>
          <w:t>up2024 042</w:t>
        </w:r>
      </w:ins>
      <w:ins w:id="6403" w:author="野草" w:date="2024-04-27T22:25:42Z">
        <w:r>
          <w:rPr>
            <w:rFonts w:hint="eastAsia"/>
            <w:lang w:val="en-US" w:eastAsia="zh-CN"/>
          </w:rPr>
          <w:t>7</w:t>
        </w:r>
      </w:ins>
      <w:ins w:id="6404" w:author="野草" w:date="2024-04-27T16:45:57Z">
        <w:r>
          <w:rPr>
            <w:rFonts w:hint="eastAsia"/>
            <w:lang w:val="en-US" w:eastAsia="zh-CN"/>
          </w:rPr>
          <w:t xml:space="preserve"> 1</w:t>
        </w:r>
      </w:ins>
      <w:ins w:id="6405" w:author="野草" w:date="2024-04-27T17:03:17Z">
        <w:r>
          <w:rPr>
            <w:rFonts w:hint="eastAsia"/>
            <w:lang w:val="en-US" w:eastAsia="zh-CN"/>
          </w:rPr>
          <w:t>7</w:t>
        </w:r>
      </w:ins>
      <w:ins w:id="6406" w:author="野草" w:date="2024-04-27T16:45:57Z">
        <w:r>
          <w:rPr>
            <w:rFonts w:hint="eastAsia"/>
            <w:lang w:val="en-US" w:eastAsia="zh-CN"/>
          </w:rPr>
          <w:t>:</w:t>
        </w:r>
      </w:ins>
      <w:ins w:id="6407" w:author="野草" w:date="2024-04-27T17:03:16Z">
        <w:r>
          <w:rPr>
            <w:rFonts w:hint="eastAsia"/>
            <w:lang w:val="en-US" w:eastAsia="zh-CN"/>
          </w:rPr>
          <w:t>00</w:t>
        </w:r>
      </w:ins>
      <w:ins w:id="6408" w:author="野草" w:date="2024-04-27T16:22:06Z">
        <w:r>
          <w:rPr>
            <w:rFonts w:hint="eastAsia"/>
            <w:lang w:eastAsia="zh-CN"/>
          </w:rPr>
          <w:t>】</w:t>
        </w:r>
      </w:ins>
    </w:p>
    <w:p>
      <w:pPr>
        <w:numPr>
          <w:ilvl w:val="255"/>
          <w:numId w:val="0"/>
        </w:numPr>
        <w:rPr>
          <w:del w:id="6409" w:author="野草" w:date="2024-04-27T16:14:49Z"/>
          <w:rFonts w:hint="default" w:eastAsiaTheme="minorEastAsia"/>
          <w:lang w:val="en-US" w:eastAsia="zh-CN"/>
        </w:rPr>
      </w:pPr>
      <w:del w:id="6410" w:author="野草" w:date="2024-04-27T16:14:43Z">
        <w:bookmarkStart w:id="118" w:name="OLE_LINK121"/>
        <w:bookmarkStart w:id="119" w:name="OLE_LINK119"/>
        <w:r>
          <w:rPr>
            <w:rFonts w:hint="eastAsia"/>
          </w:rPr>
          <w:delText>The</w:delText>
        </w:r>
      </w:del>
      <w:del w:id="6411" w:author="野草" w:date="2024-04-27T16:14:43Z">
        <w:r>
          <w:rPr>
            <w:rFonts w:hint="eastAsia"/>
            <w:highlight w:val="green"/>
            <w:rPrChange w:id="6412" w:author="野草" w:date="2024-04-25T08:18:04Z">
              <w:rPr>
                <w:rFonts w:hint="eastAsia"/>
              </w:rPr>
            </w:rPrChange>
          </w:rPr>
          <w:delText xml:space="preserve"> extreme heat stress</w:delText>
        </w:r>
      </w:del>
      <w:del w:id="6413" w:author="野草" w:date="2024-04-27T16:14:43Z">
        <w:r>
          <w:rPr>
            <w:rFonts w:hint="eastAsia"/>
          </w:rPr>
          <w:delText xml:space="preserve"> can have</w:delText>
        </w:r>
      </w:del>
      <w:del w:id="6414" w:author="野草" w:date="2024-04-27T16:14:43Z">
        <w:r>
          <w:rPr>
            <w:rFonts w:hint="eastAsia"/>
            <w:highlight w:val="green"/>
            <w:rPrChange w:id="6415" w:author="野草" w:date="2024-04-25T08:18:07Z">
              <w:rPr>
                <w:rFonts w:hint="eastAsia"/>
              </w:rPr>
            </w:rPrChange>
          </w:rPr>
          <w:delText xml:space="preserve"> adverse effects </w:delText>
        </w:r>
      </w:del>
      <w:del w:id="6416" w:author="野草" w:date="2024-04-27T16:14:43Z">
        <w:r>
          <w:rPr>
            <w:rFonts w:hint="eastAsia"/>
          </w:rPr>
          <w:delText xml:space="preserve">on the </w:delText>
        </w:r>
      </w:del>
      <w:del w:id="6417" w:author="野草" w:date="2024-04-27T16:14:43Z">
        <w:r>
          <w:rPr>
            <w:rFonts w:hint="eastAsia"/>
            <w:highlight w:val="green"/>
            <w:rPrChange w:id="6418" w:author="野草" w:date="2024-04-25T08:18:09Z">
              <w:rPr>
                <w:rFonts w:hint="eastAsia"/>
              </w:rPr>
            </w:rPrChange>
          </w:rPr>
          <w:delText>physical</w:delText>
        </w:r>
      </w:del>
      <w:del w:id="6419" w:author="野草" w:date="2024-04-27T16:14:43Z">
        <w:r>
          <w:rPr>
            <w:rFonts w:hint="eastAsia"/>
          </w:rPr>
          <w:delText xml:space="preserve"> and </w:delText>
        </w:r>
      </w:del>
      <w:del w:id="6420" w:author="野草" w:date="2024-04-27T16:14:43Z">
        <w:r>
          <w:rPr>
            <w:rFonts w:hint="eastAsia"/>
            <w:highlight w:val="green"/>
            <w:rPrChange w:id="6421" w:author="野草" w:date="2024-04-25T08:18:11Z">
              <w:rPr>
                <w:rFonts w:hint="eastAsia"/>
              </w:rPr>
            </w:rPrChange>
          </w:rPr>
          <w:delText xml:space="preserve">mental well-being </w:delText>
        </w:r>
      </w:del>
      <w:del w:id="6422" w:author="野草" w:date="2024-04-27T16:14:43Z">
        <w:r>
          <w:rPr>
            <w:rFonts w:hint="eastAsia"/>
          </w:rPr>
          <w:delText xml:space="preserve">of </w:delText>
        </w:r>
      </w:del>
      <w:del w:id="6423" w:author="野草" w:date="2024-04-27T16:14:43Z">
        <w:r>
          <w:rPr>
            <w:rFonts w:hint="eastAsia"/>
            <w:highlight w:val="green"/>
            <w:rPrChange w:id="6424" w:author="野草" w:date="2024-04-25T08:18:16Z">
              <w:rPr>
                <w:rFonts w:hint="eastAsia"/>
              </w:rPr>
            </w:rPrChange>
          </w:rPr>
          <w:delText>local residents</w:delText>
        </w:r>
      </w:del>
      <w:del w:id="6425" w:author="野草" w:date="2024-04-27T16:14:43Z">
        <w:r>
          <w:rPr>
            <w:rFonts w:hint="eastAsia"/>
          </w:rPr>
          <w:delText xml:space="preserve">, particularly </w:delText>
        </w:r>
      </w:del>
      <w:del w:id="6426" w:author="野草" w:date="2024-04-27T16:14:43Z">
        <w:r>
          <w:rPr>
            <w:rFonts w:hint="eastAsia"/>
            <w:highlight w:val="green"/>
            <w:rPrChange w:id="6427" w:author="野草" w:date="2024-04-25T08:18:19Z">
              <w:rPr>
                <w:rFonts w:hint="eastAsia"/>
              </w:rPr>
            </w:rPrChange>
          </w:rPr>
          <w:delText>in cities</w:delText>
        </w:r>
      </w:del>
      <w:del w:id="6428" w:author="野草" w:date="2024-04-27T16:14:43Z">
        <w:r>
          <w:rPr>
            <w:rFonts w:hint="eastAsia"/>
          </w:rPr>
          <w:delText xml:space="preserve"> with </w:delText>
        </w:r>
      </w:del>
      <w:del w:id="6429" w:author="野草" w:date="2024-04-27T16:14:43Z">
        <w:r>
          <w:rPr>
            <w:rFonts w:hint="eastAsia"/>
            <w:highlight w:val="green"/>
            <w:rPrChange w:id="6430" w:author="野草" w:date="2024-04-25T08:18:22Z">
              <w:rPr>
                <w:rFonts w:hint="eastAsia"/>
              </w:rPr>
            </w:rPrChange>
          </w:rPr>
          <w:delText>hot summer climates</w:delText>
        </w:r>
      </w:del>
      <w:del w:id="6431" w:author="野草" w:date="2024-04-27T16:14:43Z">
        <w:r>
          <w:rPr>
            <w:rFonts w:hint="eastAsia"/>
          </w:rPr>
          <w:delText>.</w:delText>
        </w:r>
      </w:del>
      <w:del w:id="6432" w:author="野草" w:date="2024-04-27T16:14:43Z">
        <w:r>
          <w:rPr>
            <w:rFonts w:hint="eastAsia"/>
            <w:highlight w:val="green"/>
            <w:rPrChange w:id="6433" w:author="野草" w:date="2024-04-25T08:18:24Z">
              <w:rPr>
                <w:rFonts w:hint="eastAsia"/>
              </w:rPr>
            </w:rPrChange>
          </w:rPr>
          <w:delText xml:space="preserve"> Effective utilization</w:delText>
        </w:r>
      </w:del>
      <w:del w:id="6434" w:author="野草" w:date="2024-04-27T16:14:43Z">
        <w:r>
          <w:rPr>
            <w:rFonts w:hint="eastAsia"/>
          </w:rPr>
          <w:delText xml:space="preserve"> of </w:delText>
        </w:r>
      </w:del>
      <w:del w:id="6435" w:author="野草" w:date="2024-04-27T16:14:43Z">
        <w:r>
          <w:rPr>
            <w:rFonts w:hint="eastAsia"/>
            <w:highlight w:val="green"/>
            <w:rPrChange w:id="6436" w:author="野草" w:date="2024-04-25T08:18:28Z">
              <w:rPr>
                <w:rFonts w:hint="eastAsia"/>
              </w:rPr>
            </w:rPrChange>
          </w:rPr>
          <w:delText>existing blue spaces</w:delText>
        </w:r>
      </w:del>
      <w:del w:id="6437" w:author="野草" w:date="2024-04-27T16:14:43Z">
        <w:r>
          <w:rPr>
            <w:rFonts w:hint="eastAsia"/>
          </w:rPr>
          <w:delText xml:space="preserve"> to cool the </w:delText>
        </w:r>
      </w:del>
      <w:del w:id="6438" w:author="野草" w:date="2024-04-27T16:14:43Z">
        <w:r>
          <w:rPr>
            <w:rFonts w:hint="eastAsia"/>
            <w:highlight w:val="green"/>
            <w:rPrChange w:id="6439" w:author="野草" w:date="2024-04-25T08:18:33Z">
              <w:rPr>
                <w:rFonts w:hint="eastAsia"/>
              </w:rPr>
            </w:rPrChange>
          </w:rPr>
          <w:delText>surrounding areas</w:delText>
        </w:r>
      </w:del>
      <w:del w:id="6440" w:author="野草" w:date="2024-04-27T16:14:43Z">
        <w:r>
          <w:rPr>
            <w:rFonts w:hint="eastAsia"/>
          </w:rPr>
          <w:delText xml:space="preserve"> has the potential to </w:delText>
        </w:r>
      </w:del>
      <w:del w:id="6441" w:author="野草" w:date="2024-04-27T16:14:43Z">
        <w:r>
          <w:rPr>
            <w:rFonts w:hint="eastAsia"/>
            <w:highlight w:val="green"/>
            <w:rPrChange w:id="6442" w:author="野草" w:date="2024-04-25T08:18:39Z">
              <w:rPr>
                <w:rFonts w:hint="eastAsia"/>
              </w:rPr>
            </w:rPrChange>
          </w:rPr>
          <w:delText>alleviate relevant health risks</w:delText>
        </w:r>
      </w:del>
      <w:del w:id="6443" w:author="野草" w:date="2024-04-27T16:14:43Z">
        <w:r>
          <w:rPr>
            <w:rFonts w:hint="eastAsia"/>
          </w:rPr>
          <w:delText xml:space="preserve">. </w:delText>
        </w:r>
      </w:del>
      <w:r>
        <w:rPr>
          <w:rFonts w:hint="eastAsia"/>
        </w:rPr>
        <w:t>This study unveil</w:t>
      </w:r>
      <w:del w:id="6444" w:author="野草" w:date="2024-04-27T11:35:35Z">
        <w:r>
          <w:rPr>
            <w:rFonts w:hint="default"/>
            <w:lang w:val="en-US"/>
          </w:rPr>
          <w:delText>ed</w:delText>
        </w:r>
      </w:del>
      <w:ins w:id="6445" w:author="野草" w:date="2024-04-27T11:35:35Z">
        <w:r>
          <w:rPr>
            <w:rFonts w:hint="eastAsia"/>
            <w:lang w:val="en-US" w:eastAsia="zh-CN"/>
          </w:rPr>
          <w:t>s</w:t>
        </w:r>
      </w:ins>
      <w:r>
        <w:rPr>
          <w:rFonts w:hint="eastAsia"/>
        </w:rPr>
        <w:t xml:space="preserve"> </w:t>
      </w:r>
      <w:r>
        <w:rPr>
          <w:rFonts w:hint="eastAsia"/>
          <w:highlight w:val="green"/>
          <w:rPrChange w:id="6446" w:author="野草" w:date="2024-04-25T08:18:42Z">
            <w:rPr>
              <w:rFonts w:hint="eastAsia"/>
            </w:rPr>
          </w:rPrChange>
        </w:rPr>
        <w:t>notable spatial variances</w:t>
      </w:r>
      <w:r>
        <w:rPr>
          <w:rFonts w:hint="eastAsia"/>
        </w:rPr>
        <w:t xml:space="preserve"> of </w:t>
      </w:r>
      <w:r>
        <w:rPr>
          <w:rFonts w:hint="eastAsia"/>
          <w:highlight w:val="green"/>
          <w:rPrChange w:id="6447" w:author="野草" w:date="2024-04-25T08:18:46Z">
            <w:rPr>
              <w:rFonts w:hint="eastAsia"/>
            </w:rPr>
          </w:rPrChange>
        </w:rPr>
        <w:t>river cooling effects</w:t>
      </w:r>
      <w:r>
        <w:rPr>
          <w:rFonts w:hint="eastAsia"/>
        </w:rPr>
        <w:t xml:space="preserve"> influenced by </w:t>
      </w:r>
      <w:r>
        <w:rPr>
          <w:rFonts w:hint="eastAsia"/>
          <w:highlight w:val="green"/>
          <w:rPrChange w:id="6448" w:author="野草" w:date="2024-04-25T08:18:50Z">
            <w:rPr>
              <w:rFonts w:hint="eastAsia"/>
            </w:rPr>
          </w:rPrChange>
        </w:rPr>
        <w:t xml:space="preserve">diverse environmental </w:t>
      </w:r>
      <w:del w:id="6449" w:author="野草" w:date="2024-04-27T16:44:39Z">
        <w:r>
          <w:rPr>
            <w:rFonts w:hint="default"/>
            <w:highlight w:val="green"/>
            <w:rPrChange w:id="6450" w:author="野草" w:date="2024-04-25T08:18:50Z">
              <w:rPr>
                <w:rFonts w:hint="eastAsia"/>
              </w:rPr>
            </w:rPrChange>
          </w:rPr>
          <w:delText>characteristic</w:delText>
        </w:r>
      </w:del>
      <w:ins w:id="6451" w:author="野草" w:date="2024-04-27T16:44:39Z">
        <w:r>
          <w:rPr>
            <w:rFonts w:hint="eastAsia"/>
            <w:highlight w:val="green"/>
            <w:lang w:eastAsia="zh-CN"/>
          </w:rPr>
          <w:t>v</w:t>
        </w:r>
      </w:ins>
      <w:ins w:id="6452" w:author="野草" w:date="2024-04-27T16:44:39Z">
        <w:r>
          <w:rPr>
            <w:rFonts w:hint="eastAsia"/>
            <w:highlight w:val="green"/>
            <w:lang w:val="en-US" w:eastAsia="zh-CN"/>
          </w:rPr>
          <w:t>ariab</w:t>
        </w:r>
      </w:ins>
      <w:ins w:id="6453" w:author="野草" w:date="2024-04-27T16:44:40Z">
        <w:r>
          <w:rPr>
            <w:rFonts w:hint="eastAsia"/>
            <w:highlight w:val="green"/>
            <w:lang w:val="en-US" w:eastAsia="zh-CN"/>
          </w:rPr>
          <w:t>le</w:t>
        </w:r>
      </w:ins>
      <w:r>
        <w:rPr>
          <w:rFonts w:hint="eastAsia"/>
          <w:highlight w:val="green"/>
          <w:rPrChange w:id="6454" w:author="野草" w:date="2024-04-25T08:18:50Z">
            <w:rPr>
              <w:rFonts w:hint="eastAsia"/>
            </w:rPr>
          </w:rPrChange>
        </w:rPr>
        <w:t>s</w:t>
      </w:r>
      <w:r>
        <w:rPr>
          <w:rFonts w:hint="eastAsia"/>
        </w:rPr>
        <w:t xml:space="preserve">. </w:t>
      </w:r>
      <w:r>
        <w:rPr>
          <w:rFonts w:hint="eastAsia"/>
          <w:highlight w:val="green"/>
          <w:rPrChange w:id="6455" w:author="野草" w:date="2024-04-25T08:18:57Z">
            <w:rPr>
              <w:rFonts w:hint="eastAsia"/>
            </w:rPr>
          </w:rPrChange>
        </w:rPr>
        <w:t>The insights</w:t>
      </w:r>
      <w:r>
        <w:rPr>
          <w:rFonts w:hint="eastAsia"/>
        </w:rPr>
        <w:t xml:space="preserve"> gained from </w:t>
      </w:r>
      <w:r>
        <w:rPr>
          <w:rFonts w:hint="eastAsia"/>
          <w:highlight w:val="green"/>
          <w:rPrChange w:id="6456" w:author="野草" w:date="2024-04-25T08:18:54Z">
            <w:rPr>
              <w:rFonts w:hint="eastAsia"/>
            </w:rPr>
          </w:rPrChange>
        </w:rPr>
        <w:t>these findings</w:t>
      </w:r>
      <w:r>
        <w:rPr>
          <w:rFonts w:hint="eastAsia"/>
        </w:rPr>
        <w:t xml:space="preserve"> offer</w:t>
      </w:r>
      <w:del w:id="6457" w:author="野草" w:date="2024-04-27T11:35:44Z">
        <w:r>
          <w:rPr>
            <w:rFonts w:hint="eastAsia"/>
          </w:rPr>
          <w:delText>ed</w:delText>
        </w:r>
      </w:del>
      <w:r>
        <w:rPr>
          <w:rFonts w:hint="eastAsia"/>
        </w:rPr>
        <w:t xml:space="preserve"> </w:t>
      </w:r>
      <w:r>
        <w:rPr>
          <w:rFonts w:hint="eastAsia"/>
          <w:highlight w:val="green"/>
          <w:rPrChange w:id="6458" w:author="野草" w:date="2024-04-25T08:19:00Z">
            <w:rPr>
              <w:rFonts w:hint="eastAsia"/>
            </w:rPr>
          </w:rPrChange>
        </w:rPr>
        <w:t>valuable references</w:t>
      </w:r>
      <w:r>
        <w:rPr>
          <w:rFonts w:hint="eastAsia"/>
        </w:rPr>
        <w:t xml:space="preserve"> for climate-friendly </w:t>
      </w:r>
      <w:r>
        <w:rPr>
          <w:rFonts w:hint="eastAsia"/>
          <w:highlight w:val="green"/>
          <w:rPrChange w:id="6459" w:author="野草" w:date="2024-04-25T08:19:04Z">
            <w:rPr>
              <w:rFonts w:hint="eastAsia"/>
            </w:rPr>
          </w:rPrChange>
        </w:rPr>
        <w:t xml:space="preserve">urban planning </w:t>
      </w:r>
      <w:r>
        <w:rPr>
          <w:rFonts w:hint="eastAsia"/>
        </w:rPr>
        <w:t xml:space="preserve">to improve </w:t>
      </w:r>
      <w:r>
        <w:rPr>
          <w:rFonts w:hint="eastAsia"/>
          <w:highlight w:val="green"/>
          <w:rPrChange w:id="6460" w:author="野草" w:date="2024-04-25T08:19:09Z">
            <w:rPr>
              <w:rFonts w:hint="eastAsia"/>
            </w:rPr>
          </w:rPrChange>
        </w:rPr>
        <w:t>residents' living environment</w:t>
      </w:r>
      <w:r>
        <w:rPr>
          <w:rFonts w:hint="eastAsia"/>
        </w:rPr>
        <w:t>.</w:t>
      </w:r>
      <w:ins w:id="6461" w:author="野草" w:date="2024-04-27T16:14:50Z">
        <w:r>
          <w:rPr>
            <w:rFonts w:hint="eastAsia"/>
            <w:lang w:val="en-US" w:eastAsia="zh-CN"/>
          </w:rPr>
          <w:t xml:space="preserve"> </w:t>
        </w:r>
      </w:ins>
      <w:ins w:id="6462" w:author="野草" w:date="2024-04-27T16:14:51Z">
        <w:r>
          <w:rPr>
            <w:rFonts w:hint="eastAsia"/>
            <w:lang w:val="en-US" w:eastAsia="zh-CN"/>
          </w:rPr>
          <w:t>Fi</w:t>
        </w:r>
      </w:ins>
      <w:ins w:id="6463" w:author="野草" w:date="2024-04-27T16:14:52Z">
        <w:r>
          <w:rPr>
            <w:rFonts w:hint="eastAsia"/>
            <w:lang w:val="en-US" w:eastAsia="zh-CN"/>
          </w:rPr>
          <w:t>rstly</w:t>
        </w:r>
      </w:ins>
      <w:ins w:id="6464" w:author="野草" w:date="2024-04-27T16:14:53Z">
        <w:r>
          <w:rPr>
            <w:rFonts w:hint="eastAsia"/>
            <w:lang w:val="en-US" w:eastAsia="zh-CN"/>
          </w:rPr>
          <w:t>,</w:t>
        </w:r>
      </w:ins>
    </w:p>
    <w:p>
      <w:pPr>
        <w:numPr>
          <w:ilvl w:val="255"/>
          <w:numId w:val="0"/>
        </w:numPr>
        <w:rPr>
          <w:del w:id="6465" w:author="野草" w:date="2024-04-27T16:14:49Z"/>
        </w:rPr>
      </w:pPr>
    </w:p>
    <w:p>
      <w:pPr>
        <w:numPr>
          <w:ilvl w:val="255"/>
          <w:numId w:val="0"/>
        </w:numPr>
        <w:rPr>
          <w:del w:id="6466" w:author="野草" w:date="2024-04-27T11:35:58Z"/>
          <w:rFonts w:hint="eastAsia" w:eastAsiaTheme="minorEastAsia"/>
          <w:lang w:val="en-US" w:eastAsia="zh-CN"/>
        </w:rPr>
      </w:pPr>
      <w:ins w:id="6467" w:author="野草" w:date="2024-04-27T16:28:14Z">
        <w:r>
          <w:rPr>
            <w:rFonts w:hint="eastAsia"/>
            <w:lang w:val="en-US" w:eastAsia="zh-CN"/>
          </w:rPr>
          <w:t xml:space="preserve"> </w:t>
        </w:r>
      </w:ins>
      <w:ins w:id="6468" w:author="野草" w:date="2024-04-27T16:28:15Z">
        <w:r>
          <w:rPr>
            <w:rFonts w:hint="eastAsia"/>
            <w:lang w:val="en-US" w:eastAsia="zh-CN"/>
          </w:rPr>
          <w:t>beca</w:t>
        </w:r>
      </w:ins>
      <w:ins w:id="6469" w:author="野草" w:date="2024-04-27T16:28:16Z">
        <w:r>
          <w:rPr>
            <w:rFonts w:hint="eastAsia"/>
            <w:lang w:val="en-US" w:eastAsia="zh-CN"/>
          </w:rPr>
          <w:t>use</w:t>
        </w:r>
      </w:ins>
      <w:del w:id="6470" w:author="野草" w:date="2024-04-27T16:14:54Z">
        <w:r>
          <w:rPr>
            <w:rFonts w:hint="eastAsia"/>
          </w:rPr>
          <w:delText>B</w:delText>
        </w:r>
      </w:del>
      <w:del w:id="6471" w:author="野草" w:date="2024-04-27T16:28:11Z">
        <w:r>
          <w:rPr>
            <w:rFonts w:hint="eastAsia"/>
          </w:rPr>
          <w:delText>ecause</w:delText>
        </w:r>
      </w:del>
      <w:r>
        <w:rPr>
          <w:rFonts w:hint="eastAsia"/>
        </w:rPr>
        <w:t xml:space="preserve"> of the </w:t>
      </w:r>
      <w:r>
        <w:rPr>
          <w:rFonts w:hint="eastAsia"/>
          <w:highlight w:val="green"/>
          <w:rPrChange w:id="6472" w:author="野草" w:date="2024-04-25T08:19:12Z">
            <w:rPr>
              <w:rFonts w:hint="eastAsia"/>
            </w:rPr>
          </w:rPrChange>
        </w:rPr>
        <w:t>negative correlation</w:t>
      </w:r>
      <w:r>
        <w:rPr>
          <w:rFonts w:hint="eastAsia"/>
        </w:rPr>
        <w:t xml:space="preserve"> between </w:t>
      </w:r>
      <w:r>
        <w:rPr>
          <w:rFonts w:hint="eastAsia"/>
          <w:highlight w:val="green"/>
          <w:rPrChange w:id="6473" w:author="野草" w:date="2024-04-25T08:19:16Z">
            <w:rPr>
              <w:rFonts w:hint="eastAsia"/>
            </w:rPr>
          </w:rPrChange>
        </w:rPr>
        <w:t>slope</w:t>
      </w:r>
      <w:r>
        <w:rPr>
          <w:rFonts w:hint="eastAsia"/>
        </w:rPr>
        <w:t xml:space="preserve"> and </w:t>
      </w:r>
      <w:r>
        <w:rPr>
          <w:rFonts w:hint="eastAsia"/>
          <w:highlight w:val="green"/>
          <w:rPrChange w:id="6474" w:author="野草" w:date="2024-04-25T08:19:19Z">
            <w:rPr>
              <w:rFonts w:hint="eastAsia"/>
            </w:rPr>
          </w:rPrChange>
        </w:rPr>
        <w:t>river cooling effect</w:t>
      </w:r>
      <w:r>
        <w:rPr>
          <w:rFonts w:hint="eastAsia"/>
        </w:rPr>
        <w:t xml:space="preserve"> found in this study, areas designated for </w:t>
      </w:r>
      <w:r>
        <w:rPr>
          <w:rFonts w:hint="eastAsia"/>
          <w:highlight w:val="green"/>
          <w:rPrChange w:id="6475" w:author="野草" w:date="2024-04-25T08:19:26Z">
            <w:rPr>
              <w:rFonts w:hint="eastAsia"/>
            </w:rPr>
          </w:rPrChange>
        </w:rPr>
        <w:t>residents' leisure activities</w:t>
      </w:r>
      <w:r>
        <w:rPr>
          <w:rFonts w:hint="eastAsia"/>
        </w:rPr>
        <w:t xml:space="preserve"> should preferably </w:t>
      </w:r>
      <w:r>
        <w:rPr>
          <w:rFonts w:hint="eastAsia"/>
          <w:highlight w:val="green"/>
          <w:rPrChange w:id="6476" w:author="野草" w:date="2024-04-25T08:19:36Z">
            <w:rPr>
              <w:rFonts w:hint="eastAsia"/>
            </w:rPr>
          </w:rPrChange>
        </w:rPr>
        <w:t>avoid locations</w:t>
      </w:r>
      <w:r>
        <w:rPr>
          <w:rFonts w:hint="eastAsia"/>
        </w:rPr>
        <w:t xml:space="preserve"> with </w:t>
      </w:r>
      <w:r>
        <w:rPr>
          <w:rFonts w:hint="eastAsia"/>
          <w:highlight w:val="green"/>
          <w:rPrChange w:id="6477" w:author="野草" w:date="2024-04-25T08:19:33Z">
            <w:rPr>
              <w:rFonts w:hint="eastAsia"/>
            </w:rPr>
          </w:rPrChange>
        </w:rPr>
        <w:t>significant changes</w:t>
      </w:r>
      <w:r>
        <w:rPr>
          <w:rFonts w:hint="eastAsia"/>
        </w:rPr>
        <w:t xml:space="preserve"> in topography.</w:t>
      </w:r>
      <w:ins w:id="6478" w:author="野草" w:date="2024-04-27T11:35:59Z">
        <w:r>
          <w:rPr>
            <w:rFonts w:hint="eastAsia"/>
            <w:lang w:val="en-US" w:eastAsia="zh-CN"/>
          </w:rPr>
          <w:t xml:space="preserve"> </w:t>
        </w:r>
      </w:ins>
    </w:p>
    <w:p>
      <w:pPr>
        <w:numPr>
          <w:ilvl w:val="255"/>
          <w:numId w:val="0"/>
        </w:numPr>
        <w:rPr>
          <w:del w:id="6479" w:author="野草" w:date="2024-04-27T11:35:58Z"/>
        </w:rPr>
      </w:pPr>
    </w:p>
    <w:p>
      <w:pPr>
        <w:numPr>
          <w:ilvl w:val="255"/>
          <w:numId w:val="0"/>
        </w:numPr>
      </w:pPr>
      <w:r>
        <w:t xml:space="preserve">Additionally, considering that the </w:t>
      </w:r>
      <w:bookmarkStart w:id="120" w:name="OLE_LINK64"/>
      <w:r>
        <w:rPr>
          <w:highlight w:val="green"/>
          <w:rPrChange w:id="6480" w:author="野草" w:date="2024-04-25T08:19:41Z">
            <w:rPr/>
          </w:rPrChange>
        </w:rPr>
        <w:t>configurations</w:t>
      </w:r>
      <w:bookmarkEnd w:id="120"/>
      <w:r>
        <w:t xml:space="preserve"> of different </w:t>
      </w:r>
      <w:r>
        <w:rPr>
          <w:highlight w:val="green"/>
          <w:rPrChange w:id="6481" w:author="野草" w:date="2024-04-25T08:19:45Z">
            <w:rPr/>
          </w:rPrChange>
        </w:rPr>
        <w:t xml:space="preserve">land </w:t>
      </w:r>
      <w:r>
        <w:rPr>
          <w:rFonts w:hint="eastAsia"/>
          <w:highlight w:val="green"/>
          <w:rPrChange w:id="6482" w:author="野草" w:date="2024-04-25T08:19:45Z">
            <w:rPr>
              <w:rFonts w:hint="eastAsia"/>
            </w:rPr>
          </w:rPrChange>
        </w:rPr>
        <w:t>cover</w:t>
      </w:r>
      <w:r>
        <w:rPr>
          <w:highlight w:val="green"/>
          <w:rPrChange w:id="6483" w:author="野草" w:date="2024-04-25T08:19:45Z">
            <w:rPr/>
          </w:rPrChange>
        </w:rPr>
        <w:t xml:space="preserve"> types</w:t>
      </w:r>
      <w:r>
        <w:t xml:space="preserve"> </w:t>
      </w:r>
      <w:ins w:id="6484" w:author="野草" w:date="2024-04-27T16:28:36Z">
        <w:r>
          <w:rPr>
            <w:rFonts w:hint="eastAsia"/>
            <w:lang w:val="en-US" w:eastAsia="zh-CN"/>
          </w:rPr>
          <w:t xml:space="preserve">can </w:t>
        </w:r>
      </w:ins>
      <w:r>
        <w:t>exert</w:t>
      </w:r>
      <w:del w:id="6485" w:author="野草" w:date="2024-04-27T16:28:43Z">
        <w:r>
          <w:rPr>
            <w:rFonts w:hint="eastAsia"/>
          </w:rPr>
          <w:delText>ed</w:delText>
        </w:r>
      </w:del>
      <w:r>
        <w:t xml:space="preserve"> </w:t>
      </w:r>
      <w:r>
        <w:rPr>
          <w:rFonts w:hint="eastAsia"/>
          <w:highlight w:val="green"/>
          <w:rPrChange w:id="6486" w:author="野草" w:date="2024-04-25T08:19:52Z">
            <w:rPr>
              <w:rFonts w:hint="eastAsia"/>
            </w:rPr>
          </w:rPrChange>
        </w:rPr>
        <w:t>stronger</w:t>
      </w:r>
      <w:r>
        <w:rPr>
          <w:highlight w:val="green"/>
          <w:rPrChange w:id="6487" w:author="野草" w:date="2024-04-25T08:19:52Z">
            <w:rPr/>
          </w:rPrChange>
        </w:rPr>
        <w:t xml:space="preserve"> influence</w:t>
      </w:r>
      <w:r>
        <w:rPr>
          <w:rFonts w:hint="eastAsia"/>
          <w:highlight w:val="green"/>
          <w:rPrChange w:id="6488" w:author="野草" w:date="2024-04-25T08:19:52Z">
            <w:rPr>
              <w:rFonts w:hint="eastAsia"/>
            </w:rPr>
          </w:rPrChange>
        </w:rPr>
        <w:t>s</w:t>
      </w:r>
      <w:r>
        <w:t xml:space="preserve"> on </w:t>
      </w:r>
      <w:del w:id="6489" w:author="野草" w:date="2024-04-25T08:19:57Z">
        <w:r>
          <w:rPr>
            <w:rFonts w:hint="default"/>
            <w:highlight w:val="green"/>
            <w:lang w:val="en-US"/>
            <w:rPrChange w:id="6490" w:author="野草" w:date="2024-04-25T08:20:04Z">
              <w:rPr>
                <w:rFonts w:hint="default"/>
                <w:lang w:val="en-US"/>
              </w:rPr>
            </w:rPrChange>
          </w:rPr>
          <w:delText>RCI and CRCI</w:delText>
        </w:r>
      </w:del>
      <w:ins w:id="6491" w:author="野草" w:date="2024-04-25T08:19:57Z">
        <w:r>
          <w:rPr>
            <w:rFonts w:hint="eastAsia"/>
            <w:highlight w:val="green"/>
            <w:lang w:val="en-US" w:eastAsia="zh-CN"/>
            <w:rPrChange w:id="6492" w:author="野草" w:date="2024-04-25T08:20:04Z">
              <w:rPr>
                <w:rFonts w:hint="eastAsia"/>
                <w:lang w:val="en-US" w:eastAsia="zh-CN"/>
              </w:rPr>
            </w:rPrChange>
          </w:rPr>
          <w:t>r</w:t>
        </w:r>
      </w:ins>
      <w:ins w:id="6493" w:author="野草" w:date="2024-04-25T08:19:59Z">
        <w:r>
          <w:rPr>
            <w:rFonts w:hint="eastAsia"/>
            <w:highlight w:val="green"/>
            <w:lang w:val="en-US" w:eastAsia="zh-CN"/>
            <w:rPrChange w:id="6494" w:author="野草" w:date="2024-04-25T08:20:04Z">
              <w:rPr>
                <w:rFonts w:hint="eastAsia"/>
                <w:lang w:val="en-US" w:eastAsia="zh-CN"/>
              </w:rPr>
            </w:rPrChange>
          </w:rPr>
          <w:t>iver</w:t>
        </w:r>
      </w:ins>
      <w:ins w:id="6495" w:author="野草" w:date="2024-04-25T08:20:00Z">
        <w:r>
          <w:rPr>
            <w:rFonts w:hint="eastAsia"/>
            <w:highlight w:val="green"/>
            <w:lang w:val="en-US" w:eastAsia="zh-CN"/>
            <w:rPrChange w:id="6496" w:author="野草" w:date="2024-04-25T08:20:04Z">
              <w:rPr>
                <w:rFonts w:hint="eastAsia"/>
                <w:lang w:val="en-US" w:eastAsia="zh-CN"/>
              </w:rPr>
            </w:rPrChange>
          </w:rPr>
          <w:t xml:space="preserve"> cool</w:t>
        </w:r>
      </w:ins>
      <w:ins w:id="6497" w:author="野草" w:date="2024-04-25T08:20:01Z">
        <w:r>
          <w:rPr>
            <w:rFonts w:hint="eastAsia"/>
            <w:highlight w:val="green"/>
            <w:lang w:val="en-US" w:eastAsia="zh-CN"/>
            <w:rPrChange w:id="6498" w:author="野草" w:date="2024-04-25T08:20:04Z">
              <w:rPr>
                <w:rFonts w:hint="eastAsia"/>
                <w:lang w:val="en-US" w:eastAsia="zh-CN"/>
              </w:rPr>
            </w:rPrChange>
          </w:rPr>
          <w:t>ing</w:t>
        </w:r>
      </w:ins>
      <w:r>
        <w:t xml:space="preserve"> than the </w:t>
      </w:r>
      <w:r>
        <w:rPr>
          <w:highlight w:val="green"/>
          <w:rPrChange w:id="6499" w:author="野草" w:date="2024-04-25T08:20:07Z">
            <w:rPr/>
          </w:rPrChange>
        </w:rPr>
        <w:t>compositions</w:t>
      </w:r>
      <w:r>
        <w:t xml:space="preserve">, </w:t>
      </w:r>
      <w:del w:id="6500" w:author="野草" w:date="2024-04-27T16:32:44Z">
        <w:r>
          <w:rPr>
            <w:highlight w:val="green"/>
            <w:rPrChange w:id="6501" w:author="野草" w:date="2024-04-25T08:20:13Z">
              <w:rPr/>
            </w:rPrChange>
          </w:rPr>
          <w:delText>urban planning</w:delText>
        </w:r>
      </w:del>
      <w:del w:id="6502" w:author="野草" w:date="2024-04-27T16:32:44Z">
        <w:r>
          <w:rPr>
            <w:rFonts w:hint="default"/>
            <w:lang w:val="en-US"/>
          </w:rPr>
          <w:delText xml:space="preserve"> for </w:delText>
        </w:r>
      </w:del>
      <w:del w:id="6503" w:author="野草" w:date="2024-04-27T16:32:44Z">
        <w:r>
          <w:rPr>
            <w:rFonts w:hint="default"/>
            <w:highlight w:val="green"/>
            <w:rPrChange w:id="6504" w:author="野草" w:date="2024-04-25T08:20:11Z">
              <w:rPr>
                <w:rFonts w:hint="eastAsia"/>
              </w:rPr>
            </w:rPrChange>
          </w:rPr>
          <w:delText xml:space="preserve">riverside </w:delText>
        </w:r>
      </w:del>
      <w:del w:id="6505" w:author="野草" w:date="2024-04-27T16:32:44Z">
        <w:r>
          <w:rPr>
            <w:highlight w:val="green"/>
            <w:rPrChange w:id="6506" w:author="野草" w:date="2024-04-25T08:20:11Z">
              <w:rPr/>
            </w:rPrChange>
          </w:rPr>
          <w:delText>areas</w:delText>
        </w:r>
      </w:del>
      <w:del w:id="6507" w:author="野草" w:date="2024-04-27T16:32:44Z">
        <w:r>
          <w:rPr>
            <w:rFonts w:hint="default"/>
            <w:lang w:val="en-US"/>
          </w:rPr>
          <w:delText xml:space="preserve"> should</w:delText>
        </w:r>
      </w:del>
      <w:ins w:id="6508" w:author="野草" w:date="2024-04-27T16:32:46Z">
        <w:r>
          <w:rPr>
            <w:rFonts w:hint="eastAsia"/>
            <w:lang w:val="en-US" w:eastAsia="zh-CN"/>
          </w:rPr>
          <w:t>it</w:t>
        </w:r>
      </w:ins>
      <w:ins w:id="6509" w:author="野草" w:date="2024-04-27T16:32:47Z">
        <w:r>
          <w:rPr>
            <w:rFonts w:hint="default"/>
            <w:lang w:val="en-US" w:eastAsia="zh-CN"/>
          </w:rPr>
          <w:t>’</w:t>
        </w:r>
      </w:ins>
      <w:ins w:id="6510" w:author="野草" w:date="2024-04-27T16:32:47Z">
        <w:r>
          <w:rPr>
            <w:rFonts w:hint="eastAsia"/>
            <w:lang w:val="en-US" w:eastAsia="zh-CN"/>
          </w:rPr>
          <w:t xml:space="preserve">s </w:t>
        </w:r>
      </w:ins>
      <w:ins w:id="6511" w:author="野草" w:date="2024-04-27T16:33:18Z">
        <w:r>
          <w:rPr>
            <w:rFonts w:hint="eastAsia"/>
            <w:lang w:val="en-US" w:eastAsia="zh-CN"/>
          </w:rPr>
          <w:t>re</w:t>
        </w:r>
      </w:ins>
      <w:ins w:id="6512" w:author="野草" w:date="2024-04-27T16:33:19Z">
        <w:r>
          <w:rPr>
            <w:rFonts w:hint="eastAsia"/>
            <w:lang w:val="en-US" w:eastAsia="zh-CN"/>
          </w:rPr>
          <w:t>commen</w:t>
        </w:r>
      </w:ins>
      <w:ins w:id="6513" w:author="野草" w:date="2024-04-27T16:33:20Z">
        <w:r>
          <w:rPr>
            <w:rFonts w:hint="eastAsia"/>
            <w:lang w:val="en-US" w:eastAsia="zh-CN"/>
          </w:rPr>
          <w:t>ded</w:t>
        </w:r>
      </w:ins>
      <w:ins w:id="6514" w:author="野草" w:date="2024-04-27T16:32:50Z">
        <w:r>
          <w:rPr>
            <w:rFonts w:hint="eastAsia"/>
            <w:lang w:val="en-US" w:eastAsia="zh-CN"/>
          </w:rPr>
          <w:t xml:space="preserve"> to</w:t>
        </w:r>
      </w:ins>
      <w:r>
        <w:t xml:space="preserve"> prioritize</w:t>
      </w:r>
      <w:r>
        <w:rPr>
          <w:highlight w:val="green"/>
          <w:rPrChange w:id="6515" w:author="野草" w:date="2024-04-25T08:20:17Z">
            <w:rPr/>
          </w:rPrChange>
        </w:rPr>
        <w:t xml:space="preserve"> the </w:t>
      </w:r>
      <w:r>
        <w:rPr>
          <w:rFonts w:hint="eastAsia"/>
          <w:highlight w:val="green"/>
          <w:rPrChange w:id="6516" w:author="野草" w:date="2024-04-25T08:20:17Z">
            <w:rPr>
              <w:rFonts w:hint="eastAsia"/>
            </w:rPr>
          </w:rPrChange>
        </w:rPr>
        <w:t>layout</w:t>
      </w:r>
      <w:r>
        <w:rPr>
          <w:highlight w:val="green"/>
          <w:rPrChange w:id="6517" w:author="野草" w:date="2024-04-25T08:20:17Z">
            <w:rPr/>
          </w:rPrChange>
        </w:rPr>
        <w:t>s</w:t>
      </w:r>
      <w:r>
        <w:t xml:space="preserve"> of individual </w:t>
      </w:r>
      <w:r>
        <w:rPr>
          <w:highlight w:val="green"/>
          <w:rPrChange w:id="6518" w:author="野草" w:date="2024-04-25T08:20:23Z">
            <w:rPr/>
          </w:rPrChange>
        </w:rPr>
        <w:t xml:space="preserve">land </w:t>
      </w:r>
      <w:r>
        <w:rPr>
          <w:rFonts w:hint="eastAsia"/>
          <w:highlight w:val="green"/>
          <w:rPrChange w:id="6519" w:author="野草" w:date="2024-04-25T08:20:23Z">
            <w:rPr>
              <w:rFonts w:hint="eastAsia"/>
            </w:rPr>
          </w:rPrChange>
        </w:rPr>
        <w:t>cover</w:t>
      </w:r>
      <w:r>
        <w:rPr>
          <w:highlight w:val="green"/>
          <w:rPrChange w:id="6520" w:author="野草" w:date="2024-04-25T08:20:23Z">
            <w:rPr/>
          </w:rPrChange>
        </w:rPr>
        <w:t xml:space="preserve"> types</w:t>
      </w:r>
      <w:ins w:id="6521" w:author="野草" w:date="2024-04-27T16:32:57Z">
        <w:r>
          <w:rPr>
            <w:rFonts w:hint="eastAsia"/>
            <w:highlight w:val="none"/>
            <w:lang w:val="en-US" w:eastAsia="zh-CN"/>
            <w:rPrChange w:id="6522" w:author="野草" w:date="2024-04-27T16:33:05Z">
              <w:rPr>
                <w:rFonts w:hint="eastAsia"/>
                <w:highlight w:val="green"/>
                <w:lang w:val="en-US" w:eastAsia="zh-CN"/>
              </w:rPr>
            </w:rPrChange>
          </w:rPr>
          <w:t xml:space="preserve"> in</w:t>
        </w:r>
      </w:ins>
      <w:ins w:id="6523" w:author="野草" w:date="2024-04-27T16:32:58Z">
        <w:r>
          <w:rPr>
            <w:rFonts w:hint="eastAsia"/>
            <w:highlight w:val="none"/>
            <w:lang w:val="en-US" w:eastAsia="zh-CN"/>
            <w:rPrChange w:id="6524" w:author="野草" w:date="2024-04-27T16:33:05Z">
              <w:rPr>
                <w:rFonts w:hint="eastAsia"/>
                <w:highlight w:val="green"/>
                <w:lang w:val="en-US" w:eastAsia="zh-CN"/>
              </w:rPr>
            </w:rPrChange>
          </w:rPr>
          <w:t xml:space="preserve"> </w:t>
        </w:r>
      </w:ins>
      <w:ins w:id="6525" w:author="野草" w:date="2024-04-27T16:32:58Z">
        <w:r>
          <w:rPr>
            <w:rFonts w:hint="eastAsia"/>
            <w:highlight w:val="green"/>
            <w:lang w:val="en-US" w:eastAsia="zh-CN"/>
          </w:rPr>
          <w:t>ur</w:t>
        </w:r>
      </w:ins>
      <w:ins w:id="6526" w:author="野草" w:date="2024-04-27T16:32:59Z">
        <w:r>
          <w:rPr>
            <w:rFonts w:hint="eastAsia"/>
            <w:highlight w:val="green"/>
            <w:lang w:val="en-US" w:eastAsia="zh-CN"/>
          </w:rPr>
          <w:t xml:space="preserve">ban </w:t>
        </w:r>
      </w:ins>
      <w:ins w:id="6527" w:author="野草" w:date="2024-04-27T16:33:00Z">
        <w:r>
          <w:rPr>
            <w:rFonts w:hint="eastAsia"/>
            <w:highlight w:val="green"/>
            <w:lang w:val="en-US" w:eastAsia="zh-CN"/>
          </w:rPr>
          <w:t>plannin</w:t>
        </w:r>
      </w:ins>
      <w:ins w:id="6528" w:author="野草" w:date="2024-04-27T16:33:01Z">
        <w:r>
          <w:rPr>
            <w:rFonts w:hint="eastAsia"/>
            <w:highlight w:val="green"/>
            <w:lang w:val="en-US" w:eastAsia="zh-CN"/>
          </w:rPr>
          <w:t>g</w:t>
        </w:r>
      </w:ins>
      <w:r>
        <w:t xml:space="preserve">. </w:t>
      </w:r>
      <w:del w:id="6529" w:author="野草" w:date="2024-04-27T16:49:28Z">
        <w:r>
          <w:rPr/>
          <w:delText xml:space="preserve">This is particularly crucial for </w:delText>
        </w:r>
      </w:del>
      <w:del w:id="6530" w:author="野草" w:date="2024-04-27T16:49:28Z">
        <w:r>
          <w:rPr>
            <w:rFonts w:hint="eastAsia"/>
          </w:rPr>
          <w:delText>area</w:delText>
        </w:r>
      </w:del>
      <w:del w:id="6531" w:author="野草" w:date="2024-04-27T16:49:28Z">
        <w:r>
          <w:rPr/>
          <w:delText xml:space="preserve">s designated for </w:delText>
        </w:r>
      </w:del>
      <w:del w:id="6532" w:author="野草" w:date="2024-04-27T16:49:28Z">
        <w:r>
          <w:rPr>
            <w:highlight w:val="green"/>
            <w:rPrChange w:id="6533" w:author="野草" w:date="2024-04-25T08:20:29Z">
              <w:rPr/>
            </w:rPrChange>
          </w:rPr>
          <w:delText>residents' leisure activities</w:delText>
        </w:r>
      </w:del>
      <w:del w:id="6534" w:author="野草" w:date="2024-04-27T16:49:28Z">
        <w:r>
          <w:rPr/>
          <w:delText xml:space="preserve">, </w:delText>
        </w:r>
      </w:del>
      <w:del w:id="6535" w:author="野草" w:date="2024-04-27T16:49:28Z">
        <w:r>
          <w:rPr>
            <w:rFonts w:hint="eastAsia"/>
          </w:rPr>
          <w:delText>such as</w:delText>
        </w:r>
      </w:del>
      <w:del w:id="6536" w:author="野草" w:date="2024-04-27T16:49:28Z">
        <w:r>
          <w:rPr/>
          <w:delText xml:space="preserve"> </w:delText>
        </w:r>
      </w:del>
      <w:del w:id="6537" w:author="野草" w:date="2024-04-27T16:49:28Z">
        <w:r>
          <w:rPr>
            <w:highlight w:val="green"/>
            <w:rPrChange w:id="6538" w:author="野草" w:date="2024-04-25T08:20:32Z">
              <w:rPr/>
            </w:rPrChange>
          </w:rPr>
          <w:delText>parks and squares</w:delText>
        </w:r>
      </w:del>
      <w:del w:id="6539" w:author="野草" w:date="2024-04-27T16:49:28Z">
        <w:r>
          <w:rPr/>
          <w:delText xml:space="preserve">. </w:delText>
        </w:r>
      </w:del>
      <w:ins w:id="6540" w:author="野草" w:date="2024-04-27T16:24:31Z">
        <w:r>
          <w:rPr>
            <w:rFonts w:hint="eastAsia"/>
          </w:rPr>
          <w:t>The result also indicate</w:t>
        </w:r>
      </w:ins>
      <w:ins w:id="6541" w:author="野草" w:date="2024-04-27T16:45:45Z">
        <w:r>
          <w:rPr>
            <w:rFonts w:hint="eastAsia"/>
            <w:lang w:val="en-US" w:eastAsia="zh-CN"/>
          </w:rPr>
          <w:t>s</w:t>
        </w:r>
      </w:ins>
      <w:ins w:id="6542" w:author="野草" w:date="2024-04-27T16:24:31Z">
        <w:r>
          <w:rPr>
            <w:rFonts w:hint="eastAsia"/>
          </w:rPr>
          <w:t xml:space="preserve"> that </w:t>
        </w:r>
      </w:ins>
      <w:ins w:id="6543" w:author="野草" w:date="2024-04-27T16:24:31Z">
        <w:r>
          <w:rPr>
            <w:rFonts w:hint="eastAsia"/>
            <w:highlight w:val="green"/>
            <w:rPrChange w:id="6544" w:author="野草" w:date="2024-04-27T16:24:39Z">
              <w:rPr>
                <w:rFonts w:hint="eastAsia"/>
              </w:rPr>
            </w:rPrChange>
          </w:rPr>
          <w:t>patch density</w:t>
        </w:r>
      </w:ins>
      <w:ins w:id="6545" w:author="野草" w:date="2024-04-27T16:24:31Z">
        <w:r>
          <w:rPr>
            <w:rFonts w:hint="eastAsia"/>
          </w:rPr>
          <w:t xml:space="preserve"> demonstrated</w:t>
        </w:r>
      </w:ins>
      <w:ins w:id="6546" w:author="野草" w:date="2024-04-27T16:24:43Z">
        <w:r>
          <w:rPr>
            <w:rFonts w:hint="eastAsia"/>
            <w:lang w:val="en-US" w:eastAsia="zh-CN"/>
          </w:rPr>
          <w:t xml:space="preserve"> a </w:t>
        </w:r>
      </w:ins>
      <w:ins w:id="6547" w:author="野草" w:date="2024-04-27T16:24:31Z">
        <w:r>
          <w:rPr>
            <w:rFonts w:hint="eastAsia"/>
            <w:highlight w:val="green"/>
            <w:rPrChange w:id="6548" w:author="野草" w:date="2024-04-27T16:24:47Z">
              <w:rPr>
                <w:rFonts w:hint="eastAsia"/>
              </w:rPr>
            </w:rPrChange>
          </w:rPr>
          <w:t>negative correlation</w:t>
        </w:r>
      </w:ins>
      <w:ins w:id="6549" w:author="野草" w:date="2024-04-27T16:24:31Z">
        <w:r>
          <w:rPr>
            <w:rFonts w:hint="eastAsia"/>
          </w:rPr>
          <w:t xml:space="preserve"> with </w:t>
        </w:r>
      </w:ins>
      <w:ins w:id="6550" w:author="野草" w:date="2024-04-27T16:24:31Z">
        <w:r>
          <w:rPr>
            <w:rFonts w:hint="eastAsia"/>
            <w:highlight w:val="green"/>
            <w:rPrChange w:id="6551" w:author="野草" w:date="2024-04-27T16:24:50Z">
              <w:rPr>
                <w:rFonts w:hint="eastAsia"/>
              </w:rPr>
            </w:rPrChange>
          </w:rPr>
          <w:t>river cooling</w:t>
        </w:r>
      </w:ins>
      <w:ins w:id="6552" w:author="野草" w:date="2024-04-27T16:24:31Z">
        <w:r>
          <w:rPr>
            <w:rFonts w:hint="eastAsia"/>
          </w:rPr>
          <w:t>. Hence, it</w:t>
        </w:r>
      </w:ins>
      <w:ins w:id="6553" w:author="野草" w:date="2024-04-27T16:55:35Z">
        <w:r>
          <w:rPr>
            <w:rFonts w:hint="default"/>
            <w:lang w:val="en-US" w:eastAsia="zh-CN"/>
          </w:rPr>
          <w:t>’</w:t>
        </w:r>
      </w:ins>
      <w:ins w:id="6554" w:author="野草" w:date="2024-04-27T16:24:31Z">
        <w:r>
          <w:rPr>
            <w:rFonts w:hint="eastAsia"/>
          </w:rPr>
          <w:t xml:space="preserve">s advisable to </w:t>
        </w:r>
      </w:ins>
      <w:ins w:id="6555" w:author="野草" w:date="2024-04-27T16:24:31Z">
        <w:r>
          <w:rPr>
            <w:rFonts w:hint="eastAsia"/>
            <w:highlight w:val="green"/>
            <w:rPrChange w:id="6556" w:author="野草" w:date="2024-04-27T16:24:54Z">
              <w:rPr>
                <w:rFonts w:hint="eastAsia"/>
              </w:rPr>
            </w:rPrChange>
          </w:rPr>
          <w:t>reduce</w:t>
        </w:r>
      </w:ins>
      <w:ins w:id="6557" w:author="野草" w:date="2024-04-27T16:24:31Z">
        <w:r>
          <w:rPr>
            <w:rFonts w:hint="eastAsia"/>
          </w:rPr>
          <w:t xml:space="preserve"> the </w:t>
        </w:r>
      </w:ins>
      <w:ins w:id="6558" w:author="野草" w:date="2024-04-27T16:24:31Z">
        <w:r>
          <w:rPr>
            <w:rFonts w:hint="eastAsia"/>
            <w:highlight w:val="green"/>
            <w:rPrChange w:id="6559" w:author="野草" w:date="2024-04-27T16:24:57Z">
              <w:rPr>
                <w:rFonts w:hint="eastAsia"/>
              </w:rPr>
            </w:rPrChange>
          </w:rPr>
          <w:t>density of landscape patches</w:t>
        </w:r>
      </w:ins>
      <w:ins w:id="6560" w:author="野草" w:date="2024-04-27T16:24:31Z">
        <w:r>
          <w:rPr>
            <w:rFonts w:hint="eastAsia"/>
          </w:rPr>
          <w:t xml:space="preserve"> to foster a </w:t>
        </w:r>
      </w:ins>
      <w:ins w:id="6561" w:author="野草" w:date="2024-04-27T16:24:31Z">
        <w:r>
          <w:rPr>
            <w:rFonts w:hint="eastAsia"/>
            <w:highlight w:val="green"/>
            <w:rPrChange w:id="6562" w:author="野草" w:date="2024-04-27T16:25:00Z">
              <w:rPr>
                <w:rFonts w:hint="eastAsia"/>
              </w:rPr>
            </w:rPrChange>
          </w:rPr>
          <w:t>more climate-friendly</w:t>
        </w:r>
      </w:ins>
      <w:ins w:id="6563" w:author="野草" w:date="2024-04-27T16:24:31Z">
        <w:r>
          <w:rPr>
            <w:rFonts w:hint="eastAsia"/>
          </w:rPr>
          <w:t xml:space="preserve"> living environment.</w:t>
        </w:r>
        <w:bookmarkEnd w:id="118"/>
      </w:ins>
      <w:del w:id="6564" w:author="野草" w:date="2024-04-27T16:24:31Z">
        <w:r>
          <w:rPr/>
          <w:delText xml:space="preserve">The results </w:delText>
        </w:r>
      </w:del>
      <w:del w:id="6565" w:author="野草" w:date="2024-04-27T16:24:31Z">
        <w:r>
          <w:rPr>
            <w:rFonts w:hint="eastAsia"/>
          </w:rPr>
          <w:delText xml:space="preserve">also </w:delText>
        </w:r>
      </w:del>
      <w:del w:id="6566" w:author="野草" w:date="2024-04-27T16:24:31Z">
        <w:r>
          <w:rPr/>
          <w:delText>indicate</w:delText>
        </w:r>
      </w:del>
      <w:del w:id="6567" w:author="野草" w:date="2024-04-27T16:24:31Z">
        <w:r>
          <w:rPr>
            <w:rFonts w:hint="eastAsia"/>
          </w:rPr>
          <w:delText>d</w:delText>
        </w:r>
      </w:del>
      <w:del w:id="6568" w:author="野草" w:date="2024-04-27T16:24:31Z">
        <w:r>
          <w:rPr/>
          <w:delText xml:space="preserve"> that the </w:delText>
        </w:r>
      </w:del>
      <w:del w:id="6569" w:author="野草" w:date="2024-04-27T16:24:31Z">
        <w:r>
          <w:rPr>
            <w:highlight w:val="green"/>
            <w:rPrChange w:id="6570" w:author="野草" w:date="2024-04-25T08:20:37Z">
              <w:rPr/>
            </w:rPrChange>
          </w:rPr>
          <w:delText>aggregation index</w:delText>
        </w:r>
      </w:del>
      <w:del w:id="6571" w:author="野草" w:date="2024-04-27T16:24:31Z">
        <w:r>
          <w:rPr/>
          <w:delText xml:space="preserve"> demonstrated significantly </w:delText>
        </w:r>
      </w:del>
      <w:del w:id="6572" w:author="野草" w:date="2024-04-27T16:24:31Z">
        <w:r>
          <w:rPr>
            <w:highlight w:val="green"/>
            <w:rPrChange w:id="6573" w:author="野草" w:date="2024-04-25T08:22:05Z">
              <w:rPr/>
            </w:rPrChange>
          </w:rPr>
          <w:delText>positive correlations</w:delText>
        </w:r>
      </w:del>
      <w:del w:id="6574" w:author="野草" w:date="2024-04-27T16:24:31Z">
        <w:r>
          <w:rPr/>
          <w:delText xml:space="preserve"> with </w:delText>
        </w:r>
      </w:del>
      <w:del w:id="6575" w:author="野草" w:date="2024-04-27T16:24:31Z">
        <w:r>
          <w:rPr>
            <w:rFonts w:hint="default"/>
            <w:highlight w:val="green"/>
            <w:lang w:val="en-US"/>
            <w:rPrChange w:id="6576" w:author="野草" w:date="2024-04-25T08:22:36Z">
              <w:rPr>
                <w:rFonts w:hint="default"/>
                <w:lang w:val="en-US"/>
              </w:rPr>
            </w:rPrChange>
          </w:rPr>
          <w:delText>RCI and CRCI</w:delText>
        </w:r>
      </w:del>
      <w:del w:id="6577" w:author="野草" w:date="2024-04-27T16:24:31Z">
        <w:r>
          <w:rPr/>
          <w:delText xml:space="preserve">. Hence, </w:delText>
        </w:r>
      </w:del>
      <w:del w:id="6578" w:author="野草" w:date="2024-04-27T16:24:31Z">
        <w:r>
          <w:rPr>
            <w:highlight w:val="green"/>
            <w:rPrChange w:id="6579" w:author="野草" w:date="2024-04-25T08:22:44Z">
              <w:rPr/>
            </w:rPrChange>
          </w:rPr>
          <w:delText>it is advisable to</w:delText>
        </w:r>
      </w:del>
      <w:del w:id="6580" w:author="野草" w:date="2024-04-27T16:24:31Z">
        <w:r>
          <w:rPr/>
          <w:delText xml:space="preserve"> enhance the </w:delText>
        </w:r>
      </w:del>
      <w:del w:id="6581" w:author="野草" w:date="2024-04-27T16:24:31Z">
        <w:r>
          <w:rPr>
            <w:highlight w:val="green"/>
            <w:rPrChange w:id="6582" w:author="野草" w:date="2024-04-25T08:22:40Z">
              <w:rPr/>
            </w:rPrChange>
          </w:rPr>
          <w:delText>aggregation level</w:delText>
        </w:r>
      </w:del>
      <w:del w:id="6583" w:author="野草" w:date="2024-04-27T16:24:31Z">
        <w:r>
          <w:rPr>
            <w:rFonts w:hint="eastAsia"/>
            <w:highlight w:val="green"/>
            <w:rPrChange w:id="6584" w:author="野草" w:date="2024-04-25T08:22:40Z">
              <w:rPr>
                <w:rFonts w:hint="eastAsia"/>
              </w:rPr>
            </w:rPrChange>
          </w:rPr>
          <w:delText>s</w:delText>
        </w:r>
      </w:del>
      <w:del w:id="6585" w:author="野草" w:date="2024-04-27T16:24:31Z">
        <w:r>
          <w:rPr/>
          <w:delText xml:space="preserve"> of individual </w:delText>
        </w:r>
      </w:del>
      <w:del w:id="6586" w:author="野草" w:date="2024-04-27T16:24:31Z">
        <w:r>
          <w:rPr>
            <w:highlight w:val="green"/>
            <w:rPrChange w:id="6587" w:author="野草" w:date="2024-04-25T08:22:48Z">
              <w:rPr/>
            </w:rPrChange>
          </w:rPr>
          <w:delText xml:space="preserve">land </w:delText>
        </w:r>
      </w:del>
      <w:del w:id="6588" w:author="野草" w:date="2024-04-27T16:24:31Z">
        <w:r>
          <w:rPr>
            <w:rFonts w:hint="eastAsia"/>
            <w:highlight w:val="green"/>
            <w:rPrChange w:id="6589" w:author="野草" w:date="2024-04-25T08:22:48Z">
              <w:rPr>
                <w:rFonts w:hint="eastAsia"/>
              </w:rPr>
            </w:rPrChange>
          </w:rPr>
          <w:delText xml:space="preserve">cover </w:delText>
        </w:r>
      </w:del>
      <w:del w:id="6590" w:author="野草" w:date="2024-04-27T16:24:31Z">
        <w:r>
          <w:rPr>
            <w:highlight w:val="green"/>
            <w:rPrChange w:id="6591" w:author="野草" w:date="2024-04-25T08:22:48Z">
              <w:rPr/>
            </w:rPrChange>
          </w:rPr>
          <w:delText>types</w:delText>
        </w:r>
      </w:del>
      <w:del w:id="6592" w:author="野草" w:date="2024-04-27T16:24:31Z">
        <w:r>
          <w:rPr/>
          <w:delText xml:space="preserve"> to foster a more </w:delText>
        </w:r>
      </w:del>
      <w:del w:id="6593" w:author="野草" w:date="2024-04-27T16:24:31Z">
        <w:r>
          <w:rPr>
            <w:highlight w:val="green"/>
            <w:rPrChange w:id="6594" w:author="野草" w:date="2024-04-25T08:22:51Z">
              <w:rPr/>
            </w:rPrChange>
          </w:rPr>
          <w:delText>climate-friendly</w:delText>
        </w:r>
      </w:del>
      <w:del w:id="6595" w:author="野草" w:date="2024-04-27T16:24:31Z">
        <w:r>
          <w:rPr/>
          <w:delText xml:space="preserve"> living environment.</w:delText>
        </w:r>
      </w:del>
    </w:p>
    <w:bookmarkEnd w:id="119"/>
    <w:p>
      <w:pPr>
        <w:numPr>
          <w:ilvl w:val="255"/>
          <w:numId w:val="0"/>
        </w:numPr>
      </w:pPr>
    </w:p>
    <w:bookmarkEnd w:id="117"/>
    <w:p>
      <w:pPr>
        <w:numPr>
          <w:ilvl w:val="255"/>
          <w:numId w:val="0"/>
        </w:numPr>
        <w:rPr>
          <w:del w:id="6596" w:author="野草" w:date="2024-04-25T08:23:19Z"/>
        </w:rPr>
      </w:pPr>
      <w:del w:id="6597" w:author="野草" w:date="2024-04-25T08:23:19Z">
        <w:r>
          <w:rPr>
            <w:rFonts w:hint="eastAsia"/>
          </w:rPr>
          <w:delText xml:space="preserve">Furthermore, based on </w:delText>
        </w:r>
      </w:del>
      <w:del w:id="6598" w:author="野草" w:date="2024-04-25T08:23:19Z">
        <w:r>
          <w:rPr>
            <w:rFonts w:hint="eastAsia"/>
            <w:highlight w:val="green"/>
            <w:rPrChange w:id="6599" w:author="野草" w:date="2024-04-25T08:22:55Z">
              <w:rPr>
                <w:rFonts w:hint="eastAsia"/>
              </w:rPr>
            </w:rPrChange>
          </w:rPr>
          <w:delText xml:space="preserve">the outcomes </w:delText>
        </w:r>
      </w:del>
      <w:del w:id="6600" w:author="野草" w:date="2024-04-25T08:23:19Z">
        <w:r>
          <w:rPr>
            <w:rFonts w:hint="eastAsia"/>
          </w:rPr>
          <w:delText xml:space="preserve">of </w:delText>
        </w:r>
      </w:del>
      <w:del w:id="6601" w:author="野草" w:date="2024-04-25T08:23:19Z">
        <w:r>
          <w:rPr>
            <w:rFonts w:hint="eastAsia"/>
            <w:highlight w:val="green"/>
            <w:rPrChange w:id="6602" w:author="野草" w:date="2024-04-25T08:22:58Z">
              <w:rPr>
                <w:rFonts w:hint="eastAsia"/>
              </w:rPr>
            </w:rPrChange>
          </w:rPr>
          <w:delText>the BRT model</w:delText>
        </w:r>
      </w:del>
      <w:del w:id="6603" w:author="野草" w:date="2024-04-25T08:23:19Z">
        <w:r>
          <w:rPr>
            <w:rFonts w:hint="eastAsia"/>
          </w:rPr>
          <w:delText xml:space="preserve">, the </w:delText>
        </w:r>
      </w:del>
      <w:del w:id="6604" w:author="野草" w:date="2024-04-25T08:23:19Z">
        <w:r>
          <w:rPr>
            <w:rFonts w:hint="eastAsia"/>
            <w:highlight w:val="green"/>
            <w:rPrChange w:id="6605" w:author="野草" w:date="2024-04-25T08:23:02Z">
              <w:rPr>
                <w:rFonts w:hint="eastAsia"/>
              </w:rPr>
            </w:rPrChange>
          </w:rPr>
          <w:delText>influencing factors</w:delText>
        </w:r>
      </w:del>
      <w:del w:id="6606" w:author="野草" w:date="2024-04-25T08:23:19Z">
        <w:r>
          <w:rPr>
            <w:rFonts w:hint="eastAsia"/>
          </w:rPr>
          <w:delText xml:space="preserve"> affecting river cooling exhibited </w:delText>
        </w:r>
      </w:del>
      <w:del w:id="6607" w:author="野草" w:date="2024-04-25T08:23:19Z">
        <w:r>
          <w:rPr>
            <w:rFonts w:hint="eastAsia"/>
            <w:highlight w:val="green"/>
            <w:rPrChange w:id="6608" w:author="野草" w:date="2024-04-25T08:23:05Z">
              <w:rPr>
                <w:rFonts w:hint="eastAsia"/>
              </w:rPr>
            </w:rPrChange>
          </w:rPr>
          <w:delText>specific ranges</w:delText>
        </w:r>
      </w:del>
      <w:del w:id="6609" w:author="野草" w:date="2024-04-25T08:23:19Z">
        <w:r>
          <w:rPr>
            <w:rFonts w:hint="eastAsia"/>
          </w:rPr>
          <w:delText>. Therefore, the ranges within which various factors exert their influences should be taken into account, which can contribute to a more effective implementation of river cooling measures.</w:delText>
        </w:r>
      </w:del>
    </w:p>
    <w:p>
      <w:pPr>
        <w:pStyle w:val="4"/>
        <w:numPr>
          <w:ilvl w:val="1"/>
          <w:numId w:val="1"/>
        </w:numPr>
        <w:ind w:left="420" w:hanging="420"/>
      </w:pPr>
      <w:r>
        <w:rPr>
          <w:rFonts w:hint="eastAsia"/>
        </w:rPr>
        <w:t>Limitations of this study and future work</w:t>
      </w:r>
    </w:p>
    <w:p>
      <w:pPr>
        <w:numPr>
          <w:ilvl w:val="255"/>
          <w:numId w:val="0"/>
        </w:numPr>
        <w:rPr>
          <w:ins w:id="6610" w:author="野草" w:date="2024-04-27T22:25:34Z"/>
          <w:rFonts w:hint="eastAsia"/>
          <w:lang w:eastAsia="zh-CN"/>
        </w:rPr>
      </w:pPr>
      <w:ins w:id="6611" w:author="野草" w:date="2024-04-27T22:25:34Z">
        <w:bookmarkStart w:id="121" w:name="OLE_LINK122"/>
        <w:bookmarkStart w:id="122" w:name="OLE_LINK123"/>
        <w:r>
          <w:rPr>
            <w:rFonts w:hint="eastAsia"/>
            <w:lang w:eastAsia="zh-CN"/>
          </w:rPr>
          <w:t>【</w:t>
        </w:r>
      </w:ins>
      <w:ins w:id="6612" w:author="野草" w:date="2024-04-27T22:25:34Z">
        <w:r>
          <w:rPr>
            <w:rFonts w:hint="eastAsia"/>
            <w:lang w:val="en-US" w:eastAsia="zh-CN"/>
          </w:rPr>
          <w:t>up2024 042</w:t>
        </w:r>
      </w:ins>
      <w:ins w:id="6613" w:author="野草" w:date="2024-04-27T22:25:43Z">
        <w:r>
          <w:rPr>
            <w:rFonts w:hint="eastAsia"/>
            <w:lang w:val="en-US" w:eastAsia="zh-CN"/>
          </w:rPr>
          <w:t>7</w:t>
        </w:r>
      </w:ins>
      <w:ins w:id="6614" w:author="野草" w:date="2024-04-27T22:25:34Z">
        <w:r>
          <w:rPr>
            <w:rFonts w:hint="eastAsia"/>
            <w:lang w:val="en-US" w:eastAsia="zh-CN"/>
          </w:rPr>
          <w:t xml:space="preserve"> </w:t>
        </w:r>
      </w:ins>
      <w:ins w:id="6615" w:author="野草" w:date="2024-04-27T22:25:37Z">
        <w:r>
          <w:rPr>
            <w:rFonts w:hint="eastAsia"/>
            <w:lang w:val="en-US" w:eastAsia="zh-CN"/>
          </w:rPr>
          <w:t>22</w:t>
        </w:r>
      </w:ins>
      <w:ins w:id="6616" w:author="野草" w:date="2024-04-27T22:25:34Z">
        <w:r>
          <w:rPr>
            <w:rFonts w:hint="eastAsia"/>
            <w:lang w:val="en-US" w:eastAsia="zh-CN"/>
          </w:rPr>
          <w:t>:</w:t>
        </w:r>
      </w:ins>
      <w:ins w:id="6617" w:author="野草" w:date="2024-04-27T22:31:46Z">
        <w:r>
          <w:rPr>
            <w:rFonts w:hint="eastAsia"/>
            <w:lang w:val="en-US" w:eastAsia="zh-CN"/>
          </w:rPr>
          <w:t>31</w:t>
        </w:r>
      </w:ins>
      <w:ins w:id="6618" w:author="野草" w:date="2024-04-27T22:25:34Z">
        <w:r>
          <w:rPr>
            <w:rFonts w:hint="eastAsia"/>
            <w:lang w:eastAsia="zh-CN"/>
          </w:rPr>
          <w:t>】</w:t>
        </w:r>
      </w:ins>
    </w:p>
    <w:p>
      <w:pPr>
        <w:numPr>
          <w:ilvl w:val="255"/>
          <w:numId w:val="0"/>
        </w:numPr>
        <w:rPr>
          <w:del w:id="6619" w:author="野草" w:date="2024-04-27T11:44:00Z"/>
          <w:rFonts w:hint="eastAsia" w:eastAsiaTheme="minorEastAsia"/>
          <w:lang w:val="en-US" w:eastAsia="zh-CN"/>
        </w:rPr>
      </w:pPr>
      <w:bookmarkStart w:id="123" w:name="OLE_LINK125"/>
      <w:r>
        <w:rPr>
          <w:rFonts w:hint="eastAsia"/>
        </w:rPr>
        <w:t xml:space="preserve">This study has </w:t>
      </w:r>
      <w:r>
        <w:rPr>
          <w:rFonts w:hint="eastAsia"/>
          <w:highlight w:val="green"/>
          <w:rPrChange w:id="6620" w:author="野草" w:date="2024-04-25T08:23:23Z">
            <w:rPr>
              <w:rFonts w:hint="eastAsia"/>
            </w:rPr>
          </w:rPrChange>
        </w:rPr>
        <w:t>certain limitations</w:t>
      </w:r>
      <w:r>
        <w:rPr>
          <w:rFonts w:hint="eastAsia"/>
        </w:rPr>
        <w:t xml:space="preserve">. Situated in the </w:t>
      </w:r>
      <w:r>
        <w:rPr>
          <w:rFonts w:hint="eastAsia"/>
          <w:highlight w:val="green"/>
          <w:rPrChange w:id="6621" w:author="野草" w:date="2024-04-25T08:23:28Z">
            <w:rPr>
              <w:rFonts w:hint="eastAsia"/>
            </w:rPr>
          </w:rPrChange>
        </w:rPr>
        <w:t>Sichuan basin</w:t>
      </w:r>
      <w:r>
        <w:rPr>
          <w:rFonts w:hint="eastAsia"/>
        </w:rPr>
        <w:t xml:space="preserve">, Chongqing experiences significantly lower </w:t>
      </w:r>
      <w:r>
        <w:rPr>
          <w:rFonts w:hint="eastAsia"/>
          <w:highlight w:val="green"/>
          <w:rPrChange w:id="6622" w:author="野草" w:date="2024-04-25T08:23:32Z">
            <w:rPr>
              <w:rFonts w:hint="eastAsia"/>
            </w:rPr>
          </w:rPrChange>
        </w:rPr>
        <w:t xml:space="preserve">average wind speed </w:t>
      </w:r>
      <w:r>
        <w:rPr>
          <w:rFonts w:hint="eastAsia"/>
        </w:rPr>
        <w:t xml:space="preserve">compared to </w:t>
      </w:r>
      <w:r>
        <w:rPr>
          <w:rFonts w:hint="eastAsia"/>
          <w:highlight w:val="green"/>
          <w:rPrChange w:id="6623" w:author="野草" w:date="2024-04-25T08:23:35Z">
            <w:rPr>
              <w:rFonts w:hint="eastAsia"/>
            </w:rPr>
          </w:rPrChange>
        </w:rPr>
        <w:t>other citie</w:t>
      </w:r>
      <w:r>
        <w:rPr>
          <w:rFonts w:hint="eastAsia"/>
          <w:highlight w:val="green"/>
          <w:rPrChange w:id="6624" w:author="野草" w:date="2024-04-27T22:21:18Z">
            <w:rPr>
              <w:rFonts w:hint="eastAsia"/>
            </w:rPr>
          </w:rPrChange>
        </w:rPr>
        <w:t xml:space="preserve">s </w:t>
      </w:r>
      <w:r>
        <w:rPr>
          <w:rFonts w:hint="eastAsia"/>
        </w:rPr>
        <w:t xml:space="preserve">over the world. As a result, the impacts of </w:t>
      </w:r>
      <w:r>
        <w:rPr>
          <w:rFonts w:hint="eastAsia"/>
          <w:highlight w:val="green"/>
          <w:rPrChange w:id="6625" w:author="野草" w:date="2024-04-25T08:23:41Z">
            <w:rPr>
              <w:rFonts w:hint="eastAsia"/>
            </w:rPr>
          </w:rPrChange>
        </w:rPr>
        <w:t>wind speed</w:t>
      </w:r>
      <w:r>
        <w:rPr>
          <w:rFonts w:hint="eastAsia"/>
        </w:rPr>
        <w:t xml:space="preserve"> and </w:t>
      </w:r>
      <w:r>
        <w:rPr>
          <w:rFonts w:hint="eastAsia"/>
          <w:highlight w:val="green"/>
          <w:rPrChange w:id="6626" w:author="野草" w:date="2024-04-25T08:23:44Z">
            <w:rPr>
              <w:rFonts w:hint="eastAsia"/>
            </w:rPr>
          </w:rPrChange>
        </w:rPr>
        <w:t>wind direction</w:t>
      </w:r>
      <w:r>
        <w:rPr>
          <w:rFonts w:hint="eastAsia"/>
        </w:rPr>
        <w:t xml:space="preserve"> on </w:t>
      </w:r>
      <w:r>
        <w:rPr>
          <w:rFonts w:hint="eastAsia"/>
          <w:highlight w:val="green"/>
          <w:rPrChange w:id="6627" w:author="野草" w:date="2024-04-25T08:23:51Z">
            <w:rPr>
              <w:rFonts w:hint="eastAsia"/>
            </w:rPr>
          </w:rPrChange>
        </w:rPr>
        <w:t>river cooling effects</w:t>
      </w:r>
      <w:r>
        <w:rPr>
          <w:rFonts w:hint="eastAsia"/>
        </w:rPr>
        <w:t xml:space="preserve"> have not been </w:t>
      </w:r>
      <w:r>
        <w:rPr>
          <w:rFonts w:hint="eastAsia"/>
          <w:highlight w:val="green"/>
          <w:rPrChange w:id="6628" w:author="野草" w:date="2024-04-25T08:23:47Z">
            <w:rPr>
              <w:rFonts w:hint="eastAsia"/>
            </w:rPr>
          </w:rPrChange>
        </w:rPr>
        <w:t xml:space="preserve">comprehensively addressed </w:t>
      </w:r>
      <w:r>
        <w:rPr>
          <w:rFonts w:hint="eastAsia"/>
        </w:rPr>
        <w:t xml:space="preserve">in this study. </w:t>
      </w:r>
      <w:r>
        <w:rPr>
          <w:rFonts w:hint="eastAsia"/>
          <w:highlight w:val="green"/>
          <w:rPrChange w:id="6629" w:author="野草" w:date="2024-04-25T08:23:54Z">
            <w:rPr>
              <w:rFonts w:hint="eastAsia"/>
            </w:rPr>
          </w:rPrChange>
        </w:rPr>
        <w:t>Future research</w:t>
      </w:r>
      <w:r>
        <w:rPr>
          <w:rFonts w:hint="eastAsia"/>
          <w:highlight w:val="green"/>
          <w:rPrChange w:id="6630" w:author="野草" w:date="2024-04-25T08:23:57Z">
            <w:rPr>
              <w:rFonts w:hint="eastAsia"/>
            </w:rPr>
          </w:rPrChange>
        </w:rPr>
        <w:t xml:space="preserve"> endeavors</w:t>
      </w:r>
      <w:r>
        <w:rPr>
          <w:rFonts w:hint="eastAsia"/>
        </w:rPr>
        <w:t xml:space="preserve"> should consider </w:t>
      </w:r>
      <w:r>
        <w:rPr>
          <w:rFonts w:hint="eastAsia"/>
          <w:highlight w:val="green"/>
          <w:rPrChange w:id="6631" w:author="野草" w:date="2024-04-25T08:24:01Z">
            <w:rPr>
              <w:rFonts w:hint="eastAsia"/>
            </w:rPr>
          </w:rPrChange>
        </w:rPr>
        <w:t>these factors</w:t>
      </w:r>
      <w:r>
        <w:rPr>
          <w:rFonts w:hint="eastAsia"/>
        </w:rPr>
        <w:t xml:space="preserve"> to offer a </w:t>
      </w:r>
      <w:r>
        <w:rPr>
          <w:rFonts w:hint="eastAsia"/>
          <w:highlight w:val="green"/>
          <w:rPrChange w:id="6632" w:author="野草" w:date="2024-04-25T08:24:07Z">
            <w:rPr>
              <w:rFonts w:hint="eastAsia"/>
            </w:rPr>
          </w:rPrChange>
        </w:rPr>
        <w:t>more</w:t>
      </w:r>
      <w:r>
        <w:rPr>
          <w:rFonts w:hint="eastAsia"/>
        </w:rPr>
        <w:t xml:space="preserve"> </w:t>
      </w:r>
      <w:r>
        <w:rPr>
          <w:rFonts w:hint="eastAsia"/>
          <w:highlight w:val="green"/>
          <w:rPrChange w:id="6633" w:author="野草" w:date="2024-04-25T08:24:04Z">
            <w:rPr>
              <w:rFonts w:hint="eastAsia"/>
            </w:rPr>
          </w:rPrChange>
        </w:rPr>
        <w:t>comprehensive understanding</w:t>
      </w:r>
      <w:r>
        <w:rPr>
          <w:rFonts w:hint="eastAsia"/>
        </w:rPr>
        <w:t xml:space="preserve"> of </w:t>
      </w:r>
      <w:r>
        <w:rPr>
          <w:rFonts w:hint="eastAsia"/>
          <w:highlight w:val="green"/>
          <w:rPrChange w:id="6634" w:author="野草" w:date="2024-04-25T08:24:11Z">
            <w:rPr>
              <w:rFonts w:hint="eastAsia"/>
            </w:rPr>
          </w:rPrChange>
        </w:rPr>
        <w:t>river cooling dynamics</w:t>
      </w:r>
      <w:r>
        <w:rPr>
          <w:rFonts w:hint="eastAsia"/>
        </w:rPr>
        <w:t xml:space="preserve"> from the standpoint of </w:t>
      </w:r>
      <w:r>
        <w:rPr>
          <w:rFonts w:hint="eastAsia"/>
          <w:highlight w:val="green"/>
          <w:rPrChange w:id="6635" w:author="野草" w:date="2024-04-25T08:24:16Z">
            <w:rPr>
              <w:rFonts w:hint="eastAsia"/>
            </w:rPr>
          </w:rPrChange>
        </w:rPr>
        <w:t>background weather conditions</w:t>
      </w:r>
      <w:r>
        <w:rPr>
          <w:rFonts w:hint="eastAsia"/>
        </w:rPr>
        <w:t xml:space="preserve">, especially </w:t>
      </w:r>
      <w:r>
        <w:rPr>
          <w:rFonts w:hint="eastAsia"/>
          <w:highlight w:val="green"/>
          <w:rPrChange w:id="6636" w:author="野草" w:date="2024-04-25T08:24:20Z">
            <w:rPr>
              <w:rFonts w:hint="eastAsia"/>
            </w:rPr>
          </w:rPrChange>
        </w:rPr>
        <w:t xml:space="preserve">in cities </w:t>
      </w:r>
      <w:r>
        <w:rPr>
          <w:rFonts w:hint="eastAsia"/>
        </w:rPr>
        <w:t xml:space="preserve">characterized by </w:t>
      </w:r>
      <w:r>
        <w:rPr>
          <w:rFonts w:hint="eastAsia"/>
          <w:highlight w:val="green"/>
          <w:rPrChange w:id="6637" w:author="野草" w:date="2024-04-25T08:24:23Z">
            <w:rPr>
              <w:rFonts w:hint="eastAsia"/>
            </w:rPr>
          </w:rPrChange>
        </w:rPr>
        <w:t>higher wind speeds</w:t>
      </w:r>
      <w:r>
        <w:rPr>
          <w:rFonts w:hint="eastAsia"/>
        </w:rPr>
        <w:t>.</w:t>
      </w:r>
      <w:ins w:id="6638" w:author="野草" w:date="2024-04-27T11:44:01Z">
        <w:r>
          <w:rPr>
            <w:rFonts w:hint="eastAsia"/>
            <w:lang w:val="en-US" w:eastAsia="zh-CN"/>
          </w:rPr>
          <w:t xml:space="preserve"> </w:t>
        </w:r>
      </w:ins>
    </w:p>
    <w:p>
      <w:pPr>
        <w:numPr>
          <w:ilvl w:val="255"/>
          <w:numId w:val="0"/>
        </w:numPr>
        <w:rPr>
          <w:del w:id="6639" w:author="野草" w:date="2024-04-27T11:44:04Z"/>
          <w:rFonts w:hint="eastAsia" w:eastAsiaTheme="minorEastAsia"/>
          <w:lang w:val="en-US" w:eastAsia="zh-CN"/>
        </w:rPr>
      </w:pPr>
      <w:r>
        <w:rPr>
          <w:rFonts w:hint="eastAsia"/>
        </w:rPr>
        <w:t xml:space="preserve">In addition, </w:t>
      </w:r>
      <w:ins w:id="6640" w:author="野草" w:date="2024-04-27T17:13:55Z">
        <w:r>
          <w:rPr>
            <w:rFonts w:hint="eastAsia"/>
            <w:lang w:val="en-US" w:eastAsia="zh-CN"/>
          </w:rPr>
          <w:t xml:space="preserve">the </w:t>
        </w:r>
      </w:ins>
      <w:ins w:id="6641" w:author="野草" w:date="2024-04-27T17:13:56Z">
        <w:r>
          <w:rPr>
            <w:rFonts w:hint="eastAsia"/>
            <w:lang w:val="en-US" w:eastAsia="zh-CN"/>
          </w:rPr>
          <w:t>city o</w:t>
        </w:r>
      </w:ins>
      <w:ins w:id="6642" w:author="野草" w:date="2024-04-27T17:13:57Z">
        <w:r>
          <w:rPr>
            <w:rFonts w:hint="eastAsia"/>
            <w:lang w:val="en-US" w:eastAsia="zh-CN"/>
          </w:rPr>
          <w:t xml:space="preserve">f </w:t>
        </w:r>
      </w:ins>
      <w:r>
        <w:rPr>
          <w:rFonts w:hint="eastAsia"/>
        </w:rPr>
        <w:t xml:space="preserve">Chongqing, </w:t>
      </w:r>
      <w:del w:id="6643" w:author="野草" w:date="2024-04-27T22:21:58Z">
        <w:r>
          <w:rPr>
            <w:rFonts w:hint="default"/>
            <w:highlight w:val="green"/>
            <w:rPrChange w:id="6644" w:author="野草" w:date="2024-04-25T08:24:57Z">
              <w:rPr>
                <w:rFonts w:hint="eastAsia"/>
              </w:rPr>
            </w:rPrChange>
          </w:rPr>
          <w:delText>characterized</w:delText>
        </w:r>
      </w:del>
      <w:ins w:id="6645" w:author="野草" w:date="2024-04-27T22:21:58Z">
        <w:r>
          <w:rPr>
            <w:rFonts w:hint="eastAsia"/>
            <w:highlight w:val="green"/>
            <w:lang w:eastAsia="zh-CN"/>
          </w:rPr>
          <w:t>f</w:t>
        </w:r>
      </w:ins>
      <w:ins w:id="6646" w:author="野草" w:date="2024-04-27T22:21:59Z">
        <w:r>
          <w:rPr>
            <w:rFonts w:hint="eastAsia"/>
            <w:highlight w:val="green"/>
            <w:lang w:val="en-US" w:eastAsia="zh-CN"/>
          </w:rPr>
          <w:t>eature</w:t>
        </w:r>
      </w:ins>
      <w:ins w:id="6647" w:author="野草" w:date="2024-04-27T22:22:00Z">
        <w:r>
          <w:rPr>
            <w:rFonts w:hint="eastAsia"/>
            <w:highlight w:val="green"/>
            <w:lang w:val="en-US" w:eastAsia="zh-CN"/>
          </w:rPr>
          <w:t>d</w:t>
        </w:r>
      </w:ins>
      <w:r>
        <w:rPr>
          <w:rFonts w:hint="eastAsia"/>
          <w:highlight w:val="green"/>
          <w:rPrChange w:id="6648" w:author="野草" w:date="2024-04-25T08:24:57Z">
            <w:rPr>
              <w:rFonts w:hint="eastAsia"/>
            </w:rPr>
          </w:rPrChange>
        </w:rPr>
        <w:t xml:space="preserve"> by </w:t>
      </w:r>
      <w:r>
        <w:rPr>
          <w:rFonts w:hint="eastAsia"/>
        </w:rPr>
        <w:t>a relatively low number of</w:t>
      </w:r>
      <w:r>
        <w:rPr>
          <w:rFonts w:hint="eastAsia"/>
          <w:highlight w:val="green"/>
          <w:rPrChange w:id="6649" w:author="野草" w:date="2024-04-25T08:24:31Z">
            <w:rPr>
              <w:rFonts w:hint="eastAsia"/>
            </w:rPr>
          </w:rPrChange>
        </w:rPr>
        <w:t xml:space="preserve"> sunshine hours</w:t>
      </w:r>
      <w:r>
        <w:rPr>
          <w:rFonts w:hint="eastAsia"/>
        </w:rPr>
        <w:t>, poses constraints on</w:t>
      </w:r>
      <w:r>
        <w:rPr>
          <w:rFonts w:hint="eastAsia"/>
          <w:highlight w:val="green"/>
          <w:rPrChange w:id="6650" w:author="野草" w:date="2024-04-25T08:25:06Z">
            <w:rPr>
              <w:rFonts w:hint="eastAsia"/>
            </w:rPr>
          </w:rPrChange>
        </w:rPr>
        <w:t xml:space="preserve"> the accessibility</w:t>
      </w:r>
      <w:r>
        <w:rPr>
          <w:rFonts w:hint="eastAsia"/>
        </w:rPr>
        <w:t xml:space="preserve"> of </w:t>
      </w:r>
      <w:r>
        <w:rPr>
          <w:rFonts w:hint="eastAsia"/>
          <w:highlight w:val="green"/>
          <w:rPrChange w:id="6651" w:author="野草" w:date="2024-04-25T08:25:09Z">
            <w:rPr>
              <w:rFonts w:hint="eastAsia"/>
            </w:rPr>
          </w:rPrChange>
        </w:rPr>
        <w:t xml:space="preserve">suitable </w:t>
      </w:r>
      <w:ins w:id="6652" w:author="野草" w:date="2024-04-27T22:22:45Z">
        <w:r>
          <w:rPr>
            <w:rFonts w:hint="eastAsia"/>
            <w:highlight w:val="green"/>
          </w:rPr>
          <w:t>cloud-free</w:t>
        </w:r>
      </w:ins>
      <w:ins w:id="6653" w:author="野草" w:date="2024-04-27T22:22:46Z">
        <w:r>
          <w:rPr>
            <w:rFonts w:hint="eastAsia"/>
            <w:highlight w:val="green"/>
            <w:lang w:val="en-US" w:eastAsia="zh-CN"/>
          </w:rPr>
          <w:t xml:space="preserve"> </w:t>
        </w:r>
      </w:ins>
      <w:r>
        <w:rPr>
          <w:rFonts w:hint="eastAsia"/>
          <w:highlight w:val="green"/>
          <w:rPrChange w:id="6654" w:author="野草" w:date="2024-04-25T08:25:09Z">
            <w:rPr>
              <w:rFonts w:hint="eastAsia"/>
            </w:rPr>
          </w:rPrChange>
        </w:rPr>
        <w:t>Landsat images</w:t>
      </w:r>
      <w:r>
        <w:rPr>
          <w:rFonts w:hint="eastAsia"/>
        </w:rPr>
        <w:t>. In this study,</w:t>
      </w:r>
      <w:r>
        <w:rPr>
          <w:rFonts w:hint="eastAsia"/>
          <w:highlight w:val="green"/>
          <w:rPrChange w:id="6655" w:author="野草" w:date="2024-04-25T08:24:42Z">
            <w:rPr>
              <w:rFonts w:hint="eastAsia"/>
            </w:rPr>
          </w:rPrChange>
        </w:rPr>
        <w:t xml:space="preserve"> </w:t>
      </w:r>
      <w:ins w:id="6656" w:author="野草" w:date="2024-04-27T22:20:09Z">
        <w:r>
          <w:rPr>
            <w:rFonts w:hint="eastAsia"/>
            <w:highlight w:val="green"/>
            <w:lang w:val="en-US" w:eastAsia="zh-CN"/>
          </w:rPr>
          <w:t>o</w:t>
        </w:r>
      </w:ins>
      <w:ins w:id="6657" w:author="野草" w:date="2024-04-27T22:20:10Z">
        <w:r>
          <w:rPr>
            <w:rFonts w:hint="eastAsia"/>
            <w:highlight w:val="green"/>
            <w:lang w:val="en-US" w:eastAsia="zh-CN"/>
          </w:rPr>
          <w:t xml:space="preserve">nly </w:t>
        </w:r>
      </w:ins>
      <w:r>
        <w:rPr>
          <w:rFonts w:hint="eastAsia"/>
          <w:highlight w:val="green"/>
          <w:rPrChange w:id="6658" w:author="野草" w:date="2024-04-25T08:24:42Z">
            <w:rPr>
              <w:rFonts w:hint="eastAsia"/>
            </w:rPr>
          </w:rPrChange>
        </w:rPr>
        <w:t>2 images</w:t>
      </w:r>
      <w:r>
        <w:rPr>
          <w:rFonts w:hint="eastAsia"/>
        </w:rPr>
        <w:t xml:space="preserve"> were employed to characterize the </w:t>
      </w:r>
      <w:r>
        <w:rPr>
          <w:rFonts w:hint="eastAsia"/>
          <w:highlight w:val="green"/>
          <w:rPrChange w:id="6659" w:author="野草" w:date="2024-04-25T08:24:46Z">
            <w:rPr>
              <w:rFonts w:hint="eastAsia"/>
            </w:rPr>
          </w:rPrChange>
        </w:rPr>
        <w:t xml:space="preserve">normal summer day </w:t>
      </w:r>
      <w:r>
        <w:rPr>
          <w:rFonts w:hint="eastAsia"/>
        </w:rPr>
        <w:t xml:space="preserve">and the </w:t>
      </w:r>
      <w:r>
        <w:rPr>
          <w:rFonts w:hint="eastAsia"/>
          <w:highlight w:val="green"/>
          <w:rPrChange w:id="6660" w:author="野草" w:date="2024-04-25T08:24:51Z">
            <w:rPr>
              <w:rFonts w:hint="eastAsia"/>
            </w:rPr>
          </w:rPrChange>
        </w:rPr>
        <w:t>extremely hot day</w:t>
      </w:r>
      <w:r>
        <w:rPr>
          <w:rFonts w:hint="eastAsia"/>
        </w:rPr>
        <w:t xml:space="preserve">. </w:t>
      </w:r>
      <w:del w:id="6661" w:author="野草" w:date="2024-04-27T17:14:30Z">
        <w:r>
          <w:rPr>
            <w:rFonts w:hint="default"/>
            <w:lang w:val="en-US"/>
          </w:rPr>
          <w:delText>Hence</w:delText>
        </w:r>
      </w:del>
      <w:ins w:id="6662" w:author="野草" w:date="2024-04-27T17:14:30Z">
        <w:r>
          <w:rPr>
            <w:rFonts w:hint="eastAsia"/>
            <w:lang w:val="en-US" w:eastAsia="zh-CN"/>
          </w:rPr>
          <w:t>I</w:t>
        </w:r>
      </w:ins>
      <w:ins w:id="6663" w:author="野草" w:date="2024-04-27T17:14:31Z">
        <w:r>
          <w:rPr>
            <w:rFonts w:hint="eastAsia"/>
            <w:lang w:val="en-US" w:eastAsia="zh-CN"/>
          </w:rPr>
          <w:t xml:space="preserve">n the </w:t>
        </w:r>
      </w:ins>
      <w:ins w:id="6664" w:author="野草" w:date="2024-04-27T17:14:32Z">
        <w:r>
          <w:rPr>
            <w:rFonts w:hint="eastAsia"/>
            <w:lang w:val="en-US" w:eastAsia="zh-CN"/>
          </w:rPr>
          <w:t>future</w:t>
        </w:r>
      </w:ins>
      <w:ins w:id="6665" w:author="野草" w:date="2024-04-27T17:14:33Z">
        <w:r>
          <w:rPr>
            <w:rFonts w:hint="eastAsia"/>
            <w:lang w:val="en-US" w:eastAsia="zh-CN"/>
          </w:rPr>
          <w:t xml:space="preserve"> wor</w:t>
        </w:r>
      </w:ins>
      <w:ins w:id="6666" w:author="野草" w:date="2024-04-27T17:14:34Z">
        <w:r>
          <w:rPr>
            <w:rFonts w:hint="eastAsia"/>
            <w:lang w:val="en-US" w:eastAsia="zh-CN"/>
          </w:rPr>
          <w:t>k</w:t>
        </w:r>
      </w:ins>
      <w:r>
        <w:rPr>
          <w:rFonts w:hint="eastAsia"/>
        </w:rPr>
        <w:t xml:space="preserve">, </w:t>
      </w:r>
      <w:r>
        <w:rPr>
          <w:rFonts w:hint="eastAsia"/>
          <w:highlight w:val="green"/>
          <w:rPrChange w:id="6667" w:author="野草" w:date="2024-04-25T08:25:13Z">
            <w:rPr>
              <w:rFonts w:hint="eastAsia"/>
            </w:rPr>
          </w:rPrChange>
        </w:rPr>
        <w:t>additional research endeavors</w:t>
      </w:r>
      <w:r>
        <w:rPr>
          <w:rFonts w:hint="eastAsia"/>
        </w:rPr>
        <w:t xml:space="preserve"> are imperative to </w:t>
      </w:r>
      <w:r>
        <w:rPr>
          <w:rFonts w:hint="eastAsia"/>
          <w:highlight w:val="green"/>
          <w:rPrChange w:id="6668" w:author="野草" w:date="2024-04-25T08:25:16Z">
            <w:rPr>
              <w:rFonts w:hint="eastAsia"/>
            </w:rPr>
          </w:rPrChange>
        </w:rPr>
        <w:t>incorporate more images</w:t>
      </w:r>
      <w:r>
        <w:rPr>
          <w:rFonts w:hint="eastAsia"/>
        </w:rPr>
        <w:t xml:space="preserve"> for </w:t>
      </w:r>
      <w:r>
        <w:rPr>
          <w:rFonts w:hint="eastAsia"/>
          <w:highlight w:val="green"/>
          <w:rPrChange w:id="6669" w:author="野草" w:date="2024-04-25T08:25:23Z">
            <w:rPr>
              <w:rFonts w:hint="eastAsia"/>
            </w:rPr>
          </w:rPrChange>
        </w:rPr>
        <w:t>normal and extreme</w:t>
      </w:r>
      <w:r>
        <w:rPr>
          <w:rFonts w:hint="eastAsia"/>
        </w:rPr>
        <w:t xml:space="preserve"> summer days, thereby augmenting the </w:t>
      </w:r>
      <w:r>
        <w:rPr>
          <w:rFonts w:hint="eastAsia"/>
          <w:highlight w:val="green"/>
          <w:rPrChange w:id="6670" w:author="野草" w:date="2024-04-25T08:25:27Z">
            <w:rPr>
              <w:rFonts w:hint="eastAsia"/>
            </w:rPr>
          </w:rPrChange>
        </w:rPr>
        <w:t>robustness of the finding</w:t>
      </w:r>
      <w:r>
        <w:rPr>
          <w:rFonts w:hint="eastAsia"/>
        </w:rPr>
        <w:t>.</w:t>
      </w:r>
      <w:ins w:id="6671" w:author="野草" w:date="2024-04-27T11:44:04Z">
        <w:r>
          <w:rPr>
            <w:rFonts w:hint="eastAsia"/>
            <w:lang w:val="en-US" w:eastAsia="zh-CN"/>
          </w:rPr>
          <w:t xml:space="preserve"> </w:t>
        </w:r>
      </w:ins>
    </w:p>
    <w:p>
      <w:pPr>
        <w:numPr>
          <w:ilvl w:val="255"/>
          <w:numId w:val="0"/>
        </w:numPr>
        <w:rPr>
          <w:del w:id="6672" w:author="野草" w:date="2024-04-27T11:44:03Z"/>
        </w:rPr>
      </w:pPr>
    </w:p>
    <w:p>
      <w:pPr>
        <w:numPr>
          <w:ilvl w:val="255"/>
          <w:numId w:val="0"/>
        </w:numPr>
      </w:pPr>
      <w:r>
        <w:rPr>
          <w:rFonts w:hint="eastAsia"/>
        </w:rPr>
        <w:t xml:space="preserve">Furthermore, </w:t>
      </w:r>
      <w:del w:id="6673" w:author="野草" w:date="2024-04-27T21:28:00Z">
        <w:r>
          <w:rPr>
            <w:rFonts w:hint="default"/>
            <w:highlight w:val="green"/>
            <w:rPrChange w:id="6674" w:author="野草" w:date="2024-04-25T08:25:32Z">
              <w:rPr>
                <w:rFonts w:hint="eastAsia"/>
              </w:rPr>
            </w:rPrChange>
          </w:rPr>
          <w:delText>this study</w:delText>
        </w:r>
      </w:del>
      <w:del w:id="6675" w:author="野草" w:date="2024-04-27T21:28:00Z">
        <w:r>
          <w:rPr>
            <w:rFonts w:hint="default"/>
            <w:lang w:val="en-US"/>
          </w:rPr>
          <w:delText xml:space="preserve"> is confined to</w:delText>
        </w:r>
      </w:del>
      <w:del w:id="6676" w:author="野草" w:date="2024-04-27T21:28:00Z">
        <w:r>
          <w:rPr>
            <w:rFonts w:hint="default"/>
            <w:highlight w:val="green"/>
            <w:rPrChange w:id="6677" w:author="野草" w:date="2024-04-25T08:25:35Z">
              <w:rPr>
                <w:rFonts w:hint="eastAsia"/>
              </w:rPr>
            </w:rPrChange>
          </w:rPr>
          <w:delText xml:space="preserve"> river cooling effects</w:delText>
        </w:r>
      </w:del>
      <w:del w:id="6678" w:author="野草" w:date="2024-04-27T21:28:00Z">
        <w:r>
          <w:rPr>
            <w:rFonts w:hint="default"/>
            <w:lang w:val="en-US"/>
          </w:rPr>
          <w:delText xml:space="preserve"> within</w:delText>
        </w:r>
      </w:del>
      <w:del w:id="6679" w:author="野草" w:date="2024-04-27T21:28:00Z">
        <w:r>
          <w:rPr>
            <w:rFonts w:hint="default"/>
            <w:highlight w:val="green"/>
            <w:rPrChange w:id="6680" w:author="野草" w:date="2024-04-25T08:25:39Z">
              <w:rPr>
                <w:rFonts w:hint="eastAsia"/>
              </w:rPr>
            </w:rPrChange>
          </w:rPr>
          <w:delText xml:space="preserve"> a single year</w:delText>
        </w:r>
      </w:del>
      <w:del w:id="6681" w:author="野草" w:date="2024-04-27T21:28:00Z">
        <w:r>
          <w:rPr>
            <w:rFonts w:hint="default"/>
            <w:lang w:val="en-US"/>
          </w:rPr>
          <w:delText>. Similar to</w:delText>
        </w:r>
      </w:del>
      <w:ins w:id="6682" w:author="野草" w:date="2024-04-27T21:28:00Z">
        <w:r>
          <w:rPr>
            <w:rFonts w:hint="eastAsia"/>
            <w:highlight w:val="green"/>
            <w:lang w:eastAsia="zh-CN"/>
          </w:rPr>
          <w:t>l</w:t>
        </w:r>
      </w:ins>
      <w:ins w:id="6683" w:author="野草" w:date="2024-04-27T21:28:01Z">
        <w:r>
          <w:rPr>
            <w:rFonts w:hint="eastAsia"/>
            <w:highlight w:val="green"/>
            <w:lang w:val="en-US" w:eastAsia="zh-CN"/>
          </w:rPr>
          <w:t>ike</w:t>
        </w:r>
      </w:ins>
      <w:r>
        <w:rPr>
          <w:rFonts w:hint="eastAsia"/>
        </w:rPr>
        <w:t xml:space="preserve"> </w:t>
      </w:r>
      <w:r>
        <w:rPr>
          <w:rFonts w:hint="eastAsia"/>
          <w:highlight w:val="green"/>
          <w:rPrChange w:id="6684" w:author="野草" w:date="2024-04-25T08:25:42Z">
            <w:rPr>
              <w:rFonts w:hint="eastAsia"/>
            </w:rPr>
          </w:rPrChange>
        </w:rPr>
        <w:t>other cities</w:t>
      </w:r>
      <w:r>
        <w:rPr>
          <w:rFonts w:hint="eastAsia"/>
        </w:rPr>
        <w:t xml:space="preserve"> in </w:t>
      </w:r>
      <w:r>
        <w:rPr>
          <w:rFonts w:hint="eastAsia"/>
          <w:highlight w:val="green"/>
          <w:rPrChange w:id="6685" w:author="野草" w:date="2024-04-25T08:25:45Z">
            <w:rPr>
              <w:rFonts w:hint="eastAsia"/>
            </w:rPr>
          </w:rPrChange>
        </w:rPr>
        <w:t>developing countries</w:t>
      </w:r>
      <w:r>
        <w:rPr>
          <w:rFonts w:hint="eastAsia"/>
        </w:rPr>
        <w:t xml:space="preserve">, Chongqing has undergone </w:t>
      </w:r>
      <w:r>
        <w:rPr>
          <w:rFonts w:hint="eastAsia"/>
          <w:highlight w:val="green"/>
          <w:rPrChange w:id="6686" w:author="野草" w:date="2024-04-25T08:25:50Z">
            <w:rPr>
              <w:rFonts w:hint="eastAsia"/>
            </w:rPr>
          </w:rPrChange>
        </w:rPr>
        <w:t>rapid urbanization</w:t>
      </w:r>
      <w:r>
        <w:rPr>
          <w:rFonts w:hint="eastAsia"/>
        </w:rPr>
        <w:t xml:space="preserve"> in the </w:t>
      </w:r>
      <w:r>
        <w:rPr>
          <w:rFonts w:hint="eastAsia"/>
          <w:highlight w:val="green"/>
          <w:rPrChange w:id="6687" w:author="野草" w:date="2024-04-25T08:25:56Z">
            <w:rPr>
              <w:rFonts w:hint="eastAsia"/>
            </w:rPr>
          </w:rPrChange>
        </w:rPr>
        <w:t>past few decades</w:t>
      </w:r>
      <w:r>
        <w:rPr>
          <w:rFonts w:hint="eastAsia"/>
        </w:rPr>
        <w:t xml:space="preserve">. </w:t>
      </w:r>
      <w:ins w:id="6688" w:author="野草" w:date="2024-04-27T21:32:04Z">
        <w:r>
          <w:rPr>
            <w:rFonts w:hint="eastAsia"/>
            <w:lang w:val="en-US" w:eastAsia="zh-CN"/>
          </w:rPr>
          <w:t>Howe</w:t>
        </w:r>
      </w:ins>
      <w:ins w:id="6689" w:author="野草" w:date="2024-04-27T21:32:05Z">
        <w:r>
          <w:rPr>
            <w:rFonts w:hint="eastAsia"/>
            <w:lang w:val="en-US" w:eastAsia="zh-CN"/>
          </w:rPr>
          <w:t>ver</w:t>
        </w:r>
      </w:ins>
      <w:ins w:id="6690" w:author="野草" w:date="2024-04-27T21:32:06Z">
        <w:r>
          <w:rPr>
            <w:rFonts w:hint="eastAsia"/>
            <w:lang w:val="en-US" w:eastAsia="zh-CN"/>
          </w:rPr>
          <w:t xml:space="preserve">, </w:t>
        </w:r>
      </w:ins>
      <w:ins w:id="6691" w:author="野草" w:date="2024-04-27T21:32:36Z">
        <w:r>
          <w:rPr>
            <w:rFonts w:hint="eastAsia"/>
            <w:lang w:val="en-US" w:eastAsia="zh-CN"/>
          </w:rPr>
          <w:t>beca</w:t>
        </w:r>
      </w:ins>
      <w:ins w:id="6692" w:author="野草" w:date="2024-04-27T21:32:37Z">
        <w:r>
          <w:rPr>
            <w:rFonts w:hint="eastAsia"/>
            <w:lang w:val="en-US" w:eastAsia="zh-CN"/>
          </w:rPr>
          <w:t>use of</w:t>
        </w:r>
      </w:ins>
      <w:ins w:id="6693" w:author="野草" w:date="2024-04-27T21:32:38Z">
        <w:r>
          <w:rPr>
            <w:rFonts w:hint="eastAsia"/>
            <w:lang w:val="en-US" w:eastAsia="zh-CN"/>
          </w:rPr>
          <w:t xml:space="preserve"> </w:t>
        </w:r>
      </w:ins>
      <w:ins w:id="6694" w:author="野草" w:date="2024-04-27T21:32:28Z">
        <w:r>
          <w:rPr>
            <w:rFonts w:hint="eastAsia"/>
          </w:rPr>
          <w:t xml:space="preserve">the limitations </w:t>
        </w:r>
      </w:ins>
      <w:ins w:id="6695" w:author="野草" w:date="2024-04-27T21:32:46Z">
        <w:r>
          <w:rPr>
            <w:rFonts w:hint="eastAsia"/>
            <w:lang w:val="en-US" w:eastAsia="zh-CN"/>
          </w:rPr>
          <w:t>of</w:t>
        </w:r>
      </w:ins>
      <w:ins w:id="6696" w:author="野草" w:date="2024-04-27T21:32:28Z">
        <w:r>
          <w:rPr>
            <w:rFonts w:hint="eastAsia"/>
          </w:rPr>
          <w:t xml:space="preserve"> </w:t>
        </w:r>
      </w:ins>
      <w:ins w:id="6697" w:author="野草" w:date="2024-04-27T21:32:28Z">
        <w:r>
          <w:rPr>
            <w:rFonts w:hint="eastAsia"/>
            <w:highlight w:val="green"/>
          </w:rPr>
          <w:t>available building data</w:t>
        </w:r>
      </w:ins>
      <w:ins w:id="6698" w:author="野草" w:date="2024-04-27T21:32:30Z">
        <w:r>
          <w:rPr>
            <w:rFonts w:hint="eastAsia"/>
            <w:highlight w:val="none"/>
            <w:lang w:val="en-US" w:eastAsia="zh-CN"/>
            <w:rPrChange w:id="6699" w:author="野草" w:date="2024-04-27T21:34:57Z">
              <w:rPr>
                <w:rFonts w:hint="eastAsia"/>
                <w:highlight w:val="green"/>
                <w:lang w:val="en-US" w:eastAsia="zh-CN"/>
              </w:rPr>
            </w:rPrChange>
          </w:rPr>
          <w:t xml:space="preserve">, </w:t>
        </w:r>
      </w:ins>
      <w:del w:id="6700" w:author="野草" w:date="2024-04-27T21:32:21Z">
        <w:r>
          <w:rPr>
            <w:rFonts w:hint="default"/>
            <w:lang w:val="en-US"/>
          </w:rPr>
          <w:delText>D</w:delText>
        </w:r>
      </w:del>
      <w:del w:id="6701" w:author="野草" w:date="2024-04-27T21:32:21Z">
        <w:r>
          <w:rPr>
            <w:rFonts w:hint="eastAsia"/>
          </w:rPr>
          <w:delText xml:space="preserve">ue to the limitations in </w:delText>
        </w:r>
      </w:del>
      <w:del w:id="6702" w:author="野草" w:date="2024-04-27T21:32:21Z">
        <w:r>
          <w:rPr>
            <w:rFonts w:hint="eastAsia"/>
            <w:highlight w:val="green"/>
            <w:rPrChange w:id="6703" w:author="野草" w:date="2024-04-25T08:25:59Z">
              <w:rPr>
                <w:rFonts w:hint="eastAsia"/>
              </w:rPr>
            </w:rPrChange>
          </w:rPr>
          <w:delText>available building data</w:delText>
        </w:r>
      </w:del>
      <w:del w:id="6704" w:author="野草" w:date="2024-04-27T21:32:22Z">
        <w:r>
          <w:rPr>
            <w:rFonts w:hint="eastAsia"/>
          </w:rPr>
          <w:delText>,</w:delText>
        </w:r>
      </w:del>
      <w:del w:id="6705" w:author="野草" w:date="2024-04-27T21:32:23Z">
        <w:r>
          <w:rPr>
            <w:rFonts w:hint="eastAsia"/>
          </w:rPr>
          <w:delText xml:space="preserve"> </w:delText>
        </w:r>
      </w:del>
      <w:r>
        <w:rPr>
          <w:rFonts w:hint="eastAsia"/>
        </w:rPr>
        <w:t xml:space="preserve">an analysis of </w:t>
      </w:r>
      <w:r>
        <w:rPr>
          <w:rFonts w:hint="eastAsia"/>
          <w:highlight w:val="green"/>
          <w:rPrChange w:id="6706" w:author="野草" w:date="2024-04-25T08:26:03Z">
            <w:rPr>
              <w:rFonts w:hint="eastAsia"/>
            </w:rPr>
          </w:rPrChange>
        </w:rPr>
        <w:t>river cooling</w:t>
      </w:r>
      <w:r>
        <w:rPr>
          <w:rFonts w:hint="eastAsia"/>
        </w:rPr>
        <w:t xml:space="preserve"> during this </w:t>
      </w:r>
      <w:r>
        <w:rPr>
          <w:rFonts w:hint="eastAsia"/>
          <w:highlight w:val="green"/>
          <w:rPrChange w:id="6707" w:author="野草" w:date="2024-04-25T08:26:07Z">
            <w:rPr>
              <w:rFonts w:hint="eastAsia"/>
            </w:rPr>
          </w:rPrChange>
        </w:rPr>
        <w:t>urbanization process</w:t>
      </w:r>
      <w:r>
        <w:rPr>
          <w:rFonts w:hint="eastAsia"/>
        </w:rPr>
        <w:t xml:space="preserve"> </w:t>
      </w:r>
      <w:del w:id="6708" w:author="野草" w:date="2024-04-27T17:11:35Z">
        <w:r>
          <w:rPr>
            <w:rFonts w:hint="default"/>
            <w:lang w:val="en-US"/>
          </w:rPr>
          <w:delText>i</w:delText>
        </w:r>
      </w:del>
      <w:ins w:id="6709" w:author="野草" w:date="2024-04-27T17:11:55Z">
        <w:r>
          <w:rPr>
            <w:rFonts w:hint="eastAsia"/>
            <w:lang w:val="en-US" w:eastAsia="zh-CN"/>
          </w:rPr>
          <w:t>i</w:t>
        </w:r>
      </w:ins>
      <w:r>
        <w:rPr>
          <w:rFonts w:hint="eastAsia"/>
        </w:rPr>
        <w:t>s unfeasible.</w:t>
      </w:r>
      <w:bookmarkStart w:id="124" w:name="OLE_LINK124"/>
      <w:r>
        <w:rPr>
          <w:rFonts w:hint="eastAsia"/>
        </w:rPr>
        <w:t xml:space="preserve"> </w:t>
      </w:r>
      <w:ins w:id="6710" w:author="野草" w:date="2024-04-27T22:15:14Z">
        <w:r>
          <w:rPr>
            <w:rFonts w:hint="eastAsia"/>
            <w:lang w:val="en-US" w:eastAsia="zh-CN"/>
          </w:rPr>
          <w:t xml:space="preserve">Therefore, </w:t>
        </w:r>
      </w:ins>
      <w:ins w:id="6711" w:author="野草" w:date="2024-04-27T22:15:15Z">
        <w:r>
          <w:rPr>
            <w:rFonts w:hint="eastAsia"/>
            <w:lang w:val="en-US" w:eastAsia="zh-CN"/>
          </w:rPr>
          <w:t>t</w:t>
        </w:r>
      </w:ins>
      <w:del w:id="6712" w:author="野草" w:date="2024-04-27T22:15:15Z">
        <w:r>
          <w:rPr>
            <w:rFonts w:hint="eastAsia"/>
          </w:rPr>
          <w:delText>T</w:delText>
        </w:r>
      </w:del>
      <w:r>
        <w:rPr>
          <w:rFonts w:hint="eastAsia"/>
        </w:rPr>
        <w:t>he impacts of</w:t>
      </w:r>
      <w:del w:id="6713" w:author="野草" w:date="2024-04-27T22:29:29Z">
        <w:r>
          <w:rPr>
            <w:rFonts w:hint="eastAsia"/>
          </w:rPr>
          <w:delText xml:space="preserve"> </w:delText>
        </w:r>
      </w:del>
      <w:ins w:id="6714" w:author="野草" w:date="2024-04-27T22:29:19Z">
        <w:r>
          <w:rPr>
            <w:rFonts w:hint="eastAsia"/>
            <w:lang w:val="en-US" w:eastAsia="zh-CN"/>
          </w:rPr>
          <w:t xml:space="preserve"> </w:t>
        </w:r>
      </w:ins>
      <w:del w:id="6715" w:author="野草" w:date="2024-04-27T22:29:10Z">
        <w:r>
          <w:rPr>
            <w:rFonts w:hint="eastAsia"/>
            <w:highlight w:val="green"/>
            <w:rPrChange w:id="6716" w:author="野草" w:date="2024-04-25T08:26:13Z">
              <w:rPr>
                <w:rFonts w:hint="eastAsia"/>
              </w:rPr>
            </w:rPrChange>
          </w:rPr>
          <w:delText>dynamic changes</w:delText>
        </w:r>
      </w:del>
      <w:del w:id="6717" w:author="野草" w:date="2024-04-27T22:29:10Z">
        <w:r>
          <w:rPr>
            <w:rFonts w:hint="eastAsia"/>
          </w:rPr>
          <w:delText xml:space="preserve"> in the </w:delText>
        </w:r>
      </w:del>
      <w:del w:id="6718" w:author="野草" w:date="2024-04-27T21:34:16Z">
        <w:r>
          <w:rPr>
            <w:rFonts w:hint="eastAsia"/>
            <w:highlight w:val="green"/>
            <w:rPrChange w:id="6719" w:author="野草" w:date="2024-04-25T08:33:11Z">
              <w:rPr>
                <w:rFonts w:hint="eastAsia"/>
              </w:rPr>
            </w:rPrChange>
          </w:rPr>
          <w:delText>3</w:delText>
        </w:r>
      </w:del>
      <w:del w:id="6720" w:author="野草" w:date="2024-04-27T21:34:16Z">
        <w:r>
          <w:rPr>
            <w:rFonts w:hint="eastAsia"/>
            <w:highlight w:val="green"/>
            <w:rPrChange w:id="6721" w:author="野草" w:date="2024-04-25T08:33:11Z">
              <w:rPr>
                <w:rFonts w:hint="eastAsia"/>
              </w:rPr>
            </w:rPrChange>
          </w:rPr>
          <w:delText>D</w:delText>
        </w:r>
      </w:del>
      <w:del w:id="6722" w:author="野草" w:date="2024-04-27T21:34:16Z">
        <w:r>
          <w:rPr>
            <w:rFonts w:hint="eastAsia"/>
            <w:highlight w:val="green"/>
            <w:rPrChange w:id="6723" w:author="野草" w:date="2024-04-25T08:33:11Z">
              <w:rPr>
                <w:rFonts w:hint="eastAsia"/>
              </w:rPr>
            </w:rPrChange>
          </w:rPr>
          <w:delText xml:space="preserve"> </w:delText>
        </w:r>
      </w:del>
      <w:r>
        <w:rPr>
          <w:rFonts w:hint="eastAsia"/>
          <w:highlight w:val="green"/>
          <w:rPrChange w:id="6724" w:author="野草" w:date="2024-04-25T08:33:11Z">
            <w:rPr>
              <w:rFonts w:hint="eastAsia"/>
            </w:rPr>
          </w:rPrChange>
        </w:rPr>
        <w:t xml:space="preserve">urban </w:t>
      </w:r>
      <w:del w:id="6725" w:author="野草" w:date="2024-04-27T22:29:47Z">
        <w:r>
          <w:rPr>
            <w:rFonts w:hint="default"/>
            <w:highlight w:val="green"/>
            <w:rPrChange w:id="6726" w:author="野草" w:date="2024-04-25T08:33:11Z">
              <w:rPr>
                <w:rFonts w:hint="eastAsia"/>
              </w:rPr>
            </w:rPrChange>
          </w:rPr>
          <w:delText>structure</w:delText>
        </w:r>
      </w:del>
      <w:ins w:id="6727" w:author="野草" w:date="2024-04-27T22:29:47Z">
        <w:r>
          <w:rPr>
            <w:rFonts w:hint="eastAsia"/>
            <w:highlight w:val="green"/>
            <w:lang w:eastAsia="zh-CN"/>
          </w:rPr>
          <w:t>s</w:t>
        </w:r>
      </w:ins>
      <w:ins w:id="6728" w:author="野草" w:date="2024-04-27T22:29:47Z">
        <w:r>
          <w:rPr>
            <w:rFonts w:hint="eastAsia"/>
            <w:highlight w:val="green"/>
            <w:lang w:val="en-US" w:eastAsia="zh-CN"/>
          </w:rPr>
          <w:t>truc</w:t>
        </w:r>
      </w:ins>
      <w:ins w:id="6729" w:author="野草" w:date="2024-04-27T22:29:48Z">
        <w:r>
          <w:rPr>
            <w:rFonts w:hint="eastAsia"/>
            <w:highlight w:val="green"/>
            <w:lang w:val="en-US" w:eastAsia="zh-CN"/>
          </w:rPr>
          <w:t>ture</w:t>
        </w:r>
      </w:ins>
      <w:r>
        <w:rPr>
          <w:rFonts w:hint="eastAsia"/>
          <w:highlight w:val="none"/>
          <w:rPrChange w:id="6730" w:author="野草" w:date="2024-04-27T21:34:21Z">
            <w:rPr>
              <w:rFonts w:hint="eastAsia"/>
            </w:rPr>
          </w:rPrChange>
        </w:rPr>
        <w:t xml:space="preserve"> </w:t>
      </w:r>
      <w:ins w:id="6731" w:author="野草" w:date="2024-04-27T21:34:02Z">
        <w:r>
          <w:rPr>
            <w:rFonts w:hint="eastAsia"/>
            <w:highlight w:val="none"/>
            <w:lang w:val="en-US" w:eastAsia="zh-CN"/>
            <w:rPrChange w:id="6732" w:author="野草" w:date="2024-04-27T21:34:21Z">
              <w:rPr>
                <w:rFonts w:hint="eastAsia"/>
                <w:highlight w:val="green"/>
                <w:lang w:val="en-US" w:eastAsia="zh-CN"/>
              </w:rPr>
            </w:rPrChange>
          </w:rPr>
          <w:t xml:space="preserve">on </w:t>
        </w:r>
      </w:ins>
      <w:ins w:id="6733" w:author="野草" w:date="2024-04-27T21:34:02Z">
        <w:r>
          <w:rPr>
            <w:rFonts w:hint="eastAsia"/>
            <w:highlight w:val="green"/>
            <w:lang w:val="en-US" w:eastAsia="zh-CN"/>
          </w:rPr>
          <w:t>r</w:t>
        </w:r>
      </w:ins>
      <w:ins w:id="6734" w:author="野草" w:date="2024-04-27T21:34:03Z">
        <w:r>
          <w:rPr>
            <w:rFonts w:hint="eastAsia"/>
            <w:highlight w:val="green"/>
            <w:lang w:val="en-US" w:eastAsia="zh-CN"/>
          </w:rPr>
          <w:t>iver co</w:t>
        </w:r>
      </w:ins>
      <w:ins w:id="6735" w:author="野草" w:date="2024-04-27T21:34:04Z">
        <w:r>
          <w:rPr>
            <w:rFonts w:hint="eastAsia"/>
            <w:highlight w:val="green"/>
            <w:lang w:val="en-US" w:eastAsia="zh-CN"/>
          </w:rPr>
          <w:t>oling</w:t>
        </w:r>
      </w:ins>
      <w:ins w:id="6736" w:author="野草" w:date="2024-04-27T21:34:05Z">
        <w:r>
          <w:rPr>
            <w:rFonts w:hint="eastAsia"/>
            <w:highlight w:val="green"/>
            <w:lang w:val="en-US" w:eastAsia="zh-CN"/>
          </w:rPr>
          <w:t xml:space="preserve"> </w:t>
        </w:r>
      </w:ins>
      <w:r>
        <w:rPr>
          <w:rFonts w:hint="eastAsia"/>
        </w:rPr>
        <w:t xml:space="preserve">during </w:t>
      </w:r>
      <w:r>
        <w:rPr>
          <w:rFonts w:hint="eastAsia"/>
          <w:highlight w:val="green"/>
          <w:rPrChange w:id="6737" w:author="野草" w:date="2024-04-25T08:33:15Z">
            <w:rPr>
              <w:rFonts w:hint="eastAsia"/>
            </w:rPr>
          </w:rPrChange>
        </w:rPr>
        <w:t>urban construction</w:t>
      </w:r>
      <w:r>
        <w:rPr>
          <w:rFonts w:hint="eastAsia"/>
        </w:rPr>
        <w:t xml:space="preserve"> remain unexplored. </w:t>
      </w:r>
      <w:ins w:id="6738" w:author="野草" w:date="2024-04-27T22:15:18Z">
        <w:r>
          <w:rPr>
            <w:rFonts w:hint="eastAsia"/>
            <w:lang w:val="en-US" w:eastAsia="zh-CN"/>
          </w:rPr>
          <w:t>A</w:t>
        </w:r>
      </w:ins>
      <w:del w:id="6739" w:author="野草" w:date="2024-04-27T21:32:58Z">
        <w:r>
          <w:rPr>
            <w:rFonts w:hint="eastAsia"/>
          </w:rPr>
          <w:delText>A</w:delText>
        </w:r>
      </w:del>
      <w:r>
        <w:rPr>
          <w:rFonts w:hint="eastAsia"/>
          <w:highlight w:val="green"/>
          <w:rPrChange w:id="6740" w:author="野草" w:date="2024-04-25T08:33:19Z">
            <w:rPr>
              <w:rFonts w:hint="eastAsia"/>
            </w:rPr>
          </w:rPrChange>
        </w:rPr>
        <w:t xml:space="preserve"> quantitative analysis</w:t>
      </w:r>
      <w:r>
        <w:rPr>
          <w:rFonts w:hint="eastAsia"/>
        </w:rPr>
        <w:t xml:space="preserve"> spanning over 20 years, investigating</w:t>
      </w:r>
      <w:r>
        <w:rPr>
          <w:rFonts w:hint="eastAsia"/>
          <w:highlight w:val="green"/>
          <w:rPrChange w:id="6741" w:author="野草" w:date="2024-04-25T08:33:22Z">
            <w:rPr>
              <w:rFonts w:hint="eastAsia"/>
            </w:rPr>
          </w:rPrChange>
        </w:rPr>
        <w:t xml:space="preserve"> annual variations</w:t>
      </w:r>
      <w:r>
        <w:rPr>
          <w:rFonts w:hint="eastAsia"/>
        </w:rPr>
        <w:t xml:space="preserve"> </w:t>
      </w:r>
      <w:ins w:id="6742" w:author="野草" w:date="2024-04-27T22:25:20Z">
        <w:r>
          <w:rPr>
            <w:rFonts w:hint="eastAsia"/>
            <w:lang w:val="en-US" w:eastAsia="zh-CN"/>
          </w:rPr>
          <w:t>of</w:t>
        </w:r>
      </w:ins>
      <w:del w:id="6743" w:author="野草" w:date="2024-04-27T22:25:20Z">
        <w:r>
          <w:rPr>
            <w:rFonts w:hint="eastAsia"/>
          </w:rPr>
          <w:delText>in</w:delText>
        </w:r>
      </w:del>
      <w:r>
        <w:rPr>
          <w:rFonts w:hint="eastAsia"/>
          <w:highlight w:val="green"/>
          <w:rPrChange w:id="6744" w:author="野草" w:date="2024-04-25T08:33:26Z">
            <w:rPr>
              <w:rFonts w:hint="eastAsia"/>
            </w:rPr>
          </w:rPrChange>
        </w:rPr>
        <w:t xml:space="preserve"> river cooling effects </w:t>
      </w:r>
      <w:r>
        <w:rPr>
          <w:rFonts w:hint="eastAsia"/>
        </w:rPr>
        <w:t xml:space="preserve">with </w:t>
      </w:r>
      <w:r>
        <w:rPr>
          <w:rFonts w:hint="eastAsia"/>
          <w:highlight w:val="green"/>
          <w:rPrChange w:id="6745" w:author="野草" w:date="2024-04-25T08:33:29Z">
            <w:rPr>
              <w:rFonts w:hint="eastAsia"/>
            </w:rPr>
          </w:rPrChange>
        </w:rPr>
        <w:t>dynamic building data</w:t>
      </w:r>
      <w:r>
        <w:rPr>
          <w:rFonts w:hint="eastAsia"/>
        </w:rPr>
        <w:t xml:space="preserve">, could offer </w:t>
      </w:r>
      <w:r>
        <w:rPr>
          <w:rFonts w:hint="eastAsia"/>
          <w:highlight w:val="green"/>
          <w:rPrChange w:id="6746" w:author="野草" w:date="2024-04-25T08:33:43Z">
            <w:rPr>
              <w:rFonts w:hint="eastAsia"/>
            </w:rPr>
          </w:rPrChange>
        </w:rPr>
        <w:t>valuable insights</w:t>
      </w:r>
      <w:r>
        <w:rPr>
          <w:rFonts w:hint="eastAsia"/>
        </w:rPr>
        <w:t xml:space="preserve">. Such findings </w:t>
      </w:r>
      <w:r>
        <w:rPr>
          <w:rFonts w:hint="eastAsia"/>
          <w:highlight w:val="green"/>
          <w:rPrChange w:id="6747" w:author="野草" w:date="2024-04-25T08:33:35Z">
            <w:rPr>
              <w:rFonts w:hint="eastAsia"/>
            </w:rPr>
          </w:rPrChange>
        </w:rPr>
        <w:t>hold implications</w:t>
      </w:r>
      <w:r>
        <w:rPr>
          <w:rFonts w:hint="eastAsia"/>
        </w:rPr>
        <w:t xml:space="preserve"> for </w:t>
      </w:r>
      <w:r>
        <w:rPr>
          <w:rFonts w:hint="eastAsia"/>
          <w:highlight w:val="green"/>
          <w:rPrChange w:id="6748" w:author="野草" w:date="2024-04-25T08:33:38Z">
            <w:rPr>
              <w:rFonts w:hint="eastAsia"/>
            </w:rPr>
          </w:rPrChange>
        </w:rPr>
        <w:t>urban planning and management</w:t>
      </w:r>
      <w:r>
        <w:rPr>
          <w:rFonts w:hint="eastAsia"/>
        </w:rPr>
        <w:t xml:space="preserve"> in </w:t>
      </w:r>
      <w:r>
        <w:rPr>
          <w:rFonts w:hint="eastAsia"/>
          <w:highlight w:val="green"/>
          <w:rPrChange w:id="6749" w:author="野草" w:date="2024-04-25T08:33:41Z">
            <w:rPr>
              <w:rFonts w:hint="eastAsia"/>
            </w:rPr>
          </w:rPrChange>
        </w:rPr>
        <w:t>developing countries</w:t>
      </w:r>
      <w:r>
        <w:rPr>
          <w:rFonts w:hint="eastAsia"/>
        </w:rPr>
        <w:t>.</w:t>
      </w:r>
      <w:bookmarkEnd w:id="121"/>
    </w:p>
    <w:bookmarkEnd w:id="122"/>
    <w:bookmarkEnd w:id="123"/>
    <w:bookmarkEnd w:id="124"/>
    <w:p>
      <w:pPr>
        <w:pStyle w:val="3"/>
        <w:numPr>
          <w:ilvl w:val="0"/>
          <w:numId w:val="1"/>
        </w:numPr>
      </w:pPr>
      <w:r>
        <w:rPr>
          <w:rFonts w:hint="eastAsia"/>
        </w:rPr>
        <w:t>Conclusions</w:t>
      </w:r>
    </w:p>
    <w:p>
      <w:pPr>
        <w:rPr>
          <w:ins w:id="6750" w:author="野草" w:date="2024-04-28T09:29:33Z"/>
          <w:rFonts w:hint="eastAsia" w:eastAsiaTheme="minorEastAsia"/>
          <w:highlight w:val="none"/>
          <w:lang w:val="en-US" w:eastAsia="zh-CN"/>
          <w:rPrChange w:id="6751" w:author="野草" w:date="2024-04-28T09:29:38Z">
            <w:rPr>
              <w:ins w:id="6752" w:author="野草" w:date="2024-04-28T09:29:33Z"/>
              <w:rFonts w:hint="eastAsia" w:eastAsiaTheme="minorEastAsia"/>
              <w:highlight w:val="green"/>
              <w:lang w:val="en-US" w:eastAsia="zh-CN"/>
            </w:rPr>
          </w:rPrChange>
        </w:rPr>
      </w:pPr>
      <w:ins w:id="6753" w:author="野草" w:date="2024-04-28T09:29:35Z">
        <w:bookmarkStart w:id="125" w:name="OLE_LINK128"/>
        <w:bookmarkStart w:id="126" w:name="OLE_LINK126"/>
        <w:r>
          <w:rPr>
            <w:rFonts w:hint="eastAsia"/>
            <w:highlight w:val="none"/>
            <w:lang w:val="en-US" w:eastAsia="zh-CN"/>
            <w:rPrChange w:id="6754" w:author="野草" w:date="2024-04-28T09:29:38Z">
              <w:rPr>
                <w:rFonts w:hint="eastAsia"/>
                <w:highlight w:val="green"/>
                <w:lang w:val="en-US" w:eastAsia="zh-CN"/>
              </w:rPr>
            </w:rPrChange>
          </w:rPr>
          <w:t>【</w:t>
        </w:r>
      </w:ins>
      <w:ins w:id="6755" w:author="野草" w:date="2024-04-28T09:31:48Z">
        <w:bookmarkStart w:id="127" w:name="OLE_LINK129"/>
        <w:r>
          <w:rPr>
            <w:rFonts w:hint="eastAsia"/>
            <w:lang w:val="en-US" w:eastAsia="zh-CN"/>
          </w:rPr>
          <w:t>up2024 042</w:t>
        </w:r>
      </w:ins>
      <w:ins w:id="6756" w:author="野草" w:date="2024-04-28T09:31:50Z">
        <w:r>
          <w:rPr>
            <w:rFonts w:hint="eastAsia"/>
            <w:lang w:val="en-US" w:eastAsia="zh-CN"/>
          </w:rPr>
          <w:t>8</w:t>
        </w:r>
      </w:ins>
      <w:ins w:id="6757" w:author="野草" w:date="2024-04-28T09:31:48Z">
        <w:r>
          <w:rPr>
            <w:rFonts w:hint="eastAsia"/>
            <w:lang w:val="en-US" w:eastAsia="zh-CN"/>
          </w:rPr>
          <w:t xml:space="preserve"> </w:t>
        </w:r>
      </w:ins>
      <w:ins w:id="6758" w:author="野草" w:date="2024-04-28T09:31:52Z">
        <w:r>
          <w:rPr>
            <w:rFonts w:hint="eastAsia"/>
            <w:lang w:val="en-US" w:eastAsia="zh-CN"/>
          </w:rPr>
          <w:t>09</w:t>
        </w:r>
      </w:ins>
      <w:ins w:id="6759" w:author="野草" w:date="2024-04-28T09:31:48Z">
        <w:r>
          <w:rPr>
            <w:rFonts w:hint="eastAsia"/>
            <w:lang w:val="en-US" w:eastAsia="zh-CN"/>
          </w:rPr>
          <w:t>:</w:t>
        </w:r>
        <w:bookmarkEnd w:id="127"/>
      </w:ins>
      <w:ins w:id="6760" w:author="野草" w:date="2024-04-28T09:54:45Z">
        <w:r>
          <w:rPr>
            <w:rFonts w:hint="eastAsia"/>
            <w:lang w:val="en-US" w:eastAsia="zh-CN"/>
          </w:rPr>
          <w:t>55</w:t>
        </w:r>
      </w:ins>
      <w:ins w:id="6761" w:author="野草" w:date="2024-04-28T09:29:35Z">
        <w:r>
          <w:rPr>
            <w:rFonts w:hint="eastAsia"/>
            <w:highlight w:val="none"/>
            <w:lang w:val="en-US" w:eastAsia="zh-CN"/>
            <w:rPrChange w:id="6762" w:author="野草" w:date="2024-04-28T09:29:38Z">
              <w:rPr>
                <w:rFonts w:hint="eastAsia"/>
                <w:highlight w:val="green"/>
                <w:lang w:val="en-US" w:eastAsia="zh-CN"/>
              </w:rPr>
            </w:rPrChange>
          </w:rPr>
          <w:t>】</w:t>
        </w:r>
      </w:ins>
    </w:p>
    <w:p>
      <w:pPr>
        <w:rPr>
          <w:ins w:id="6763" w:author="野草" w:date="2024-04-28T08:45:51Z"/>
          <w:rFonts w:hint="eastAsia"/>
        </w:rPr>
      </w:pPr>
      <w:ins w:id="6764" w:author="野草" w:date="2024-04-28T08:45:51Z">
        <w:bookmarkStart w:id="128" w:name="OLE_LINK131"/>
        <w:bookmarkStart w:id="129" w:name="OLE_LINK130"/>
        <w:r>
          <w:rPr>
            <w:rFonts w:hint="eastAsia"/>
            <w:highlight w:val="green"/>
            <w:rPrChange w:id="6765" w:author="野草" w:date="2024-04-28T08:49:34Z">
              <w:rPr>
                <w:rFonts w:hint="eastAsia"/>
              </w:rPr>
            </w:rPrChange>
          </w:rPr>
          <w:t>This study</w:t>
        </w:r>
      </w:ins>
      <w:ins w:id="6766" w:author="野草" w:date="2024-04-28T08:45:51Z">
        <w:r>
          <w:rPr>
            <w:rFonts w:hint="eastAsia"/>
          </w:rPr>
          <w:t xml:space="preserve"> focuses on the </w:t>
        </w:r>
      </w:ins>
      <w:ins w:id="6767" w:author="野草" w:date="2024-04-28T08:45:51Z">
        <w:r>
          <w:rPr>
            <w:rFonts w:hint="eastAsia"/>
            <w:highlight w:val="green"/>
            <w:rPrChange w:id="6768" w:author="野草" w:date="2024-04-28T08:49:37Z">
              <w:rPr>
                <w:rFonts w:hint="eastAsia"/>
              </w:rPr>
            </w:rPrChange>
          </w:rPr>
          <w:t>cooling effects</w:t>
        </w:r>
      </w:ins>
      <w:ins w:id="6769" w:author="野草" w:date="2024-04-28T08:45:51Z">
        <w:r>
          <w:rPr>
            <w:rFonts w:hint="eastAsia"/>
          </w:rPr>
          <w:t xml:space="preserve"> of </w:t>
        </w:r>
      </w:ins>
      <w:ins w:id="6770" w:author="野草" w:date="2024-04-28T08:45:51Z">
        <w:r>
          <w:rPr>
            <w:rFonts w:hint="eastAsia"/>
            <w:highlight w:val="green"/>
            <w:rPrChange w:id="6771" w:author="野草" w:date="2024-04-28T08:49:41Z">
              <w:rPr>
                <w:rFonts w:hint="eastAsia"/>
              </w:rPr>
            </w:rPrChange>
          </w:rPr>
          <w:t>rivers</w:t>
        </w:r>
      </w:ins>
      <w:ins w:id="6772" w:author="野草" w:date="2024-04-28T08:45:51Z">
        <w:r>
          <w:rPr>
            <w:rFonts w:hint="eastAsia"/>
          </w:rPr>
          <w:t xml:space="preserve"> on the </w:t>
        </w:r>
      </w:ins>
      <w:ins w:id="6773" w:author="野草" w:date="2024-04-28T08:45:51Z">
        <w:r>
          <w:rPr>
            <w:rFonts w:hint="eastAsia"/>
            <w:highlight w:val="green"/>
            <w:rPrChange w:id="6774" w:author="野草" w:date="2024-04-28T08:49:44Z">
              <w:rPr>
                <w:rFonts w:hint="eastAsia"/>
              </w:rPr>
            </w:rPrChange>
          </w:rPr>
          <w:t>surrounding urban environment</w:t>
        </w:r>
      </w:ins>
      <w:ins w:id="6775" w:author="野草" w:date="2024-04-28T08:45:51Z">
        <w:r>
          <w:rPr>
            <w:rFonts w:hint="eastAsia"/>
          </w:rPr>
          <w:t xml:space="preserve"> on </w:t>
        </w:r>
      </w:ins>
      <w:ins w:id="6776" w:author="野草" w:date="2024-04-28T08:45:51Z">
        <w:r>
          <w:rPr>
            <w:rFonts w:hint="eastAsia"/>
            <w:highlight w:val="green"/>
            <w:rPrChange w:id="6777" w:author="野草" w:date="2024-04-28T08:49:51Z">
              <w:rPr>
                <w:rFonts w:hint="eastAsia"/>
              </w:rPr>
            </w:rPrChange>
          </w:rPr>
          <w:t>normal</w:t>
        </w:r>
      </w:ins>
      <w:ins w:id="6778" w:author="野草" w:date="2024-04-28T08:45:51Z">
        <w:r>
          <w:rPr>
            <w:rFonts w:hint="eastAsia"/>
          </w:rPr>
          <w:t xml:space="preserve"> and </w:t>
        </w:r>
      </w:ins>
      <w:ins w:id="6779" w:author="野草" w:date="2024-04-28T08:45:51Z">
        <w:r>
          <w:rPr>
            <w:rFonts w:hint="eastAsia"/>
            <w:highlight w:val="green"/>
            <w:rPrChange w:id="6780" w:author="野草" w:date="2024-04-28T08:49:48Z">
              <w:rPr>
                <w:rFonts w:hint="eastAsia"/>
              </w:rPr>
            </w:rPrChange>
          </w:rPr>
          <w:t>extreme summer days</w:t>
        </w:r>
      </w:ins>
      <w:ins w:id="6781" w:author="野草" w:date="2024-04-28T08:45:51Z">
        <w:r>
          <w:rPr>
            <w:rFonts w:hint="eastAsia"/>
          </w:rPr>
          <w:t xml:space="preserve">, taking the </w:t>
        </w:r>
      </w:ins>
      <w:ins w:id="6782" w:author="野草" w:date="2024-04-28T08:45:51Z">
        <w:r>
          <w:rPr>
            <w:rFonts w:hint="eastAsia"/>
            <w:highlight w:val="green"/>
            <w:rPrChange w:id="6783" w:author="野草" w:date="2024-04-28T08:49:54Z">
              <w:rPr>
                <w:rFonts w:hint="eastAsia"/>
              </w:rPr>
            </w:rPrChange>
          </w:rPr>
          <w:t xml:space="preserve">mountainous city </w:t>
        </w:r>
      </w:ins>
      <w:ins w:id="6784" w:author="野草" w:date="2024-04-28T08:45:51Z">
        <w:r>
          <w:rPr>
            <w:rFonts w:hint="eastAsia"/>
          </w:rPr>
          <w:t xml:space="preserve">of </w:t>
        </w:r>
      </w:ins>
      <w:ins w:id="6785" w:author="野草" w:date="2024-04-28T08:45:51Z">
        <w:r>
          <w:rPr>
            <w:rFonts w:hint="eastAsia"/>
            <w:highlight w:val="green"/>
            <w:rPrChange w:id="6786" w:author="野草" w:date="2024-04-28T08:50:00Z">
              <w:rPr>
                <w:rFonts w:hint="eastAsia"/>
              </w:rPr>
            </w:rPrChange>
          </w:rPr>
          <w:t xml:space="preserve">Chongqing </w:t>
        </w:r>
      </w:ins>
      <w:ins w:id="6787" w:author="野草" w:date="2024-04-28T08:45:51Z">
        <w:r>
          <w:rPr>
            <w:rFonts w:hint="eastAsia"/>
          </w:rPr>
          <w:t xml:space="preserve">as an example. </w:t>
        </w:r>
      </w:ins>
      <w:ins w:id="6788" w:author="野草" w:date="2024-04-28T08:45:51Z">
        <w:r>
          <w:rPr>
            <w:rFonts w:hint="eastAsia"/>
            <w:highlight w:val="green"/>
            <w:rPrChange w:id="6789" w:author="野草" w:date="2024-04-28T08:50:02Z">
              <w:rPr>
                <w:rFonts w:hint="eastAsia"/>
              </w:rPr>
            </w:rPrChange>
          </w:rPr>
          <w:t>Environmental variables</w:t>
        </w:r>
      </w:ins>
      <w:ins w:id="6790" w:author="野草" w:date="2024-04-28T08:45:51Z">
        <w:r>
          <w:rPr>
            <w:rFonts w:hint="eastAsia"/>
          </w:rPr>
          <w:t xml:space="preserve">, including </w:t>
        </w:r>
      </w:ins>
      <w:ins w:id="6791" w:author="野草" w:date="2024-04-28T08:45:51Z">
        <w:r>
          <w:rPr>
            <w:rFonts w:hint="eastAsia"/>
            <w:highlight w:val="green"/>
            <w:rPrChange w:id="6792" w:author="野草" w:date="2024-04-28T08:50:05Z">
              <w:rPr>
                <w:rFonts w:hint="eastAsia"/>
              </w:rPr>
            </w:rPrChange>
          </w:rPr>
          <w:t>river characteristics</w:t>
        </w:r>
      </w:ins>
      <w:ins w:id="6793" w:author="野草" w:date="2024-04-28T08:45:51Z">
        <w:r>
          <w:rPr>
            <w:rFonts w:hint="eastAsia"/>
          </w:rPr>
          <w:t xml:space="preserve">, </w:t>
        </w:r>
      </w:ins>
      <w:ins w:id="6794" w:author="野草" w:date="2024-04-28T08:45:51Z">
        <w:r>
          <w:rPr>
            <w:rFonts w:hint="eastAsia"/>
            <w:highlight w:val="green"/>
            <w:rPrChange w:id="6795" w:author="野草" w:date="2024-04-28T08:50:08Z">
              <w:rPr>
                <w:rFonts w:hint="eastAsia"/>
              </w:rPr>
            </w:rPrChange>
          </w:rPr>
          <w:t>land cover</w:t>
        </w:r>
      </w:ins>
      <w:ins w:id="6796" w:author="野草" w:date="2024-04-28T08:45:51Z">
        <w:r>
          <w:rPr>
            <w:rFonts w:hint="eastAsia"/>
          </w:rPr>
          <w:t xml:space="preserve"> characteristics, </w:t>
        </w:r>
      </w:ins>
      <w:ins w:id="6797" w:author="野草" w:date="2024-04-28T08:45:51Z">
        <w:r>
          <w:rPr>
            <w:rFonts w:hint="eastAsia"/>
            <w:highlight w:val="green"/>
            <w:rPrChange w:id="6798" w:author="野草" w:date="2024-04-28T08:50:11Z">
              <w:rPr>
                <w:rFonts w:hint="eastAsia"/>
              </w:rPr>
            </w:rPrChange>
          </w:rPr>
          <w:t xml:space="preserve">3D building </w:t>
        </w:r>
      </w:ins>
      <w:ins w:id="6799" w:author="野草" w:date="2024-04-28T08:45:51Z">
        <w:r>
          <w:rPr>
            <w:rFonts w:hint="eastAsia"/>
          </w:rPr>
          <w:t xml:space="preserve">characteristics, and </w:t>
        </w:r>
      </w:ins>
      <w:ins w:id="6800" w:author="野草" w:date="2024-04-28T08:45:51Z">
        <w:r>
          <w:rPr>
            <w:rFonts w:hint="eastAsia"/>
            <w:highlight w:val="green"/>
            <w:rPrChange w:id="6801" w:author="野草" w:date="2024-04-28T08:50:15Z">
              <w:rPr>
                <w:rFonts w:hint="eastAsia"/>
              </w:rPr>
            </w:rPrChange>
          </w:rPr>
          <w:t>topographical characteristics</w:t>
        </w:r>
      </w:ins>
      <w:ins w:id="6802" w:author="野草" w:date="2024-04-28T08:45:51Z">
        <w:r>
          <w:rPr>
            <w:rFonts w:hint="eastAsia"/>
          </w:rPr>
          <w:t xml:space="preserve">, have been considered. The </w:t>
        </w:r>
      </w:ins>
      <w:ins w:id="6803" w:author="野草" w:date="2024-04-28T08:45:51Z">
        <w:r>
          <w:rPr>
            <w:rFonts w:hint="eastAsia"/>
            <w:highlight w:val="green"/>
            <w:rPrChange w:id="6804" w:author="野草" w:date="2024-04-28T08:50:20Z">
              <w:rPr>
                <w:rFonts w:hint="eastAsia"/>
              </w:rPr>
            </w:rPrChange>
          </w:rPr>
          <w:t>Boosted Regression Tree model</w:t>
        </w:r>
      </w:ins>
      <w:ins w:id="6805" w:author="野草" w:date="2024-04-28T08:45:51Z">
        <w:r>
          <w:rPr>
            <w:rFonts w:hint="eastAsia"/>
          </w:rPr>
          <w:t xml:space="preserve"> was employed to assess the </w:t>
        </w:r>
      </w:ins>
      <w:ins w:id="6806" w:author="野草" w:date="2024-04-28T08:45:51Z">
        <w:r>
          <w:rPr>
            <w:rFonts w:hint="eastAsia"/>
            <w:highlight w:val="green"/>
            <w:rPrChange w:id="6807" w:author="野草" w:date="2024-04-28T08:50:24Z">
              <w:rPr>
                <w:rFonts w:hint="eastAsia"/>
              </w:rPr>
            </w:rPrChange>
          </w:rPr>
          <w:t xml:space="preserve">relative importance </w:t>
        </w:r>
      </w:ins>
      <w:ins w:id="6808" w:author="野草" w:date="2024-04-28T08:45:51Z">
        <w:r>
          <w:rPr>
            <w:rFonts w:hint="eastAsia"/>
          </w:rPr>
          <w:t xml:space="preserve">of </w:t>
        </w:r>
      </w:ins>
      <w:ins w:id="6809" w:author="野草" w:date="2024-04-28T08:45:51Z">
        <w:r>
          <w:rPr>
            <w:rFonts w:hint="eastAsia"/>
            <w:highlight w:val="green"/>
            <w:rPrChange w:id="6810" w:author="野草" w:date="2024-04-28T08:50:27Z">
              <w:rPr>
                <w:rFonts w:hint="eastAsia"/>
              </w:rPr>
            </w:rPrChange>
          </w:rPr>
          <w:t xml:space="preserve">individual </w:t>
        </w:r>
      </w:ins>
      <w:ins w:id="6811" w:author="野草" w:date="2024-04-28T09:48:55Z">
        <w:r>
          <w:rPr>
            <w:rFonts w:hint="eastAsia"/>
            <w:highlight w:val="green"/>
            <w:lang w:val="en-US" w:eastAsia="zh-CN"/>
          </w:rPr>
          <w:t>influenc</w:t>
        </w:r>
      </w:ins>
      <w:ins w:id="6812" w:author="野草" w:date="2024-04-28T09:48:56Z">
        <w:r>
          <w:rPr>
            <w:rFonts w:hint="eastAsia"/>
            <w:highlight w:val="green"/>
            <w:lang w:val="en-US" w:eastAsia="zh-CN"/>
          </w:rPr>
          <w:t>i</w:t>
        </w:r>
      </w:ins>
      <w:ins w:id="6813" w:author="野草" w:date="2024-04-28T09:48:57Z">
        <w:r>
          <w:rPr>
            <w:rFonts w:hint="eastAsia"/>
            <w:highlight w:val="green"/>
            <w:lang w:val="en-US" w:eastAsia="zh-CN"/>
          </w:rPr>
          <w:t xml:space="preserve">ng </w:t>
        </w:r>
      </w:ins>
      <w:ins w:id="6814" w:author="野草" w:date="2024-04-28T08:45:51Z">
        <w:r>
          <w:rPr>
            <w:rFonts w:hint="eastAsia"/>
            <w:highlight w:val="green"/>
            <w:rPrChange w:id="6815" w:author="野草" w:date="2024-04-28T08:50:27Z">
              <w:rPr>
                <w:rFonts w:hint="eastAsia"/>
              </w:rPr>
            </w:rPrChange>
          </w:rPr>
          <w:t>factors</w:t>
        </w:r>
      </w:ins>
      <w:ins w:id="6816" w:author="野草" w:date="2024-04-28T08:45:51Z">
        <w:r>
          <w:rPr>
            <w:rFonts w:hint="eastAsia"/>
          </w:rPr>
          <w:t xml:space="preserve"> for RCI, RCD and CRCI and the </w:t>
        </w:r>
      </w:ins>
      <w:ins w:id="6817" w:author="野草" w:date="2024-04-28T08:45:51Z">
        <w:r>
          <w:rPr>
            <w:rFonts w:hint="eastAsia"/>
            <w:highlight w:val="green"/>
            <w:rPrChange w:id="6818" w:author="野草" w:date="2024-04-28T08:50:32Z">
              <w:rPr>
                <w:rFonts w:hint="eastAsia"/>
              </w:rPr>
            </w:rPrChange>
          </w:rPr>
          <w:t>corresponding marginal effects</w:t>
        </w:r>
      </w:ins>
      <w:ins w:id="6819" w:author="野草" w:date="2024-04-28T08:45:51Z">
        <w:r>
          <w:rPr>
            <w:rFonts w:hint="eastAsia"/>
          </w:rPr>
          <w:t xml:space="preserve"> of the top 4 </w:t>
        </w:r>
      </w:ins>
      <w:ins w:id="6820" w:author="野草" w:date="2024-04-28T08:45:51Z">
        <w:r>
          <w:rPr>
            <w:rFonts w:hint="eastAsia"/>
            <w:highlight w:val="green"/>
            <w:rPrChange w:id="6821" w:author="野草" w:date="2024-04-28T08:50:37Z">
              <w:rPr>
                <w:rFonts w:hint="eastAsia"/>
              </w:rPr>
            </w:rPrChange>
          </w:rPr>
          <w:t>most influential factors</w:t>
        </w:r>
      </w:ins>
      <w:ins w:id="6822" w:author="野草" w:date="2024-04-28T08:45:51Z">
        <w:r>
          <w:rPr>
            <w:rFonts w:hint="eastAsia"/>
          </w:rPr>
          <w:t>. In contrast to</w:t>
        </w:r>
      </w:ins>
      <w:ins w:id="6823" w:author="野草" w:date="2024-04-28T08:45:51Z">
        <w:r>
          <w:rPr>
            <w:rFonts w:hint="eastAsia"/>
            <w:highlight w:val="green"/>
            <w:rPrChange w:id="6824" w:author="野草" w:date="2024-04-28T08:50:50Z">
              <w:rPr>
                <w:rFonts w:hint="eastAsia"/>
              </w:rPr>
            </w:rPrChange>
          </w:rPr>
          <w:t xml:space="preserve"> traditional analytical methods</w:t>
        </w:r>
      </w:ins>
      <w:ins w:id="6825" w:author="野草" w:date="2024-04-28T08:45:51Z">
        <w:r>
          <w:rPr>
            <w:rFonts w:hint="eastAsia"/>
          </w:rPr>
          <w:t xml:space="preserve"> such as </w:t>
        </w:r>
      </w:ins>
      <w:ins w:id="6826" w:author="野草" w:date="2024-04-28T08:45:51Z">
        <w:r>
          <w:rPr>
            <w:rFonts w:hint="eastAsia"/>
            <w:highlight w:val="green"/>
            <w:rPrChange w:id="6827" w:author="野草" w:date="2024-04-28T08:50:53Z">
              <w:rPr>
                <w:rFonts w:hint="eastAsia"/>
              </w:rPr>
            </w:rPrChange>
          </w:rPr>
          <w:t>linear regression</w:t>
        </w:r>
      </w:ins>
      <w:ins w:id="6828" w:author="野草" w:date="2024-04-28T08:45:51Z">
        <w:r>
          <w:rPr>
            <w:rFonts w:hint="eastAsia"/>
          </w:rPr>
          <w:t xml:space="preserve">, this approach </w:t>
        </w:r>
      </w:ins>
      <w:ins w:id="6829" w:author="野草" w:date="2024-04-28T08:51:00Z">
        <w:r>
          <w:rPr>
            <w:rFonts w:hint="eastAsia"/>
            <w:lang w:val="en-US" w:eastAsia="zh-CN"/>
          </w:rPr>
          <w:t>can</w:t>
        </w:r>
      </w:ins>
      <w:ins w:id="6830" w:author="野草" w:date="2024-04-28T08:51:01Z">
        <w:r>
          <w:rPr>
            <w:rFonts w:hint="eastAsia"/>
            <w:lang w:val="en-US" w:eastAsia="zh-CN"/>
          </w:rPr>
          <w:t xml:space="preserve"> </w:t>
        </w:r>
      </w:ins>
      <w:ins w:id="6831" w:author="野草" w:date="2024-04-28T08:45:51Z">
        <w:r>
          <w:rPr>
            <w:rFonts w:hint="eastAsia"/>
          </w:rPr>
          <w:t xml:space="preserve">effectively capture </w:t>
        </w:r>
      </w:ins>
      <w:ins w:id="6832" w:author="野草" w:date="2024-04-28T08:45:51Z">
        <w:r>
          <w:rPr>
            <w:rFonts w:hint="eastAsia"/>
            <w:highlight w:val="green"/>
            <w:rPrChange w:id="6833" w:author="野草" w:date="2024-04-28T08:51:07Z">
              <w:rPr>
                <w:rFonts w:hint="eastAsia"/>
              </w:rPr>
            </w:rPrChange>
          </w:rPr>
          <w:t>the non-linear effects</w:t>
        </w:r>
      </w:ins>
      <w:ins w:id="6834" w:author="野草" w:date="2024-04-28T08:45:51Z">
        <w:r>
          <w:rPr>
            <w:rFonts w:hint="eastAsia"/>
          </w:rPr>
          <w:t xml:space="preserve"> of </w:t>
        </w:r>
      </w:ins>
      <w:ins w:id="6835" w:author="野草" w:date="2024-04-28T08:45:51Z">
        <w:r>
          <w:rPr>
            <w:rFonts w:hint="eastAsia"/>
            <w:highlight w:val="green"/>
            <w:rPrChange w:id="6836" w:author="野草" w:date="2024-04-28T08:51:11Z">
              <w:rPr>
                <w:rFonts w:hint="eastAsia"/>
              </w:rPr>
            </w:rPrChange>
          </w:rPr>
          <w:t>influencing factors</w:t>
        </w:r>
      </w:ins>
      <w:ins w:id="6837" w:author="野草" w:date="2024-04-28T08:45:51Z">
        <w:r>
          <w:rPr>
            <w:rFonts w:hint="eastAsia"/>
          </w:rPr>
          <w:t xml:space="preserve"> on </w:t>
        </w:r>
      </w:ins>
      <w:ins w:id="6838" w:author="野草" w:date="2024-04-28T08:45:51Z">
        <w:r>
          <w:rPr>
            <w:rFonts w:hint="eastAsia"/>
            <w:highlight w:val="green"/>
            <w:rPrChange w:id="6839" w:author="野草" w:date="2024-04-28T08:51:14Z">
              <w:rPr>
                <w:rFonts w:hint="eastAsia"/>
              </w:rPr>
            </w:rPrChange>
          </w:rPr>
          <w:t>river cooling effects.</w:t>
        </w:r>
      </w:ins>
    </w:p>
    <w:p>
      <w:pPr>
        <w:rPr>
          <w:ins w:id="6840" w:author="野草" w:date="2024-04-28T09:31:58Z"/>
          <w:rFonts w:hint="eastAsia"/>
        </w:rPr>
      </w:pPr>
    </w:p>
    <w:p>
      <w:pPr>
        <w:rPr>
          <w:ins w:id="6841" w:author="野草" w:date="2024-04-28T08:45:51Z"/>
          <w:rFonts w:hint="eastAsia" w:eastAsiaTheme="minorEastAsia"/>
          <w:lang w:eastAsia="zh-CN"/>
        </w:rPr>
      </w:pPr>
      <w:ins w:id="6842" w:author="野草" w:date="2024-04-28T09:31:58Z">
        <w:r>
          <w:rPr>
            <w:rFonts w:hint="eastAsia"/>
            <w:lang w:eastAsia="zh-CN"/>
          </w:rPr>
          <w:t>【</w:t>
        </w:r>
      </w:ins>
      <w:ins w:id="6843" w:author="野草" w:date="2024-04-28T09:31:59Z">
        <w:r>
          <w:rPr>
            <w:rFonts w:hint="eastAsia"/>
            <w:lang w:val="en-US" w:eastAsia="zh-CN"/>
          </w:rPr>
          <w:t>up2024 0428 09:</w:t>
        </w:r>
      </w:ins>
      <w:ins w:id="6844" w:author="野草" w:date="2024-04-28T09:54:47Z">
        <w:r>
          <w:rPr>
            <w:rFonts w:hint="eastAsia"/>
            <w:lang w:val="en-US" w:eastAsia="zh-CN"/>
          </w:rPr>
          <w:t>55</w:t>
        </w:r>
      </w:ins>
      <w:ins w:id="6845" w:author="野草" w:date="2024-04-28T09:31:58Z">
        <w:r>
          <w:rPr>
            <w:rFonts w:hint="eastAsia"/>
            <w:lang w:eastAsia="zh-CN"/>
          </w:rPr>
          <w:t>】</w:t>
        </w:r>
      </w:ins>
    </w:p>
    <w:p>
      <w:pPr>
        <w:rPr>
          <w:ins w:id="6846" w:author="野草" w:date="2024-04-28T08:45:51Z"/>
          <w:rFonts w:hint="eastAsia"/>
        </w:rPr>
      </w:pPr>
      <w:ins w:id="6847" w:author="野草" w:date="2024-04-28T08:45:51Z">
        <w:r>
          <w:rPr>
            <w:rFonts w:hint="eastAsia"/>
            <w:highlight w:val="green"/>
            <w:rPrChange w:id="6848" w:author="野草" w:date="2024-04-28T08:51:16Z">
              <w:rPr>
                <w:rFonts w:hint="eastAsia"/>
              </w:rPr>
            </w:rPrChange>
          </w:rPr>
          <w:t>The conclusions</w:t>
        </w:r>
      </w:ins>
      <w:ins w:id="6849" w:author="野草" w:date="2024-04-28T08:45:51Z">
        <w:r>
          <w:rPr>
            <w:rFonts w:hint="eastAsia"/>
          </w:rPr>
          <w:t xml:space="preserve"> are as follows:</w:t>
        </w:r>
      </w:ins>
    </w:p>
    <w:p>
      <w:pPr>
        <w:numPr>
          <w:ilvl w:val="0"/>
          <w:numId w:val="2"/>
          <w:ins w:id="6851" w:author="野草" w:date="2024-04-28T08:51:45Z"/>
        </w:numPr>
        <w:rPr>
          <w:ins w:id="6852" w:author="野草" w:date="2024-04-28T08:45:51Z"/>
          <w:rFonts w:hint="eastAsia"/>
        </w:rPr>
        <w:pPrChange w:id="6850" w:author="野草" w:date="2024-04-28T08:51:45Z">
          <w:pPr/>
        </w:pPrChange>
      </w:pPr>
      <w:ins w:id="6853" w:author="野草" w:date="2024-04-28T08:45:51Z">
        <w:r>
          <w:rPr>
            <w:rFonts w:hint="eastAsia"/>
          </w:rPr>
          <w:t>The</w:t>
        </w:r>
      </w:ins>
      <w:ins w:id="6854" w:author="野草" w:date="2024-04-28T08:45:51Z">
        <w:r>
          <w:rPr>
            <w:rFonts w:hint="eastAsia"/>
            <w:highlight w:val="green"/>
            <w:rPrChange w:id="6855" w:author="野草" w:date="2024-04-28T08:51:18Z">
              <w:rPr>
                <w:rFonts w:hint="eastAsia"/>
              </w:rPr>
            </w:rPrChange>
          </w:rPr>
          <w:t xml:space="preserve"> river cooling effects</w:t>
        </w:r>
      </w:ins>
      <w:ins w:id="6856" w:author="野草" w:date="2024-04-28T08:45:51Z">
        <w:r>
          <w:rPr>
            <w:rFonts w:hint="eastAsia"/>
          </w:rPr>
          <w:t xml:space="preserve"> exhibited </w:t>
        </w:r>
      </w:ins>
      <w:ins w:id="6857" w:author="野草" w:date="2024-04-28T08:45:51Z">
        <w:r>
          <w:rPr>
            <w:rFonts w:hint="eastAsia"/>
            <w:highlight w:val="green"/>
            <w:rPrChange w:id="6858" w:author="野草" w:date="2024-04-28T08:51:21Z">
              <w:rPr>
                <w:rFonts w:hint="eastAsia"/>
              </w:rPr>
            </w:rPrChange>
          </w:rPr>
          <w:t>significant spatial variations</w:t>
        </w:r>
      </w:ins>
      <w:ins w:id="6859" w:author="野草" w:date="2024-04-28T08:45:51Z">
        <w:r>
          <w:rPr>
            <w:rFonts w:hint="eastAsia"/>
          </w:rPr>
          <w:t xml:space="preserve"> with </w:t>
        </w:r>
      </w:ins>
      <w:ins w:id="6860" w:author="野草" w:date="2024-04-28T08:45:51Z">
        <w:r>
          <w:rPr>
            <w:rFonts w:hint="eastAsia"/>
            <w:highlight w:val="green"/>
            <w:rPrChange w:id="6861" w:author="野草" w:date="2024-04-28T08:51:24Z">
              <w:rPr>
                <w:rFonts w:hint="eastAsia"/>
              </w:rPr>
            </w:rPrChange>
          </w:rPr>
          <w:t>similar spatial patterns.</w:t>
        </w:r>
      </w:ins>
      <w:ins w:id="6862" w:author="野草" w:date="2024-04-28T08:45:51Z">
        <w:r>
          <w:rPr>
            <w:rFonts w:hint="eastAsia"/>
          </w:rPr>
          <w:t xml:space="preserve"> In addition, the </w:t>
        </w:r>
      </w:ins>
      <w:ins w:id="6863" w:author="野草" w:date="2024-04-28T08:45:51Z">
        <w:r>
          <w:rPr>
            <w:rFonts w:hint="eastAsia"/>
            <w:highlight w:val="green"/>
            <w:rPrChange w:id="6864" w:author="野草" w:date="2024-04-28T08:51:28Z">
              <w:rPr>
                <w:rFonts w:hint="eastAsia"/>
              </w:rPr>
            </w:rPrChange>
          </w:rPr>
          <w:t>average values</w:t>
        </w:r>
      </w:ins>
      <w:ins w:id="6865" w:author="野草" w:date="2024-04-28T08:45:51Z">
        <w:r>
          <w:rPr>
            <w:rFonts w:hint="eastAsia"/>
          </w:rPr>
          <w:t xml:space="preserve"> and </w:t>
        </w:r>
      </w:ins>
      <w:ins w:id="6866" w:author="野草" w:date="2024-04-28T08:45:51Z">
        <w:r>
          <w:rPr>
            <w:rFonts w:hint="eastAsia"/>
            <w:highlight w:val="green"/>
            <w:rPrChange w:id="6867" w:author="野草" w:date="2024-04-28T08:51:31Z">
              <w:rPr>
                <w:rFonts w:hint="eastAsia"/>
              </w:rPr>
            </w:rPrChange>
          </w:rPr>
          <w:t>spatial variations</w:t>
        </w:r>
      </w:ins>
      <w:ins w:id="6868" w:author="野草" w:date="2024-04-28T08:45:51Z">
        <w:r>
          <w:rPr>
            <w:rFonts w:hint="eastAsia"/>
          </w:rPr>
          <w:t xml:space="preserve"> of RCI and CRCI were higher on the </w:t>
        </w:r>
      </w:ins>
      <w:ins w:id="6869" w:author="野草" w:date="2024-04-28T08:45:51Z">
        <w:r>
          <w:rPr>
            <w:rFonts w:hint="eastAsia"/>
            <w:highlight w:val="green"/>
            <w:rPrChange w:id="6870" w:author="野草" w:date="2024-04-28T08:51:38Z">
              <w:rPr>
                <w:rFonts w:hint="eastAsia"/>
              </w:rPr>
            </w:rPrChange>
          </w:rPr>
          <w:t>extremely hot day</w:t>
        </w:r>
      </w:ins>
      <w:ins w:id="6871" w:author="野草" w:date="2024-04-28T08:45:51Z">
        <w:r>
          <w:rPr>
            <w:rFonts w:hint="eastAsia"/>
          </w:rPr>
          <w:t xml:space="preserve"> compared to the </w:t>
        </w:r>
      </w:ins>
      <w:ins w:id="6872" w:author="野草" w:date="2024-04-28T08:45:51Z">
        <w:r>
          <w:rPr>
            <w:rFonts w:hint="eastAsia"/>
            <w:highlight w:val="green"/>
            <w:rPrChange w:id="6873" w:author="野草" w:date="2024-04-28T08:51:41Z">
              <w:rPr>
                <w:rFonts w:hint="eastAsia"/>
              </w:rPr>
            </w:rPrChange>
          </w:rPr>
          <w:t>normal summer day</w:t>
        </w:r>
      </w:ins>
      <w:ins w:id="6874" w:author="野草" w:date="2024-04-28T08:45:51Z">
        <w:r>
          <w:rPr>
            <w:rFonts w:hint="eastAsia"/>
          </w:rPr>
          <w:t>.</w:t>
        </w:r>
      </w:ins>
    </w:p>
    <w:p>
      <w:pPr>
        <w:numPr>
          <w:ilvl w:val="0"/>
          <w:numId w:val="2"/>
          <w:ins w:id="6876" w:author="野草" w:date="2024-04-28T08:51:46Z"/>
        </w:numPr>
        <w:rPr>
          <w:ins w:id="6877" w:author="野草" w:date="2024-04-28T08:45:51Z"/>
          <w:rFonts w:hint="eastAsia"/>
        </w:rPr>
        <w:pPrChange w:id="6875" w:author="野草" w:date="2024-04-28T08:51:46Z">
          <w:pPr/>
        </w:pPrChange>
      </w:pPr>
      <w:ins w:id="6878" w:author="野草" w:date="2024-04-28T08:45:51Z">
        <w:r>
          <w:rPr>
            <w:rFonts w:hint="eastAsia"/>
            <w:highlight w:val="green"/>
            <w:rPrChange w:id="6879" w:author="野草" w:date="2024-04-28T08:51:44Z">
              <w:rPr>
                <w:rFonts w:hint="eastAsia"/>
              </w:rPr>
            </w:rPrChange>
          </w:rPr>
          <w:t>Explanatory powers</w:t>
        </w:r>
      </w:ins>
      <w:ins w:id="6880" w:author="野草" w:date="2024-04-28T08:45:51Z">
        <w:r>
          <w:rPr>
            <w:rFonts w:hint="eastAsia"/>
          </w:rPr>
          <w:t xml:space="preserve"> of the </w:t>
        </w:r>
      </w:ins>
      <w:ins w:id="6881" w:author="野草" w:date="2024-04-28T08:45:51Z">
        <w:r>
          <w:rPr>
            <w:rFonts w:hint="eastAsia"/>
            <w:highlight w:val="green"/>
            <w:rPrChange w:id="6882" w:author="野草" w:date="2024-04-28T08:51:52Z">
              <w:rPr>
                <w:rFonts w:hint="eastAsia"/>
              </w:rPr>
            </w:rPrChange>
          </w:rPr>
          <w:t>environmental variables</w:t>
        </w:r>
      </w:ins>
      <w:ins w:id="6883" w:author="野草" w:date="2024-04-28T08:45:51Z">
        <w:r>
          <w:rPr>
            <w:rFonts w:hint="eastAsia"/>
          </w:rPr>
          <w:t xml:space="preserve"> on RCD and CRCI were </w:t>
        </w:r>
      </w:ins>
      <w:ins w:id="6884" w:author="野草" w:date="2024-04-28T08:45:51Z">
        <w:r>
          <w:rPr>
            <w:rFonts w:hint="eastAsia"/>
            <w:highlight w:val="green"/>
            <w:rPrChange w:id="6885" w:author="野草" w:date="2024-04-28T08:51:58Z">
              <w:rPr>
                <w:rFonts w:hint="eastAsia"/>
              </w:rPr>
            </w:rPrChange>
          </w:rPr>
          <w:t xml:space="preserve">notably higher </w:t>
        </w:r>
      </w:ins>
      <w:ins w:id="6886" w:author="野草" w:date="2024-04-28T08:45:51Z">
        <w:r>
          <w:rPr>
            <w:rFonts w:hint="eastAsia"/>
          </w:rPr>
          <w:t xml:space="preserve">compared to RCI </w:t>
        </w:r>
      </w:ins>
      <w:ins w:id="6887" w:author="野草" w:date="2024-04-28T08:45:51Z">
        <w:r>
          <w:rPr>
            <w:rFonts w:hint="eastAsia"/>
            <w:highlight w:val="green"/>
            <w:rPrChange w:id="6888" w:author="野草" w:date="2024-04-28T08:52:04Z">
              <w:rPr>
                <w:rFonts w:hint="eastAsia"/>
              </w:rPr>
            </w:rPrChange>
          </w:rPr>
          <w:t>for the 2 case days</w:t>
        </w:r>
      </w:ins>
      <w:ins w:id="6889" w:author="野草" w:date="2024-04-28T08:45:51Z">
        <w:r>
          <w:rPr>
            <w:rFonts w:hint="eastAsia"/>
          </w:rPr>
          <w:t>.</w:t>
        </w:r>
      </w:ins>
    </w:p>
    <w:p>
      <w:pPr>
        <w:numPr>
          <w:ilvl w:val="0"/>
          <w:numId w:val="2"/>
          <w:ins w:id="6891" w:author="野草" w:date="2024-04-28T08:51:47Z"/>
        </w:numPr>
        <w:rPr>
          <w:ins w:id="6892" w:author="野草" w:date="2024-04-28T08:45:51Z"/>
          <w:rFonts w:hint="eastAsia"/>
        </w:rPr>
        <w:pPrChange w:id="6890" w:author="野草" w:date="2024-04-28T08:51:47Z">
          <w:pPr/>
        </w:pPrChange>
      </w:pPr>
      <w:ins w:id="6893" w:author="野草" w:date="2024-04-28T08:45:51Z">
        <w:r>
          <w:rPr>
            <w:rFonts w:hint="eastAsia"/>
            <w:highlight w:val="green"/>
            <w:rPrChange w:id="6894" w:author="野草" w:date="2024-04-28T08:52:06Z">
              <w:rPr>
                <w:rFonts w:hint="eastAsia"/>
              </w:rPr>
            </w:rPrChange>
          </w:rPr>
          <w:t>Topographical characteristics</w:t>
        </w:r>
      </w:ins>
      <w:ins w:id="6895" w:author="野草" w:date="2024-04-28T08:45:51Z">
        <w:r>
          <w:rPr>
            <w:rFonts w:hint="eastAsia"/>
          </w:rPr>
          <w:t xml:space="preserve"> showed</w:t>
        </w:r>
      </w:ins>
      <w:ins w:id="6896" w:author="野草" w:date="2024-04-28T08:45:51Z">
        <w:r>
          <w:rPr>
            <w:rFonts w:hint="eastAsia"/>
            <w:highlight w:val="green"/>
            <w:rPrChange w:id="6897" w:author="野草" w:date="2024-04-28T08:52:11Z">
              <w:rPr>
                <w:rFonts w:hint="eastAsia"/>
              </w:rPr>
            </w:rPrChange>
          </w:rPr>
          <w:t xml:space="preserve"> strong impacts</w:t>
        </w:r>
      </w:ins>
      <w:ins w:id="6898" w:author="野草" w:date="2024-04-28T08:45:51Z">
        <w:r>
          <w:rPr>
            <w:rFonts w:hint="eastAsia"/>
          </w:rPr>
          <w:t xml:space="preserve"> on </w:t>
        </w:r>
      </w:ins>
      <w:ins w:id="6899" w:author="野草" w:date="2024-04-28T08:45:51Z">
        <w:r>
          <w:rPr>
            <w:rFonts w:hint="eastAsia"/>
            <w:highlight w:val="green"/>
            <w:rPrChange w:id="6900" w:author="野草" w:date="2024-04-28T08:52:14Z">
              <w:rPr>
                <w:rFonts w:hint="eastAsia"/>
              </w:rPr>
            </w:rPrChange>
          </w:rPr>
          <w:t>river cooling</w:t>
        </w:r>
      </w:ins>
      <w:ins w:id="6901" w:author="野草" w:date="2024-04-28T08:45:51Z">
        <w:r>
          <w:rPr>
            <w:rFonts w:hint="eastAsia"/>
          </w:rPr>
          <w:t>, while</w:t>
        </w:r>
      </w:ins>
      <w:ins w:id="6902" w:author="野草" w:date="2024-04-28T08:45:51Z">
        <w:r>
          <w:rPr>
            <w:rFonts w:hint="eastAsia"/>
            <w:highlight w:val="green"/>
            <w:rPrChange w:id="6903" w:author="野草" w:date="2024-04-28T08:52:17Z">
              <w:rPr>
                <w:rFonts w:hint="eastAsia"/>
              </w:rPr>
            </w:rPrChange>
          </w:rPr>
          <w:t xml:space="preserve"> </w:t>
        </w:r>
      </w:ins>
      <w:ins w:id="6904" w:author="野草" w:date="2024-04-28T10:47:28Z">
        <w:r>
          <w:rPr>
            <w:rFonts w:hint="eastAsia"/>
            <w:highlight w:val="green"/>
            <w:lang w:val="en-US" w:eastAsia="zh-CN"/>
          </w:rPr>
          <w:t>sma</w:t>
        </w:r>
      </w:ins>
      <w:ins w:id="6905" w:author="野草" w:date="2024-04-28T10:47:29Z">
        <w:r>
          <w:rPr>
            <w:rFonts w:hint="eastAsia"/>
            <w:highlight w:val="green"/>
            <w:lang w:val="en-US" w:eastAsia="zh-CN"/>
          </w:rPr>
          <w:t>l</w:t>
        </w:r>
      </w:ins>
      <w:ins w:id="6906" w:author="野草" w:date="2024-04-28T08:52:43Z">
        <w:r>
          <w:rPr>
            <w:rFonts w:hint="eastAsia"/>
            <w:highlight w:val="green"/>
          </w:rPr>
          <w:t>l</w:t>
        </w:r>
      </w:ins>
      <w:ins w:id="6907" w:author="野草" w:date="2024-04-28T08:45:51Z">
        <w:r>
          <w:rPr>
            <w:rFonts w:hint="eastAsia"/>
            <w:highlight w:val="green"/>
            <w:rPrChange w:id="6908" w:author="野草" w:date="2024-04-28T08:52:17Z">
              <w:rPr>
                <w:rFonts w:hint="eastAsia"/>
              </w:rPr>
            </w:rPrChange>
          </w:rPr>
          <w:t xml:space="preserve"> influences </w:t>
        </w:r>
      </w:ins>
      <w:ins w:id="6909" w:author="野草" w:date="2024-04-28T08:45:51Z">
        <w:r>
          <w:rPr>
            <w:rFonts w:hint="eastAsia"/>
          </w:rPr>
          <w:t xml:space="preserve">of </w:t>
        </w:r>
      </w:ins>
      <w:ins w:id="6910" w:author="野草" w:date="2024-04-28T08:45:51Z">
        <w:r>
          <w:rPr>
            <w:rFonts w:hint="eastAsia"/>
            <w:highlight w:val="green"/>
            <w:rPrChange w:id="6911" w:author="野草" w:date="2024-04-28T08:52:19Z">
              <w:rPr>
                <w:rFonts w:hint="eastAsia"/>
              </w:rPr>
            </w:rPrChange>
          </w:rPr>
          <w:t>land cover compositions</w:t>
        </w:r>
      </w:ins>
      <w:ins w:id="6912" w:author="野草" w:date="2024-04-28T08:45:51Z">
        <w:r>
          <w:rPr>
            <w:rFonts w:hint="eastAsia"/>
          </w:rPr>
          <w:t xml:space="preserve"> were observed. </w:t>
        </w:r>
      </w:ins>
      <w:ins w:id="6913" w:author="野草" w:date="2024-04-28T08:45:51Z">
        <w:r>
          <w:rPr>
            <w:rFonts w:hint="eastAsia"/>
            <w:highlight w:val="green"/>
            <w:rPrChange w:id="6914" w:author="野草" w:date="2024-04-28T08:52:52Z">
              <w:rPr>
                <w:rFonts w:hint="eastAsia"/>
              </w:rPr>
            </w:rPrChange>
          </w:rPr>
          <w:t>River characteristics</w:t>
        </w:r>
      </w:ins>
      <w:ins w:id="6915" w:author="野草" w:date="2024-04-28T08:45:51Z">
        <w:r>
          <w:rPr>
            <w:rFonts w:hint="eastAsia"/>
          </w:rPr>
          <w:t xml:space="preserve">, </w:t>
        </w:r>
      </w:ins>
      <w:ins w:id="6916" w:author="野草" w:date="2024-04-28T08:45:51Z">
        <w:r>
          <w:rPr>
            <w:rFonts w:hint="eastAsia"/>
            <w:highlight w:val="green"/>
            <w:rPrChange w:id="6917" w:author="野草" w:date="2024-04-28T08:52:54Z">
              <w:rPr>
                <w:rFonts w:hint="eastAsia"/>
              </w:rPr>
            </w:rPrChange>
          </w:rPr>
          <w:t xml:space="preserve">3D building </w:t>
        </w:r>
      </w:ins>
      <w:ins w:id="6918" w:author="野草" w:date="2024-04-28T08:45:51Z">
        <w:r>
          <w:rPr>
            <w:rFonts w:hint="eastAsia"/>
          </w:rPr>
          <w:t xml:space="preserve">characteristics, and land cover </w:t>
        </w:r>
      </w:ins>
      <w:ins w:id="6919" w:author="野草" w:date="2024-04-28T08:45:51Z">
        <w:r>
          <w:rPr>
            <w:rFonts w:hint="eastAsia"/>
            <w:highlight w:val="green"/>
            <w:rPrChange w:id="6920" w:author="野草" w:date="2024-04-28T08:52:57Z">
              <w:rPr>
                <w:rFonts w:hint="eastAsia"/>
              </w:rPr>
            </w:rPrChange>
          </w:rPr>
          <w:t>configurations</w:t>
        </w:r>
      </w:ins>
      <w:ins w:id="6921" w:author="野草" w:date="2024-04-28T08:45:51Z">
        <w:r>
          <w:rPr>
            <w:rFonts w:hint="eastAsia"/>
          </w:rPr>
          <w:t xml:space="preserve"> also contributed to </w:t>
        </w:r>
      </w:ins>
      <w:ins w:id="6922" w:author="野草" w:date="2024-04-28T08:45:51Z">
        <w:r>
          <w:rPr>
            <w:rFonts w:hint="eastAsia"/>
            <w:highlight w:val="green"/>
            <w:rPrChange w:id="6923" w:author="野草" w:date="2024-04-28T08:53:00Z">
              <w:rPr>
                <w:rFonts w:hint="eastAsia"/>
              </w:rPr>
            </w:rPrChange>
          </w:rPr>
          <w:t>river cooling</w:t>
        </w:r>
      </w:ins>
      <w:ins w:id="6924" w:author="野草" w:date="2024-04-28T08:45:51Z">
        <w:r>
          <w:rPr>
            <w:rFonts w:hint="eastAsia"/>
          </w:rPr>
          <w:t xml:space="preserve">. In comparison to the </w:t>
        </w:r>
      </w:ins>
      <w:ins w:id="6925" w:author="野草" w:date="2024-04-28T08:45:51Z">
        <w:r>
          <w:rPr>
            <w:rFonts w:hint="eastAsia"/>
            <w:highlight w:val="green"/>
            <w:rPrChange w:id="6926" w:author="野草" w:date="2024-04-28T08:53:04Z">
              <w:rPr>
                <w:rFonts w:hint="eastAsia"/>
              </w:rPr>
            </w:rPrChange>
          </w:rPr>
          <w:t>normal summer day</w:t>
        </w:r>
      </w:ins>
      <w:ins w:id="6927" w:author="野草" w:date="2024-04-28T08:45:51Z">
        <w:r>
          <w:rPr>
            <w:rFonts w:hint="eastAsia"/>
          </w:rPr>
          <w:t xml:space="preserve">, the </w:t>
        </w:r>
      </w:ins>
      <w:ins w:id="6928" w:author="野草" w:date="2024-04-28T08:45:51Z">
        <w:r>
          <w:rPr>
            <w:rFonts w:hint="eastAsia"/>
            <w:highlight w:val="green"/>
            <w:rPrChange w:id="6929" w:author="野草" w:date="2024-04-28T08:53:07Z">
              <w:rPr>
                <w:rFonts w:hint="eastAsia"/>
              </w:rPr>
            </w:rPrChange>
          </w:rPr>
          <w:t xml:space="preserve">relative importance </w:t>
        </w:r>
      </w:ins>
      <w:ins w:id="6930" w:author="野草" w:date="2024-04-28T08:45:51Z">
        <w:r>
          <w:rPr>
            <w:rFonts w:hint="eastAsia"/>
          </w:rPr>
          <w:t>of</w:t>
        </w:r>
      </w:ins>
      <w:ins w:id="6931" w:author="野草" w:date="2024-04-28T08:45:51Z">
        <w:r>
          <w:rPr>
            <w:rFonts w:hint="eastAsia"/>
            <w:highlight w:val="green"/>
            <w:rPrChange w:id="6932" w:author="野草" w:date="2024-04-28T08:53:11Z">
              <w:rPr>
                <w:rFonts w:hint="eastAsia"/>
              </w:rPr>
            </w:rPrChange>
          </w:rPr>
          <w:t xml:space="preserve"> patch density</w:t>
        </w:r>
      </w:ins>
      <w:ins w:id="6933" w:author="野草" w:date="2024-04-28T08:45:51Z">
        <w:r>
          <w:rPr>
            <w:rFonts w:hint="eastAsia"/>
          </w:rPr>
          <w:t xml:space="preserve"> was increased, while the role of </w:t>
        </w:r>
      </w:ins>
      <w:ins w:id="6934" w:author="野草" w:date="2024-04-28T08:45:51Z">
        <w:r>
          <w:rPr>
            <w:rFonts w:hint="eastAsia"/>
            <w:highlight w:val="green"/>
            <w:rPrChange w:id="6935" w:author="野草" w:date="2024-04-28T08:53:18Z">
              <w:rPr>
                <w:rFonts w:hint="eastAsia"/>
              </w:rPr>
            </w:rPrChange>
          </w:rPr>
          <w:t>river width</w:t>
        </w:r>
      </w:ins>
      <w:ins w:id="6936" w:author="野草" w:date="2024-04-28T08:45:51Z">
        <w:r>
          <w:rPr>
            <w:rFonts w:hint="eastAsia"/>
          </w:rPr>
          <w:t xml:space="preserve"> was decreased</w:t>
        </w:r>
      </w:ins>
      <w:ins w:id="6937" w:author="野草" w:date="2024-04-28T09:31:16Z">
        <w:r>
          <w:rPr>
            <w:rFonts w:hint="eastAsia"/>
            <w:lang w:val="en-US" w:eastAsia="zh-CN"/>
          </w:rPr>
          <w:t xml:space="preserve"> </w:t>
        </w:r>
      </w:ins>
      <w:ins w:id="6938" w:author="野草" w:date="2024-04-28T08:45:51Z">
        <w:r>
          <w:rPr>
            <w:rFonts w:hint="eastAsia"/>
          </w:rPr>
          <w:t xml:space="preserve">on the </w:t>
        </w:r>
      </w:ins>
      <w:ins w:id="6939" w:author="野草" w:date="2024-04-28T08:45:51Z">
        <w:r>
          <w:rPr>
            <w:rFonts w:hint="eastAsia"/>
            <w:highlight w:val="green"/>
            <w:rPrChange w:id="6940" w:author="野草" w:date="2024-04-28T08:53:21Z">
              <w:rPr>
                <w:rFonts w:hint="eastAsia"/>
              </w:rPr>
            </w:rPrChange>
          </w:rPr>
          <w:t>extremely hot day.</w:t>
        </w:r>
      </w:ins>
    </w:p>
    <w:p>
      <w:pPr>
        <w:numPr>
          <w:ilvl w:val="0"/>
          <w:numId w:val="2"/>
          <w:ins w:id="6942" w:author="野草" w:date="2024-04-28T09:00:26Z"/>
        </w:numPr>
        <w:rPr>
          <w:ins w:id="6943" w:author="野草" w:date="2024-04-28T09:29:44Z"/>
          <w:rFonts w:hint="eastAsia"/>
        </w:rPr>
        <w:pPrChange w:id="6941" w:author="野草" w:date="2024-04-28T09:00:26Z">
          <w:pPr/>
        </w:pPrChange>
      </w:pPr>
      <w:ins w:id="6944" w:author="野草" w:date="2024-04-28T08:45:51Z">
        <w:r>
          <w:rPr>
            <w:rFonts w:hint="eastAsia"/>
          </w:rPr>
          <w:t xml:space="preserve">Through the </w:t>
        </w:r>
      </w:ins>
      <w:ins w:id="6945" w:author="野草" w:date="2024-04-28T08:45:51Z">
        <w:r>
          <w:rPr>
            <w:rFonts w:hint="eastAsia"/>
            <w:highlight w:val="green"/>
            <w:rPrChange w:id="6946" w:author="野草" w:date="2024-04-28T08:53:28Z">
              <w:rPr>
                <w:rFonts w:hint="eastAsia"/>
              </w:rPr>
            </w:rPrChange>
          </w:rPr>
          <w:t>examination</w:t>
        </w:r>
      </w:ins>
      <w:ins w:id="6947" w:author="野草" w:date="2024-04-28T08:45:51Z">
        <w:r>
          <w:rPr>
            <w:rFonts w:hint="eastAsia"/>
          </w:rPr>
          <w:t xml:space="preserve"> of </w:t>
        </w:r>
      </w:ins>
      <w:ins w:id="6948" w:author="野草" w:date="2024-04-28T08:45:51Z">
        <w:r>
          <w:rPr>
            <w:rFonts w:hint="eastAsia"/>
            <w:highlight w:val="green"/>
            <w:rPrChange w:id="6949" w:author="野草" w:date="2024-04-28T08:53:25Z">
              <w:rPr>
                <w:rFonts w:hint="eastAsia"/>
              </w:rPr>
            </w:rPrChange>
          </w:rPr>
          <w:t>marginal effects</w:t>
        </w:r>
      </w:ins>
      <w:ins w:id="6950" w:author="野草" w:date="2024-04-28T08:45:51Z">
        <w:r>
          <w:rPr>
            <w:rFonts w:hint="eastAsia"/>
          </w:rPr>
          <w:t xml:space="preserve">, </w:t>
        </w:r>
      </w:ins>
      <w:ins w:id="6951" w:author="野草" w:date="2024-04-28T08:45:51Z">
        <w:r>
          <w:rPr>
            <w:rFonts w:hint="eastAsia"/>
            <w:highlight w:val="green"/>
            <w:rPrChange w:id="6952" w:author="野草" w:date="2024-04-28T08:53:30Z">
              <w:rPr>
                <w:rFonts w:hint="eastAsia"/>
              </w:rPr>
            </w:rPrChange>
          </w:rPr>
          <w:t>non-linear influences</w:t>
        </w:r>
      </w:ins>
      <w:ins w:id="6953" w:author="野草" w:date="2024-04-28T08:45:51Z">
        <w:r>
          <w:rPr>
            <w:rFonts w:hint="eastAsia"/>
          </w:rPr>
          <w:t xml:space="preserve"> of the </w:t>
        </w:r>
      </w:ins>
      <w:ins w:id="6954" w:author="野草" w:date="2024-04-28T08:45:51Z">
        <w:r>
          <w:rPr>
            <w:rFonts w:hint="eastAsia"/>
            <w:highlight w:val="green"/>
            <w:rPrChange w:id="6955" w:author="野草" w:date="2024-04-28T08:53:34Z">
              <w:rPr>
                <w:rFonts w:hint="eastAsia"/>
              </w:rPr>
            </w:rPrChange>
          </w:rPr>
          <w:t>top 4 most influential factors</w:t>
        </w:r>
      </w:ins>
      <w:ins w:id="6956" w:author="野草" w:date="2024-04-28T08:45:51Z">
        <w:r>
          <w:rPr>
            <w:rFonts w:hint="eastAsia"/>
          </w:rPr>
          <w:t xml:space="preserve"> on </w:t>
        </w:r>
      </w:ins>
      <w:ins w:id="6957" w:author="野草" w:date="2024-04-28T08:45:51Z">
        <w:r>
          <w:rPr>
            <w:rFonts w:hint="eastAsia"/>
            <w:highlight w:val="green"/>
            <w:rPrChange w:id="6958" w:author="野草" w:date="2024-04-28T08:53:37Z">
              <w:rPr>
                <w:rFonts w:hint="eastAsia"/>
              </w:rPr>
            </w:rPrChange>
          </w:rPr>
          <w:t>river cooling effects</w:t>
        </w:r>
      </w:ins>
      <w:ins w:id="6959" w:author="野草" w:date="2024-04-28T08:45:51Z">
        <w:r>
          <w:rPr>
            <w:rFonts w:hint="eastAsia"/>
          </w:rPr>
          <w:t xml:space="preserve"> were identified, with </w:t>
        </w:r>
      </w:ins>
      <w:ins w:id="6960" w:author="野草" w:date="2024-04-28T08:45:51Z">
        <w:r>
          <w:rPr>
            <w:rFonts w:hint="eastAsia"/>
            <w:highlight w:val="green"/>
            <w:rPrChange w:id="6961" w:author="野草" w:date="2024-04-28T08:53:43Z">
              <w:rPr>
                <w:rFonts w:hint="eastAsia"/>
              </w:rPr>
            </w:rPrChange>
          </w:rPr>
          <w:t>most variables</w:t>
        </w:r>
      </w:ins>
      <w:ins w:id="6962" w:author="野草" w:date="2024-04-28T08:45:51Z">
        <w:r>
          <w:rPr>
            <w:rFonts w:hint="eastAsia"/>
          </w:rPr>
          <w:t xml:space="preserve"> exerting their impacts </w:t>
        </w:r>
      </w:ins>
      <w:ins w:id="6963" w:author="野草" w:date="2024-04-28T08:45:51Z">
        <w:r>
          <w:rPr>
            <w:rFonts w:hint="eastAsia"/>
            <w:highlight w:val="green"/>
            <w:rPrChange w:id="6964" w:author="野草" w:date="2024-04-28T08:53:48Z">
              <w:rPr>
                <w:rFonts w:hint="eastAsia"/>
              </w:rPr>
            </w:rPrChange>
          </w:rPr>
          <w:t>within specific ranges</w:t>
        </w:r>
      </w:ins>
      <w:ins w:id="6965" w:author="野草" w:date="2024-04-28T08:45:51Z">
        <w:r>
          <w:rPr>
            <w:rFonts w:hint="eastAsia"/>
          </w:rPr>
          <w:t xml:space="preserve">. ELE and SLP exhibited </w:t>
        </w:r>
      </w:ins>
      <w:ins w:id="6966" w:author="野草" w:date="2024-04-28T08:45:51Z">
        <w:r>
          <w:rPr>
            <w:rFonts w:hint="eastAsia"/>
            <w:highlight w:val="green"/>
            <w:rPrChange w:id="6967" w:author="野草" w:date="2024-04-28T09:00:03Z">
              <w:rPr>
                <w:rFonts w:hint="eastAsia"/>
              </w:rPr>
            </w:rPrChange>
          </w:rPr>
          <w:t>ascent and descent patterns</w:t>
        </w:r>
      </w:ins>
      <w:ins w:id="6968" w:author="野草" w:date="2024-04-28T08:45:51Z">
        <w:r>
          <w:rPr>
            <w:rFonts w:hint="eastAsia"/>
          </w:rPr>
          <w:t xml:space="preserve"> on both </w:t>
        </w:r>
      </w:ins>
      <w:ins w:id="6969" w:author="野草" w:date="2024-04-28T08:45:51Z">
        <w:r>
          <w:rPr>
            <w:rFonts w:hint="eastAsia"/>
            <w:highlight w:val="green"/>
            <w:rPrChange w:id="6970" w:author="野草" w:date="2024-04-28T09:00:06Z">
              <w:rPr>
                <w:rFonts w:hint="eastAsia"/>
              </w:rPr>
            </w:rPrChange>
          </w:rPr>
          <w:t>summer days</w:t>
        </w:r>
      </w:ins>
      <w:ins w:id="6971" w:author="野草" w:date="2024-04-28T08:45:51Z">
        <w:r>
          <w:rPr>
            <w:rFonts w:hint="eastAsia"/>
          </w:rPr>
          <w:t xml:space="preserve">, while the </w:t>
        </w:r>
      </w:ins>
      <w:ins w:id="6972" w:author="野草" w:date="2024-04-28T09:00:16Z">
        <w:r>
          <w:rPr>
            <w:rFonts w:hint="eastAsia"/>
            <w:lang w:val="en-US" w:eastAsia="zh-CN"/>
          </w:rPr>
          <w:t>i</w:t>
        </w:r>
      </w:ins>
      <w:ins w:id="6973" w:author="野草" w:date="2024-04-28T09:00:17Z">
        <w:r>
          <w:rPr>
            <w:rFonts w:hint="eastAsia"/>
            <w:lang w:val="en-US" w:eastAsia="zh-CN"/>
          </w:rPr>
          <w:t>mpacts</w:t>
        </w:r>
      </w:ins>
      <w:ins w:id="6974" w:author="野草" w:date="2024-04-28T08:45:51Z">
        <w:r>
          <w:rPr>
            <w:rFonts w:hint="eastAsia"/>
          </w:rPr>
          <w:t xml:space="preserve"> of </w:t>
        </w:r>
      </w:ins>
      <w:ins w:id="6975" w:author="野草" w:date="2024-04-28T08:45:51Z">
        <w:r>
          <w:rPr>
            <w:rFonts w:hint="eastAsia"/>
            <w:highlight w:val="green"/>
            <w:rPrChange w:id="6976" w:author="野草" w:date="2024-04-28T09:00:12Z">
              <w:rPr>
                <w:rFonts w:hint="eastAsia"/>
              </w:rPr>
            </w:rPrChange>
          </w:rPr>
          <w:t>PD and RW</w:t>
        </w:r>
      </w:ins>
      <w:ins w:id="6977" w:author="野草" w:date="2024-04-28T08:45:51Z">
        <w:r>
          <w:rPr>
            <w:rFonts w:hint="eastAsia"/>
          </w:rPr>
          <w:t xml:space="preserve"> were relatively </w:t>
        </w:r>
      </w:ins>
      <w:ins w:id="6978" w:author="野草" w:date="2024-04-28T08:45:51Z">
        <w:r>
          <w:rPr>
            <w:rFonts w:hint="eastAsia"/>
            <w:highlight w:val="green"/>
            <w:rPrChange w:id="6979" w:author="野草" w:date="2024-04-28T09:00:21Z">
              <w:rPr>
                <w:rFonts w:hint="eastAsia"/>
              </w:rPr>
            </w:rPrChange>
          </w:rPr>
          <w:t>fluctuating</w:t>
        </w:r>
      </w:ins>
      <w:ins w:id="6980" w:author="野草" w:date="2024-04-28T08:45:51Z">
        <w:r>
          <w:rPr>
            <w:rFonts w:hint="eastAsia"/>
          </w:rPr>
          <w:t xml:space="preserve">, showing </w:t>
        </w:r>
      </w:ins>
      <w:ins w:id="6981" w:author="野草" w:date="2024-04-28T08:45:51Z">
        <w:r>
          <w:rPr>
            <w:rFonts w:hint="eastAsia"/>
            <w:highlight w:val="green"/>
            <w:rPrChange w:id="6982" w:author="野草" w:date="2024-04-28T09:00:24Z">
              <w:rPr>
                <w:rFonts w:hint="eastAsia"/>
              </w:rPr>
            </w:rPrChange>
          </w:rPr>
          <w:t>descent and ascent patterns</w:t>
        </w:r>
      </w:ins>
      <w:ins w:id="6983" w:author="野草" w:date="2024-04-28T08:45:51Z">
        <w:r>
          <w:rPr>
            <w:rFonts w:hint="eastAsia"/>
          </w:rPr>
          <w:t xml:space="preserve"> as a whole.</w:t>
        </w:r>
      </w:ins>
    </w:p>
    <w:p>
      <w:pPr>
        <w:numPr>
          <w:ilvl w:val="-1"/>
          <w:numId w:val="0"/>
        </w:numPr>
        <w:rPr>
          <w:ins w:id="6985" w:author="野草" w:date="2024-04-28T08:45:51Z"/>
          <w:rFonts w:hint="eastAsia" w:eastAsiaTheme="minorEastAsia"/>
          <w:lang w:eastAsia="zh-CN"/>
        </w:rPr>
        <w:pPrChange w:id="6984" w:author="野草" w:date="2024-04-28T09:29:46Z">
          <w:pPr/>
        </w:pPrChange>
      </w:pPr>
      <w:ins w:id="6986" w:author="野草" w:date="2024-04-28T09:32:01Z">
        <w:r>
          <w:rPr>
            <w:rFonts w:hint="eastAsia"/>
            <w:lang w:eastAsia="zh-CN"/>
          </w:rPr>
          <w:t>【</w:t>
        </w:r>
      </w:ins>
      <w:ins w:id="6987" w:author="野草" w:date="2024-04-28T09:32:01Z">
        <w:r>
          <w:rPr>
            <w:rFonts w:hint="eastAsia"/>
            <w:lang w:val="en-US" w:eastAsia="zh-CN"/>
          </w:rPr>
          <w:t>up2024 0428 09:</w:t>
        </w:r>
      </w:ins>
      <w:ins w:id="6988" w:author="野草" w:date="2024-04-28T09:54:49Z">
        <w:r>
          <w:rPr>
            <w:rFonts w:hint="eastAsia"/>
            <w:lang w:val="en-US" w:eastAsia="zh-CN"/>
          </w:rPr>
          <w:t>55</w:t>
        </w:r>
      </w:ins>
      <w:ins w:id="6989" w:author="野草" w:date="2024-04-28T09:32:01Z">
        <w:r>
          <w:rPr>
            <w:rFonts w:hint="eastAsia"/>
            <w:lang w:eastAsia="zh-CN"/>
          </w:rPr>
          <w:t>】</w:t>
        </w:r>
      </w:ins>
    </w:p>
    <w:p>
      <w:pPr>
        <w:rPr>
          <w:del w:id="6990" w:author="野草" w:date="2024-04-28T08:45:39Z"/>
        </w:rPr>
      </w:pPr>
      <w:ins w:id="6991" w:author="野草" w:date="2024-04-28T08:45:51Z">
        <w:r>
          <w:rPr>
            <w:rFonts w:hint="eastAsia"/>
          </w:rPr>
          <w:t xml:space="preserve">These findings provide </w:t>
        </w:r>
      </w:ins>
      <w:ins w:id="6992" w:author="野草" w:date="2024-04-28T08:45:51Z">
        <w:r>
          <w:rPr>
            <w:rFonts w:hint="eastAsia"/>
            <w:highlight w:val="green"/>
            <w:rPrChange w:id="6993" w:author="野草" w:date="2024-04-28T09:00:30Z">
              <w:rPr>
                <w:rFonts w:hint="eastAsia"/>
              </w:rPr>
            </w:rPrChange>
          </w:rPr>
          <w:t>a scientific understanding</w:t>
        </w:r>
      </w:ins>
      <w:ins w:id="6994" w:author="野草" w:date="2024-04-28T08:45:51Z">
        <w:r>
          <w:rPr>
            <w:rFonts w:hint="eastAsia"/>
          </w:rPr>
          <w:t xml:space="preserve"> of the role</w:t>
        </w:r>
      </w:ins>
      <w:ins w:id="6995" w:author="野草" w:date="2024-04-28T09:00:36Z">
        <w:r>
          <w:rPr>
            <w:rFonts w:hint="eastAsia"/>
            <w:lang w:val="en-US" w:eastAsia="zh-CN"/>
          </w:rPr>
          <w:t>s</w:t>
        </w:r>
      </w:ins>
      <w:ins w:id="6996" w:author="野草" w:date="2024-04-28T08:45:51Z">
        <w:r>
          <w:rPr>
            <w:rFonts w:hint="eastAsia"/>
          </w:rPr>
          <w:t xml:space="preserve"> of </w:t>
        </w:r>
      </w:ins>
      <w:ins w:id="6997" w:author="野草" w:date="2024-04-28T08:45:51Z">
        <w:r>
          <w:rPr>
            <w:rFonts w:hint="eastAsia"/>
            <w:highlight w:val="green"/>
            <w:rPrChange w:id="6998" w:author="野草" w:date="2024-04-28T09:00:33Z">
              <w:rPr>
                <w:rFonts w:hint="eastAsia"/>
              </w:rPr>
            </w:rPrChange>
          </w:rPr>
          <w:t xml:space="preserve">environmental </w:t>
        </w:r>
      </w:ins>
      <w:ins w:id="6999" w:author="野草" w:date="2024-04-28T09:53:22Z">
        <w:r>
          <w:rPr>
            <w:rFonts w:hint="eastAsia"/>
            <w:highlight w:val="green"/>
            <w:lang w:eastAsia="zh-CN"/>
          </w:rPr>
          <w:t>v</w:t>
        </w:r>
      </w:ins>
      <w:ins w:id="7000" w:author="野草" w:date="2024-04-28T09:53:22Z">
        <w:r>
          <w:rPr>
            <w:rFonts w:hint="eastAsia"/>
            <w:highlight w:val="green"/>
            <w:lang w:val="en-US" w:eastAsia="zh-CN"/>
          </w:rPr>
          <w:t>a</w:t>
        </w:r>
      </w:ins>
      <w:ins w:id="7001" w:author="野草" w:date="2024-04-28T09:53:23Z">
        <w:r>
          <w:rPr>
            <w:rFonts w:hint="eastAsia"/>
            <w:highlight w:val="green"/>
            <w:lang w:val="en-US" w:eastAsia="zh-CN"/>
          </w:rPr>
          <w:t>riable</w:t>
        </w:r>
      </w:ins>
      <w:ins w:id="7002" w:author="野草" w:date="2024-04-28T08:45:51Z">
        <w:r>
          <w:rPr>
            <w:rFonts w:hint="eastAsia"/>
            <w:highlight w:val="green"/>
            <w:rPrChange w:id="7003" w:author="野草" w:date="2024-04-28T09:00:33Z">
              <w:rPr>
                <w:rFonts w:hint="eastAsia"/>
              </w:rPr>
            </w:rPrChange>
          </w:rPr>
          <w:t>s</w:t>
        </w:r>
      </w:ins>
      <w:ins w:id="7004" w:author="野草" w:date="2024-04-28T08:45:51Z">
        <w:r>
          <w:rPr>
            <w:rFonts w:hint="eastAsia"/>
          </w:rPr>
          <w:t xml:space="preserve"> in shaping </w:t>
        </w:r>
      </w:ins>
      <w:ins w:id="7005" w:author="野草" w:date="2024-04-28T08:45:51Z">
        <w:r>
          <w:rPr>
            <w:rFonts w:hint="eastAsia"/>
            <w:highlight w:val="green"/>
            <w:rPrChange w:id="7006" w:author="野草" w:date="2024-04-28T09:00:39Z">
              <w:rPr>
                <w:rFonts w:hint="eastAsia"/>
              </w:rPr>
            </w:rPrChange>
          </w:rPr>
          <w:t>river cooling effects</w:t>
        </w:r>
      </w:ins>
      <w:ins w:id="7007" w:author="野草" w:date="2024-04-28T08:45:51Z">
        <w:r>
          <w:rPr>
            <w:rFonts w:hint="eastAsia"/>
          </w:rPr>
          <w:t xml:space="preserve">. They offer guidance for </w:t>
        </w:r>
      </w:ins>
      <w:ins w:id="7008" w:author="野草" w:date="2024-04-28T08:45:51Z">
        <w:r>
          <w:rPr>
            <w:rFonts w:hint="eastAsia"/>
            <w:highlight w:val="green"/>
            <w:rPrChange w:id="7009" w:author="野草" w:date="2024-04-28T09:00:43Z">
              <w:rPr>
                <w:rFonts w:hint="eastAsia"/>
              </w:rPr>
            </w:rPrChange>
          </w:rPr>
          <w:t>optimizing urban planning</w:t>
        </w:r>
      </w:ins>
      <w:ins w:id="7010" w:author="野草" w:date="2024-04-28T08:45:51Z">
        <w:r>
          <w:rPr>
            <w:rFonts w:hint="eastAsia"/>
          </w:rPr>
          <w:t xml:space="preserve"> and management to improve the </w:t>
        </w:r>
      </w:ins>
      <w:ins w:id="7011" w:author="野草" w:date="2024-04-28T08:45:51Z">
        <w:r>
          <w:rPr>
            <w:rFonts w:hint="eastAsia"/>
            <w:highlight w:val="green"/>
            <w:rPrChange w:id="7012" w:author="野草" w:date="2024-04-28T09:00:48Z">
              <w:rPr>
                <w:rFonts w:hint="eastAsia"/>
              </w:rPr>
            </w:rPrChange>
          </w:rPr>
          <w:t>thermal environment</w:t>
        </w:r>
      </w:ins>
      <w:ins w:id="7013" w:author="野草" w:date="2024-04-28T08:45:51Z">
        <w:r>
          <w:rPr>
            <w:rFonts w:hint="eastAsia"/>
          </w:rPr>
          <w:t xml:space="preserve"> of riverside areas, especially for cities </w:t>
        </w:r>
      </w:ins>
      <w:ins w:id="7014" w:author="野草" w:date="2024-04-28T08:45:51Z">
        <w:r>
          <w:rPr>
            <w:rFonts w:hint="eastAsia"/>
            <w:highlight w:val="green"/>
            <w:rPrChange w:id="7015" w:author="野草" w:date="2024-04-28T09:00:52Z">
              <w:rPr>
                <w:rFonts w:hint="eastAsia"/>
              </w:rPr>
            </w:rPrChange>
          </w:rPr>
          <w:t>with uneven surfaces</w:t>
        </w:r>
        <w:bookmarkEnd w:id="128"/>
      </w:ins>
      <w:ins w:id="7016" w:author="野草" w:date="2024-04-28T08:45:51Z">
        <w:r>
          <w:rPr>
            <w:rFonts w:hint="eastAsia"/>
          </w:rPr>
          <w:t>.</w:t>
        </w:r>
        <w:bookmarkEnd w:id="125"/>
      </w:ins>
      <w:del w:id="7017" w:author="野草" w:date="2024-04-28T08:45:50Z">
        <w:r>
          <w:rPr>
            <w:rFonts w:hint="eastAsia"/>
          </w:rPr>
          <w:delText>T</w:delText>
        </w:r>
      </w:del>
      <w:del w:id="7018" w:author="野草" w:date="2024-04-28T08:45:48Z">
        <w:r>
          <w:rPr>
            <w:rFonts w:hint="eastAsia"/>
          </w:rPr>
          <w:delText>hi</w:delText>
        </w:r>
      </w:del>
      <w:del w:id="7019" w:author="野草" w:date="2024-04-28T08:45:47Z">
        <w:r>
          <w:rPr>
            <w:rFonts w:hint="eastAsia"/>
          </w:rPr>
          <w:delText>s</w:delText>
        </w:r>
      </w:del>
      <w:del w:id="7020" w:author="野草" w:date="2024-04-28T08:45:48Z">
        <w:r>
          <w:rPr>
            <w:rFonts w:hint="eastAsia"/>
          </w:rPr>
          <w:delText xml:space="preserve"> </w:delText>
        </w:r>
      </w:del>
      <w:del w:id="7021" w:author="野草" w:date="2024-04-28T08:45:39Z">
        <w:r>
          <w:rPr>
            <w:rFonts w:hint="eastAsia"/>
          </w:rPr>
          <w:delText>study t</w:delText>
        </w:r>
      </w:del>
      <w:del w:id="7022" w:author="野草" w:date="2024-04-28T08:45:39Z">
        <w:r>
          <w:rPr>
            <w:rFonts w:hint="default"/>
            <w:lang w:val="en-US"/>
          </w:rPr>
          <w:delText>ook</w:delText>
        </w:r>
      </w:del>
      <w:del w:id="7023" w:author="野草" w:date="2024-04-28T08:45:39Z">
        <w:r>
          <w:rPr>
            <w:rFonts w:hint="eastAsia"/>
          </w:rPr>
          <w:delText xml:space="preserve"> Chongqing as an example and focused on the cooling effects of rivers on the surrounding urban environment during normal and extreme summer days. Environmental </w:delText>
        </w:r>
      </w:del>
      <w:del w:id="7024" w:author="野草" w:date="2024-04-28T08:45:39Z">
        <w:r>
          <w:rPr>
            <w:rFonts w:hint="default"/>
            <w:lang w:val="en-US"/>
          </w:rPr>
          <w:delText>factor</w:delText>
        </w:r>
      </w:del>
      <w:del w:id="7025" w:author="野草" w:date="2024-04-28T08:45:39Z">
        <w:r>
          <w:rPr>
            <w:rFonts w:hint="eastAsia"/>
          </w:rPr>
          <w:delText xml:space="preserve">s, including </w:delText>
        </w:r>
      </w:del>
      <w:del w:id="7026" w:author="野草" w:date="2024-04-28T08:45:39Z">
        <w:r>
          <w:rPr>
            <w:rFonts w:hint="eastAsia" w:eastAsia="宋体" w:cs="Times New Roman"/>
            <w:color w:val="2E2E2E"/>
          </w:rPr>
          <w:delText xml:space="preserve">river </w:delText>
        </w:r>
      </w:del>
      <w:del w:id="7027" w:author="野草" w:date="2024-04-28T08:45:39Z">
        <w:r>
          <w:rPr>
            <w:rFonts w:hint="default" w:eastAsia="宋体" w:cs="Times New Roman"/>
            <w:color w:val="2E2E2E"/>
            <w:lang w:val="en-US"/>
          </w:rPr>
          <w:delText>width</w:delText>
        </w:r>
      </w:del>
      <w:del w:id="7028" w:author="野草" w:date="2024-04-28T08:45:39Z">
        <w:r>
          <w:rPr>
            <w:rFonts w:hint="eastAsia" w:eastAsia="宋体" w:cs="Times New Roman"/>
            <w:color w:val="2E2E2E"/>
          </w:rPr>
          <w:delText xml:space="preserve">, land </w:delText>
        </w:r>
      </w:del>
      <w:del w:id="7029" w:author="野草" w:date="2024-04-28T08:45:39Z">
        <w:r>
          <w:rPr>
            <w:rFonts w:hint="eastAsia"/>
          </w:rPr>
          <w:delText xml:space="preserve">cover </w:delText>
        </w:r>
      </w:del>
      <w:del w:id="7030" w:author="野草" w:date="2024-04-28T08:45:39Z">
        <w:r>
          <w:rPr>
            <w:rFonts w:hint="eastAsia" w:eastAsia="宋体" w:cs="Times New Roman"/>
            <w:color w:val="2E2E2E"/>
          </w:rPr>
          <w:delText xml:space="preserve">characteristics, 3D building characteristics, and topographical </w:delText>
        </w:r>
        <w:bookmarkStart w:id="130" w:name="OLE_LINK113"/>
        <w:r>
          <w:rPr>
            <w:rFonts w:hint="eastAsia" w:eastAsia="宋体" w:cs="Times New Roman"/>
            <w:color w:val="2E2E2E"/>
          </w:rPr>
          <w:delText>characteristics</w:delText>
        </w:r>
        <w:bookmarkEnd w:id="130"/>
      </w:del>
      <w:del w:id="7031" w:author="野草" w:date="2024-04-28T08:45:39Z">
        <w:r>
          <w:rPr>
            <w:rFonts w:hint="eastAsia"/>
          </w:rPr>
          <w:delText xml:space="preserve">, </w:delText>
        </w:r>
      </w:del>
      <w:del w:id="7032" w:author="野草" w:date="2024-04-28T08:45:39Z">
        <w:r>
          <w:rPr>
            <w:rFonts w:hint="default"/>
            <w:lang w:val="en-US"/>
          </w:rPr>
          <w:delText>were</w:delText>
        </w:r>
      </w:del>
      <w:del w:id="7033" w:author="野草" w:date="2024-04-28T08:45:39Z">
        <w:r>
          <w:rPr>
            <w:rFonts w:hint="eastAsia"/>
          </w:rPr>
          <w:delText xml:space="preserve"> considered to analyze the impacts of these factors on </w:delText>
        </w:r>
      </w:del>
      <w:del w:id="7034" w:author="野草" w:date="2024-04-28T08:45:39Z">
        <w:r>
          <w:rPr>
            <w:rFonts w:hint="default"/>
            <w:lang w:val="en-US"/>
          </w:rPr>
          <w:delText>river cooling intensity and cumulative river cooling intensity</w:delText>
        </w:r>
      </w:del>
      <w:del w:id="7035" w:author="野草" w:date="2024-04-28T08:45:39Z">
        <w:r>
          <w:rPr>
            <w:rFonts w:hint="eastAsia"/>
          </w:rPr>
          <w:delText xml:space="preserve"> under different background weather conditions. The Boosted Regression Tree model was employed to assess the relative importances of individual factors and the marginal effects of the top 4 </w:delText>
        </w:r>
      </w:del>
      <w:del w:id="7036" w:author="野草" w:date="2024-04-28T08:45:39Z">
        <w:r>
          <w:rPr>
            <w:rFonts w:hint="default"/>
            <w:lang w:val="en-US"/>
          </w:rPr>
          <w:delText>contributing</w:delText>
        </w:r>
      </w:del>
      <w:del w:id="7037" w:author="野草" w:date="2024-04-28T08:45:39Z">
        <w:r>
          <w:rPr>
            <w:rFonts w:hint="eastAsia"/>
          </w:rPr>
          <w:delText xml:space="preserve"> factors. In contrast to traditional analytical methods such as linear regression, this approach effectively captured the non-linear effects of influencing factors on river cooling effects.</w:delText>
        </w:r>
      </w:del>
    </w:p>
    <w:p>
      <w:pPr>
        <w:rPr>
          <w:del w:id="7038" w:author="野草" w:date="2024-04-28T08:45:39Z"/>
        </w:rPr>
      </w:pPr>
    </w:p>
    <w:p>
      <w:pPr>
        <w:rPr>
          <w:del w:id="7039" w:author="野草" w:date="2024-04-28T08:45:39Z"/>
        </w:rPr>
      </w:pPr>
      <w:del w:id="7040" w:author="野草" w:date="2024-04-28T08:45:39Z">
        <w:r>
          <w:rPr>
            <w:rFonts w:hint="eastAsia"/>
          </w:rPr>
          <w:delText>The conclusions are as follows:</w:delText>
        </w:r>
      </w:del>
    </w:p>
    <w:p>
      <w:pPr>
        <w:numPr>
          <w:ilvl w:val="0"/>
          <w:numId w:val="3"/>
        </w:numPr>
        <w:rPr>
          <w:del w:id="7041" w:author="野草" w:date="2024-04-28T08:45:39Z"/>
        </w:rPr>
      </w:pPr>
      <w:del w:id="7042" w:author="野草" w:date="2024-04-28T08:45:39Z">
        <w:r>
          <w:rPr>
            <w:rFonts w:hint="eastAsia"/>
          </w:rPr>
          <w:delText xml:space="preserve">The river cooling effects exhibited significant spatial variations with similar spatial patterns. In addition, the average values and spatial variations of </w:delText>
        </w:r>
      </w:del>
      <w:del w:id="7043" w:author="野草" w:date="2024-04-28T08:45:39Z">
        <w:r>
          <w:rPr>
            <w:rFonts w:hint="default"/>
            <w:lang w:val="en-US"/>
          </w:rPr>
          <w:delText>RCI and CRCI</w:delText>
        </w:r>
      </w:del>
      <w:del w:id="7044" w:author="野草" w:date="2024-04-28T08:45:39Z">
        <w:r>
          <w:rPr>
            <w:rFonts w:hint="eastAsia"/>
          </w:rPr>
          <w:delText xml:space="preserve"> were higher on the extremely hot day compared to the normal summer day.</w:delText>
        </w:r>
      </w:del>
    </w:p>
    <w:p>
      <w:pPr>
        <w:numPr>
          <w:ilvl w:val="0"/>
          <w:numId w:val="3"/>
        </w:numPr>
        <w:rPr>
          <w:del w:id="7045" w:author="野草" w:date="2024-04-28T08:45:39Z"/>
        </w:rPr>
      </w:pPr>
      <w:del w:id="7046" w:author="野草" w:date="2024-04-28T08:45:39Z">
        <w:r>
          <w:rPr>
            <w:rFonts w:hint="eastAsia"/>
          </w:rPr>
          <w:delText>E</w:delText>
        </w:r>
      </w:del>
      <w:del w:id="7047" w:author="野草" w:date="2024-04-28T08:45:39Z">
        <w:r>
          <w:rPr/>
          <w:delText>xplanatory power</w:delText>
        </w:r>
      </w:del>
      <w:del w:id="7048" w:author="野草" w:date="2024-04-28T08:45:39Z">
        <w:r>
          <w:rPr>
            <w:rFonts w:hint="eastAsia"/>
          </w:rPr>
          <w:delText>s</w:delText>
        </w:r>
      </w:del>
      <w:del w:id="7049" w:author="野草" w:date="2024-04-28T08:45:39Z">
        <w:r>
          <w:rPr/>
          <w:delText xml:space="preserve"> </w:delText>
        </w:r>
      </w:del>
      <w:del w:id="7050" w:author="野草" w:date="2024-04-28T08:45:39Z">
        <w:r>
          <w:rPr>
            <w:rFonts w:hint="eastAsia"/>
          </w:rPr>
          <w:delText xml:space="preserve">of the </w:delText>
        </w:r>
      </w:del>
      <w:del w:id="7051" w:author="野草" w:date="2024-04-28T08:45:39Z">
        <w:r>
          <w:rPr/>
          <w:delText xml:space="preserve">environmental </w:delText>
        </w:r>
      </w:del>
      <w:del w:id="7052" w:author="野草" w:date="2024-04-28T08:45:39Z">
        <w:r>
          <w:rPr>
            <w:rFonts w:hint="eastAsia"/>
          </w:rPr>
          <w:delText xml:space="preserve">variables on CRCI were notably higher </w:delText>
        </w:r>
      </w:del>
      <w:del w:id="7053" w:author="野草" w:date="2024-04-28T08:45:39Z">
        <w:r>
          <w:rPr/>
          <w:delText xml:space="preserve">compared to </w:delText>
        </w:r>
      </w:del>
      <w:del w:id="7054" w:author="野草" w:date="2024-04-28T08:45:39Z">
        <w:r>
          <w:rPr>
            <w:rFonts w:hint="eastAsia"/>
          </w:rPr>
          <w:delText>those on RCI for the 2 case days.</w:delText>
        </w:r>
      </w:del>
    </w:p>
    <w:p>
      <w:pPr>
        <w:numPr>
          <w:ilvl w:val="0"/>
          <w:numId w:val="3"/>
        </w:numPr>
        <w:rPr>
          <w:del w:id="7055" w:author="野草" w:date="2024-04-28T08:45:39Z"/>
        </w:rPr>
      </w:pPr>
      <w:del w:id="7056" w:author="野草" w:date="2024-04-28T08:45:39Z">
        <w:r>
          <w:rPr>
            <w:rFonts w:hint="eastAsia"/>
          </w:rPr>
          <w:delText xml:space="preserve">Topographical </w:delText>
        </w:r>
        <w:bookmarkStart w:id="131" w:name="OLE_LINK114"/>
        <w:r>
          <w:rPr>
            <w:rFonts w:hint="eastAsia"/>
          </w:rPr>
          <w:delText xml:space="preserve">features </w:delText>
        </w:r>
        <w:bookmarkEnd w:id="131"/>
        <w:r>
          <w:rPr>
            <w:rFonts w:hint="eastAsia"/>
          </w:rPr>
          <w:delText xml:space="preserve">showed strong impacts on </w:delText>
        </w:r>
      </w:del>
      <w:del w:id="7057" w:author="野草" w:date="2024-04-28T08:45:39Z">
        <w:r>
          <w:rPr>
            <w:rFonts w:hint="default"/>
            <w:lang w:val="en-US"/>
          </w:rPr>
          <w:delText>RCI</w:delText>
        </w:r>
      </w:del>
      <w:del w:id="7058" w:author="野草" w:date="2024-04-28T08:45:39Z">
        <w:r>
          <w:rPr>
            <w:rFonts w:hint="default"/>
            <w:lang w:val="en-US" w:eastAsia="zh-CN"/>
          </w:rPr>
          <w:delText xml:space="preserve"> </w:delText>
        </w:r>
      </w:del>
      <w:del w:id="7059" w:author="野草" w:date="2024-04-28T08:45:39Z">
        <w:r>
          <w:rPr>
            <w:rFonts w:hint="default"/>
            <w:lang w:val="en-US"/>
          </w:rPr>
          <w:delText>and CRCI</w:delText>
        </w:r>
      </w:del>
      <w:del w:id="7060" w:author="野草" w:date="2024-04-28T08:45:39Z">
        <w:r>
          <w:rPr>
            <w:rFonts w:hint="eastAsia"/>
          </w:rPr>
          <w:delText>, while small influences of land cover compositions were observed. River width, 3D building characteristics, and land cover configurations also contributed to river cooling. On the extremely hot day, average elevation made larger contributions on RCI and CRCI compared to the normal summer day, while the contributions of average slope and river width were smaller.</w:delText>
        </w:r>
      </w:del>
    </w:p>
    <w:p>
      <w:pPr>
        <w:numPr>
          <w:ilvl w:val="0"/>
          <w:numId w:val="3"/>
        </w:numPr>
        <w:rPr>
          <w:del w:id="7061" w:author="野草" w:date="2024-04-28T08:45:39Z"/>
        </w:rPr>
      </w:pPr>
      <w:del w:id="7062" w:author="野草" w:date="2024-04-28T08:45:39Z">
        <w:r>
          <w:rPr>
            <w:rFonts w:hint="eastAsia"/>
          </w:rPr>
          <w:delText xml:space="preserve">Through the examination of </w:delText>
        </w:r>
      </w:del>
      <w:del w:id="7063" w:author="野草" w:date="2024-04-28T08:45:39Z">
        <w:r>
          <w:rPr>
            <w:rFonts w:hint="eastAsia"/>
            <w:highlight w:val="green"/>
            <w:rPrChange w:id="7064" w:author="野草" w:date="2024-04-27T22:38:40Z">
              <w:rPr>
                <w:rFonts w:hint="eastAsia"/>
              </w:rPr>
            </w:rPrChange>
          </w:rPr>
          <w:delText>marginal effects</w:delText>
        </w:r>
      </w:del>
      <w:del w:id="7065" w:author="野草" w:date="2024-04-28T08:45:39Z">
        <w:r>
          <w:rPr>
            <w:rFonts w:hint="eastAsia"/>
          </w:rPr>
          <w:delText xml:space="preserve">, non-linear influences of </w:delText>
        </w:r>
      </w:del>
      <w:del w:id="7066" w:author="野草" w:date="2024-04-28T08:45:39Z">
        <w:r>
          <w:rPr>
            <w:rFonts w:hint="eastAsia"/>
            <w:highlight w:val="green"/>
            <w:rPrChange w:id="7067" w:author="野草" w:date="2024-04-27T22:38:48Z">
              <w:rPr>
                <w:rFonts w:hint="eastAsia"/>
              </w:rPr>
            </w:rPrChange>
          </w:rPr>
          <w:delText>the top 4</w:delText>
        </w:r>
      </w:del>
      <w:del w:id="7068" w:author="野草" w:date="2024-04-28T08:45:39Z">
        <w:r>
          <w:rPr>
            <w:rFonts w:hint="eastAsia"/>
          </w:rPr>
          <w:delText xml:space="preserve"> </w:delText>
        </w:r>
      </w:del>
      <w:del w:id="7069" w:author="野草" w:date="2024-04-28T08:45:39Z">
        <w:r>
          <w:rPr>
            <w:rFonts w:hint="default"/>
            <w:lang w:val="en-US"/>
          </w:rPr>
          <w:delText>contributing</w:delText>
        </w:r>
      </w:del>
      <w:del w:id="7070" w:author="野草" w:date="2024-04-28T08:45:39Z">
        <w:r>
          <w:rPr>
            <w:rFonts w:hint="eastAsia"/>
            <w:highlight w:val="green"/>
            <w:rPrChange w:id="7071" w:author="野草" w:date="2024-04-27T22:38:52Z">
              <w:rPr>
                <w:rFonts w:hint="eastAsia"/>
              </w:rPr>
            </w:rPrChange>
          </w:rPr>
          <w:delText xml:space="preserve"> factors</w:delText>
        </w:r>
      </w:del>
      <w:del w:id="7072" w:author="野草" w:date="2024-04-28T08:45:39Z">
        <w:r>
          <w:rPr>
            <w:rFonts w:hint="eastAsia"/>
          </w:rPr>
          <w:delText xml:space="preserve"> on river cooling effects were identified, with most variables exerting their impacts within </w:delText>
        </w:r>
      </w:del>
      <w:del w:id="7073" w:author="野草" w:date="2024-04-28T08:45:39Z">
        <w:r>
          <w:rPr>
            <w:rFonts w:hint="eastAsia"/>
            <w:highlight w:val="green"/>
            <w:rPrChange w:id="7074" w:author="野草" w:date="2024-04-27T22:38:56Z">
              <w:rPr>
                <w:rFonts w:hint="eastAsia"/>
              </w:rPr>
            </w:rPrChange>
          </w:rPr>
          <w:delText>specific ranges</w:delText>
        </w:r>
      </w:del>
      <w:del w:id="7075" w:author="野草" w:date="2024-04-28T08:45:39Z">
        <w:r>
          <w:rPr>
            <w:rFonts w:hint="eastAsia"/>
          </w:rPr>
          <w:delText xml:space="preserve">. ELE and </w:delText>
        </w:r>
      </w:del>
      <w:del w:id="7076" w:author="野草" w:date="2024-04-28T08:45:39Z">
        <w:r>
          <w:rPr>
            <w:rFonts w:hint="default"/>
            <w:lang w:val="en-US"/>
          </w:rPr>
          <w:delText>AI_I</w:delText>
        </w:r>
      </w:del>
      <w:del w:id="7077" w:author="野草" w:date="2024-04-28T08:45:39Z">
        <w:r>
          <w:rPr>
            <w:rFonts w:hint="eastAsia"/>
          </w:rPr>
          <w:delText xml:space="preserve"> exhibited ascent patterns on both summer days, while SLP and MBH displayed descent patterns.</w:delText>
        </w:r>
      </w:del>
    </w:p>
    <w:p>
      <w:pPr>
        <w:rPr>
          <w:del w:id="7078" w:author="野草" w:date="2024-04-28T08:45:39Z"/>
        </w:rPr>
      </w:pPr>
    </w:p>
    <w:p>
      <w:pPr>
        <w:widowControl/>
        <w:spacing w:after="160"/>
        <w:rPr>
          <w:color w:val="1F1F1F"/>
        </w:rPr>
      </w:pPr>
      <w:del w:id="7079" w:author="野草" w:date="2024-04-28T08:45:39Z">
        <w:r>
          <w:rPr>
            <w:rFonts w:hint="eastAsia"/>
          </w:rPr>
          <w:delText>These findings provide a scientific understanding of the role of environmental characteristics in shaping river cooling effects. They offer guidance for optimizing urban planning and management to improve the thermal environment of riverside areas, especially for cities with uneven surfaces</w:delText>
        </w:r>
      </w:del>
      <w:del w:id="7080" w:author="野草" w:date="2024-04-28T08:45:45Z">
        <w:r>
          <w:rPr>
            <w:rFonts w:hint="eastAsia"/>
          </w:rPr>
          <w:delText>.</w:delText>
        </w:r>
      </w:del>
    </w:p>
    <w:bookmarkEnd w:id="126"/>
    <w:bookmarkEnd w:id="129"/>
    <w:p>
      <w:pPr>
        <w:pStyle w:val="3"/>
      </w:pPr>
      <w:r>
        <w:t>References</w:t>
      </w:r>
    </w:p>
    <w:p>
      <w:pPr>
        <w:numPr>
          <w:ilvl w:val="255"/>
          <w:numId w:val="0"/>
        </w:numPr>
        <w:rPr>
          <w:rFonts w:cs="Times New Roman"/>
          <w:sz w:val="15"/>
          <w:szCs w:val="15"/>
        </w:rPr>
      </w:pPr>
      <w:r>
        <w:rPr>
          <w:rFonts w:cs="Times New Roman"/>
          <w:sz w:val="15"/>
          <w:szCs w:val="15"/>
        </w:rPr>
        <w:t>Ahmad, Mahmood, et al. "Modelling the dynamic linkages between eco-innovation, urbanization, economic growth and ecological footprints for G7 countries: does financial globalization matter?." Sustainable Cities and Society 70 (2021): 102881.</w:t>
      </w:r>
    </w:p>
    <w:p>
      <w:pPr>
        <w:numPr>
          <w:ilvl w:val="255"/>
          <w:numId w:val="0"/>
        </w:numPr>
        <w:rPr>
          <w:rFonts w:cs="Times New Roman"/>
          <w:sz w:val="15"/>
          <w:szCs w:val="15"/>
        </w:rPr>
      </w:pPr>
      <w:r>
        <w:rPr>
          <w:rFonts w:cs="Times New Roman"/>
          <w:sz w:val="15"/>
          <w:szCs w:val="15"/>
        </w:rPr>
        <w:t>Ampatzidis, Petros, and Tristan Kershaw. "A review of the impact of blue space on the urban microclimate." Science of the total environment 730 (2020): 139068.</w:t>
      </w:r>
    </w:p>
    <w:p>
      <w:pPr>
        <w:numPr>
          <w:ilvl w:val="255"/>
          <w:numId w:val="0"/>
        </w:numPr>
        <w:rPr>
          <w:rFonts w:cs="Times New Roman"/>
          <w:sz w:val="15"/>
          <w:szCs w:val="15"/>
        </w:rPr>
      </w:pPr>
      <w:r>
        <w:rPr>
          <w:rFonts w:cs="Times New Roman"/>
          <w:sz w:val="15"/>
          <w:szCs w:val="15"/>
        </w:rPr>
        <w:t>An, N., Dou, J., González-Cruz, J. E., Bornstein, R. D., Miao, S., &amp; Li, L. (2020). An observational case study of synergies between an intense heat wave and the urban heat island in Beijing. Journal of Applied Meteorology and Climatology, 59(4), 605-620.</w:t>
      </w:r>
    </w:p>
    <w:p>
      <w:pPr>
        <w:numPr>
          <w:ilvl w:val="255"/>
          <w:numId w:val="0"/>
        </w:numPr>
        <w:rPr>
          <w:rFonts w:cs="Times New Roman"/>
          <w:sz w:val="15"/>
          <w:szCs w:val="15"/>
        </w:rPr>
      </w:pPr>
      <w:r>
        <w:rPr>
          <w:rFonts w:cs="Times New Roman"/>
          <w:sz w:val="15"/>
          <w:szCs w:val="15"/>
        </w:rPr>
        <w:t>Azhdari, Abolghasem, Ali Soltani, and Mehdi Alidadi. "Urban morphology and landscape structure effect on land surface temperature: Evidence from Shiraz, a semi-arid city." Sustainable cities and society 41 (2018): 853-864.</w:t>
      </w:r>
    </w:p>
    <w:p>
      <w:pPr>
        <w:numPr>
          <w:ilvl w:val="255"/>
          <w:numId w:val="0"/>
        </w:numPr>
        <w:rPr>
          <w:rFonts w:cs="Times New Roman"/>
          <w:sz w:val="15"/>
          <w:szCs w:val="15"/>
        </w:rPr>
      </w:pPr>
      <w:r>
        <w:rPr>
          <w:rFonts w:cs="Times New Roman"/>
          <w:sz w:val="15"/>
          <w:szCs w:val="15"/>
        </w:rPr>
        <w:t>Chen, X., Wang, Z., &amp; Bao, Y. (2021). Cool island effects of urban remnant natural mountains for cooling communities: A case study of Guiyang, China. Sustainable Cities and Society, 71, 102983.</w:t>
      </w:r>
    </w:p>
    <w:p>
      <w:pPr>
        <w:numPr>
          <w:ilvl w:val="255"/>
          <w:numId w:val="0"/>
        </w:numPr>
        <w:rPr>
          <w:rFonts w:cs="Times New Roman"/>
          <w:sz w:val="15"/>
          <w:szCs w:val="15"/>
        </w:rPr>
      </w:pPr>
      <w:r>
        <w:rPr>
          <w:rFonts w:cs="Times New Roman"/>
          <w:sz w:val="15"/>
          <w:szCs w:val="15"/>
        </w:rPr>
        <w:t>Cheval, S., Popa, A. M., Șandric, I., &amp; Iojă, I. C. (2020). Exploratory analysis of cooling effect of urban lakes on land surface temperature in Bucharest (Romania) using Landsat imagery. Urban Climate, 34, 100696.</w:t>
      </w:r>
    </w:p>
    <w:p>
      <w:pPr>
        <w:numPr>
          <w:ilvl w:val="255"/>
          <w:numId w:val="0"/>
        </w:numPr>
        <w:rPr>
          <w:rFonts w:cs="Times New Roman"/>
          <w:sz w:val="15"/>
          <w:szCs w:val="15"/>
        </w:rPr>
      </w:pPr>
      <w:r>
        <w:rPr>
          <w:rFonts w:cs="Times New Roman"/>
          <w:sz w:val="15"/>
          <w:szCs w:val="15"/>
        </w:rPr>
        <w:t>Du, Hongyu, et al. "Research on the cooling island effects of water body: A case study of Shanghai, China." Ecological indicators 67 (2016): 31-38.</w:t>
      </w:r>
    </w:p>
    <w:p>
      <w:pPr>
        <w:numPr>
          <w:ilvl w:val="255"/>
          <w:numId w:val="0"/>
        </w:numPr>
        <w:rPr>
          <w:rFonts w:cs="Times New Roman"/>
          <w:sz w:val="15"/>
          <w:szCs w:val="15"/>
        </w:rPr>
      </w:pPr>
      <w:r>
        <w:rPr>
          <w:rFonts w:cs="Times New Roman"/>
          <w:sz w:val="15"/>
          <w:szCs w:val="15"/>
        </w:rPr>
        <w:t>Dugord, Pierre-Adrien, et al. "Land use patterns, temperature distribution, and potential heat stress risk–the case study Berlin, Germany." Computers, Environment and Urban Systems 48 (2014): 86-98.</w:t>
      </w:r>
    </w:p>
    <w:p>
      <w:pPr>
        <w:numPr>
          <w:ilvl w:val="255"/>
          <w:numId w:val="0"/>
        </w:numPr>
        <w:rPr>
          <w:rFonts w:cs="Times New Roman"/>
          <w:sz w:val="15"/>
          <w:szCs w:val="15"/>
        </w:rPr>
      </w:pPr>
      <w:r>
        <w:rPr>
          <w:rFonts w:cs="Times New Roman"/>
          <w:sz w:val="15"/>
          <w:szCs w:val="15"/>
        </w:rPr>
        <w:t>Elith, J., Leathwick, J. R., &amp; Hastie, T. (2008). A working guide to boosted regression trees. Journal of animal ecology, 77(4), 802-813.</w:t>
      </w:r>
    </w:p>
    <w:p>
      <w:pPr>
        <w:numPr>
          <w:ilvl w:val="255"/>
          <w:numId w:val="0"/>
        </w:numPr>
        <w:rPr>
          <w:rFonts w:cs="Times New Roman"/>
          <w:sz w:val="15"/>
          <w:szCs w:val="15"/>
        </w:rPr>
      </w:pPr>
      <w:r>
        <w:rPr>
          <w:rFonts w:cs="Times New Roman"/>
          <w:sz w:val="15"/>
          <w:szCs w:val="15"/>
        </w:rPr>
        <w:t>Gao, Z., Hou, Y., &amp; Chen, W. (2019). Enhanced sensitivity of the urban heat island effect to summer temperatures induced by urban expansion. Environmental Research Letters, 14(9), 094005.</w:t>
      </w:r>
    </w:p>
    <w:p>
      <w:pPr>
        <w:numPr>
          <w:ilvl w:val="255"/>
          <w:numId w:val="0"/>
        </w:numPr>
        <w:rPr>
          <w:rFonts w:cs="Times New Roman"/>
          <w:sz w:val="15"/>
          <w:szCs w:val="15"/>
        </w:rPr>
      </w:pPr>
      <w:r>
        <w:rPr>
          <w:rFonts w:cs="Times New Roman"/>
          <w:sz w:val="15"/>
          <w:szCs w:val="15"/>
        </w:rPr>
        <w:t>Guan, Huade, et al. "Incorporating residual temperature and specific humidity in predicting weather-dependent warm-season electricity consumption." Environmental Research Letters 12.2 (2017): 024021.</w:t>
      </w:r>
    </w:p>
    <w:p>
      <w:pPr>
        <w:numPr>
          <w:ilvl w:val="255"/>
          <w:numId w:val="0"/>
        </w:numPr>
        <w:rPr>
          <w:rFonts w:cs="Times New Roman"/>
          <w:sz w:val="15"/>
          <w:szCs w:val="15"/>
        </w:rPr>
      </w:pPr>
      <w:r>
        <w:rPr>
          <w:rFonts w:cs="Times New Roman"/>
          <w:sz w:val="15"/>
          <w:szCs w:val="15"/>
        </w:rPr>
        <w:t>Guo, F., Zhao, J., Zhang, H., Dong, J., Zhu, P., &amp; Lau, S. S. Y. (2023). Effects of urban form on sea cooling capacity under the heatwave. Sustainable Cities and Society, 88, 104271.</w:t>
      </w:r>
    </w:p>
    <w:p>
      <w:pPr>
        <w:numPr>
          <w:ilvl w:val="255"/>
          <w:numId w:val="0"/>
        </w:numPr>
        <w:rPr>
          <w:rFonts w:cs="Times New Roman"/>
          <w:sz w:val="15"/>
          <w:szCs w:val="15"/>
        </w:rPr>
      </w:pPr>
      <w:r>
        <w:rPr>
          <w:rFonts w:cs="Times New Roman"/>
          <w:sz w:val="15"/>
          <w:szCs w:val="15"/>
        </w:rPr>
        <w:t>Hathway, E. A., &amp; Sharples, S. (2012). The interaction of rivers and urban form in mitigating the Urban Heat Island effect: A UK case study. Building and environment, 58, 14-22.</w:t>
      </w:r>
    </w:p>
    <w:p>
      <w:pPr>
        <w:numPr>
          <w:ilvl w:val="255"/>
          <w:numId w:val="0"/>
        </w:numPr>
        <w:rPr>
          <w:rFonts w:cs="Times New Roman"/>
          <w:sz w:val="15"/>
          <w:szCs w:val="15"/>
        </w:rPr>
      </w:pPr>
      <w:r>
        <w:rPr>
          <w:rFonts w:cs="Times New Roman"/>
          <w:sz w:val="15"/>
          <w:szCs w:val="15"/>
        </w:rPr>
        <w:t>He, Baojie. Mitigating urban heat island effects: An analysis of precinct ventilation performance and its impact on urban heat islands and outdoor thermal comfort. Diss. UNSW Sydney, 2020.</w:t>
      </w:r>
    </w:p>
    <w:p>
      <w:pPr>
        <w:numPr>
          <w:ilvl w:val="255"/>
          <w:numId w:val="0"/>
        </w:numPr>
        <w:rPr>
          <w:rFonts w:cs="Times New Roman"/>
          <w:sz w:val="15"/>
          <w:szCs w:val="15"/>
        </w:rPr>
      </w:pPr>
      <w:r>
        <w:rPr>
          <w:rFonts w:cs="Times New Roman"/>
          <w:sz w:val="15"/>
          <w:szCs w:val="15"/>
        </w:rPr>
        <w:t>Hu, N., Wang, G., Ma, Z., Ren, Z., Zhao, M., &amp; Meng, J. (2023). The cooling effects of urban waterbodies and their driving forces in China. Ecological Indicators, 156, 111200.</w:t>
      </w:r>
    </w:p>
    <w:p>
      <w:pPr>
        <w:numPr>
          <w:ilvl w:val="255"/>
          <w:numId w:val="0"/>
        </w:numPr>
        <w:rPr>
          <w:rFonts w:cs="Times New Roman"/>
          <w:sz w:val="15"/>
          <w:szCs w:val="15"/>
        </w:rPr>
      </w:pPr>
      <w:r>
        <w:rPr>
          <w:rFonts w:cs="Times New Roman"/>
          <w:sz w:val="15"/>
          <w:szCs w:val="15"/>
        </w:rPr>
        <w:t>Li, D., Sun, T., Liu, M., Yang, L., Wang, L., &amp; Gao, Z. (2015). Contrasting responses of urban and rural surface energy budgets to heat waves explain synergies between urban heat islands and heat waves. Environmental Research Letters, 10(5), 054009.</w:t>
      </w:r>
    </w:p>
    <w:p>
      <w:pPr>
        <w:numPr>
          <w:ilvl w:val="255"/>
          <w:numId w:val="0"/>
        </w:numPr>
        <w:rPr>
          <w:rFonts w:cs="Times New Roman"/>
          <w:sz w:val="15"/>
          <w:szCs w:val="15"/>
        </w:rPr>
      </w:pPr>
      <w:r>
        <w:rPr>
          <w:rFonts w:cs="Times New Roman"/>
          <w:sz w:val="15"/>
          <w:szCs w:val="15"/>
        </w:rPr>
        <w:t>Liao, Shubing, et al. "Combined impacts of the abnormal and urban heat island effect in Guiyang, a typical Karst Mountain City in China." Urban Climate 41 (2022): 101014.</w:t>
      </w:r>
    </w:p>
    <w:p>
      <w:pPr>
        <w:numPr>
          <w:ilvl w:val="255"/>
          <w:numId w:val="0"/>
        </w:numPr>
        <w:rPr>
          <w:rFonts w:cs="Times New Roman"/>
          <w:sz w:val="15"/>
          <w:szCs w:val="15"/>
        </w:rPr>
      </w:pPr>
      <w:r>
        <w:rPr>
          <w:rFonts w:cs="Times New Roman"/>
          <w:sz w:val="15"/>
          <w:szCs w:val="15"/>
        </w:rPr>
        <w:t>Lin, Y., Wang, Z., Jim, C. Y., Li, J., Deng, J., &amp; Liu, J. (2020). Water as an urban heat sink: Blue infrastructure alleviates urban heat island effect in mega-city agglomeration. Journal of Cleaner Production, 262, 121411.</w:t>
      </w:r>
    </w:p>
    <w:p>
      <w:pPr>
        <w:numPr>
          <w:ilvl w:val="255"/>
          <w:numId w:val="0"/>
        </w:numPr>
        <w:rPr>
          <w:rFonts w:cs="Times New Roman"/>
          <w:sz w:val="15"/>
          <w:szCs w:val="15"/>
        </w:rPr>
      </w:pPr>
      <w:r>
        <w:rPr>
          <w:rFonts w:cs="Times New Roman"/>
          <w:sz w:val="15"/>
          <w:szCs w:val="15"/>
        </w:rPr>
        <w:t xml:space="preserve">Manteghi, G., limit, H., &amp; Remaz, D. (2015). Water bodies an urban microclimate:A review. Modern Applied Science, 9, 1–12. </w:t>
      </w:r>
      <w:r>
        <w:fldChar w:fldCharType="begin"/>
      </w:r>
      <w:r>
        <w:instrText xml:space="preserve"> HYPERLINK "https://doi.org/10.5539/mas.v9n6p1" </w:instrText>
      </w:r>
      <w:r>
        <w:fldChar w:fldCharType="separate"/>
      </w:r>
      <w:r>
        <w:rPr>
          <w:rStyle w:val="12"/>
          <w:rFonts w:cs="Times New Roman"/>
          <w:sz w:val="15"/>
          <w:szCs w:val="15"/>
          <w:u w:val="none"/>
        </w:rPr>
        <w:t>https://doi.org/10.5539/mas.v9n6p1</w:t>
      </w:r>
      <w:r>
        <w:rPr>
          <w:rStyle w:val="12"/>
          <w:rFonts w:cs="Times New Roman"/>
          <w:sz w:val="15"/>
          <w:szCs w:val="15"/>
          <w:u w:val="none"/>
        </w:rPr>
        <w:fldChar w:fldCharType="end"/>
      </w:r>
    </w:p>
    <w:p>
      <w:pPr>
        <w:numPr>
          <w:ilvl w:val="255"/>
          <w:numId w:val="0"/>
        </w:numPr>
        <w:rPr>
          <w:rFonts w:cs="Times New Roman"/>
          <w:sz w:val="15"/>
          <w:szCs w:val="15"/>
        </w:rPr>
      </w:pPr>
      <w:r>
        <w:rPr>
          <w:rFonts w:cs="Times New Roman"/>
          <w:sz w:val="15"/>
          <w:szCs w:val="15"/>
        </w:rPr>
        <w:t>Mo, N., Han, J., Yin, Y., &amp; Zhang, Y. (2024). Seasonal analysis of land surface temperature using local climate zones in peak forest basin topography: A case study of Guilin. Building and Environment, 247, 111042.</w:t>
      </w:r>
    </w:p>
    <w:p>
      <w:pPr>
        <w:numPr>
          <w:ilvl w:val="255"/>
          <w:numId w:val="0"/>
        </w:numPr>
        <w:rPr>
          <w:rFonts w:cs="Times New Roman"/>
          <w:sz w:val="15"/>
          <w:szCs w:val="15"/>
        </w:rPr>
      </w:pPr>
      <w:r>
        <w:rPr>
          <w:rFonts w:cs="Times New Roman"/>
          <w:sz w:val="15"/>
          <w:szCs w:val="15"/>
        </w:rPr>
        <w:t>Moyer, A. N., &amp; Hawkins, T. W. (2017). River effects on the heat island of a small urban area. Urban Climate, 21, 262-277.</w:t>
      </w:r>
    </w:p>
    <w:p>
      <w:pPr>
        <w:numPr>
          <w:ilvl w:val="255"/>
          <w:numId w:val="0"/>
        </w:numPr>
        <w:rPr>
          <w:rFonts w:cs="Times New Roman"/>
          <w:sz w:val="15"/>
          <w:szCs w:val="15"/>
        </w:rPr>
      </w:pPr>
      <w:r>
        <w:rPr>
          <w:rFonts w:cs="Times New Roman"/>
          <w:sz w:val="15"/>
          <w:szCs w:val="15"/>
        </w:rPr>
        <w:t>Oke, T. R., Mills, G., Christen, A., &amp; Voogt, J. A. (2017). Urban climates. Cambridge University Press.</w:t>
      </w:r>
    </w:p>
    <w:p>
      <w:pPr>
        <w:numPr>
          <w:ilvl w:val="255"/>
          <w:numId w:val="0"/>
        </w:numPr>
        <w:rPr>
          <w:rFonts w:cs="Times New Roman"/>
          <w:sz w:val="15"/>
          <w:szCs w:val="15"/>
        </w:rPr>
      </w:pPr>
      <w:r>
        <w:rPr>
          <w:rFonts w:cs="Times New Roman"/>
          <w:sz w:val="15"/>
          <w:szCs w:val="15"/>
        </w:rPr>
        <w:t>Peng, J., Liu, Q., Xu, Z., Lyu, D., Du, Y., Qiao, R., &amp; Wu, J. (2020</w:t>
      </w:r>
      <w:del w:id="7081" w:author="野草" w:date="2024-04-25T14:20:45Z">
        <w:r>
          <w:rPr>
            <w:rFonts w:hint="eastAsia" w:cs="Times New Roman"/>
            <w:sz w:val="15"/>
            <w:szCs w:val="15"/>
          </w:rPr>
          <w:delText>a</w:delText>
        </w:r>
      </w:del>
      <w:r>
        <w:rPr>
          <w:rFonts w:cs="Times New Roman"/>
          <w:sz w:val="15"/>
          <w:szCs w:val="15"/>
        </w:rPr>
        <w:t>). How to effectively mitigate urban heat island effect? A perspective of waterbody patch size threshold. Landscape and Urban Planning, 202, 103873.</w:t>
      </w:r>
    </w:p>
    <w:p>
      <w:pPr>
        <w:numPr>
          <w:ilvl w:val="255"/>
          <w:numId w:val="0"/>
        </w:numPr>
        <w:rPr>
          <w:del w:id="7082" w:author="野草" w:date="2024-04-25T14:20:39Z"/>
          <w:rFonts w:cs="Times New Roman"/>
          <w:sz w:val="15"/>
          <w:szCs w:val="15"/>
        </w:rPr>
      </w:pPr>
      <w:del w:id="7083" w:author="野草" w:date="2024-04-25T14:20:39Z">
        <w:r>
          <w:rPr>
            <w:rFonts w:cs="Times New Roman"/>
            <w:sz w:val="15"/>
            <w:szCs w:val="15"/>
          </w:rPr>
          <w:delText>Peng, J., Hu, Y., Dong, J., Liu, Q., &amp; Liu, Y. (2020</w:delText>
        </w:r>
      </w:del>
      <w:del w:id="7084" w:author="野草" w:date="2024-04-25T14:20:39Z">
        <w:r>
          <w:rPr>
            <w:rFonts w:hint="eastAsia" w:cs="Times New Roman"/>
            <w:sz w:val="15"/>
            <w:szCs w:val="15"/>
          </w:rPr>
          <w:delText>b</w:delText>
        </w:r>
      </w:del>
      <w:del w:id="7085" w:author="野草" w:date="2024-04-25T14:20:39Z">
        <w:r>
          <w:rPr>
            <w:rFonts w:cs="Times New Roman"/>
            <w:sz w:val="15"/>
            <w:szCs w:val="15"/>
          </w:rPr>
          <w:delText>). Quantifying spatial morphology and connectivity of urban heat islands in a megacity: A radius approach. Science of The Total Environment, 714, 136792.</w:delText>
        </w:r>
      </w:del>
    </w:p>
    <w:p>
      <w:pPr>
        <w:numPr>
          <w:ilvl w:val="255"/>
          <w:numId w:val="0"/>
        </w:numPr>
        <w:rPr>
          <w:rFonts w:cs="Times New Roman"/>
          <w:sz w:val="15"/>
          <w:szCs w:val="15"/>
        </w:rPr>
      </w:pPr>
      <w:r>
        <w:rPr>
          <w:rFonts w:cs="Times New Roman"/>
          <w:sz w:val="15"/>
          <w:szCs w:val="15"/>
        </w:rPr>
        <w:t>Nieuwenhuijsen, Mark J. "Influence of urban and transport planning and the city environment on cardiovascular disease." Nature reviews cardiology 15.7 (2018): 432-438.</w:t>
      </w:r>
    </w:p>
    <w:p>
      <w:pPr>
        <w:numPr>
          <w:ilvl w:val="255"/>
          <w:numId w:val="0"/>
        </w:numPr>
        <w:rPr>
          <w:rFonts w:cs="Times New Roman"/>
          <w:sz w:val="15"/>
          <w:szCs w:val="15"/>
        </w:rPr>
      </w:pPr>
      <w:r>
        <w:rPr>
          <w:rFonts w:cs="Times New Roman"/>
          <w:sz w:val="15"/>
          <w:szCs w:val="15"/>
        </w:rPr>
        <w:t>Ramamurthy, P., González, J., Ortiz, L., Arend, M., &amp; Moshary, F. (2017). Impact of heatwave on a megacity: an observational analysis of New York City during July 2016. Environmental Research Letters, 12(5), 054011.</w:t>
      </w:r>
    </w:p>
    <w:p>
      <w:pPr>
        <w:numPr>
          <w:ilvl w:val="255"/>
          <w:numId w:val="0"/>
        </w:numPr>
        <w:rPr>
          <w:rFonts w:cs="Times New Roman"/>
          <w:sz w:val="15"/>
          <w:szCs w:val="15"/>
        </w:rPr>
      </w:pPr>
      <w:r>
        <w:rPr>
          <w:rFonts w:cs="Times New Roman"/>
          <w:sz w:val="15"/>
          <w:szCs w:val="15"/>
        </w:rPr>
        <w:t>Sun, R., &amp; Chen, L. (2012). How can urban water bodies be designed for climate adaptation?. Landscape and Urban Planning, 105(1-2), 27-33.</w:t>
      </w:r>
    </w:p>
    <w:p>
      <w:pPr>
        <w:numPr>
          <w:ilvl w:val="255"/>
          <w:numId w:val="0"/>
        </w:numPr>
        <w:rPr>
          <w:rFonts w:cs="Times New Roman"/>
          <w:sz w:val="15"/>
          <w:szCs w:val="15"/>
        </w:rPr>
      </w:pPr>
      <w:r>
        <w:rPr>
          <w:rFonts w:cs="Times New Roman"/>
          <w:sz w:val="15"/>
          <w:szCs w:val="15"/>
        </w:rPr>
        <w:t>Syafii, N. I., Ichinose, M., Kumakura, E., Jusuf, S. K., Chigusa, K., &amp; Wong, N. H. (2017). Thermal environment assessment around bodies of water in urban canyons: A scale model study. Sustainable cities and society, 34, 79-89.</w:t>
      </w:r>
    </w:p>
    <w:p>
      <w:pPr>
        <w:numPr>
          <w:ilvl w:val="255"/>
          <w:numId w:val="0"/>
        </w:numPr>
        <w:rPr>
          <w:rFonts w:cs="Times New Roman"/>
          <w:sz w:val="15"/>
          <w:szCs w:val="15"/>
        </w:rPr>
      </w:pPr>
      <w:r>
        <w:rPr>
          <w:rFonts w:cs="Times New Roman"/>
          <w:sz w:val="15"/>
          <w:szCs w:val="15"/>
        </w:rPr>
        <w:t>Taleghani, Mohammad. "Outdoor thermal comfort by different heat mitigation strategies-A review." Renewable and Sustainable Energy Reviews 81 (2018): 2011-2018.</w:t>
      </w:r>
    </w:p>
    <w:p>
      <w:pPr>
        <w:numPr>
          <w:ilvl w:val="255"/>
          <w:numId w:val="0"/>
        </w:numPr>
        <w:rPr>
          <w:rFonts w:cs="Times New Roman"/>
          <w:sz w:val="15"/>
          <w:szCs w:val="15"/>
        </w:rPr>
      </w:pPr>
      <w:r>
        <w:rPr>
          <w:rFonts w:cs="Times New Roman"/>
          <w:sz w:val="15"/>
          <w:szCs w:val="15"/>
        </w:rPr>
        <w:t>Theeuwes, Natalie E., Anna Solcerova, and Gert J. Steeneveld. "Modeling the influence of open water surfaces on the summertime temperature and thermal comfort in the city." Journal of Geophysical Research: Atmospheres 118.16 (2013): 8881-8896.</w:t>
      </w:r>
    </w:p>
    <w:p>
      <w:pPr>
        <w:numPr>
          <w:ilvl w:val="255"/>
          <w:numId w:val="0"/>
        </w:numPr>
        <w:rPr>
          <w:rFonts w:cs="Times New Roman"/>
          <w:sz w:val="15"/>
          <w:szCs w:val="15"/>
        </w:rPr>
      </w:pPr>
      <w:r>
        <w:rPr>
          <w:rFonts w:cs="Times New Roman"/>
          <w:sz w:val="15"/>
          <w:szCs w:val="15"/>
        </w:rPr>
        <w:t>United Nations. (2019). World urbanization prospects: The 2018 revision.</w:t>
      </w:r>
    </w:p>
    <w:p>
      <w:pPr>
        <w:numPr>
          <w:ilvl w:val="255"/>
          <w:numId w:val="0"/>
        </w:numPr>
        <w:rPr>
          <w:rFonts w:cs="Times New Roman"/>
          <w:sz w:val="15"/>
          <w:szCs w:val="15"/>
        </w:rPr>
      </w:pPr>
      <w:r>
        <w:rPr>
          <w:rFonts w:cs="Times New Roman"/>
          <w:sz w:val="15"/>
          <w:szCs w:val="15"/>
        </w:rPr>
        <w:t xml:space="preserve">Wang, Shaojian, et al. "Strategizing the relation between urbanization and air pollution: Empirical evidence from global countries." Journal of Cleaner Production 243 (2020): 118615. </w:t>
      </w:r>
    </w:p>
    <w:p>
      <w:pPr>
        <w:numPr>
          <w:ilvl w:val="255"/>
          <w:numId w:val="0"/>
        </w:numPr>
        <w:rPr>
          <w:rFonts w:cs="Times New Roman"/>
          <w:sz w:val="15"/>
          <w:szCs w:val="15"/>
        </w:rPr>
      </w:pPr>
      <w:r>
        <w:rPr>
          <w:rFonts w:cs="Times New Roman"/>
          <w:sz w:val="15"/>
          <w:szCs w:val="15"/>
        </w:rPr>
        <w:t>Wu, J., Li, C., Zhang, X., Zhao, Y., Liang, J., &amp; Wang, Z. (2020). Seasonal variations and main influencing factors of the water cooling islands effect in Shenzhen. Ecological indicators, 117, 106699.</w:t>
      </w:r>
    </w:p>
    <w:p>
      <w:pPr>
        <w:numPr>
          <w:ilvl w:val="255"/>
          <w:numId w:val="0"/>
        </w:numPr>
        <w:rPr>
          <w:rFonts w:cs="Times New Roman"/>
          <w:sz w:val="15"/>
          <w:szCs w:val="15"/>
        </w:rPr>
      </w:pPr>
      <w:r>
        <w:rPr>
          <w:rFonts w:cs="Times New Roman"/>
          <w:sz w:val="15"/>
          <w:szCs w:val="15"/>
        </w:rPr>
        <w:t>Wu, Sujuan, et al. "The effects of the cooling efficiency of urban wetlands in an inland megacity: A case study of Chengdu, Southwest China." Building and Environment 204 (2021): 108128.</w:t>
      </w:r>
    </w:p>
    <w:p>
      <w:pPr>
        <w:numPr>
          <w:ilvl w:val="255"/>
          <w:numId w:val="0"/>
        </w:numPr>
        <w:rPr>
          <w:rFonts w:cs="Times New Roman"/>
          <w:sz w:val="15"/>
          <w:szCs w:val="15"/>
        </w:rPr>
      </w:pPr>
      <w:r>
        <w:rPr>
          <w:rFonts w:cs="Times New Roman"/>
          <w:sz w:val="15"/>
          <w:szCs w:val="15"/>
        </w:rPr>
        <w:t>Wu, Y., Hou, H., Wang, R., Murayama, Y., Wang, L., &amp; Hu, T. (2022). Effects of landscape patterns on the morphological evolution of surface urban heat island in Hangzhou during 2000–2020. Sustainable Cities and Society, 79, 103717.</w:t>
      </w:r>
    </w:p>
    <w:p>
      <w:pPr>
        <w:numPr>
          <w:ilvl w:val="255"/>
          <w:numId w:val="0"/>
        </w:numPr>
        <w:rPr>
          <w:rFonts w:cs="Times New Roman"/>
          <w:sz w:val="15"/>
          <w:szCs w:val="15"/>
        </w:rPr>
      </w:pPr>
      <w:r>
        <w:rPr>
          <w:rFonts w:cs="Times New Roman"/>
          <w:sz w:val="15"/>
          <w:szCs w:val="15"/>
        </w:rPr>
        <w:t>Xue, Zhenshan, et al. "Quantifying the cooling-effects of urban and peri-urban wetlands using remote sensing data: Case study of cities of Northeast China." Landscape and Urban Planning 182 (2019): 92-100.</w:t>
      </w:r>
    </w:p>
    <w:p>
      <w:pPr>
        <w:numPr>
          <w:ilvl w:val="255"/>
          <w:numId w:val="0"/>
        </w:numPr>
        <w:rPr>
          <w:rFonts w:cs="Times New Roman"/>
          <w:sz w:val="15"/>
          <w:szCs w:val="15"/>
        </w:rPr>
      </w:pPr>
      <w:r>
        <w:rPr>
          <w:rFonts w:cs="Times New Roman"/>
          <w:sz w:val="15"/>
          <w:szCs w:val="15"/>
        </w:rPr>
        <w:t>Yang, J., &amp; Huang, X. (2021). The 30 m annual land cover dataset and its dynamics in China from 1990 to 2019. Earth System Science Data, 13(8), 3907-3925.</w:t>
      </w:r>
    </w:p>
    <w:p>
      <w:pPr>
        <w:numPr>
          <w:ilvl w:val="255"/>
          <w:numId w:val="0"/>
        </w:numPr>
        <w:rPr>
          <w:rFonts w:cs="Times New Roman"/>
          <w:sz w:val="15"/>
          <w:szCs w:val="15"/>
        </w:rPr>
      </w:pPr>
      <w:r>
        <w:rPr>
          <w:rFonts w:cs="Times New Roman"/>
          <w:sz w:val="15"/>
          <w:szCs w:val="15"/>
        </w:rPr>
        <w:t>Yao, L., Sailor, D. J., Yang, X., Xu, G., &amp; Zhao, L. (2023). Are water bodies effective for urban heat mitigation? Evidence from field studies of urban lakes in two humid subtropical cities. Building and Environment, 245, 110860.</w:t>
      </w:r>
    </w:p>
    <w:p>
      <w:pPr>
        <w:numPr>
          <w:ilvl w:val="255"/>
          <w:numId w:val="0"/>
        </w:numPr>
        <w:rPr>
          <w:rFonts w:cs="Times New Roman"/>
          <w:sz w:val="15"/>
          <w:szCs w:val="15"/>
        </w:rPr>
      </w:pPr>
      <w:r>
        <w:rPr>
          <w:rFonts w:cs="Times New Roman"/>
          <w:sz w:val="15"/>
          <w:szCs w:val="15"/>
        </w:rPr>
        <w:t>Zhou, Y., Guan, H., Gharib, S., Batelaan, O., &amp; Simmons, C. T. (2021). Cooling power of sea breezes and its inland penetration in dry-summer Adelaide, Australia. Atmospheric Research, 250, 105409.</w:t>
      </w:r>
    </w:p>
    <w:p>
      <w:pPr>
        <w:numPr>
          <w:ilvl w:val="255"/>
          <w:numId w:val="0"/>
        </w:numPr>
        <w:rPr>
          <w:rFonts w:cs="Times New Roman"/>
          <w:sz w:val="15"/>
          <w:szCs w:val="15"/>
        </w:rPr>
      </w:pPr>
      <w:r>
        <w:rPr>
          <w:rFonts w:cs="Times New Roman"/>
          <w:sz w:val="15"/>
          <w:szCs w:val="15"/>
        </w:rPr>
        <w:t>Zhou, Z., Zhang, Z., Zou, X., Zhang, K., &amp; Zhang, W. (2020). Quantifying wind erosion at landscape scale in a temperate grassland: Nonignorable influence of topography. Geomorphology, 370, 107401.</w:t>
      </w:r>
    </w:p>
    <w:p>
      <w:pPr>
        <w:numPr>
          <w:ilvl w:val="255"/>
          <w:numId w:val="0"/>
        </w:numPr>
      </w:pPr>
      <w:r>
        <w:rPr>
          <w:rFonts w:cs="Times New Roman"/>
          <w:sz w:val="15"/>
          <w:szCs w:val="15"/>
        </w:rPr>
        <w:t>Zhou, X., Zhang, S., Liu, Y., Zhou, Q., Wu, B., Gao, Y., &amp; Zhang, T. (2022). Impact of urban morphology on the microclimatic regulation of water bodies on waterfront in summer: A case study of Wuhan. Building and Environment, 226, 109720.</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Baojie He" w:date="2024-03-20T16:33:00Z" w:initials="">
    <w:p w14:paraId="6E7F688C">
      <w:pPr>
        <w:pStyle w:val="5"/>
        <w:rPr>
          <w:rFonts w:hint="eastAsia"/>
        </w:rPr>
      </w:pPr>
      <w:r>
        <w:rPr>
          <w:rFonts w:hint="eastAsia"/>
        </w:rPr>
        <w:t>定量描述下</w:t>
      </w:r>
    </w:p>
  </w:comment>
  <w:comment w:id="1" w:author="Baojie He" w:date="2024-03-20T16:39:00Z" w:initials="">
    <w:p w14:paraId="52484B51">
      <w:pPr>
        <w:pStyle w:val="5"/>
      </w:pPr>
      <w:r>
        <w:t>Unclear</w:t>
      </w:r>
    </w:p>
    <w:p w14:paraId="57F468CD">
      <w:pPr>
        <w:pStyle w:val="5"/>
        <w:rPr>
          <w:rFonts w:hint="eastAsia"/>
        </w:rPr>
      </w:pPr>
      <w:r>
        <w:t xml:space="preserve">Is this to say the topographical condition mainly affects wind? </w:t>
      </w:r>
      <w:r>
        <w:rPr>
          <w:rFonts w:hint="eastAsia"/>
        </w:rPr>
        <w:t>Is</w:t>
      </w:r>
      <w:r>
        <w:t xml:space="preserve"> </w:t>
      </w:r>
      <w:r>
        <w:rPr>
          <w:rFonts w:hint="eastAsia"/>
        </w:rPr>
        <w:t>it</w:t>
      </w:r>
      <w:r>
        <w:t xml:space="preserve"> the motivation to conduct this study</w:t>
      </w:r>
      <w:r>
        <w:rPr>
          <w:rFonts w:hint="eastAsia"/>
        </w:rPr>
        <w:t>？</w:t>
      </w:r>
    </w:p>
  </w:comment>
  <w:comment w:id="2" w:author="Baojie He" w:date="2024-03-20T16:58:00Z" w:initials="">
    <w:p w14:paraId="220E138C">
      <w:pPr>
        <w:pStyle w:val="5"/>
      </w:pPr>
      <w:r>
        <w:rPr>
          <w:rFonts w:hint="eastAsia"/>
        </w:rPr>
        <w:t>精度是多少？</w:t>
      </w:r>
    </w:p>
  </w:comment>
  <w:comment w:id="3" w:author="Baojie He" w:date="2024-03-20T17:25:00Z" w:initials="">
    <w:p w14:paraId="37025D56">
      <w:pPr>
        <w:pStyle w:val="5"/>
      </w:pPr>
      <w:r>
        <w:t>RCD is an important factor as well</w:t>
      </w:r>
    </w:p>
  </w:comment>
  <w:comment w:id="4" w:author="Baojie He" w:date="2024-03-20T17:24:00Z" w:initials="">
    <w:p w14:paraId="3C2B07A8">
      <w:pPr>
        <w:pStyle w:val="5"/>
      </w:pPr>
      <w:r>
        <w:t>How about the spatial resolution?</w:t>
      </w:r>
    </w:p>
  </w:comment>
  <w:comment w:id="5" w:author="Baojie He" w:date="2024-03-20T17:27:00Z" w:initials="">
    <w:p w14:paraId="6A932CF3">
      <w:pPr>
        <w:pStyle w:val="5"/>
      </w:pPr>
      <w:r>
        <w:t xml:space="preserve">Do </w:t>
      </w:r>
      <w:r>
        <w:rPr>
          <w:rFonts w:hint="eastAsia"/>
        </w:rPr>
        <w:t>you</w:t>
      </w:r>
      <w:r>
        <w:t xml:space="preserve"> think river sinuosity is a factor? Moreover, how about the river orientation?</w:t>
      </w:r>
    </w:p>
  </w:comment>
  <w:comment w:id="6" w:author="Baojie He" w:date="2024-03-20T17:19:00Z" w:initials="">
    <w:p w14:paraId="127910F6">
      <w:pPr>
        <w:pStyle w:val="5"/>
      </w:pPr>
      <w:bookmarkStart w:id="132" w:name="OLE_LINK1"/>
      <w:r>
        <w:t>Benchmarking</w:t>
      </w:r>
      <w:bookmarkEnd w:id="132"/>
      <w:r>
        <w:t xml:space="preserve"> these factors, especially the ones that can be affected by weather conditions….</w:t>
      </w:r>
    </w:p>
  </w:comment>
  <w:comment w:id="7" w:author="Baojie He" w:date="2024-03-20T17:19:00Z" w:initials="">
    <w:p w14:paraId="6C0838A0">
      <w:pPr>
        <w:pStyle w:val="5"/>
      </w:pPr>
      <w:r>
        <w:t>Reference….</w:t>
      </w:r>
    </w:p>
  </w:comment>
  <w:comment w:id="8" w:author="Baojie He" w:date="2024-03-20T17:30:00Z" w:initials="">
    <w:p w14:paraId="26F42E68">
      <w:pPr>
        <w:pStyle w:val="5"/>
        <w:rPr>
          <w:rFonts w:hint="eastAsia"/>
        </w:rPr>
      </w:pPr>
      <w:r>
        <w:rPr>
          <w:rFonts w:hint="eastAsia"/>
        </w:rPr>
        <w:t>感觉大部分降温在河流的左侧。看看要深入挖掘下</w:t>
      </w:r>
    </w:p>
  </w:comment>
  <w:comment w:id="9" w:author="Baojie He" w:date="2024-03-20T17:30:00Z" w:initials="">
    <w:p w14:paraId="77D83DF9">
      <w:pPr>
        <w:pStyle w:val="5"/>
        <w:rPr>
          <w:rFonts w:hint="eastAsia"/>
        </w:rPr>
      </w:pPr>
      <w:r>
        <w:rPr>
          <w:rFonts w:hint="eastAsia"/>
        </w:rPr>
        <w:t>感觉大部分降温在河流的左侧。看看要深入挖掘下</w:t>
      </w:r>
    </w:p>
  </w:comment>
  <w:comment w:id="10" w:author="Baojie He" w:date="2024-03-20T17:21:00Z" w:initials="">
    <w:p w14:paraId="197C0AA3">
      <w:pPr>
        <w:pStyle w:val="5"/>
      </w:pPr>
      <w:r>
        <w:t>One paragraph to demonstrate the cooling distance on different days as well.</w:t>
      </w:r>
    </w:p>
    <w:p w14:paraId="297A3DF2">
      <w:pPr>
        <w:pStyle w:val="5"/>
      </w:pPr>
    </w:p>
    <w:p w14:paraId="42D73856">
      <w:pPr>
        <w:pStyle w:val="5"/>
      </w:pPr>
    </w:p>
  </w:comment>
  <w:comment w:id="11" w:author="Baojie He" w:date="2024-03-20T17:23:00Z" w:initials="">
    <w:p w14:paraId="0E863BC8">
      <w:pPr>
        <w:pStyle w:val="5"/>
        <w:rPr>
          <w:rFonts w:hint="eastAsia"/>
        </w:rPr>
      </w:pPr>
      <w:r>
        <w:rPr>
          <w:rFonts w:hint="eastAsia"/>
        </w:rPr>
        <w:t>RCD</w:t>
      </w:r>
      <w:r>
        <w:t xml:space="preserve"> </w:t>
      </w:r>
      <w:r>
        <w:rPr>
          <w:rFonts w:hint="eastAsia"/>
        </w:rPr>
        <w:t>is</w:t>
      </w:r>
      <w:r>
        <w:t xml:space="preserve"> </w:t>
      </w:r>
      <w:r>
        <w:rPr>
          <w:rFonts w:hint="eastAsia"/>
        </w:rPr>
        <w:t>a</w:t>
      </w:r>
      <w:r>
        <w:t>n important cooling indicator as well.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E7F688C" w15:done="0"/>
  <w15:commentEx w15:paraId="57F468CD" w15:done="0"/>
  <w15:commentEx w15:paraId="220E138C" w15:done="0"/>
  <w15:commentEx w15:paraId="37025D56" w15:done="0"/>
  <w15:commentEx w15:paraId="3C2B07A8" w15:done="0"/>
  <w15:commentEx w15:paraId="6A932CF3" w15:done="0"/>
  <w15:commentEx w15:paraId="127910F6" w15:done="0"/>
  <w15:commentEx w15:paraId="6C0838A0" w15:done="0"/>
  <w15:commentEx w15:paraId="26F42E68" w15:done="0"/>
  <w15:commentEx w15:paraId="77D83DF9" w15:done="0"/>
  <w15:commentEx w15:paraId="42D73856" w15:done="0"/>
  <w15:commentEx w15:paraId="0E863BC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Yu Mincho Light">
    <w:altName w:val="Yu Gothic"/>
    <w:panose1 w:val="00000000000000000000"/>
    <w:charset w:val="80"/>
    <w:family w:val="roman"/>
    <w:pitch w:val="default"/>
    <w:sig w:usb0="00000000" w:usb1="00000000" w:usb2="00000012" w:usb3="00000000" w:csb0="0002009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Yu Gothic">
    <w:panose1 w:val="020B0400000000000000"/>
    <w:charset w:val="80"/>
    <w:family w:val="auto"/>
    <w:pitch w:val="default"/>
    <w:sig w:usb0="E00002FF" w:usb1="2AC7FDFF" w:usb2="00000016" w:usb3="00000000" w:csb0="2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CDB35B5"/>
    <w:multiLevelType w:val="singleLevel"/>
    <w:tmpl w:val="BCDB35B5"/>
    <w:lvl w:ilvl="0" w:tentative="0">
      <w:start w:val="1"/>
      <w:numFmt w:val="decimal"/>
      <w:suff w:val="space"/>
      <w:lvlText w:val="(%1)"/>
      <w:lvlJc w:val="left"/>
    </w:lvl>
  </w:abstractNum>
  <w:abstractNum w:abstractNumId="2">
    <w:nsid w:val="ED999F51"/>
    <w:multiLevelType w:val="singleLevel"/>
    <w:tmpl w:val="ED999F51"/>
    <w:lvl w:ilvl="0" w:tentative="0">
      <w:start w:val="1"/>
      <w:numFmt w:val="decimal"/>
      <w:suff w:val="space"/>
      <w:lvlText w:val="(%1)"/>
      <w:lvlJc w:val="left"/>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野草">
    <w15:presenceInfo w15:providerId="WPS Office" w15:userId="3495272419"/>
  </w15:person>
  <w15:person w15:author="Baojie He">
    <w15:presenceInfo w15:providerId="None" w15:userId="Baojie H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revisionView w:markup="0"/>
  <w:trackRevisions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795A"/>
    <w:rsid w:val="002A3F72"/>
    <w:rsid w:val="003D3D78"/>
    <w:rsid w:val="004467C6"/>
    <w:rsid w:val="004E0C05"/>
    <w:rsid w:val="006C204B"/>
    <w:rsid w:val="00703DC0"/>
    <w:rsid w:val="008437CB"/>
    <w:rsid w:val="00950D41"/>
    <w:rsid w:val="00A65CD0"/>
    <w:rsid w:val="00C202CE"/>
    <w:rsid w:val="00CB44EC"/>
    <w:rsid w:val="00D743B5"/>
    <w:rsid w:val="00DD1384"/>
    <w:rsid w:val="00E676E9"/>
    <w:rsid w:val="00F17B78"/>
    <w:rsid w:val="00FE2A28"/>
    <w:rsid w:val="010E276C"/>
    <w:rsid w:val="011C6097"/>
    <w:rsid w:val="012F7B8B"/>
    <w:rsid w:val="01852BEC"/>
    <w:rsid w:val="01AE0907"/>
    <w:rsid w:val="01ED210B"/>
    <w:rsid w:val="0236324B"/>
    <w:rsid w:val="023C50F0"/>
    <w:rsid w:val="023E7110"/>
    <w:rsid w:val="02984816"/>
    <w:rsid w:val="03911ADA"/>
    <w:rsid w:val="03C82333"/>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D4026B"/>
    <w:rsid w:val="0805296B"/>
    <w:rsid w:val="082B1C64"/>
    <w:rsid w:val="08625410"/>
    <w:rsid w:val="08972D4D"/>
    <w:rsid w:val="09096DB7"/>
    <w:rsid w:val="090B1A8A"/>
    <w:rsid w:val="094D790A"/>
    <w:rsid w:val="096E25E1"/>
    <w:rsid w:val="09914313"/>
    <w:rsid w:val="099148F8"/>
    <w:rsid w:val="09F00045"/>
    <w:rsid w:val="09F23133"/>
    <w:rsid w:val="0A01178E"/>
    <w:rsid w:val="0A075BF1"/>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F0470E"/>
    <w:rsid w:val="16FE1B3D"/>
    <w:rsid w:val="17380F1A"/>
    <w:rsid w:val="17510F69"/>
    <w:rsid w:val="178E6195"/>
    <w:rsid w:val="17971543"/>
    <w:rsid w:val="179E7F1D"/>
    <w:rsid w:val="179F7694"/>
    <w:rsid w:val="17A15335"/>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B145E"/>
    <w:rsid w:val="1E9B2E83"/>
    <w:rsid w:val="1EA57449"/>
    <w:rsid w:val="1EA87889"/>
    <w:rsid w:val="1EAD74FB"/>
    <w:rsid w:val="1EE6038F"/>
    <w:rsid w:val="1EF25B12"/>
    <w:rsid w:val="1F15640C"/>
    <w:rsid w:val="1F1E4BAC"/>
    <w:rsid w:val="1F4E1FF9"/>
    <w:rsid w:val="1F525822"/>
    <w:rsid w:val="1FC27595"/>
    <w:rsid w:val="205D0940"/>
    <w:rsid w:val="20B40D26"/>
    <w:rsid w:val="20D07174"/>
    <w:rsid w:val="20FC13E2"/>
    <w:rsid w:val="210112AE"/>
    <w:rsid w:val="211437CE"/>
    <w:rsid w:val="21423F8A"/>
    <w:rsid w:val="21432ED9"/>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662CA1"/>
    <w:rsid w:val="25731D21"/>
    <w:rsid w:val="257863B0"/>
    <w:rsid w:val="25AE5ADC"/>
    <w:rsid w:val="25B9108B"/>
    <w:rsid w:val="2604304D"/>
    <w:rsid w:val="261E2113"/>
    <w:rsid w:val="2641274C"/>
    <w:rsid w:val="266805A0"/>
    <w:rsid w:val="26F939A6"/>
    <w:rsid w:val="270D202F"/>
    <w:rsid w:val="2722107C"/>
    <w:rsid w:val="274806C8"/>
    <w:rsid w:val="275D2784"/>
    <w:rsid w:val="277E7D5A"/>
    <w:rsid w:val="278F793C"/>
    <w:rsid w:val="2791112C"/>
    <w:rsid w:val="27AB1818"/>
    <w:rsid w:val="27F528F2"/>
    <w:rsid w:val="280006E1"/>
    <w:rsid w:val="283B7187"/>
    <w:rsid w:val="28574D61"/>
    <w:rsid w:val="285E2FBE"/>
    <w:rsid w:val="28B44E58"/>
    <w:rsid w:val="28D17CF0"/>
    <w:rsid w:val="28E62B38"/>
    <w:rsid w:val="28E64986"/>
    <w:rsid w:val="28F50D24"/>
    <w:rsid w:val="290C4DE2"/>
    <w:rsid w:val="291B0D97"/>
    <w:rsid w:val="291B22E3"/>
    <w:rsid w:val="293A0E73"/>
    <w:rsid w:val="294E58DD"/>
    <w:rsid w:val="29553DB1"/>
    <w:rsid w:val="298068D7"/>
    <w:rsid w:val="299A2638"/>
    <w:rsid w:val="29BD4F93"/>
    <w:rsid w:val="2A1E3C72"/>
    <w:rsid w:val="2A442ACB"/>
    <w:rsid w:val="2A5465E8"/>
    <w:rsid w:val="2A7E7C7E"/>
    <w:rsid w:val="2AA26553"/>
    <w:rsid w:val="2B0F45C8"/>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2B25CE"/>
    <w:rsid w:val="2F701EB2"/>
    <w:rsid w:val="2F705DBF"/>
    <w:rsid w:val="2FA56B00"/>
    <w:rsid w:val="2FAC0244"/>
    <w:rsid w:val="2FF344B8"/>
    <w:rsid w:val="303B08B2"/>
    <w:rsid w:val="304804CE"/>
    <w:rsid w:val="30B61E3F"/>
    <w:rsid w:val="30B97271"/>
    <w:rsid w:val="30C4066F"/>
    <w:rsid w:val="30E43E01"/>
    <w:rsid w:val="311B7E73"/>
    <w:rsid w:val="31374878"/>
    <w:rsid w:val="31592A40"/>
    <w:rsid w:val="316663EC"/>
    <w:rsid w:val="316928CB"/>
    <w:rsid w:val="31A96394"/>
    <w:rsid w:val="31D21655"/>
    <w:rsid w:val="32081E7D"/>
    <w:rsid w:val="323E10A9"/>
    <w:rsid w:val="32404D1C"/>
    <w:rsid w:val="324651A8"/>
    <w:rsid w:val="32657D82"/>
    <w:rsid w:val="32735501"/>
    <w:rsid w:val="3286775A"/>
    <w:rsid w:val="32A42846"/>
    <w:rsid w:val="330B4D5A"/>
    <w:rsid w:val="33142B02"/>
    <w:rsid w:val="338813BB"/>
    <w:rsid w:val="33932D48"/>
    <w:rsid w:val="339A4642"/>
    <w:rsid w:val="33B37E2F"/>
    <w:rsid w:val="33D97C50"/>
    <w:rsid w:val="3449531A"/>
    <w:rsid w:val="347A2268"/>
    <w:rsid w:val="348151C9"/>
    <w:rsid w:val="34E1008B"/>
    <w:rsid w:val="35077571"/>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7105B0D"/>
    <w:rsid w:val="37313E0C"/>
    <w:rsid w:val="374A3677"/>
    <w:rsid w:val="375D13AD"/>
    <w:rsid w:val="379D3E0A"/>
    <w:rsid w:val="37B57213"/>
    <w:rsid w:val="37C00D36"/>
    <w:rsid w:val="37CA22D3"/>
    <w:rsid w:val="37CE50F8"/>
    <w:rsid w:val="37E776C2"/>
    <w:rsid w:val="37EB5B58"/>
    <w:rsid w:val="37EE7CB3"/>
    <w:rsid w:val="37F94BAD"/>
    <w:rsid w:val="37FF6F02"/>
    <w:rsid w:val="381C6576"/>
    <w:rsid w:val="386A201A"/>
    <w:rsid w:val="387A385B"/>
    <w:rsid w:val="38804C97"/>
    <w:rsid w:val="3891136E"/>
    <w:rsid w:val="389F754A"/>
    <w:rsid w:val="38A24DCA"/>
    <w:rsid w:val="38A547BD"/>
    <w:rsid w:val="38C7284D"/>
    <w:rsid w:val="38EA7F24"/>
    <w:rsid w:val="38F371CC"/>
    <w:rsid w:val="39017A7A"/>
    <w:rsid w:val="391D2BBF"/>
    <w:rsid w:val="39451E4D"/>
    <w:rsid w:val="394C1359"/>
    <w:rsid w:val="39594C12"/>
    <w:rsid w:val="39656CA5"/>
    <w:rsid w:val="396B4FC6"/>
    <w:rsid w:val="39A30504"/>
    <w:rsid w:val="39DC550E"/>
    <w:rsid w:val="3A125E82"/>
    <w:rsid w:val="3A166389"/>
    <w:rsid w:val="3A313ACB"/>
    <w:rsid w:val="3A5B0406"/>
    <w:rsid w:val="3A7C122B"/>
    <w:rsid w:val="3A963133"/>
    <w:rsid w:val="3ABF4BC2"/>
    <w:rsid w:val="3AC3717D"/>
    <w:rsid w:val="3ADB0022"/>
    <w:rsid w:val="3AFC3F30"/>
    <w:rsid w:val="3B0A11D1"/>
    <w:rsid w:val="3B117EE8"/>
    <w:rsid w:val="3BC9502C"/>
    <w:rsid w:val="3BD15CF7"/>
    <w:rsid w:val="3BD245CE"/>
    <w:rsid w:val="3BFA6BCE"/>
    <w:rsid w:val="3BFC00B8"/>
    <w:rsid w:val="3BFF5DE0"/>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E52BE1"/>
    <w:rsid w:val="42164036"/>
    <w:rsid w:val="42350811"/>
    <w:rsid w:val="42650E3C"/>
    <w:rsid w:val="427661F6"/>
    <w:rsid w:val="428F27B5"/>
    <w:rsid w:val="42B32B52"/>
    <w:rsid w:val="42F70A39"/>
    <w:rsid w:val="43072A41"/>
    <w:rsid w:val="430A7236"/>
    <w:rsid w:val="434E45D7"/>
    <w:rsid w:val="436B6044"/>
    <w:rsid w:val="43702FC3"/>
    <w:rsid w:val="43814F35"/>
    <w:rsid w:val="43815AE9"/>
    <w:rsid w:val="43AE6010"/>
    <w:rsid w:val="43AF029E"/>
    <w:rsid w:val="43BC6C3E"/>
    <w:rsid w:val="43E91A02"/>
    <w:rsid w:val="43EC74C6"/>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F10D52"/>
    <w:rsid w:val="49F20EE5"/>
    <w:rsid w:val="49F2166D"/>
    <w:rsid w:val="4A07285C"/>
    <w:rsid w:val="4A246643"/>
    <w:rsid w:val="4A320CBA"/>
    <w:rsid w:val="4A3A35FA"/>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711665"/>
    <w:rsid w:val="4D9D0FB9"/>
    <w:rsid w:val="4DBA5CAE"/>
    <w:rsid w:val="4DC42B98"/>
    <w:rsid w:val="4DF00EC5"/>
    <w:rsid w:val="4E087759"/>
    <w:rsid w:val="4E0E53DC"/>
    <w:rsid w:val="4E220653"/>
    <w:rsid w:val="4E3D22A7"/>
    <w:rsid w:val="4E921201"/>
    <w:rsid w:val="4EF3558E"/>
    <w:rsid w:val="4EF94AC3"/>
    <w:rsid w:val="4EFD4C6A"/>
    <w:rsid w:val="4F020F66"/>
    <w:rsid w:val="4F042D1F"/>
    <w:rsid w:val="4F051475"/>
    <w:rsid w:val="4F13196F"/>
    <w:rsid w:val="4F1C32AB"/>
    <w:rsid w:val="4F4D2CC5"/>
    <w:rsid w:val="4F561AF4"/>
    <w:rsid w:val="4F5B7CDA"/>
    <w:rsid w:val="4F8811F3"/>
    <w:rsid w:val="4FB3581D"/>
    <w:rsid w:val="4FEC1735"/>
    <w:rsid w:val="4FF12638"/>
    <w:rsid w:val="50040D6C"/>
    <w:rsid w:val="50611296"/>
    <w:rsid w:val="50740BAA"/>
    <w:rsid w:val="5096406E"/>
    <w:rsid w:val="50982FAE"/>
    <w:rsid w:val="50A92489"/>
    <w:rsid w:val="50B778FA"/>
    <w:rsid w:val="50C82A48"/>
    <w:rsid w:val="513403C7"/>
    <w:rsid w:val="514839CF"/>
    <w:rsid w:val="5149750E"/>
    <w:rsid w:val="518C2182"/>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A67804"/>
    <w:rsid w:val="53C175DE"/>
    <w:rsid w:val="53EA7E15"/>
    <w:rsid w:val="53EC4323"/>
    <w:rsid w:val="54363862"/>
    <w:rsid w:val="545C1D7C"/>
    <w:rsid w:val="5480195A"/>
    <w:rsid w:val="54A13C33"/>
    <w:rsid w:val="54CA4A3E"/>
    <w:rsid w:val="552044B6"/>
    <w:rsid w:val="552A46D0"/>
    <w:rsid w:val="552D29F1"/>
    <w:rsid w:val="55465BE8"/>
    <w:rsid w:val="55692ECF"/>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485D38"/>
    <w:rsid w:val="61561419"/>
    <w:rsid w:val="615640F5"/>
    <w:rsid w:val="61644F52"/>
    <w:rsid w:val="61896C50"/>
    <w:rsid w:val="61A076DC"/>
    <w:rsid w:val="61A709CE"/>
    <w:rsid w:val="61C26CEC"/>
    <w:rsid w:val="61D733AE"/>
    <w:rsid w:val="62100957"/>
    <w:rsid w:val="6257528F"/>
    <w:rsid w:val="625E7607"/>
    <w:rsid w:val="6303183E"/>
    <w:rsid w:val="631A2E2B"/>
    <w:rsid w:val="63214DBE"/>
    <w:rsid w:val="63574052"/>
    <w:rsid w:val="637D52CA"/>
    <w:rsid w:val="63AA1931"/>
    <w:rsid w:val="63B431C1"/>
    <w:rsid w:val="63F07278"/>
    <w:rsid w:val="6421269A"/>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3B0A3A"/>
    <w:rsid w:val="69632D9E"/>
    <w:rsid w:val="69677B23"/>
    <w:rsid w:val="696C192A"/>
    <w:rsid w:val="69722FFB"/>
    <w:rsid w:val="69B66A34"/>
    <w:rsid w:val="69BC4C49"/>
    <w:rsid w:val="69C27DEF"/>
    <w:rsid w:val="6A000160"/>
    <w:rsid w:val="6A104818"/>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E173AA3"/>
    <w:rsid w:val="6E296387"/>
    <w:rsid w:val="6E2E60E0"/>
    <w:rsid w:val="6E300441"/>
    <w:rsid w:val="6E356C02"/>
    <w:rsid w:val="6E3F653F"/>
    <w:rsid w:val="6E7C04F4"/>
    <w:rsid w:val="6E83167E"/>
    <w:rsid w:val="6E87323F"/>
    <w:rsid w:val="6E88365C"/>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B70383"/>
    <w:rsid w:val="71082E0B"/>
    <w:rsid w:val="715F738E"/>
    <w:rsid w:val="716A0846"/>
    <w:rsid w:val="717402AD"/>
    <w:rsid w:val="71803C89"/>
    <w:rsid w:val="71820C03"/>
    <w:rsid w:val="71862C30"/>
    <w:rsid w:val="71867AC4"/>
    <w:rsid w:val="71CD1430"/>
    <w:rsid w:val="71DC5E53"/>
    <w:rsid w:val="72192A4E"/>
    <w:rsid w:val="7284337F"/>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5"/>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4"/>
    <w:autoRedefine/>
    <w:unhideWhenUsed/>
    <w:qFormat/>
    <w:uiPriority w:val="0"/>
    <w:pPr>
      <w:keepNext/>
      <w:keepLines/>
      <w:spacing w:before="260" w:after="26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宋体"/>
      <w:b/>
      <w:sz w:val="24"/>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6"/>
    <w:autoRedefine/>
    <w:qFormat/>
    <w:uiPriority w:val="0"/>
    <w:rPr>
      <w:sz w:val="20"/>
      <w:szCs w:val="20"/>
    </w:rPr>
  </w:style>
  <w:style w:type="paragraph" w:styleId="6">
    <w:name w:val="Balloon Text"/>
    <w:basedOn w:val="1"/>
    <w:link w:val="18"/>
    <w:autoRedefine/>
    <w:qFormat/>
    <w:uiPriority w:val="0"/>
    <w:rPr>
      <w:rFonts w:ascii="Segoe UI" w:hAnsi="Segoe UI" w:cs="Segoe UI"/>
      <w:sz w:val="18"/>
      <w:szCs w:val="18"/>
    </w:rPr>
  </w:style>
  <w:style w:type="paragraph" w:styleId="7">
    <w:name w:val="Normal (Web)"/>
    <w:basedOn w:val="1"/>
    <w:autoRedefine/>
    <w:qFormat/>
    <w:uiPriority w:val="0"/>
    <w:pPr>
      <w:spacing w:beforeAutospacing="1" w:afterAutospacing="1"/>
      <w:jc w:val="left"/>
    </w:pPr>
    <w:rPr>
      <w:rFonts w:cs="Times New Roman"/>
      <w:kern w:val="0"/>
      <w:sz w:val="24"/>
    </w:rPr>
  </w:style>
  <w:style w:type="paragraph" w:styleId="8">
    <w:name w:val="annotation subject"/>
    <w:basedOn w:val="5"/>
    <w:next w:val="5"/>
    <w:link w:val="17"/>
    <w:autoRedefine/>
    <w:qFormat/>
    <w:uiPriority w:val="0"/>
    <w:rPr>
      <w:b/>
      <w:bCs/>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qFormat/>
    <w:uiPriority w:val="0"/>
    <w:rPr>
      <w:color w:val="0000FF"/>
      <w:u w:val="single"/>
    </w:rPr>
  </w:style>
  <w:style w:type="character" w:styleId="13">
    <w:name w:val="annotation reference"/>
    <w:basedOn w:val="11"/>
    <w:autoRedefine/>
    <w:qFormat/>
    <w:uiPriority w:val="0"/>
    <w:rPr>
      <w:sz w:val="16"/>
      <w:szCs w:val="16"/>
    </w:rPr>
  </w:style>
  <w:style w:type="character" w:customStyle="1" w:styleId="14">
    <w:name w:val="Heading 2 Char"/>
    <w:link w:val="3"/>
    <w:autoRedefine/>
    <w:qFormat/>
    <w:uiPriority w:val="0"/>
    <w:rPr>
      <w:rFonts w:eastAsia="宋体"/>
      <w:b/>
      <w:sz w:val="28"/>
    </w:rPr>
  </w:style>
  <w:style w:type="character" w:customStyle="1" w:styleId="15">
    <w:name w:val="Heading 1 Char"/>
    <w:link w:val="2"/>
    <w:autoRedefine/>
    <w:qFormat/>
    <w:uiPriority w:val="0"/>
    <w:rPr>
      <w:rFonts w:ascii="Times New Roman" w:hAnsi="Times New Roman" w:eastAsiaTheme="minorEastAsia"/>
      <w:b/>
      <w:kern w:val="44"/>
      <w:sz w:val="24"/>
    </w:rPr>
  </w:style>
  <w:style w:type="character" w:customStyle="1" w:styleId="16">
    <w:name w:val="Comment Text Char"/>
    <w:basedOn w:val="11"/>
    <w:link w:val="5"/>
    <w:autoRedefine/>
    <w:qFormat/>
    <w:uiPriority w:val="0"/>
    <w:rPr>
      <w:rFonts w:eastAsiaTheme="minorEastAsia" w:cstheme="minorBidi"/>
      <w:kern w:val="2"/>
      <w:lang w:val="en-US"/>
    </w:rPr>
  </w:style>
  <w:style w:type="character" w:customStyle="1" w:styleId="17">
    <w:name w:val="Comment Subject Char"/>
    <w:basedOn w:val="16"/>
    <w:link w:val="8"/>
    <w:autoRedefine/>
    <w:qFormat/>
    <w:uiPriority w:val="0"/>
    <w:rPr>
      <w:rFonts w:eastAsiaTheme="minorEastAsia" w:cstheme="minorBidi"/>
      <w:b/>
      <w:bCs/>
      <w:kern w:val="2"/>
      <w:lang w:val="en-US"/>
    </w:rPr>
  </w:style>
  <w:style w:type="character" w:customStyle="1" w:styleId="18">
    <w:name w:val="Balloon Text Char"/>
    <w:basedOn w:val="11"/>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2" Type="http://schemas.microsoft.com/office/2011/relationships/people" Target="people.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comments" Target="comment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7801</Words>
  <Characters>44470</Characters>
  <Lines>370</Lines>
  <Paragraphs>104</Paragraphs>
  <TotalTime>18</TotalTime>
  <ScaleCrop>false</ScaleCrop>
  <LinksUpToDate>false</LinksUpToDate>
  <CharactersWithSpaces>52167</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2024-04-28T06:19:56Z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7C38DF5781C048F8A76063EB7C031E6F_13</vt:lpwstr>
  </property>
</Properties>
</file>