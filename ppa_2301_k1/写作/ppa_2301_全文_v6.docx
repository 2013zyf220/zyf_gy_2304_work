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/>
        </w:rPr>
      </w:pPr>
      <w:r>
        <w:rPr>
          <w:rStyle w:val="15"/>
          <w:rFonts w:hint="eastAsia"/>
        </w:rPr>
        <w:t>Investigating the river cooling effects in a mountainous city : Comparison between normal and extreme summer weather conditions</w:t>
      </w:r>
    </w:p>
    <w:p>
      <w:pPr>
        <w:pStyle w:val="3"/>
      </w:pPr>
      <w:r>
        <w:t>Abstract</w:t>
      </w:r>
    </w:p>
    <w:p>
      <w:pPr>
        <w:numPr>
          <w:ilvl w:val="255"/>
          <w:numId w:val="0"/>
        </w:numPr>
        <w:rPr>
          <w:del w:id="0" w:author="野草" w:date="2024-04-28T15:32:20Z"/>
          <w:rFonts w:hint="eastAsia"/>
          <w:lang w:eastAsia="zh-CN"/>
        </w:rPr>
      </w:pPr>
      <w:del w:id="1" w:author="野草" w:date="2024-04-28T15:32:20Z">
        <w:r>
          <w:rPr>
            <w:rFonts w:hint="eastAsia"/>
            <w:lang w:eastAsia="zh-CN"/>
          </w:rPr>
          <w:delText>【</w:delText>
        </w:r>
      </w:del>
      <w:del w:id="2" w:author="野草" w:date="2024-04-28T15:32:20Z">
        <w:r>
          <w:rPr>
            <w:rFonts w:hint="eastAsia"/>
            <w:lang w:val="en-US" w:eastAsia="zh-CN"/>
          </w:rPr>
          <w:delText>up2024 0428 11:23</w:delText>
        </w:r>
      </w:del>
      <w:del w:id="3" w:author="野草" w:date="2024-04-28T15:32:20Z">
        <w:r>
          <w:rPr>
            <w:rFonts w:hint="eastAsia"/>
            <w:lang w:eastAsia="zh-CN"/>
          </w:rPr>
          <w:delText>】</w:delText>
        </w:r>
      </w:del>
    </w:p>
    <w:p>
      <w:pPr>
        <w:numPr>
          <w:ilvl w:val="255"/>
          <w:numId w:val="0"/>
        </w:numPr>
      </w:pPr>
      <w:bookmarkStart w:id="0" w:name="OLE_LINK133"/>
      <w:r>
        <w:rPr>
          <w:rFonts w:hint="eastAsia"/>
        </w:rPr>
        <w:t xml:space="preserve">Although </w:t>
      </w:r>
      <w:r>
        <w:rPr>
          <w:rFonts w:hint="eastAsia"/>
          <w:highlight w:val="green"/>
        </w:rPr>
        <w:t>urban rivers</w:t>
      </w:r>
      <w:r>
        <w:rPr>
          <w:rFonts w:hint="eastAsia"/>
        </w:rPr>
        <w:t xml:space="preserve"> are considered to have </w:t>
      </w:r>
      <w:r>
        <w:rPr>
          <w:rFonts w:hint="eastAsia"/>
          <w:highlight w:val="green"/>
        </w:rPr>
        <w:t>a mitigating effect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extreme heat stress</w:t>
      </w:r>
      <w:r>
        <w:rPr>
          <w:rFonts w:hint="eastAsia"/>
        </w:rPr>
        <w:t xml:space="preserve">, the influences of </w:t>
      </w:r>
      <w:r>
        <w:rPr>
          <w:rFonts w:hint="eastAsia"/>
          <w:highlight w:val="green"/>
        </w:rPr>
        <w:t>topographical characteristics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still </w:t>
      </w:r>
      <w:r>
        <w:rPr>
          <w:rFonts w:hint="eastAsia"/>
        </w:rPr>
        <w:t xml:space="preserve">remain poorly understood, particularly </w:t>
      </w:r>
      <w:r>
        <w:rPr>
          <w:rFonts w:hint="eastAsia"/>
          <w:lang w:val="en-US" w:eastAsia="zh-CN"/>
        </w:rPr>
        <w:t>under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extremely hot weather conditions</w:t>
      </w:r>
      <w:r>
        <w:rPr>
          <w:rFonts w:hint="eastAsia"/>
        </w:rPr>
        <w:t xml:space="preserve">. Taking the </w:t>
      </w:r>
      <w:r>
        <w:rPr>
          <w:rFonts w:hint="eastAsia"/>
          <w:highlight w:val="green"/>
        </w:rPr>
        <w:t xml:space="preserve">mountainous city </w:t>
      </w:r>
      <w:r>
        <w:rPr>
          <w:rFonts w:hint="eastAsia"/>
        </w:rPr>
        <w:t>of</w:t>
      </w:r>
      <w:r>
        <w:rPr>
          <w:rFonts w:hint="eastAsia"/>
          <w:highlight w:val="green"/>
        </w:rPr>
        <w:t xml:space="preserve"> Chongqing</w:t>
      </w:r>
      <w:r>
        <w:rPr>
          <w:rFonts w:hint="eastAsia"/>
        </w:rPr>
        <w:t xml:space="preserve"> as an example, this research focus</w:t>
      </w:r>
      <w:r>
        <w:rPr>
          <w:rFonts w:hint="eastAsia"/>
          <w:lang w:val="en-US" w:eastAsia="zh-CN"/>
        </w:rPr>
        <w:t>es</w:t>
      </w:r>
      <w:r>
        <w:rPr>
          <w:rFonts w:hint="eastAsia"/>
        </w:rPr>
        <w:t xml:space="preserve"> on the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surrounding urban environment</w:t>
      </w:r>
      <w:r>
        <w:rPr>
          <w:rFonts w:hint="eastAsia"/>
        </w:rPr>
        <w:t xml:space="preserve"> during </w:t>
      </w:r>
      <w:r>
        <w:rPr>
          <w:rFonts w:hint="eastAsia"/>
          <w:highlight w:val="green"/>
        </w:rPr>
        <w:t>normal</w:t>
      </w:r>
      <w:r>
        <w:rPr>
          <w:rFonts w:hint="eastAsia"/>
        </w:rPr>
        <w:t xml:space="preserve">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green"/>
        </w:rPr>
        <w:t>extreme summer days</w:t>
      </w:r>
      <w:r>
        <w:rPr>
          <w:rFonts w:hint="eastAsia"/>
        </w:rPr>
        <w:t xml:space="preserve">. Employing the </w:t>
      </w:r>
      <w:r>
        <w:rPr>
          <w:rFonts w:hint="eastAsia"/>
          <w:highlight w:val="green"/>
        </w:rPr>
        <w:t>Boosted Regression Tree (BRT) model,</w:t>
      </w:r>
      <w:r>
        <w:rPr>
          <w:rFonts w:hint="eastAsia"/>
        </w:rPr>
        <w:t xml:space="preserve"> the impacts of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have been</w:t>
      </w:r>
      <w:r>
        <w:rPr>
          <w:rFonts w:hint="eastAsia"/>
        </w:rPr>
        <w:t xml:space="preserve"> explored. The results reveal that</w:t>
      </w:r>
      <w:bookmarkStart w:id="1" w:name="OLE_LINK15"/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average values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standard deviation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  <w:lang w:val="en-US" w:eastAsia="zh-CN"/>
        </w:rPr>
        <w:t xml:space="preserve"> in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River Cooling Intensity (RCI)</w:t>
      </w:r>
      <w:r>
        <w:rPr>
          <w:rFonts w:hint="eastAsia"/>
        </w:rPr>
        <w:t xml:space="preserve"> were </w:t>
      </w:r>
      <w:r>
        <w:rPr>
          <w:rFonts w:hint="eastAsia"/>
          <w:highlight w:val="cyan"/>
          <w:lang w:val="en-US" w:eastAsia="zh-CN"/>
        </w:rPr>
        <w:t>5.5°C and 2.4°C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>.</w:t>
      </w:r>
      <w:bookmarkEnd w:id="1"/>
      <w:r>
        <w:rPr>
          <w:rFonts w:hint="eastAsia"/>
          <w:lang w:val="en-US" w:eastAsia="zh-CN"/>
        </w:rPr>
        <w:t xml:space="preserve"> The </w:t>
      </w:r>
      <w:r>
        <w:rPr>
          <w:rFonts w:hint="eastAsia"/>
          <w:highlight w:val="green"/>
          <w:lang w:val="en-US" w:eastAsia="zh-CN"/>
        </w:rPr>
        <w:t>corresponding values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became </w:t>
      </w:r>
      <w:r>
        <w:rPr>
          <w:rFonts w:hint="eastAsia"/>
          <w:highlight w:val="green"/>
          <w:lang w:val="en-US" w:eastAsia="zh-CN"/>
        </w:rPr>
        <w:t xml:space="preserve">significantly higher </w:t>
      </w:r>
      <w:r>
        <w:rPr>
          <w:rFonts w:hint="eastAsia"/>
          <w:lang w:val="en-US" w:eastAsia="zh-CN"/>
        </w:rPr>
        <w:t xml:space="preserve">on the </w:t>
      </w:r>
      <w:r>
        <w:rPr>
          <w:rFonts w:hint="eastAsia"/>
          <w:highlight w:val="green"/>
          <w:lang w:val="en-US" w:eastAsia="zh-CN"/>
        </w:rPr>
        <w:t>extremely hot day, being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6.4</w:t>
      </w:r>
      <w:del w:id="4" w:author="野草" w:date="2024-04-28T14:30:09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°C and 3.1</w:t>
      </w:r>
      <w:del w:id="5" w:author="野草" w:date="2024-04-28T14:30:08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°C</w:t>
      </w:r>
      <w:r>
        <w:rPr>
          <w:rFonts w:hint="eastAsia"/>
        </w:rPr>
        <w:t xml:space="preserve">. </w:t>
      </w:r>
      <w:ins w:id="6" w:author="野草" w:date="2024-04-28T15:26:26Z">
        <w:r>
          <w:rPr>
            <w:rFonts w:hint="eastAsia"/>
            <w:highlight w:val="green"/>
          </w:rPr>
          <w:t>Topographical characteristics</w:t>
        </w:r>
      </w:ins>
      <w:ins w:id="7" w:author="野草" w:date="2024-04-28T15:26:26Z">
        <w:r>
          <w:rPr>
            <w:rFonts w:hint="eastAsia"/>
            <w:highlight w:val="none"/>
          </w:rPr>
          <w:t xml:space="preserve"> exhibited </w:t>
        </w:r>
      </w:ins>
      <w:ins w:id="8" w:author="野草" w:date="2024-04-28T15:26:26Z">
        <w:r>
          <w:rPr>
            <w:rFonts w:hint="eastAsia"/>
            <w:sz w:val="22"/>
            <w:szCs w:val="28"/>
            <w:highlight w:val="green"/>
          </w:rPr>
          <w:t>strong impacts</w:t>
        </w:r>
      </w:ins>
      <w:ins w:id="9" w:author="野草" w:date="2024-04-28T15:26:26Z">
        <w:r>
          <w:rPr>
            <w:rFonts w:hint="eastAsia"/>
            <w:highlight w:val="none"/>
          </w:rPr>
          <w:t xml:space="preserve"> on </w:t>
        </w:r>
      </w:ins>
      <w:ins w:id="10" w:author="野草" w:date="2024-04-28T15:26:26Z">
        <w:r>
          <w:rPr>
            <w:rFonts w:hint="eastAsia"/>
            <w:highlight w:val="green"/>
          </w:rPr>
          <w:t>river cooling effects</w:t>
        </w:r>
      </w:ins>
      <w:ins w:id="11" w:author="野草" w:date="2024-04-28T15:26:26Z">
        <w:r>
          <w:rPr>
            <w:rFonts w:hint="eastAsia"/>
            <w:highlight w:val="none"/>
          </w:rPr>
          <w:t xml:space="preserve">, with the </w:t>
        </w:r>
      </w:ins>
      <w:ins w:id="12" w:author="野草" w:date="2024-04-28T15:26:26Z">
        <w:r>
          <w:rPr>
            <w:rFonts w:hint="eastAsia"/>
            <w:highlight w:val="green"/>
          </w:rPr>
          <w:t>relative importance</w:t>
        </w:r>
      </w:ins>
      <w:ins w:id="13" w:author="野草" w:date="2024-04-28T15:26:26Z">
        <w:r>
          <w:rPr>
            <w:rFonts w:hint="eastAsia"/>
            <w:highlight w:val="none"/>
          </w:rPr>
          <w:t xml:space="preserve"> of </w:t>
        </w:r>
      </w:ins>
      <w:ins w:id="14" w:author="野草" w:date="2024-04-28T15:26:26Z">
        <w:r>
          <w:rPr>
            <w:rFonts w:hint="eastAsia"/>
            <w:highlight w:val="green"/>
            <w:lang w:val="en-US" w:eastAsia="zh-CN"/>
          </w:rPr>
          <w:t xml:space="preserve">average </w:t>
        </w:r>
      </w:ins>
      <w:ins w:id="15" w:author="野草" w:date="2024-04-28T15:26:26Z">
        <w:r>
          <w:rPr>
            <w:rFonts w:hint="eastAsia"/>
            <w:highlight w:val="green"/>
          </w:rPr>
          <w:t>elevation</w:t>
        </w:r>
      </w:ins>
      <w:ins w:id="16" w:author="野草" w:date="2024-04-28T15:26:26Z">
        <w:r>
          <w:rPr>
            <w:rFonts w:hint="eastAsia"/>
            <w:highlight w:val="none"/>
          </w:rPr>
          <w:t xml:space="preserve"> for RCI being </w:t>
        </w:r>
      </w:ins>
      <w:ins w:id="17" w:author="野草" w:date="2024-04-28T15:26:26Z">
        <w:r>
          <w:rPr>
            <w:rFonts w:hint="eastAsia"/>
            <w:highlight w:val="cyan"/>
          </w:rPr>
          <w:t>11.0% and 16.1%</w:t>
        </w:r>
      </w:ins>
      <w:ins w:id="18" w:author="野草" w:date="2024-04-28T15:26:26Z">
        <w:r>
          <w:rPr>
            <w:rFonts w:hint="eastAsia"/>
            <w:highlight w:val="none"/>
          </w:rPr>
          <w:t xml:space="preserve"> on the </w:t>
        </w:r>
      </w:ins>
      <w:ins w:id="19" w:author="野草" w:date="2024-04-28T15:26:26Z">
        <w:r>
          <w:rPr>
            <w:rFonts w:hint="eastAsia"/>
            <w:highlight w:val="green"/>
          </w:rPr>
          <w:t xml:space="preserve">normal summer day </w:t>
        </w:r>
      </w:ins>
      <w:ins w:id="20" w:author="野草" w:date="2024-04-28T15:26:26Z">
        <w:r>
          <w:rPr>
            <w:rFonts w:hint="eastAsia"/>
            <w:highlight w:val="none"/>
          </w:rPr>
          <w:t xml:space="preserve">and </w:t>
        </w:r>
      </w:ins>
      <w:ins w:id="21" w:author="野草" w:date="2024-04-28T15:26:26Z">
        <w:r>
          <w:rPr>
            <w:rFonts w:hint="eastAsia"/>
            <w:highlight w:val="green"/>
          </w:rPr>
          <w:t>the extremely hot day</w:t>
        </w:r>
      </w:ins>
      <w:ins w:id="22" w:author="野草" w:date="2024-04-28T15:26:26Z">
        <w:r>
          <w:rPr>
            <w:rFonts w:hint="eastAsia"/>
            <w:highlight w:val="none"/>
          </w:rPr>
          <w:t xml:space="preserve">, respectively. </w:t>
        </w:r>
      </w:ins>
      <w:del w:id="23" w:author="野草" w:date="2024-04-28T15:26:26Z">
        <w:r>
          <w:rPr>
            <w:rFonts w:hint="eastAsia"/>
            <w:highlight w:val="green"/>
          </w:rPr>
          <w:delText>Topographical characteristics</w:delText>
        </w:r>
      </w:del>
      <w:del w:id="24" w:author="野草" w:date="2024-04-28T15:26:26Z">
        <w:r>
          <w:rPr>
            <w:rFonts w:hint="eastAsia"/>
          </w:rPr>
          <w:delText xml:space="preserve"> </w:delText>
        </w:r>
      </w:del>
      <w:del w:id="25" w:author="野草" w:date="2024-04-28T15:26:26Z">
        <w:r>
          <w:rPr>
            <w:rFonts w:hint="eastAsia"/>
            <w:lang w:val="en-US" w:eastAsia="zh-CN"/>
          </w:rPr>
          <w:delText xml:space="preserve">(slope and elevation) </w:delText>
        </w:r>
      </w:del>
      <w:del w:id="26" w:author="野草" w:date="2024-04-28T15:26:26Z">
        <w:r>
          <w:rPr>
            <w:rFonts w:hint="eastAsia"/>
          </w:rPr>
          <w:delText xml:space="preserve">exhibited </w:delText>
        </w:r>
      </w:del>
      <w:del w:id="27" w:author="野草" w:date="2024-04-28T15:26:26Z">
        <w:r>
          <w:rPr>
            <w:rFonts w:hint="eastAsia"/>
            <w:highlight w:val="green"/>
          </w:rPr>
          <w:delText>strong impacts</w:delText>
        </w:r>
      </w:del>
      <w:del w:id="28" w:author="野草" w:date="2024-04-28T15:26:26Z">
        <w:r>
          <w:rPr>
            <w:rFonts w:hint="eastAsia"/>
          </w:rPr>
          <w:delText xml:space="preserve"> on </w:delText>
        </w:r>
      </w:del>
      <w:del w:id="29" w:author="野草" w:date="2024-04-28T15:26:26Z">
        <w:r>
          <w:rPr>
            <w:rFonts w:hint="eastAsia"/>
            <w:highlight w:val="green"/>
            <w:lang w:val="en-US" w:eastAsia="zh-CN"/>
          </w:rPr>
          <w:delText>river cooling effects</w:delText>
        </w:r>
      </w:del>
      <w:del w:id="30" w:author="野草" w:date="2024-04-28T15:26:26Z">
        <w:r>
          <w:rPr>
            <w:rFonts w:hint="eastAsia"/>
          </w:rPr>
          <w:delText xml:space="preserve">, whereas </w:delText>
        </w:r>
      </w:del>
      <w:del w:id="31" w:author="野草" w:date="2024-04-28T15:26:26Z">
        <w:r>
          <w:rPr>
            <w:rFonts w:hint="eastAsia"/>
            <w:highlight w:val="green"/>
          </w:rPr>
          <w:delText>the</w:delText>
        </w:r>
      </w:del>
      <w:del w:id="32" w:author="野草" w:date="2024-04-28T15:26:26Z">
        <w:r>
          <w:rPr>
            <w:rFonts w:hint="eastAsia"/>
            <w:highlight w:val="green"/>
            <w:lang w:val="en-US" w:eastAsia="zh-CN"/>
          </w:rPr>
          <w:delText xml:space="preserve"> contributions</w:delText>
        </w:r>
      </w:del>
      <w:del w:id="33" w:author="野草" w:date="2024-04-28T15:26:26Z">
        <w:r>
          <w:rPr>
            <w:rFonts w:hint="eastAsia"/>
            <w:lang w:val="en-US" w:eastAsia="zh-CN"/>
          </w:rPr>
          <w:delText xml:space="preserve"> </w:delText>
        </w:r>
      </w:del>
      <w:del w:id="34" w:author="野草" w:date="2024-04-28T15:26:26Z">
        <w:r>
          <w:rPr>
            <w:rFonts w:hint="eastAsia"/>
          </w:rPr>
          <w:delText xml:space="preserve">of </w:delText>
        </w:r>
      </w:del>
      <w:del w:id="35" w:author="野草" w:date="2024-04-28T15:26:26Z">
        <w:bookmarkStart w:id="2" w:name="OLE_LINK132"/>
        <w:r>
          <w:rPr>
            <w:rFonts w:hint="eastAsia"/>
            <w:highlight w:val="green"/>
          </w:rPr>
          <w:delText>land cover composition</w:delText>
        </w:r>
        <w:bookmarkEnd w:id="2"/>
        <w:r>
          <w:rPr>
            <w:rFonts w:hint="eastAsia"/>
            <w:highlight w:val="green"/>
          </w:rPr>
          <w:delText>s</w:delText>
        </w:r>
      </w:del>
      <w:del w:id="36" w:author="野草" w:date="2024-04-28T15:26:26Z">
        <w:r>
          <w:rPr>
            <w:rFonts w:hint="eastAsia"/>
          </w:rPr>
          <w:delText xml:space="preserve"> were found </w:delText>
        </w:r>
      </w:del>
      <w:del w:id="37" w:author="野草" w:date="2024-04-28T15:26:26Z">
        <w:r>
          <w:rPr>
            <w:rFonts w:hint="eastAsia"/>
            <w:highlight w:val="green"/>
          </w:rPr>
          <w:delText xml:space="preserve">to be </w:delText>
        </w:r>
      </w:del>
      <w:del w:id="38" w:author="野草" w:date="2024-04-28T15:26:26Z">
        <w:bookmarkStart w:id="3" w:name="OLE_LINK127"/>
        <w:r>
          <w:rPr>
            <w:rFonts w:hint="eastAsia"/>
            <w:highlight w:val="green"/>
            <w:lang w:val="en-US" w:eastAsia="zh-CN"/>
          </w:rPr>
          <w:delText>smal</w:delText>
        </w:r>
      </w:del>
      <w:del w:id="39" w:author="野草" w:date="2024-04-28T15:26:26Z">
        <w:r>
          <w:rPr>
            <w:rFonts w:hint="eastAsia"/>
            <w:highlight w:val="green"/>
          </w:rPr>
          <w:delText>l</w:delText>
        </w:r>
        <w:bookmarkEnd w:id="3"/>
      </w:del>
      <w:del w:id="40" w:author="野草" w:date="2024-04-28T15:26:26Z">
        <w:r>
          <w:rPr>
            <w:rFonts w:hint="eastAsia"/>
          </w:rPr>
          <w:delText xml:space="preserve">. </w:delText>
        </w:r>
      </w:del>
      <w:del w:id="41" w:author="野草" w:date="2024-04-28T15:26:26Z">
        <w:r>
          <w:rPr>
            <w:rFonts w:hint="eastAsia"/>
            <w:lang w:val="en-US" w:eastAsia="zh-CN"/>
          </w:rPr>
          <w:delText>C</w:delText>
        </w:r>
      </w:del>
      <w:del w:id="42" w:author="野草" w:date="2024-04-28T15:26:26Z">
        <w:r>
          <w:rPr>
            <w:rFonts w:hint="eastAsia"/>
          </w:rPr>
          <w:delText>ompared to</w:delText>
        </w:r>
      </w:del>
      <w:del w:id="43" w:author="野草" w:date="2024-04-28T15:26:26Z">
        <w:r>
          <w:rPr>
            <w:rFonts w:hint="eastAsia"/>
            <w:lang w:val="en-US" w:eastAsia="zh-CN"/>
          </w:rPr>
          <w:delText xml:space="preserve"> the</w:delText>
        </w:r>
      </w:del>
      <w:del w:id="44" w:author="野草" w:date="2024-04-28T15:26:26Z">
        <w:r>
          <w:rPr>
            <w:rFonts w:hint="eastAsia"/>
          </w:rPr>
          <w:delText xml:space="preserve"> </w:delText>
        </w:r>
      </w:del>
      <w:del w:id="45" w:author="野草" w:date="2024-04-28T15:26:26Z">
        <w:r>
          <w:rPr>
            <w:rFonts w:hint="eastAsia"/>
            <w:highlight w:val="green"/>
          </w:rPr>
          <w:delText>normal summer day</w:delText>
        </w:r>
      </w:del>
      <w:del w:id="46" w:author="野草" w:date="2024-04-28T15:26:26Z">
        <w:r>
          <w:rPr>
            <w:rFonts w:hint="eastAsia"/>
          </w:rPr>
          <w:delText>, the</w:delText>
        </w:r>
      </w:del>
      <w:del w:id="47" w:author="野草" w:date="2024-04-28T15:26:26Z">
        <w:r>
          <w:rPr>
            <w:rFonts w:hint="eastAsia"/>
            <w:highlight w:val="green"/>
          </w:rPr>
          <w:delText xml:space="preserve"> </w:delText>
        </w:r>
      </w:del>
      <w:del w:id="48" w:author="野草" w:date="2024-04-28T15:26:26Z">
        <w:r>
          <w:rPr>
            <w:rFonts w:hint="eastAsia"/>
            <w:highlight w:val="green"/>
            <w:lang w:val="en-US" w:eastAsia="zh-CN"/>
          </w:rPr>
          <w:delText xml:space="preserve">relative </w:delText>
        </w:r>
      </w:del>
      <w:del w:id="49" w:author="野草" w:date="2024-04-28T15:26:26Z">
        <w:r>
          <w:rPr>
            <w:rFonts w:hint="eastAsia"/>
            <w:highlight w:val="green"/>
          </w:rPr>
          <w:delText>importance</w:delText>
        </w:r>
      </w:del>
      <w:del w:id="50" w:author="野草" w:date="2024-04-28T15:26:26Z">
        <w:r>
          <w:rPr>
            <w:rFonts w:hint="eastAsia"/>
          </w:rPr>
          <w:delText xml:space="preserve"> of </w:delText>
        </w:r>
      </w:del>
      <w:del w:id="51" w:author="野草" w:date="2024-04-28T15:26:26Z">
        <w:r>
          <w:rPr>
            <w:rFonts w:hint="eastAsia"/>
            <w:highlight w:val="green"/>
          </w:rPr>
          <w:delText>patch density</w:delText>
        </w:r>
      </w:del>
      <w:del w:id="52" w:author="野草" w:date="2024-04-28T15:26:26Z">
        <w:r>
          <w:rPr>
            <w:rFonts w:hint="eastAsia"/>
          </w:rPr>
          <w:delText xml:space="preserve"> increased and the role of </w:delText>
        </w:r>
      </w:del>
      <w:del w:id="53" w:author="野草" w:date="2024-04-28T15:26:26Z">
        <w:r>
          <w:rPr>
            <w:rFonts w:hint="eastAsia"/>
            <w:highlight w:val="green"/>
          </w:rPr>
          <w:delText>river width</w:delText>
        </w:r>
      </w:del>
      <w:del w:id="54" w:author="野草" w:date="2024-04-28T15:26:26Z">
        <w:r>
          <w:rPr>
            <w:rFonts w:hint="eastAsia"/>
          </w:rPr>
          <w:delText xml:space="preserve"> decreased</w:delText>
        </w:r>
      </w:del>
      <w:del w:id="55" w:author="野草" w:date="2024-04-28T15:26:26Z">
        <w:r>
          <w:rPr>
            <w:rFonts w:hint="eastAsia"/>
            <w:lang w:val="en-US" w:eastAsia="zh-CN"/>
          </w:rPr>
          <w:delText xml:space="preserve"> on the</w:delText>
        </w:r>
      </w:del>
      <w:del w:id="56" w:author="野草" w:date="2024-04-28T15:26:26Z">
        <w:r>
          <w:rPr>
            <w:rFonts w:hint="eastAsia"/>
            <w:highlight w:val="green"/>
            <w:lang w:val="en-US" w:eastAsia="zh-CN"/>
          </w:rPr>
          <w:delText xml:space="preserve"> extremely hot day</w:delText>
        </w:r>
      </w:del>
      <w:del w:id="57" w:author="野草" w:date="2024-04-28T15:26:26Z">
        <w:r>
          <w:rPr>
            <w:rFonts w:hint="eastAsia"/>
            <w:lang w:val="en-US" w:eastAsia="zh-CN"/>
          </w:rPr>
          <w:delText xml:space="preserve">. </w:delText>
        </w:r>
      </w:del>
      <w:ins w:id="58" w:author="野草" w:date="2024-04-28T14:52:51Z">
        <w:r>
          <w:rPr>
            <w:rFonts w:hint="eastAsia"/>
            <w:lang w:val="en-US" w:eastAsia="zh-CN"/>
          </w:rPr>
          <w:t>More</w:t>
        </w:r>
      </w:ins>
      <w:ins w:id="59" w:author="野草" w:date="2024-04-28T14:52:53Z">
        <w:r>
          <w:rPr>
            <w:rFonts w:hint="eastAsia"/>
            <w:lang w:val="en-US" w:eastAsia="zh-CN"/>
          </w:rPr>
          <w:t>over,</w:t>
        </w:r>
      </w:ins>
      <w:ins w:id="60" w:author="野草" w:date="2024-04-28T14:52:54Z">
        <w:r>
          <w:rPr>
            <w:rFonts w:hint="eastAsia"/>
            <w:lang w:val="en-US" w:eastAsia="zh-CN"/>
          </w:rPr>
          <w:t xml:space="preserve"> </w:t>
        </w:r>
      </w:ins>
      <w:ins w:id="61" w:author="野草" w:date="2024-04-28T14:53:13Z">
        <w:r>
          <w:rPr>
            <w:rFonts w:hint="eastAsia"/>
          </w:rPr>
          <w:t>average</w:t>
        </w:r>
      </w:ins>
      <w:del w:id="62" w:author="野草" w:date="2024-04-28T14:53:13Z">
        <w:r>
          <w:rPr>
            <w:rFonts w:hint="eastAsia"/>
          </w:rPr>
          <w:delText>The relationships between</w:delText>
        </w:r>
      </w:del>
      <w:del w:id="63" w:author="野草" w:date="2024-04-28T14:53:13Z">
        <w:r>
          <w:rPr>
            <w:rFonts w:hint="eastAsia"/>
            <w:highlight w:val="green"/>
          </w:rPr>
          <w:delText xml:space="preserve"> key environmental variables </w:delText>
        </w:r>
      </w:del>
      <w:del w:id="64" w:author="野草" w:date="2024-04-28T14:53:13Z">
        <w:r>
          <w:rPr>
            <w:rFonts w:hint="eastAsia"/>
          </w:rPr>
          <w:delText xml:space="preserve">and </w:delText>
        </w:r>
      </w:del>
      <w:del w:id="65" w:author="野草" w:date="2024-04-28T14:53:13Z">
        <w:r>
          <w:rPr>
            <w:rFonts w:hint="eastAsia"/>
            <w:highlight w:val="green"/>
          </w:rPr>
          <w:delText xml:space="preserve">river cooling effects </w:delText>
        </w:r>
      </w:del>
      <w:del w:id="66" w:author="野草" w:date="2024-04-28T14:53:13Z">
        <w:r>
          <w:rPr>
            <w:rFonts w:hint="eastAsia"/>
          </w:rPr>
          <w:delText xml:space="preserve">were non-linear, with </w:delText>
        </w:r>
      </w:del>
      <w:del w:id="67" w:author="野草" w:date="2024-04-28T14:53:13Z">
        <w:r>
          <w:rPr>
            <w:rFonts w:hint="eastAsia"/>
            <w:highlight w:val="green"/>
          </w:rPr>
          <w:delText>most variables</w:delText>
        </w:r>
      </w:del>
      <w:del w:id="68" w:author="野草" w:date="2024-04-28T14:53:13Z">
        <w:r>
          <w:rPr>
            <w:rFonts w:hint="eastAsia"/>
          </w:rPr>
          <w:delText xml:space="preserve"> exerting their impacts within </w:delText>
        </w:r>
      </w:del>
      <w:del w:id="69" w:author="野草" w:date="2024-04-28T14:53:13Z">
        <w:r>
          <w:rPr>
            <w:rFonts w:hint="eastAsia"/>
            <w:highlight w:val="green"/>
          </w:rPr>
          <w:delText>specific ranges</w:delText>
        </w:r>
      </w:del>
      <w:del w:id="70" w:author="野草" w:date="2024-04-28T14:53:13Z">
        <w:r>
          <w:rPr>
            <w:rFonts w:hint="eastAsia"/>
          </w:rPr>
          <w:delText xml:space="preserve">. </w:delText>
        </w:r>
      </w:del>
      <w:del w:id="71" w:author="野草" w:date="2024-04-28T14:53:13Z">
        <w:r>
          <w:rPr>
            <w:rFonts w:hint="eastAsia"/>
            <w:lang w:val="en-US" w:eastAsia="zh-CN"/>
          </w:rPr>
          <w:delText xml:space="preserve">Average </w:delText>
        </w:r>
      </w:del>
      <w:ins w:id="72" w:author="野草" w:date="2024-04-28T14:53:13Z">
        <w:r>
          <w:rPr>
            <w:rFonts w:hint="eastAsia"/>
            <w:lang w:val="en-US" w:eastAsia="zh-CN"/>
          </w:rPr>
          <w:t xml:space="preserve"> </w:t>
        </w:r>
      </w:ins>
      <w:r>
        <w:rPr>
          <w:rFonts w:hint="eastAsia"/>
          <w:highlight w:val="green"/>
          <w:lang w:val="en-US" w:eastAsia="zh-CN"/>
        </w:rPr>
        <w:t xml:space="preserve">elevation </w:t>
      </w:r>
      <w:r>
        <w:rPr>
          <w:rFonts w:hint="eastAsia"/>
          <w:highlight w:val="green"/>
        </w:rPr>
        <w:t xml:space="preserve">and </w:t>
      </w:r>
      <w:r>
        <w:rPr>
          <w:rFonts w:hint="eastAsia"/>
          <w:highlight w:val="green"/>
          <w:lang w:val="en-US" w:eastAsia="zh-CN"/>
        </w:rPr>
        <w:t>slope</w:t>
      </w:r>
      <w:r>
        <w:rPr>
          <w:rFonts w:hint="eastAsia"/>
        </w:rPr>
        <w:t xml:space="preserve"> exhibited </w:t>
      </w:r>
      <w:r>
        <w:rPr>
          <w:rFonts w:hint="eastAsia"/>
          <w:highlight w:val="green"/>
        </w:rPr>
        <w:t>ascent and descent patterns</w:t>
      </w:r>
      <w:ins w:id="73" w:author="野草" w:date="2024-04-28T14:53:18Z">
        <w:r>
          <w:rPr>
            <w:rFonts w:hint="eastAsia"/>
            <w:highlight w:val="none"/>
            <w:lang w:val="en-US" w:eastAsia="zh-CN"/>
            <w:rPrChange w:id="74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 xml:space="preserve"> i</w:t>
        </w:r>
      </w:ins>
      <w:ins w:id="75" w:author="野草" w:date="2024-04-28T14:53:19Z">
        <w:r>
          <w:rPr>
            <w:rFonts w:hint="eastAsia"/>
            <w:highlight w:val="none"/>
            <w:lang w:val="en-US" w:eastAsia="zh-CN"/>
            <w:rPrChange w:id="76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>n th</w:t>
        </w:r>
      </w:ins>
      <w:ins w:id="77" w:author="野草" w:date="2024-04-28T14:53:20Z">
        <w:r>
          <w:rPr>
            <w:rFonts w:hint="eastAsia"/>
            <w:highlight w:val="none"/>
            <w:lang w:val="en-US" w:eastAsia="zh-CN"/>
            <w:rPrChange w:id="78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 xml:space="preserve">eir </w:t>
        </w:r>
      </w:ins>
      <w:ins w:id="79" w:author="野草" w:date="2024-04-28T14:53:21Z">
        <w:r>
          <w:rPr>
            <w:rFonts w:hint="eastAsia"/>
            <w:highlight w:val="none"/>
            <w:lang w:val="en-US" w:eastAsia="zh-CN"/>
            <w:rPrChange w:id="80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>in</w:t>
        </w:r>
      </w:ins>
      <w:ins w:id="81" w:author="野草" w:date="2024-04-28T14:53:22Z">
        <w:r>
          <w:rPr>
            <w:rFonts w:hint="eastAsia"/>
            <w:highlight w:val="none"/>
            <w:lang w:val="en-US" w:eastAsia="zh-CN"/>
            <w:rPrChange w:id="82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>fluenc</w:t>
        </w:r>
      </w:ins>
      <w:ins w:id="83" w:author="野草" w:date="2024-04-28T14:53:24Z">
        <w:r>
          <w:rPr>
            <w:rFonts w:hint="eastAsia"/>
            <w:highlight w:val="none"/>
            <w:lang w:val="en-US" w:eastAsia="zh-CN"/>
            <w:rPrChange w:id="84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 xml:space="preserve">es on </w:t>
        </w:r>
      </w:ins>
      <w:ins w:id="85" w:author="野草" w:date="2024-04-28T14:53:25Z">
        <w:r>
          <w:rPr>
            <w:rFonts w:hint="eastAsia"/>
            <w:highlight w:val="green"/>
            <w:lang w:val="en-US" w:eastAsia="zh-CN"/>
          </w:rPr>
          <w:t>rive</w:t>
        </w:r>
      </w:ins>
      <w:ins w:id="86" w:author="野草" w:date="2024-04-28T14:53:26Z">
        <w:r>
          <w:rPr>
            <w:rFonts w:hint="eastAsia"/>
            <w:highlight w:val="green"/>
            <w:lang w:val="en-US" w:eastAsia="zh-CN"/>
          </w:rPr>
          <w:t>r cool</w:t>
        </w:r>
      </w:ins>
      <w:ins w:id="87" w:author="野草" w:date="2024-04-28T14:53:27Z">
        <w:r>
          <w:rPr>
            <w:rFonts w:hint="eastAsia"/>
            <w:highlight w:val="green"/>
            <w:lang w:val="en-US" w:eastAsia="zh-CN"/>
          </w:rPr>
          <w:t>ing</w:t>
        </w:r>
      </w:ins>
      <w:r>
        <w:rPr>
          <w:rFonts w:hint="eastAsia"/>
        </w:rPr>
        <w:t xml:space="preserve">, while the </w:t>
      </w:r>
      <w:r>
        <w:rPr>
          <w:rFonts w:hint="eastAsia"/>
          <w:lang w:val="en-US" w:eastAsia="zh-CN"/>
        </w:rPr>
        <w:t>impacts</w:t>
      </w:r>
      <w:r>
        <w:rPr>
          <w:rFonts w:hint="eastAsia"/>
        </w:rPr>
        <w:t xml:space="preserve"> of </w:t>
      </w:r>
      <w:r>
        <w:rPr>
          <w:rFonts w:hint="eastAsia"/>
          <w:highlight w:val="cyan"/>
          <w:lang w:val="en-US" w:eastAsia="zh-CN"/>
        </w:rPr>
        <w:t>patch density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cyan"/>
          <w:lang w:val="en-US" w:eastAsia="zh-CN"/>
        </w:rPr>
        <w:t>river width</w:t>
      </w:r>
      <w:r>
        <w:rPr>
          <w:rFonts w:hint="eastAsia"/>
        </w:rPr>
        <w:t xml:space="preserve"> were relatively </w:t>
      </w:r>
      <w:r>
        <w:rPr>
          <w:rFonts w:hint="eastAsia"/>
          <w:highlight w:val="green"/>
        </w:rPr>
        <w:t>fluctuating</w:t>
      </w:r>
      <w:r>
        <w:rPr>
          <w:rFonts w:hint="eastAsia"/>
        </w:rPr>
        <w:t xml:space="preserve">, showing </w:t>
      </w:r>
      <w:r>
        <w:rPr>
          <w:rFonts w:hint="eastAsia"/>
          <w:highlight w:val="green"/>
        </w:rPr>
        <w:t>descent and ascent patterns</w:t>
      </w:r>
      <w:r>
        <w:rPr>
          <w:rFonts w:hint="eastAsia"/>
        </w:rPr>
        <w:t xml:space="preserve"> as a whole</w:t>
      </w:r>
      <w:r>
        <w:rPr>
          <w:rFonts w:hint="eastAsia"/>
          <w:lang w:val="en-US" w:eastAsia="zh-CN"/>
        </w:rPr>
        <w:t xml:space="preserve">. </w:t>
      </w:r>
      <w:r>
        <w:rPr>
          <w:rFonts w:hint="eastAsia"/>
        </w:rPr>
        <w:t xml:space="preserve">These findings can </w:t>
      </w:r>
      <w:r>
        <w:rPr>
          <w:rFonts w:hint="eastAsia"/>
          <w:highlight w:val="green"/>
        </w:rPr>
        <w:t>provide a foundation</w:t>
      </w:r>
      <w:r>
        <w:rPr>
          <w:rFonts w:hint="eastAsia"/>
        </w:rPr>
        <w:t xml:space="preserve"> for urban </w:t>
      </w:r>
      <w:r>
        <w:rPr>
          <w:rFonts w:hint="eastAsia"/>
          <w:highlight w:val="green"/>
        </w:rPr>
        <w:t>planners and managers</w:t>
      </w:r>
      <w:r>
        <w:rPr>
          <w:rFonts w:hint="eastAsia"/>
        </w:rPr>
        <w:t xml:space="preserve"> to develop strategies aimed at </w:t>
      </w:r>
      <w:r>
        <w:rPr>
          <w:rFonts w:hint="eastAsia"/>
          <w:highlight w:val="green"/>
        </w:rPr>
        <w:t xml:space="preserve">improving the thermal environment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riverside areas</w:t>
      </w:r>
      <w:r>
        <w:rPr>
          <w:rFonts w:hint="eastAsia"/>
        </w:rPr>
        <w:t>.</w:t>
      </w:r>
    </w:p>
    <w:bookmarkEnd w:id="0"/>
    <w:p>
      <w:pPr>
        <w:pStyle w:val="3"/>
        <w:numPr>
          <w:ilvl w:val="0"/>
          <w:numId w:val="1"/>
        </w:numPr>
        <w:rPr>
          <w:rFonts w:asciiTheme="majorHAnsi" w:hAnsiTheme="majorHAnsi"/>
        </w:rPr>
      </w:pPr>
      <w:r>
        <w:t>Introduction</w:t>
      </w:r>
    </w:p>
    <w:p>
      <w:pPr>
        <w:jc w:val="left"/>
        <w:rPr>
          <w:del w:id="88" w:author="野草" w:date="2024-04-28T15:32:18Z"/>
          <w:rFonts w:hint="eastAsia" w:cs="Times New Roman" w:eastAsiaTheme="minor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del w:id="89" w:author="野草" w:date="2024-04-28T15:32:18Z">
        <w:bookmarkStart w:id="4" w:name="OLE_LINK45"/>
        <w:bookmarkStart w:id="5" w:name="OLE_LINK41"/>
        <w:bookmarkStart w:id="6" w:name="OLE_LINK39"/>
        <w:r>
          <w:rPr>
            <w:rFonts w:hint="eastAsia" w:cs="Times New Roman"/>
            <w:color w:val="000000" w:themeColor="text1"/>
            <w:lang w:eastAsia="zh-CN"/>
            <w14:textFill>
              <w14:solidFill>
                <w14:schemeClr w14:val="tx1"/>
              </w14:solidFill>
            </w14:textFill>
          </w:rPr>
          <w:delText>【</w:delText>
        </w:r>
      </w:del>
      <w:del w:id="90" w:author="野草" w:date="2024-04-28T15:32:18Z">
        <w:bookmarkStart w:id="7" w:name="OLE_LINK48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15:</w:delText>
        </w:r>
        <w:bookmarkEnd w:id="7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30</w:delText>
        </w:r>
      </w:del>
      <w:del w:id="91" w:author="野草" w:date="2024-04-28T15:32:18Z">
        <w:r>
          <w:rPr>
            <w:rFonts w:hint="eastAsia" w:cs="Times New Roman"/>
            <w:color w:val="000000" w:themeColor="text1"/>
            <w:lang w:eastAsia="zh-CN"/>
            <w14:textFill>
              <w14:solidFill>
                <w14:schemeClr w14:val="tx1"/>
              </w14:solidFill>
            </w14:textFill>
          </w:rPr>
          <w:delText>】</w:delText>
        </w:r>
      </w:del>
    </w:p>
    <w:p>
      <w:pPr>
        <w:jc w:val="left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8" w:name="OLE_LINK69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Across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numerous cities</w:t>
      </w:r>
      <w:r>
        <w:rPr>
          <w:rFonts w:cs="Times New Roman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t xml:space="preserve"> worldwide,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process of urbanization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has been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associated with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various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detrimental impacts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on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local environment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encompassing issues such as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and air pollution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ecosystem degradation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island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(Wang et al., 2020; Ahmad et al., 2021).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island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bookmarkStart w:id="9" w:name="OLE_LINK47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manifest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as</w:t>
      </w:r>
      <w:bookmarkEnd w:id="9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elevated temperatures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within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areas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relative to 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their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rural surroundings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levated temperature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contributor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heightened intensities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prolonged durations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heatwaves, resulting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increased energy consumption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posing potential threats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public health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urban residents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particularly during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the summer months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(Guan et al., 2017; Nieuwenhuijsen et al., 2018). Consequently,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it is imperative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implement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strategic measures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mitigate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the adverse consequences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associated with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Strategies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for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mitigating the heat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environment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encompass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modification to surface materials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optimization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land cover patterns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enhancement of ventilation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(Azhdari et al., 2018; Taleghani, 2018; He, 2020). Notably,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and green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ha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ve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garnered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significant attention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spaces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urban surfaces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predominantly characterized by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features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(Ampatzidis et al., 2020). In comparison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impervious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augmented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specific heat capacity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water contribute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decreased temperatures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during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daylight hours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Furthermore,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facilitate evaporation, thereby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curbing the release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sensible heat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overlying air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A study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conducted in Chengdu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revealed a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temperature contrast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exceeding 8 °C between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lakeside and inland areas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(Wu et al., 20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21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).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Observations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have also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sugges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ted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bodies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can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exhibit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stronger cooling capabilit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y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green spaces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For instance, during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summer daytime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Berlin,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ater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exhibit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average temperature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being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approximately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2 °C cooler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green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(Dug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o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rd et al., 2014).</w:t>
      </w:r>
    </w:p>
    <w:bookmarkEnd w:id="4"/>
    <w:bookmarkEnd w:id="8"/>
    <w:p>
      <w:pPr>
        <w:jc w:val="left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del w:id="92" w:author="野草" w:date="2024-04-28T15:32:16Z"/>
          <w:rFonts w:hint="eastAsia" w:cs="Times New Roman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del w:id="93" w:author="野草" w:date="2024-04-28T15:32:16Z">
        <w:bookmarkStart w:id="10" w:name="OLE_LINK46"/>
        <w:bookmarkStart w:id="11" w:name="OLE_LINK42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【</w:delText>
        </w:r>
        <w:bookmarkStart w:id="12" w:name="OLE_LINK49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15:5</w:delText>
        </w:r>
        <w:bookmarkEnd w:id="12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9】</w:delText>
        </w:r>
      </w:del>
    </w:p>
    <w:p>
      <w:pPr>
        <w:jc w:val="left"/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3" w:name="OLE_LINK70"/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exhibit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significant spatiotemporal variations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. The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cooling intensity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is higher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in the summer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compared to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winter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(Wu et al., 2020). Throughout a day,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daytime water cooling intensity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typically exceeds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that of nighttime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(Hathway et al., 2012). Some studies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have also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waterfront areas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might be warmer than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surrounding inland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during the night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. For instance, a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measurement conducted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central Pennsylvania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revealed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average temperature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decrease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with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distance from the riverbank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during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22:00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05:00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(Moyer et al., 2017). In addition, observations have found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noteworthy spatial heterogeneities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cs="Times New Roman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t xml:space="preserve"> within same cities (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Lin et al., 2020). Accordingly,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interaction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between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water bodies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environmental variables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become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 crucial aspect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the understanding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mitigation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(Hu et al., 2023).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morphological characteristics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bodies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are important factors affecting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their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stronger cooling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frequently observed near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larger water bodies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(Theeuwes et al., 2013). However, conclusions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on the relationship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between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shape regularity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are often contradictory. Studies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Shanghai and Beijing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were strengthened 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improved shape regularity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while an investigation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northeastern China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indicated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wetlands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more complex shapes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had better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(Du et al., 2016; Sun et al., 2012; Xue et al., 2019). The roles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land cover patterns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uilding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characteristics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waterfront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have also been explored, showing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varied impacts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Several studies showed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higher and denser buildings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may reduce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while a study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Pearl River Delta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better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tended to appear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at wetlands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near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densely built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(Peng et al., 2020; Guo et al., 2023). Furthermore, factors such as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proportion of vegetation cover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m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ean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building height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building </w:t>
      </w:r>
      <w:r>
        <w:rPr>
          <w:rFonts w:hint="eastAsia" w:eastAsia="宋体" w:cs="Times New Roman"/>
          <w:color w:val="2E2E2E"/>
          <w:highlight w:val="green"/>
        </w:rPr>
        <w:t>coverage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ratio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also potentially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take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(Syafii et al., 2017; Zhou et al., 2022). </w:t>
      </w:r>
      <w:bookmarkEnd w:id="10"/>
    </w:p>
    <w:bookmarkEnd w:id="13"/>
    <w:p>
      <w:pPr>
        <w:jc w:val="left"/>
        <w:rPr>
          <w:rFonts w:hint="eastAsia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del w:id="94" w:author="野草" w:date="2024-04-28T15:32:15Z"/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</w:pPr>
      <w:del w:id="95" w:author="野草" w:date="2024-04-28T15:32:15Z">
        <w:r>
          <w:rPr>
            <w:rFonts w:hint="eastAsia" w:cs="Times New Roman"/>
            <w:color w:val="000000" w:themeColor="text1"/>
            <w:lang w:eastAsia="zh-CN"/>
            <w14:textFill>
              <w14:solidFill>
                <w14:schemeClr w14:val="tx1"/>
              </w14:solidFill>
            </w14:textFill>
          </w:rPr>
          <w:delText>【</w:delText>
        </w:r>
      </w:del>
      <w:del w:id="96" w:author="野草" w:date="2024-04-28T15:32:15Z">
        <w:bookmarkStart w:id="14" w:name="OLE_LINK50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16:</w:delText>
        </w:r>
        <w:bookmarkEnd w:id="14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31</w:delText>
        </w:r>
      </w:del>
      <w:del w:id="97" w:author="野草" w:date="2024-04-28T15:32:15Z">
        <w:r>
          <w:rPr>
            <w:rFonts w:hint="eastAsia" w:cs="Times New Roman"/>
            <w:color w:val="000000" w:themeColor="text1"/>
            <w:lang w:eastAsia="zh-CN"/>
            <w14:textFill>
              <w14:solidFill>
                <w14:schemeClr w14:val="tx1"/>
              </w14:solidFill>
            </w14:textFill>
          </w:rPr>
          <w:delText>】</w:delText>
        </w:r>
      </w:del>
    </w:p>
    <w:bookmarkEnd w:id="11"/>
    <w:p>
      <w:pPr>
        <w:jc w:val="left"/>
        <w:rPr>
          <w:rFonts w:cs="Times New Roman"/>
        </w:rPr>
      </w:pPr>
      <w:bookmarkStart w:id="15" w:name="OLE_LINK43"/>
      <w:bookmarkStart w:id="16" w:name="OLE_LINK72"/>
      <w:bookmarkStart w:id="17" w:name="OLE_LINK40"/>
      <w:bookmarkStart w:id="18" w:name="OLE_LINK71"/>
      <w:r>
        <w:rPr>
          <w:rFonts w:hint="eastAsia" w:cs="Times New Roman"/>
        </w:rPr>
        <w:t xml:space="preserve">Despite </w:t>
      </w:r>
      <w:r>
        <w:rPr>
          <w:rFonts w:hint="eastAsia" w:cs="Times New Roman"/>
          <w:highlight w:val="green"/>
        </w:rPr>
        <w:t>numerous studies</w:t>
      </w:r>
      <w:r>
        <w:rPr>
          <w:rFonts w:hint="eastAsia" w:cs="Times New Roman"/>
        </w:rPr>
        <w:t xml:space="preserve">, the understanding of </w:t>
      </w:r>
      <w:r>
        <w:rPr>
          <w:rFonts w:hint="eastAsia" w:cs="Times New Roman"/>
          <w:highlight w:val="green"/>
        </w:rPr>
        <w:t>water cooling effects</w:t>
      </w:r>
      <w:r>
        <w:rPr>
          <w:rFonts w:hint="eastAsia" w:cs="Times New Roman"/>
        </w:rPr>
        <w:t xml:space="preserve"> still faces </w:t>
      </w:r>
      <w:r>
        <w:rPr>
          <w:rFonts w:hint="eastAsia" w:cs="Times New Roman"/>
          <w:highlight w:val="green"/>
        </w:rPr>
        <w:t>certain limitations</w:t>
      </w:r>
      <w:r>
        <w:rPr>
          <w:rFonts w:hint="eastAsia" w:cs="Times New Roman"/>
        </w:rPr>
        <w:t>. Firstly,</w:t>
      </w:r>
      <w:r>
        <w:rPr>
          <w:rFonts w:cs="Times New Roman"/>
        </w:rPr>
        <w:t xml:space="preserve">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w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ind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plays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a crucial role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in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transporting cool air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expelling excess heat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from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specific areas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As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mechanical forces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resulting from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local topographic variations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such 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 xml:space="preserve"> hills and mountains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can alter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rban wind pattern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, it can be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speculated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topographical features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could significantly </w:t>
      </w:r>
      <w:bookmarkStart w:id="19" w:name="OLE_LINK74"/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>impact</w:t>
      </w:r>
      <w:bookmarkEnd w:id="19"/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(Chen et al., 2021; Zhou et al., 2020).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Previous researches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on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cyan"/>
          <w:shd w:val="clear" w:fill="auto"/>
          <w14:textFill>
            <w14:solidFill>
              <w14:schemeClr w14:val="tx1"/>
            </w14:solidFill>
          </w14:textFill>
        </w:rPr>
        <w:t>were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primarily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conducted in cities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flat terrains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, resulting in a gap in understanding how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various topographic indicators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influence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of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urban areas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more complex terrains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>(Ampatzidis et al., 2020).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Secondly, </w:t>
      </w:r>
      <w:r>
        <w:rPr>
          <w:rFonts w:hint="eastAsia" w:cs="Times New Roman"/>
        </w:rPr>
        <w:t xml:space="preserve">there are differences of </w:t>
      </w:r>
      <w:r>
        <w:rPr>
          <w:rFonts w:hint="eastAsia" w:cs="Times New Roman"/>
          <w:highlight w:val="green"/>
        </w:rPr>
        <w:t>m</w:t>
      </w:r>
      <w:r>
        <w:rPr>
          <w:rFonts w:cs="Times New Roman"/>
          <w:highlight w:val="green"/>
        </w:rPr>
        <w:t>orphological characteristics</w:t>
      </w:r>
      <w:r>
        <w:rPr>
          <w:rFonts w:cs="Times New Roman"/>
        </w:rPr>
        <w:t xml:space="preserve"> between </w:t>
      </w:r>
      <w:r>
        <w:rPr>
          <w:rFonts w:cs="Times New Roman"/>
          <w:highlight w:val="green"/>
        </w:rPr>
        <w:t>rivers and lakes</w:t>
      </w:r>
      <w:r>
        <w:rPr>
          <w:rFonts w:cs="Times New Roman"/>
        </w:rPr>
        <w:t xml:space="preserve">. </w:t>
      </w:r>
      <w:r>
        <w:rPr>
          <w:rFonts w:hint="eastAsia" w:cs="Times New Roman"/>
        </w:rPr>
        <w:t xml:space="preserve">Lakes commonly assume </w:t>
      </w:r>
      <w:r>
        <w:rPr>
          <w:rFonts w:hint="eastAsia" w:cs="Times New Roman"/>
          <w:highlight w:val="green"/>
        </w:rPr>
        <w:t>polygonal or circular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shapes</w:t>
      </w:r>
      <w:r>
        <w:rPr>
          <w:rFonts w:hint="eastAsia" w:cs="Times New Roman"/>
        </w:rPr>
        <w:t xml:space="preserve"> and are dispersed </w:t>
      </w:r>
      <w:r>
        <w:rPr>
          <w:rFonts w:hint="eastAsia" w:cs="Times New Roman"/>
          <w:highlight w:val="green"/>
        </w:rPr>
        <w:t>throughout a city</w:t>
      </w:r>
      <w:r>
        <w:rPr>
          <w:rFonts w:cs="Times New Roman"/>
        </w:rPr>
        <w:t xml:space="preserve">, while </w:t>
      </w:r>
      <w:r>
        <w:rPr>
          <w:rFonts w:cs="Times New Roman"/>
          <w:highlight w:val="green"/>
        </w:rPr>
        <w:t>rivers</w:t>
      </w:r>
      <w:r>
        <w:rPr>
          <w:rFonts w:cs="Times New Roman"/>
        </w:rPr>
        <w:t xml:space="preserve"> follow </w:t>
      </w:r>
      <w:r>
        <w:rPr>
          <w:rFonts w:cs="Times New Roman"/>
          <w:highlight w:val="green"/>
        </w:rPr>
        <w:t>a narrow and linear layout</w:t>
      </w:r>
      <w:r>
        <w:rPr>
          <w:rFonts w:cs="Times New Roman"/>
        </w:rPr>
        <w:t xml:space="preserve">, predominantly traversing or flowing </w:t>
      </w:r>
      <w:r>
        <w:rPr>
          <w:rFonts w:cs="Times New Roman"/>
          <w:highlight w:val="green"/>
        </w:rPr>
        <w:t>around urban areas</w:t>
      </w:r>
      <w:r>
        <w:rPr>
          <w:rFonts w:cs="Times New Roman"/>
        </w:rPr>
        <w:t xml:space="preserve">. Consequently, the </w:t>
      </w:r>
      <w:r>
        <w:rPr>
          <w:rFonts w:cs="Times New Roman"/>
          <w:highlight w:val="green"/>
        </w:rPr>
        <w:t xml:space="preserve">cooling </w:t>
      </w:r>
      <w:r>
        <w:rPr>
          <w:rFonts w:hint="eastAsia" w:cs="Times New Roman"/>
          <w:highlight w:val="green"/>
        </w:rPr>
        <w:t>effect</w:t>
      </w:r>
      <w:r>
        <w:rPr>
          <w:rFonts w:cs="Times New Roman"/>
          <w:highlight w:val="green"/>
        </w:rPr>
        <w:t>s</w:t>
      </w:r>
      <w:r>
        <w:rPr>
          <w:rFonts w:cs="Times New Roman"/>
        </w:rPr>
        <w:t xml:space="preserve"> of rivers on</w:t>
      </w:r>
      <w:r>
        <w:rPr>
          <w:rFonts w:cs="Times New Roman"/>
          <w:highlight w:val="green"/>
        </w:rPr>
        <w:t xml:space="preserve"> their surroundings</w:t>
      </w:r>
      <w:r>
        <w:rPr>
          <w:rFonts w:cs="Times New Roman"/>
        </w:rPr>
        <w:t xml:space="preserve"> differ from those of</w:t>
      </w:r>
      <w:r>
        <w:rPr>
          <w:rFonts w:cs="Times New Roman"/>
          <w:highlight w:val="green"/>
        </w:rPr>
        <w:t xml:space="preserve"> lakes or ponds</w:t>
      </w:r>
      <w:r>
        <w:rPr>
          <w:rFonts w:cs="Times New Roman"/>
        </w:rPr>
        <w:t xml:space="preserve">. </w:t>
      </w:r>
      <w:r>
        <w:rPr>
          <w:rFonts w:hint="eastAsia" w:cs="Times New Roman"/>
          <w:lang w:val="en-US" w:eastAsia="zh-CN"/>
        </w:rPr>
        <w:t>According to a study i</w:t>
      </w:r>
      <w:r>
        <w:rPr>
          <w:rFonts w:cs="Times New Roman"/>
        </w:rPr>
        <w:t>n the</w:t>
      </w:r>
      <w:r>
        <w:rPr>
          <w:rFonts w:cs="Times New Roman"/>
          <w:highlight w:val="green"/>
        </w:rPr>
        <w:t xml:space="preserve"> northeastern Chinese cities</w:t>
      </w:r>
      <w:r>
        <w:rPr>
          <w:rFonts w:cs="Times New Roman"/>
        </w:rPr>
        <w:t xml:space="preserve"> of Changchun and Jilin City, </w:t>
      </w:r>
      <w:r>
        <w:rPr>
          <w:rFonts w:cs="Times New Roman"/>
          <w:highlight w:val="green"/>
        </w:rPr>
        <w:t>river cooling effects</w:t>
      </w:r>
      <w:r>
        <w:rPr>
          <w:rFonts w:cs="Times New Roman"/>
        </w:rPr>
        <w:t xml:space="preserve"> </w:t>
      </w:r>
      <w:r>
        <w:rPr>
          <w:rFonts w:hint="eastAsia" w:cs="Times New Roman"/>
          <w:highlight w:val="cyan"/>
          <w:lang w:val="en-US" w:eastAsia="zh-CN"/>
        </w:rPr>
        <w:t>were</w:t>
      </w:r>
      <w:r>
        <w:rPr>
          <w:rFonts w:cs="Times New Roman"/>
        </w:rPr>
        <w:t xml:space="preserve"> found to surpass those of </w:t>
      </w:r>
      <w:r>
        <w:rPr>
          <w:rFonts w:cs="Times New Roman"/>
          <w:highlight w:val="green"/>
        </w:rPr>
        <w:t xml:space="preserve">lakes and green spaces </w:t>
      </w:r>
      <w:r>
        <w:rPr>
          <w:rFonts w:cs="Times New Roman"/>
        </w:rPr>
        <w:t>(Xue et al., 2019).</w:t>
      </w:r>
      <w:r>
        <w:rPr>
          <w:rFonts w:hint="eastAsia" w:cs="Times New Roman"/>
        </w:rPr>
        <w:t xml:space="preserve"> However, </w:t>
      </w:r>
      <w:r>
        <w:rPr>
          <w:rFonts w:hint="eastAsia" w:cs="Times New Roman"/>
          <w:highlight w:val="green"/>
        </w:rPr>
        <w:t xml:space="preserve">prior </w:t>
      </w:r>
      <w:r>
        <w:rPr>
          <w:rFonts w:cs="Times New Roman"/>
          <w:highlight w:val="green"/>
        </w:rPr>
        <w:t>studies</w:t>
      </w:r>
      <w:r>
        <w:rPr>
          <w:rFonts w:hint="eastAsia" w:cs="Times New Roman"/>
        </w:rPr>
        <w:t xml:space="preserve"> on</w:t>
      </w:r>
      <w:r>
        <w:rPr>
          <w:rFonts w:hint="eastAsia" w:cs="Times New Roman"/>
          <w:highlight w:val="green"/>
        </w:rPr>
        <w:t xml:space="preserve"> water cooling</w:t>
      </w:r>
      <w:r>
        <w:rPr>
          <w:rFonts w:hint="eastAsia" w:cs="Times New Roman"/>
        </w:rPr>
        <w:t xml:space="preserve"> primarily </w:t>
      </w:r>
      <w:r>
        <w:rPr>
          <w:rFonts w:hint="eastAsia" w:cs="Times New Roman"/>
          <w:highlight w:val="cyan"/>
        </w:rPr>
        <w:t xml:space="preserve">centered </w:t>
      </w:r>
      <w:r>
        <w:rPr>
          <w:rFonts w:hint="eastAsia" w:cs="Times New Roman"/>
        </w:rPr>
        <w:t xml:space="preserve">around </w:t>
      </w:r>
      <w:r>
        <w:rPr>
          <w:rFonts w:hint="eastAsia" w:cs="Times New Roman"/>
          <w:highlight w:val="green"/>
        </w:rPr>
        <w:t>ponds, lakes, and wetlands</w:t>
      </w:r>
      <w:r>
        <w:rPr>
          <w:rFonts w:hint="eastAsia" w:cs="Times New Roman"/>
        </w:rPr>
        <w:t xml:space="preserve"> (Cheval et al., 2020; Yao et al., 2023). Rivers, as crucial </w:t>
      </w:r>
      <w:r>
        <w:rPr>
          <w:rFonts w:hint="eastAsia" w:cs="Times New Roman"/>
          <w:highlight w:val="green"/>
        </w:rPr>
        <w:t>water bodies</w:t>
      </w:r>
      <w:r>
        <w:rPr>
          <w:rFonts w:hint="eastAsia" w:cs="Times New Roman"/>
        </w:rPr>
        <w:t xml:space="preserve"> in cities, have received </w:t>
      </w:r>
      <w:r>
        <w:rPr>
          <w:rFonts w:hint="eastAsia" w:cs="Times New Roman"/>
          <w:highlight w:val="green"/>
        </w:rPr>
        <w:t>comparatively less attention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lang w:val="en-US" w:eastAsia="zh-CN"/>
        </w:rPr>
        <w:t xml:space="preserve">Finally, </w:t>
      </w:r>
      <w:r>
        <w:rPr>
          <w:rFonts w:hint="eastAsia" w:cs="Times New Roman"/>
          <w:highlight w:val="green"/>
        </w:rPr>
        <w:t xml:space="preserve">existing </w:t>
      </w:r>
      <w:r>
        <w:rPr>
          <w:rFonts w:hint="eastAsia" w:cs="Times New Roman"/>
          <w:highlight w:val="green"/>
          <w:lang w:val="en-US" w:eastAsia="zh-CN"/>
        </w:rPr>
        <w:t xml:space="preserve">relevant </w:t>
      </w:r>
      <w:r>
        <w:rPr>
          <w:rFonts w:hint="eastAsia" w:cs="Times New Roman"/>
          <w:highlight w:val="green"/>
        </w:rPr>
        <w:t>studies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mostly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cyan"/>
        </w:rPr>
        <w:t>focu</w:t>
      </w:r>
      <w:r>
        <w:rPr>
          <w:rFonts w:hint="eastAsia" w:cs="Times New Roman"/>
          <w:highlight w:val="cyan"/>
          <w:lang w:val="en-US" w:eastAsia="zh-CN"/>
        </w:rPr>
        <w:t>sed</w:t>
      </w:r>
      <w:r>
        <w:rPr>
          <w:rFonts w:hint="eastAsia" w:cs="Times New Roman"/>
          <w:highlight w:val="cyan"/>
        </w:rPr>
        <w:t xml:space="preserve"> on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normal summer days</w:t>
      </w:r>
      <w:r>
        <w:rPr>
          <w:rFonts w:hint="eastAsia" w:cs="Times New Roman"/>
        </w:rPr>
        <w:t xml:space="preserve">, typically characterized by days with </w:t>
      </w:r>
      <w:r>
        <w:rPr>
          <w:rFonts w:hint="eastAsia" w:cs="Times New Roman"/>
          <w:highlight w:val="green"/>
        </w:rPr>
        <w:t xml:space="preserve">maximum </w:t>
      </w:r>
      <w:r>
        <w:rPr>
          <w:rFonts w:hint="eastAsia" w:cs="Times New Roman"/>
          <w:highlight w:val="green"/>
          <w:lang w:val="en-US" w:eastAsia="zh-CN"/>
        </w:rPr>
        <w:t xml:space="preserve">air </w:t>
      </w:r>
      <w:r>
        <w:rPr>
          <w:rFonts w:hint="eastAsia" w:cs="Times New Roman"/>
          <w:highlight w:val="green"/>
        </w:rPr>
        <w:t>temperatures</w:t>
      </w:r>
      <w:r>
        <w:rPr>
          <w:rFonts w:hint="eastAsia" w:cs="Times New Roman"/>
        </w:rPr>
        <w:t xml:space="preserve"> below 35 °C. The understanding of </w:t>
      </w:r>
      <w:r>
        <w:rPr>
          <w:rFonts w:hint="eastAsia" w:cs="Times New Roman"/>
          <w:highlight w:val="green"/>
        </w:rPr>
        <w:t>water cooling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 is insufficient. </w:t>
      </w:r>
      <w:r>
        <w:rPr>
          <w:rFonts w:hint="eastAsia" w:cs="Times New Roman"/>
          <w:lang w:val="en-US" w:eastAsia="zh-CN"/>
        </w:rPr>
        <w:t>However, t</w:t>
      </w:r>
      <w:r>
        <w:rPr>
          <w:rFonts w:hint="eastAsia" w:cs="Times New Roman"/>
        </w:rPr>
        <w:t xml:space="preserve">he </w:t>
      </w:r>
      <w:r>
        <w:rPr>
          <w:rFonts w:hint="eastAsia" w:cs="Times New Roman"/>
          <w:highlight w:val="green"/>
        </w:rPr>
        <w:t>practical significance</w:t>
      </w:r>
      <w:r>
        <w:rPr>
          <w:rFonts w:hint="eastAsia" w:cs="Times New Roman"/>
        </w:rPr>
        <w:t xml:space="preserve"> of studying </w:t>
      </w:r>
      <w:r>
        <w:rPr>
          <w:rFonts w:hint="eastAsia" w:cs="Times New Roman"/>
          <w:highlight w:val="green"/>
        </w:rPr>
        <w:t xml:space="preserve">water cooling </w:t>
      </w:r>
      <w:r>
        <w:rPr>
          <w:rFonts w:hint="eastAsia" w:cs="Times New Roman"/>
        </w:rPr>
        <w:t xml:space="preserve">lies in enabling </w:t>
      </w:r>
      <w:r>
        <w:rPr>
          <w:rFonts w:hint="eastAsia" w:cs="Times New Roman"/>
          <w:highlight w:val="green"/>
        </w:rPr>
        <w:t>targeted measures</w:t>
      </w:r>
      <w:r>
        <w:rPr>
          <w:rFonts w:hint="eastAsia" w:cs="Times New Roman"/>
        </w:rPr>
        <w:t xml:space="preserve"> to alleviate </w:t>
      </w:r>
      <w:r>
        <w:rPr>
          <w:rFonts w:hint="eastAsia" w:cs="Times New Roman"/>
          <w:highlight w:val="green"/>
        </w:rPr>
        <w:t>the negative impacts</w:t>
      </w:r>
      <w:r>
        <w:rPr>
          <w:rFonts w:hint="eastAsia" w:cs="Times New Roman"/>
        </w:rPr>
        <w:t xml:space="preserve"> of extreme heat. As differences in </w:t>
      </w:r>
      <w:r>
        <w:rPr>
          <w:rFonts w:hint="eastAsia" w:cs="Times New Roman"/>
          <w:highlight w:val="green"/>
        </w:rPr>
        <w:t>urban climate characteristics</w:t>
      </w:r>
      <w:r>
        <w:rPr>
          <w:rFonts w:hint="eastAsia" w:cs="Times New Roman"/>
        </w:rPr>
        <w:t xml:space="preserve"> have been found between </w:t>
      </w:r>
      <w:r>
        <w:rPr>
          <w:rFonts w:hint="eastAsia" w:cs="Times New Roman"/>
          <w:highlight w:val="green"/>
        </w:rPr>
        <w:t>normal summer days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, it is essential to </w:t>
      </w:r>
      <w:r>
        <w:rPr>
          <w:rFonts w:hint="eastAsia" w:cs="Times New Roman"/>
          <w:highlight w:val="green"/>
        </w:rPr>
        <w:t>pay more attention</w:t>
      </w:r>
      <w:r>
        <w:rPr>
          <w:rFonts w:hint="eastAsia" w:cs="Times New Roman"/>
        </w:rPr>
        <w:t xml:space="preserve"> to </w:t>
      </w:r>
      <w:r>
        <w:rPr>
          <w:rFonts w:hint="eastAsia" w:cs="Times New Roman"/>
          <w:highlight w:val="green"/>
        </w:rPr>
        <w:t>water cooling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 (Li et al., 2015; Ramamurthy et al., 2017; Gao et al., 2019; An et al., 2020).</w:t>
      </w:r>
      <w:r>
        <w:rPr>
          <w:rFonts w:cs="Times New Roman"/>
        </w:rPr>
        <w:t xml:space="preserve"> </w:t>
      </w:r>
    </w:p>
    <w:bookmarkEnd w:id="15"/>
    <w:p>
      <w:pPr>
        <w:rPr>
          <w:rFonts w:cs="Times New Roman"/>
        </w:rPr>
      </w:pPr>
    </w:p>
    <w:p>
      <w:pPr>
        <w:rPr>
          <w:del w:id="98" w:author="野草" w:date="2024-04-28T15:32:24Z"/>
          <w:rFonts w:hint="eastAsia" w:cs="Times New Roman"/>
          <w:lang w:val="en-US" w:eastAsia="zh-CN"/>
        </w:rPr>
      </w:pPr>
      <w:del w:id="99" w:author="野草" w:date="2024-04-28T15:32:24Z">
        <w:bookmarkStart w:id="20" w:name="OLE_LINK51"/>
        <w:bookmarkStart w:id="21" w:name="OLE_LINK44"/>
        <w:r>
          <w:rPr>
            <w:rFonts w:hint="eastAsia" w:cs="Times New Roman"/>
            <w:lang w:val="en-US" w:eastAsia="zh-CN"/>
          </w:rPr>
          <w:delText>【</w:delText>
        </w:r>
      </w:del>
      <w:del w:id="100" w:author="野草" w:date="2024-04-28T15:32:24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18:35</w:delText>
        </w:r>
      </w:del>
      <w:del w:id="101" w:author="野草" w:date="2024-04-28T15:32:24Z">
        <w:r>
          <w:rPr>
            <w:rFonts w:hint="eastAsia" w:cs="Times New Roman"/>
            <w:lang w:val="en-US" w:eastAsia="zh-CN"/>
          </w:rPr>
          <w:delText>】</w:delText>
        </w:r>
      </w:del>
    </w:p>
    <w:bookmarkEnd w:id="20"/>
    <w:p>
      <w:pPr>
        <w:rPr>
          <w:rFonts w:cs="Times New Roman"/>
        </w:rPr>
      </w:pPr>
      <w:r>
        <w:rPr>
          <w:rFonts w:hint="eastAsia" w:cs="Times New Roman"/>
          <w:lang w:val="en-US" w:eastAsia="zh-CN"/>
        </w:rPr>
        <w:t xml:space="preserve">Given the </w:t>
      </w:r>
      <w:r>
        <w:rPr>
          <w:rFonts w:hint="eastAsia" w:cs="Times New Roman"/>
          <w:highlight w:val="green"/>
          <w:lang w:val="en-US" w:eastAsia="zh-CN"/>
        </w:rPr>
        <w:t>above-mentioned</w:t>
      </w:r>
      <w:r>
        <w:rPr>
          <w:rFonts w:hint="eastAsia" w:cs="Times New Roman"/>
          <w:highlight w:val="none"/>
          <w:lang w:val="en-US" w:eastAsia="zh-CN"/>
        </w:rPr>
        <w:t xml:space="preserve"> </w:t>
      </w:r>
      <w:r>
        <w:rPr>
          <w:rFonts w:hint="eastAsia" w:cs="Times New Roman"/>
          <w:highlight w:val="green"/>
          <w:lang w:val="en-US" w:eastAsia="zh-CN"/>
        </w:rPr>
        <w:t>shortcomings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this study</w:t>
      </w:r>
      <w:r>
        <w:rPr>
          <w:rFonts w:hint="eastAsia" w:cs="Times New Roman"/>
        </w:rPr>
        <w:t xml:space="preserve"> aims to explore </w:t>
      </w:r>
      <w:r>
        <w:rPr>
          <w:rFonts w:hint="eastAsia" w:cs="Times New Roman"/>
          <w:highlight w:val="green"/>
        </w:rPr>
        <w:t>the quantitative effects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</w:t>
      </w:r>
      <w:r>
        <w:rPr>
          <w:rFonts w:hint="eastAsia" w:cs="Times New Roman"/>
        </w:rPr>
        <w:t xml:space="preserve"> and examine </w:t>
      </w:r>
      <w:r>
        <w:rPr>
          <w:rFonts w:hint="eastAsia" w:cs="Times New Roman"/>
          <w:highlight w:val="green"/>
        </w:rPr>
        <w:t>their influencing factors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a </w:t>
      </w:r>
      <w:r>
        <w:rPr>
          <w:rFonts w:hint="eastAsia" w:cs="Times New Roman"/>
          <w:highlight w:val="green"/>
        </w:rPr>
        <w:t>normal summer day</w:t>
      </w:r>
      <w:r>
        <w:rPr>
          <w:rFonts w:hint="eastAsia" w:cs="Times New Roman"/>
        </w:rPr>
        <w:t xml:space="preserve"> and an </w:t>
      </w:r>
      <w:r>
        <w:rPr>
          <w:rFonts w:hint="eastAsia" w:cs="Times New Roman"/>
          <w:highlight w:val="green"/>
        </w:rPr>
        <w:t>extremely hot day</w:t>
      </w:r>
      <w:r>
        <w:rPr>
          <w:rFonts w:hint="eastAsia" w:cs="Times New Roman"/>
        </w:rPr>
        <w:t xml:space="preserve"> by the </w:t>
      </w:r>
      <w:r>
        <w:rPr>
          <w:rFonts w:hint="eastAsia" w:cs="Times New Roman"/>
          <w:highlight w:val="green"/>
        </w:rPr>
        <w:t>Boosted Regression Tree model</w:t>
      </w:r>
      <w:r>
        <w:rPr>
          <w:rFonts w:hint="eastAsia" w:cs="Times New Roman"/>
        </w:rPr>
        <w:t xml:space="preserve">, taking the </w:t>
      </w:r>
      <w:r>
        <w:rPr>
          <w:rFonts w:hint="eastAsia" w:cs="Times New Roman"/>
          <w:highlight w:val="green"/>
        </w:rPr>
        <w:t>mountainous city</w:t>
      </w:r>
      <w:r>
        <w:rPr>
          <w:rFonts w:hint="eastAsia" w:cs="Times New Roman"/>
        </w:rPr>
        <w:t xml:space="preserve"> of Chongqing </w:t>
      </w:r>
      <w:r>
        <w:rPr>
          <w:rFonts w:hint="eastAsia" w:cs="Times New Roman"/>
          <w:highlight w:val="green"/>
        </w:rPr>
        <w:t>as an example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The purpose</w:t>
      </w:r>
      <w:r>
        <w:rPr>
          <w:rFonts w:hint="eastAsia" w:cs="Times New Roman"/>
        </w:rPr>
        <w:t xml:space="preserve"> is to answer </w:t>
      </w:r>
      <w:r>
        <w:rPr>
          <w:rFonts w:hint="eastAsia" w:cs="Times New Roman"/>
          <w:highlight w:val="green"/>
        </w:rPr>
        <w:t>the following questions</w:t>
      </w:r>
      <w:r>
        <w:rPr>
          <w:rFonts w:hint="eastAsia" w:cs="Times New Roman"/>
        </w:rPr>
        <w:t xml:space="preserve">: (1) What are the </w:t>
      </w:r>
      <w:r>
        <w:rPr>
          <w:rFonts w:hint="eastAsia" w:cs="Times New Roman"/>
          <w:highlight w:val="green"/>
        </w:rPr>
        <w:t>spatial patterns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 under </w:t>
      </w:r>
      <w:r>
        <w:rPr>
          <w:rFonts w:hint="eastAsia" w:cs="Times New Roman"/>
          <w:highlight w:val="green"/>
        </w:rPr>
        <w:t>different weather conditions</w:t>
      </w:r>
      <w:r>
        <w:rPr>
          <w:rFonts w:hint="eastAsia" w:cs="Times New Roman"/>
        </w:rPr>
        <w:t xml:space="preserve">? (2) What are </w:t>
      </w:r>
      <w:r>
        <w:rPr>
          <w:rFonts w:hint="eastAsia" w:cs="Times New Roman"/>
          <w:highlight w:val="green"/>
        </w:rPr>
        <w:t>the contributions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individual</w:t>
      </w:r>
      <w:r>
        <w:rPr>
          <w:rFonts w:hint="eastAsia" w:cs="Times New Roman"/>
          <w:highlight w:val="cyan"/>
        </w:rPr>
        <w:t xml:space="preserve"> </w:t>
      </w:r>
      <w:bookmarkStart w:id="22" w:name="OLE_LINK75"/>
      <w:r>
        <w:rPr>
          <w:rFonts w:hint="eastAsia" w:cs="Times New Roman"/>
          <w:highlight w:val="cyan"/>
        </w:rPr>
        <w:t>environmental variable</w:t>
      </w:r>
      <w:bookmarkEnd w:id="22"/>
      <w:r>
        <w:rPr>
          <w:rFonts w:hint="eastAsia" w:cs="Times New Roman"/>
          <w:highlight w:val="cyan"/>
        </w:rPr>
        <w:t>s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? (3) How do </w:t>
      </w:r>
      <w:r>
        <w:rPr>
          <w:rFonts w:hint="eastAsia" w:cs="Times New Roman"/>
          <w:highlight w:val="green"/>
        </w:rPr>
        <w:t xml:space="preserve">key </w:t>
      </w:r>
      <w:r>
        <w:rPr>
          <w:rFonts w:hint="eastAsia" w:cs="Times New Roman"/>
          <w:highlight w:val="cyan"/>
        </w:rPr>
        <w:t xml:space="preserve">influencing factors </w:t>
      </w:r>
      <w:r>
        <w:rPr>
          <w:rFonts w:hint="eastAsia" w:cs="Times New Roman"/>
        </w:rPr>
        <w:t>affect</w:t>
      </w:r>
      <w:r>
        <w:rPr>
          <w:rFonts w:hint="eastAsia" w:cs="Times New Roman"/>
          <w:highlight w:val="green"/>
        </w:rPr>
        <w:t xml:space="preserve"> river cooling effects</w:t>
      </w:r>
      <w:r>
        <w:rPr>
          <w:rFonts w:hint="eastAsia" w:cs="Times New Roman"/>
        </w:rPr>
        <w:t xml:space="preserve">? The findings of </w:t>
      </w:r>
      <w:r>
        <w:rPr>
          <w:rFonts w:hint="eastAsia" w:cs="Times New Roman"/>
          <w:highlight w:val="green"/>
        </w:rPr>
        <w:t>this research</w:t>
      </w:r>
      <w:r>
        <w:rPr>
          <w:rFonts w:hint="eastAsia" w:cs="Times New Roman"/>
        </w:rPr>
        <w:t xml:space="preserve"> are expected to</w:t>
      </w:r>
      <w:r>
        <w:rPr>
          <w:rFonts w:hint="eastAsia" w:cs="Times New Roman"/>
          <w:highlight w:val="green"/>
        </w:rPr>
        <w:t xml:space="preserve"> provide valuable insights</w:t>
      </w:r>
      <w:r>
        <w:rPr>
          <w:rFonts w:hint="eastAsia" w:cs="Times New Roman"/>
        </w:rPr>
        <w:t xml:space="preserve"> into </w:t>
      </w:r>
      <w:r>
        <w:rPr>
          <w:rFonts w:hint="eastAsia" w:cs="Times New Roman"/>
          <w:highlight w:val="green"/>
        </w:rPr>
        <w:t>mitigating urban heat</w:t>
      </w:r>
      <w:r>
        <w:rPr>
          <w:rFonts w:hint="eastAsia" w:cs="Times New Roman"/>
        </w:rPr>
        <w:t xml:space="preserve"> and offer guidance for </w:t>
      </w:r>
      <w:r>
        <w:rPr>
          <w:rFonts w:hint="eastAsia" w:cs="Times New Roman"/>
          <w:highlight w:val="green"/>
        </w:rPr>
        <w:t>the heat-resilient planning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design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urban riverside areas</w:t>
      </w:r>
      <w:r>
        <w:rPr>
          <w:rFonts w:hint="eastAsia" w:cs="Times New Roman"/>
        </w:rPr>
        <w:t>.</w:t>
      </w:r>
      <w:bookmarkEnd w:id="5"/>
      <w:bookmarkEnd w:id="16"/>
      <w:bookmarkEnd w:id="17"/>
      <w:bookmarkEnd w:id="21"/>
    </w:p>
    <w:bookmarkEnd w:id="6"/>
    <w:bookmarkEnd w:id="18"/>
    <w:p>
      <w:pPr>
        <w:pStyle w:val="3"/>
        <w:numPr>
          <w:ilvl w:val="0"/>
          <w:numId w:val="1"/>
        </w:numPr>
      </w:pPr>
      <w:r>
        <w:t>Data and Methods</w:t>
      </w:r>
    </w:p>
    <w:p>
      <w:pPr>
        <w:rPr>
          <w:del w:id="102" w:author="野草" w:date="2024-04-28T15:32:25Z"/>
          <w:rFonts w:hint="eastAsia" w:cs="Times New Roman"/>
          <w:lang w:val="en-US" w:eastAsia="zh-CN"/>
        </w:rPr>
      </w:pPr>
      <w:del w:id="103" w:author="野草" w:date="2024-04-28T15:32:25Z">
        <w:r>
          <w:rPr>
            <w:rFonts w:hint="eastAsia" w:cs="Times New Roman"/>
            <w:lang w:val="en-US" w:eastAsia="zh-CN"/>
          </w:rPr>
          <w:delText>【</w:delText>
        </w:r>
      </w:del>
      <w:del w:id="104" w:author="野草" w:date="2024-04-28T15:32:25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17:15</w:delText>
        </w:r>
      </w:del>
      <w:del w:id="105" w:author="野草" w:date="2024-04-28T15:32:25Z">
        <w:r>
          <w:rPr>
            <w:rFonts w:hint="eastAsia" w:cs="Times New Roman"/>
            <w:lang w:val="en-US" w:eastAsia="zh-CN"/>
          </w:rPr>
          <w:delText>】</w:delText>
        </w:r>
      </w:del>
    </w:p>
    <w:p>
      <w:pPr>
        <w:rPr>
          <w:rFonts w:cs="Times New Roman"/>
        </w:rPr>
      </w:pPr>
      <w:bookmarkStart w:id="23" w:name="OLE_LINK77"/>
      <w:r>
        <w:rPr>
          <w:rFonts w:hint="eastAsia" w:cs="Times New Roman"/>
        </w:rPr>
        <w:t xml:space="preserve">Before the </w:t>
      </w:r>
      <w:r>
        <w:rPr>
          <w:rFonts w:hint="eastAsia" w:cs="Times New Roman"/>
          <w:highlight w:val="green"/>
        </w:rPr>
        <w:t xml:space="preserve">analysis steps </w:t>
      </w:r>
      <w:r>
        <w:rPr>
          <w:rFonts w:hint="eastAsia" w:cs="Times New Roman"/>
        </w:rPr>
        <w:t xml:space="preserve">of </w:t>
      </w:r>
      <w:r>
        <w:rPr>
          <w:rFonts w:hint="eastAsia" w:cs="Times New Roman"/>
          <w:highlight w:val="green"/>
        </w:rPr>
        <w:t>this study</w:t>
      </w:r>
      <w:r>
        <w:rPr>
          <w:rFonts w:hint="eastAsia" w:cs="Times New Roman"/>
        </w:rPr>
        <w:t xml:space="preserve">, relevant </w:t>
      </w:r>
      <w:r>
        <w:rPr>
          <w:rFonts w:hint="eastAsia" w:cs="Times New Roman"/>
          <w:highlight w:val="green"/>
        </w:rPr>
        <w:t>environmental variables</w:t>
      </w:r>
      <w:r>
        <w:rPr>
          <w:rFonts w:hint="eastAsia" w:cs="Times New Roman"/>
        </w:rPr>
        <w:t xml:space="preserve"> were calculated based on </w:t>
      </w:r>
      <w:r>
        <w:rPr>
          <w:rFonts w:hint="eastAsia" w:cs="Times New Roman"/>
          <w:highlight w:val="green"/>
        </w:rPr>
        <w:t>the collected data</w:t>
      </w:r>
      <w:r>
        <w:rPr>
          <w:rFonts w:hint="eastAsia" w:cs="Times New Roman"/>
        </w:rPr>
        <w:t xml:space="preserve">. During the </w:t>
      </w:r>
      <w:r>
        <w:rPr>
          <w:rFonts w:hint="eastAsia" w:cs="Times New Roman"/>
          <w:highlight w:val="green"/>
        </w:rPr>
        <w:t>analysis process</w:t>
      </w:r>
      <w:r>
        <w:rPr>
          <w:rFonts w:hint="eastAsia" w:cs="Times New Roman"/>
        </w:rPr>
        <w:t xml:space="preserve">, we firstly </w:t>
      </w:r>
      <w:r>
        <w:rPr>
          <w:rFonts w:hint="eastAsia" w:cs="Times New Roman"/>
          <w:highlight w:val="green"/>
        </w:rPr>
        <w:t>calculated indexes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 under </w:t>
      </w:r>
      <w:r>
        <w:rPr>
          <w:rFonts w:hint="eastAsia" w:cs="Times New Roman"/>
          <w:highlight w:val="green"/>
        </w:rPr>
        <w:t>different weather conditions</w:t>
      </w:r>
      <w:r>
        <w:rPr>
          <w:rFonts w:hint="eastAsia" w:cs="Times New Roman"/>
          <w:lang w:val="en-US" w:eastAsia="zh-CN"/>
        </w:rPr>
        <w:t xml:space="preserve"> </w:t>
      </w:r>
      <w:r>
        <w:rPr>
          <w:rFonts w:hint="eastAsia" w:cs="Times New Roman"/>
        </w:rPr>
        <w:t xml:space="preserve">using </w:t>
      </w:r>
      <w:r>
        <w:rPr>
          <w:rFonts w:hint="eastAsia" w:cs="Times New Roman"/>
          <w:highlight w:val="green"/>
        </w:rPr>
        <w:t>land surface temperatures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Subsequently, the </w:t>
      </w:r>
      <w:r>
        <w:rPr>
          <w:rFonts w:hint="eastAsia" w:cs="Times New Roman"/>
          <w:highlight w:val="green"/>
        </w:rPr>
        <w:t>Boosted Regression Tree model</w:t>
      </w:r>
      <w:r>
        <w:rPr>
          <w:rFonts w:hint="eastAsia" w:cs="Times New Roman"/>
        </w:rPr>
        <w:t xml:space="preserve"> was employed to investigate </w:t>
      </w:r>
      <w:r>
        <w:rPr>
          <w:rFonts w:hint="eastAsia" w:cs="Times New Roman"/>
          <w:highlight w:val="green"/>
        </w:rPr>
        <w:t xml:space="preserve">the relative </w:t>
      </w:r>
      <w:r>
        <w:rPr>
          <w:rFonts w:cs="Times New Roman"/>
          <w:highlight w:val="green"/>
        </w:rPr>
        <w:t>importance</w:t>
      </w:r>
      <w:r>
        <w:rPr>
          <w:rFonts w:hint="eastAsia" w:cs="Times New Roman"/>
          <w:highlight w:val="green"/>
          <w:lang w:val="en-US" w:eastAsia="zh-CN"/>
        </w:rPr>
        <w:t>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various influencing factors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. Finally, the </w:t>
      </w:r>
      <w:r>
        <w:rPr>
          <w:rFonts w:hint="eastAsia" w:cs="Times New Roman"/>
          <w:highlight w:val="green"/>
        </w:rPr>
        <w:t>marginal effects</w:t>
      </w:r>
      <w:r>
        <w:rPr>
          <w:rFonts w:hint="eastAsia" w:cs="Times New Roman"/>
        </w:rPr>
        <w:t xml:space="preserve"> of the </w:t>
      </w:r>
      <w:r>
        <w:rPr>
          <w:rFonts w:hint="eastAsia" w:cs="Times New Roman"/>
          <w:highlight w:val="green"/>
        </w:rPr>
        <w:t xml:space="preserve">top 4 </w:t>
      </w:r>
      <w:r>
        <w:rPr>
          <w:rFonts w:hint="eastAsia" w:cs="Times New Roman"/>
          <w:highlight w:val="green"/>
          <w:lang w:val="en-US" w:eastAsia="zh-CN"/>
        </w:rPr>
        <w:t>most influential</w:t>
      </w:r>
      <w:r>
        <w:rPr>
          <w:rFonts w:hint="eastAsia" w:cs="Times New Roman"/>
          <w:highlight w:val="green"/>
        </w:rPr>
        <w:t xml:space="preserve"> factors</w:t>
      </w:r>
      <w:r>
        <w:rPr>
          <w:rFonts w:hint="eastAsia" w:cs="Times New Roman"/>
        </w:rPr>
        <w:t xml:space="preserve"> were analyzed. The flowchart </w:t>
      </w:r>
      <w:r>
        <w:rPr>
          <w:rFonts w:hint="eastAsia" w:cs="Times New Roman"/>
          <w:highlight w:val="green"/>
        </w:rPr>
        <w:t>of this study</w:t>
      </w:r>
      <w:r>
        <w:rPr>
          <w:rFonts w:hint="eastAsia" w:cs="Times New Roman"/>
        </w:rPr>
        <w:t xml:space="preserve"> is illustrated in </w:t>
      </w:r>
      <w:r>
        <w:rPr>
          <w:rFonts w:hint="eastAsia" w:cs="Times New Roman"/>
          <w:highlight w:val="cyan"/>
        </w:rPr>
        <w:t>Fig. 1</w:t>
      </w:r>
      <w:r>
        <w:rPr>
          <w:rFonts w:hint="eastAsia" w:cs="Times New Roman"/>
        </w:rPr>
        <w:t>.</w:t>
      </w:r>
    </w:p>
    <w:p>
      <w:pPr>
        <w:jc w:val="center"/>
      </w:pPr>
      <w:r>
        <w:drawing>
          <wp:inline distT="0" distB="0" distL="114300" distR="114300">
            <wp:extent cx="5265420" cy="2494915"/>
            <wp:effectExtent l="0" t="0" r="508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3"/>
    <w:p>
      <w:pPr>
        <w:jc w:val="center"/>
        <w:rPr>
          <w:del w:id="106" w:author="野草" w:date="2024-04-28T15:32:28Z"/>
          <w:rFonts w:cs="Times New Roman"/>
        </w:rPr>
      </w:pPr>
      <w:del w:id="107" w:author="野草" w:date="2024-04-28T15:32:28Z">
        <w:r>
          <w:rPr>
            <w:rFonts w:hint="eastAsia" w:cs="Times New Roman"/>
            <w:lang w:val="en-US" w:eastAsia="zh-CN"/>
          </w:rPr>
          <w:delText>【</w:delText>
        </w:r>
      </w:del>
      <w:del w:id="108" w:author="野草" w:date="2024-04-28T15:32:28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17:07</w:delText>
        </w:r>
      </w:del>
      <w:del w:id="109" w:author="野草" w:date="2024-04-28T15:32:28Z">
        <w:r>
          <w:rPr>
            <w:rFonts w:hint="eastAsia" w:cs="Times New Roman"/>
            <w:lang w:val="en-US" w:eastAsia="zh-CN"/>
          </w:rPr>
          <w:delText>】</w:delText>
        </w:r>
      </w:del>
    </w:p>
    <w:p>
      <w:pPr>
        <w:jc w:val="center"/>
        <w:rPr>
          <w:rFonts w:cs="Times New Roman"/>
          <w:sz w:val="16"/>
          <w:szCs w:val="16"/>
        </w:rPr>
      </w:pPr>
      <w:r>
        <w:rPr>
          <w:rFonts w:hint="eastAsia" w:cs="Times New Roman"/>
          <w:sz w:val="16"/>
          <w:szCs w:val="16"/>
        </w:rPr>
        <w:t xml:space="preserve">Fig. 1  Flowchart of </w:t>
      </w:r>
      <w:r>
        <w:rPr>
          <w:rFonts w:hint="eastAsia" w:cs="Times New Roman"/>
          <w:sz w:val="16"/>
          <w:szCs w:val="16"/>
          <w:highlight w:val="green"/>
        </w:rPr>
        <w:t>this study</w:t>
      </w:r>
    </w:p>
    <w:p>
      <w:pPr>
        <w:rPr>
          <w:rFonts w:cs="Times New Roman"/>
        </w:rPr>
      </w:pPr>
    </w:p>
    <w:p>
      <w:pPr>
        <w:pStyle w:val="4"/>
      </w:pPr>
      <w:r>
        <w:t>2.1. Study area</w:t>
      </w:r>
    </w:p>
    <w:p>
      <w:pPr>
        <w:rPr>
          <w:del w:id="110" w:author="野草" w:date="2024-04-28T15:32:27Z"/>
          <w:rFonts w:hint="eastAsia" w:cs="Times New Roman"/>
          <w:lang w:val="en-US" w:eastAsia="zh-CN"/>
        </w:rPr>
      </w:pPr>
      <w:del w:id="111" w:author="野草" w:date="2024-04-28T15:32:27Z">
        <w:bookmarkStart w:id="24" w:name="OLE_LINK53"/>
        <w:r>
          <w:rPr>
            <w:rFonts w:hint="eastAsia" w:cs="Times New Roman"/>
            <w:lang w:val="en-US" w:eastAsia="zh-CN"/>
          </w:rPr>
          <w:delText>【</w:delText>
        </w:r>
      </w:del>
      <w:del w:id="112" w:author="野草" w:date="2024-04-28T15:32:27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17:43</w:delText>
        </w:r>
      </w:del>
      <w:del w:id="113" w:author="野草" w:date="2024-04-28T15:32:27Z">
        <w:r>
          <w:rPr>
            <w:rFonts w:hint="eastAsia" w:cs="Times New Roman"/>
            <w:lang w:val="en-US" w:eastAsia="zh-CN"/>
          </w:rPr>
          <w:delText>】</w:delText>
        </w:r>
      </w:del>
    </w:p>
    <w:bookmarkEnd w:id="24"/>
    <w:p>
      <w:pPr>
        <w:rPr>
          <w:rFonts w:hint="eastAsia" w:eastAsia="宋体" w:cs="Times New Roman"/>
        </w:rPr>
      </w:pPr>
      <w:r>
        <w:rPr>
          <w:rFonts w:cs="Times New Roman"/>
        </w:rPr>
        <w:t xml:space="preserve">Chongqing is </w:t>
      </w:r>
      <w:r>
        <w:rPr>
          <w:rFonts w:hint="eastAsia" w:cs="Times New Roman"/>
          <w:highlight w:val="green"/>
        </w:rPr>
        <w:t>a megacity</w:t>
      </w: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located </w:t>
      </w:r>
      <w:r>
        <w:rPr>
          <w:rFonts w:hint="eastAsia" w:cs="Times New Roman"/>
        </w:rPr>
        <w:t>i</w:t>
      </w:r>
      <w:r>
        <w:rPr>
          <w:rFonts w:cs="Times New Roman"/>
        </w:rPr>
        <w:t xml:space="preserve">n </w:t>
      </w:r>
      <w:r>
        <w:rPr>
          <w:rFonts w:cs="Times New Roman"/>
          <w:highlight w:val="green"/>
        </w:rPr>
        <w:t>the upper reach</w:t>
      </w:r>
      <w:r>
        <w:rPr>
          <w:rFonts w:cs="Times New Roman"/>
        </w:rPr>
        <w:t xml:space="preserve"> of </w:t>
      </w:r>
      <w:r>
        <w:rPr>
          <w:rFonts w:cs="Times New Roman"/>
          <w:highlight w:val="green"/>
        </w:rPr>
        <w:t>the Yangtze River</w:t>
      </w:r>
      <w:r>
        <w:rPr>
          <w:rFonts w:cs="Times New Roman"/>
        </w:rPr>
        <w:t>.</w:t>
      </w:r>
      <w:r>
        <w:rPr>
          <w:rFonts w:hint="eastAsia" w:cs="Times New Roman"/>
        </w:rPr>
        <w:t xml:space="preserve"> </w:t>
      </w:r>
      <w:r>
        <w:rPr>
          <w:rFonts w:cs="Times New Roman"/>
          <w:highlight w:val="green"/>
        </w:rPr>
        <w:t>The Yangtze River</w:t>
      </w:r>
      <w:r>
        <w:rPr>
          <w:rFonts w:cs="Times New Roman"/>
        </w:rPr>
        <w:t xml:space="preserve"> flows </w:t>
      </w:r>
      <w:r>
        <w:rPr>
          <w:rFonts w:cs="Times New Roman"/>
          <w:highlight w:val="green"/>
        </w:rPr>
        <w:t>through this city</w:t>
      </w:r>
      <w:r>
        <w:rPr>
          <w:rFonts w:cs="Times New Roman"/>
        </w:rPr>
        <w:t xml:space="preserve">, and </w:t>
      </w:r>
      <w:r>
        <w:rPr>
          <w:rFonts w:cs="Times New Roman"/>
          <w:highlight w:val="green"/>
        </w:rPr>
        <w:t>its major tributary</w:t>
      </w:r>
      <w:r>
        <w:rPr>
          <w:rFonts w:cs="Times New Roman"/>
        </w:rPr>
        <w:t xml:space="preserve">, the Jialing River, </w:t>
      </w:r>
      <w:r>
        <w:rPr>
          <w:rFonts w:cs="Times New Roman"/>
          <w:highlight w:val="green"/>
        </w:rPr>
        <w:t>converges with it</w:t>
      </w:r>
      <w:r>
        <w:rPr>
          <w:rFonts w:cs="Times New Roman"/>
        </w:rPr>
        <w:t xml:space="preserve"> in </w:t>
      </w:r>
      <w:r>
        <w:rPr>
          <w:rFonts w:cs="Times New Roman"/>
          <w:highlight w:val="green"/>
        </w:rPr>
        <w:t xml:space="preserve">the </w:t>
      </w:r>
      <w:r>
        <w:rPr>
          <w:rFonts w:hint="eastAsia" w:cs="Times New Roman"/>
          <w:highlight w:val="green"/>
        </w:rPr>
        <w:t>city center</w:t>
      </w:r>
      <w:r>
        <w:rPr>
          <w:rFonts w:hint="eastAsia" w:cs="Times New Roman"/>
        </w:rPr>
        <w:t xml:space="preserve"> (</w:t>
      </w:r>
      <w:r>
        <w:rPr>
          <w:rFonts w:hint="eastAsia" w:cs="Times New Roman"/>
          <w:highlight w:val="cyan"/>
        </w:rPr>
        <w:t>Fig. 2</w:t>
      </w:r>
      <w:r>
        <w:rPr>
          <w:rFonts w:hint="eastAsia" w:cs="Times New Roman"/>
        </w:rPr>
        <w:t>)</w:t>
      </w:r>
      <w:r>
        <w:rPr>
          <w:rFonts w:cs="Times New Roman"/>
        </w:rPr>
        <w:t>.</w:t>
      </w:r>
      <w:r>
        <w:rPr>
          <w:rFonts w:hint="eastAsia" w:cs="Times New Roman"/>
        </w:rPr>
        <w:t xml:space="preserve"> </w:t>
      </w:r>
      <w:r>
        <w:rPr>
          <w:rFonts w:eastAsia="宋体" w:cs="Times New Roman"/>
        </w:rPr>
        <w:t xml:space="preserve">The </w:t>
      </w:r>
      <w:r>
        <w:rPr>
          <w:rFonts w:eastAsia="宋体" w:cs="Times New Roman"/>
          <w:highlight w:val="green"/>
        </w:rPr>
        <w:t>urban area</w:t>
      </w:r>
      <w:r>
        <w:rPr>
          <w:rFonts w:eastAsia="宋体" w:cs="Times New Roman"/>
        </w:rPr>
        <w:t xml:space="preserve"> of </w:t>
      </w:r>
      <w:r>
        <w:rPr>
          <w:rFonts w:eastAsia="宋体" w:cs="Times New Roman"/>
          <w:highlight w:val="green"/>
        </w:rPr>
        <w:t>Chongqing</w:t>
      </w:r>
      <w:r>
        <w:rPr>
          <w:rFonts w:eastAsia="宋体" w:cs="Times New Roman"/>
        </w:rPr>
        <w:t xml:space="preserve"> is primarily </w:t>
      </w:r>
      <w:r>
        <w:rPr>
          <w:rFonts w:hint="eastAsia" w:eastAsia="宋体" w:cs="Times New Roman"/>
        </w:rPr>
        <w:t>composed of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hills and mountain</w:t>
      </w:r>
      <w:r>
        <w:rPr>
          <w:rFonts w:hint="eastAsia" w:eastAsia="宋体" w:cs="Times New Roman"/>
          <w:highlight w:val="green"/>
        </w:rPr>
        <w:t>s</w:t>
      </w:r>
      <w:r>
        <w:rPr>
          <w:rFonts w:hint="eastAsia" w:eastAsia="宋体" w:cs="Times New Roman"/>
        </w:rPr>
        <w:t xml:space="preserve"> and it is therefore characterized by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significant</w:t>
      </w:r>
      <w:r>
        <w:rPr>
          <w:rFonts w:hint="eastAsia" w:eastAsia="宋体" w:cs="Times New Roman"/>
          <w:highlight w:val="green"/>
        </w:rPr>
        <w:t>ly u</w:t>
      </w:r>
      <w:r>
        <w:rPr>
          <w:rFonts w:eastAsia="宋体" w:cs="Times New Roman"/>
          <w:highlight w:val="green"/>
        </w:rPr>
        <w:t>ndulating terrain</w:t>
      </w:r>
      <w:r>
        <w:rPr>
          <w:rFonts w:hint="eastAsia" w:eastAsia="宋体" w:cs="Times New Roman"/>
          <w:highlight w:val="green"/>
        </w:rPr>
        <w:t>s</w:t>
      </w:r>
      <w:r>
        <w:rPr>
          <w:rFonts w:hint="eastAsia" w:eastAsia="宋体" w:cs="Times New Roman"/>
        </w:rPr>
        <w:t xml:space="preserve"> with elevations ranging </w:t>
      </w:r>
      <w:r>
        <w:rPr>
          <w:rFonts w:hint="eastAsia" w:eastAsia="宋体" w:cs="Times New Roman"/>
          <w:highlight w:val="green"/>
        </w:rPr>
        <w:t>from 170 meters</w:t>
      </w:r>
      <w:r>
        <w:rPr>
          <w:rFonts w:hint="eastAsia" w:eastAsia="宋体" w:cs="Times New Roman"/>
        </w:rPr>
        <w:t xml:space="preserve"> to </w:t>
      </w:r>
      <w:r>
        <w:rPr>
          <w:rFonts w:hint="eastAsia" w:eastAsia="宋体" w:cs="Times New Roman"/>
          <w:highlight w:val="green"/>
        </w:rPr>
        <w:t>more than 400 meters</w:t>
      </w:r>
      <w:r>
        <w:rPr>
          <w:rFonts w:hint="eastAsia" w:eastAsia="宋体" w:cs="Times New Roman"/>
        </w:rPr>
        <w:t xml:space="preserve">. </w:t>
      </w:r>
      <w:r>
        <w:rPr>
          <w:rFonts w:eastAsia="宋体" w:cs="Times New Roman"/>
        </w:rPr>
        <w:t xml:space="preserve">Chongqing is located in </w:t>
      </w:r>
      <w:r>
        <w:rPr>
          <w:rFonts w:hint="eastAsia" w:eastAsia="宋体" w:cs="Times New Roman"/>
        </w:rPr>
        <w:t>the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cyan"/>
        </w:rPr>
        <w:t>subtropical monsoon climate zone</w:t>
      </w:r>
      <w:r>
        <w:rPr>
          <w:rFonts w:eastAsia="宋体" w:cs="Times New Roman"/>
        </w:rPr>
        <w:t>.</w:t>
      </w:r>
      <w:r>
        <w:rPr>
          <w:rFonts w:hint="eastAsia"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Summer periods</w:t>
      </w:r>
      <w:r>
        <w:rPr>
          <w:rFonts w:eastAsia="宋体" w:cs="Times New Roman"/>
        </w:rPr>
        <w:t xml:space="preserve"> normally last from </w:t>
      </w:r>
      <w:r>
        <w:rPr>
          <w:rFonts w:hint="eastAsia" w:eastAsia="宋体" w:cs="Times New Roman"/>
          <w:highlight w:val="green"/>
        </w:rPr>
        <w:t>May</w:t>
      </w:r>
      <w:r>
        <w:rPr>
          <w:rFonts w:eastAsia="宋体" w:cs="Times New Roman"/>
          <w:highlight w:val="green"/>
        </w:rPr>
        <w:t xml:space="preserve"> to September</w:t>
      </w:r>
      <w:r>
        <w:rPr>
          <w:rFonts w:eastAsia="宋体" w:cs="Times New Roman"/>
        </w:rPr>
        <w:t>, which are</w:t>
      </w:r>
      <w:r>
        <w:rPr>
          <w:rFonts w:hint="eastAsia" w:eastAsia="宋体" w:cs="Times New Roman"/>
        </w:rPr>
        <w:t xml:space="preserve"> featured</w:t>
      </w:r>
      <w:r>
        <w:rPr>
          <w:rFonts w:eastAsia="宋体" w:cs="Times New Roman"/>
        </w:rPr>
        <w:t xml:space="preserve"> by </w:t>
      </w:r>
      <w:r>
        <w:rPr>
          <w:rFonts w:eastAsia="宋体" w:cs="Times New Roman"/>
          <w:highlight w:val="green"/>
        </w:rPr>
        <w:t>high temperature</w:t>
      </w:r>
      <w:r>
        <w:rPr>
          <w:rFonts w:hint="eastAsia" w:eastAsia="宋体" w:cs="Times New Roman"/>
        </w:rPr>
        <w:t xml:space="preserve"> and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high humidity</w:t>
      </w:r>
      <w:r>
        <w:rPr>
          <w:rFonts w:hint="eastAsia" w:eastAsia="宋体" w:cs="Times New Roman"/>
        </w:rPr>
        <w:t xml:space="preserve">. On average, there can be </w:t>
      </w:r>
      <w:r>
        <w:rPr>
          <w:rFonts w:hint="eastAsia" w:eastAsia="宋体" w:cs="Times New Roman"/>
          <w:highlight w:val="green"/>
        </w:rPr>
        <w:t>more than 30</w:t>
      </w:r>
      <w:r>
        <w:rPr>
          <w:rFonts w:hint="eastAsia" w:eastAsia="宋体" w:cs="Times New Roman"/>
        </w:rPr>
        <w:t xml:space="preserve"> heatwave days with </w:t>
      </w:r>
      <w:r>
        <w:rPr>
          <w:rFonts w:hint="eastAsia" w:eastAsia="宋体" w:cs="Times New Roman"/>
          <w:highlight w:val="green"/>
        </w:rPr>
        <w:t>maximum air temperature</w:t>
      </w:r>
      <w:r>
        <w:rPr>
          <w:rFonts w:hint="eastAsia" w:eastAsia="宋体" w:cs="Times New Roman"/>
          <w:highlight w:val="green"/>
          <w:lang w:val="en-US" w:eastAsia="zh-CN"/>
        </w:rPr>
        <w:t>s</w:t>
      </w:r>
      <w:r>
        <w:rPr>
          <w:rFonts w:hint="eastAsia" w:eastAsia="宋体" w:cs="Times New Roman"/>
        </w:rPr>
        <w:t xml:space="preserve"> exceeding 35 °C </w:t>
      </w:r>
      <w:r>
        <w:rPr>
          <w:rFonts w:hint="eastAsia" w:eastAsia="宋体" w:cs="Times New Roman"/>
          <w:highlight w:val="green"/>
        </w:rPr>
        <w:t>in a year</w:t>
      </w:r>
      <w:r>
        <w:rPr>
          <w:rFonts w:hint="eastAsia" w:eastAsia="宋体" w:cs="Times New Roman"/>
        </w:rPr>
        <w:t xml:space="preserve">, mostly in </w:t>
      </w:r>
      <w:r>
        <w:rPr>
          <w:rFonts w:hint="eastAsia" w:eastAsia="宋体" w:cs="Times New Roman"/>
          <w:highlight w:val="green"/>
        </w:rPr>
        <w:t>July and August</w:t>
      </w:r>
      <w:r>
        <w:rPr>
          <w:rFonts w:hint="eastAsia" w:eastAsia="宋体" w:cs="Times New Roman"/>
        </w:rPr>
        <w:t xml:space="preserve">. In last decades, Chongqing has experienced </w:t>
      </w:r>
      <w:r>
        <w:rPr>
          <w:rFonts w:hint="eastAsia" w:eastAsia="宋体" w:cs="Times New Roman"/>
          <w:highlight w:val="green"/>
        </w:rPr>
        <w:t>a rapid process</w:t>
      </w:r>
      <w:r>
        <w:rPr>
          <w:rFonts w:hint="eastAsia" w:eastAsia="宋体" w:cs="Times New Roman"/>
        </w:rPr>
        <w:t xml:space="preserve"> of urbanization with </w:t>
      </w:r>
      <w:r>
        <w:rPr>
          <w:rFonts w:hint="eastAsia" w:eastAsia="宋体" w:cs="Times New Roman"/>
          <w:highlight w:val="green"/>
        </w:rPr>
        <w:t>urban population</w:t>
      </w:r>
      <w:r>
        <w:rPr>
          <w:rFonts w:hint="eastAsia" w:eastAsia="宋体" w:cs="Times New Roman"/>
        </w:rPr>
        <w:t xml:space="preserve"> surging from </w:t>
      </w:r>
      <w:r>
        <w:rPr>
          <w:rFonts w:hint="eastAsia" w:eastAsia="宋体" w:cs="Times New Roman"/>
          <w:highlight w:val="green"/>
        </w:rPr>
        <w:t>6 million</w:t>
      </w:r>
      <w:r>
        <w:rPr>
          <w:rFonts w:hint="eastAsia" w:eastAsia="宋体" w:cs="Times New Roman"/>
        </w:rPr>
        <w:t xml:space="preserve"> in 2000 to </w:t>
      </w:r>
      <w:r>
        <w:rPr>
          <w:rFonts w:hint="eastAsia" w:eastAsia="宋体" w:cs="Times New Roman"/>
          <w:highlight w:val="green"/>
        </w:rPr>
        <w:t>10 million</w:t>
      </w:r>
      <w:r>
        <w:rPr>
          <w:rFonts w:hint="eastAsia" w:eastAsia="宋体" w:cs="Times New Roman"/>
        </w:rPr>
        <w:t xml:space="preserve"> in 2020. With </w:t>
      </w:r>
      <w:r>
        <w:rPr>
          <w:rFonts w:hint="eastAsia" w:eastAsia="宋体" w:cs="Times New Roman"/>
          <w:highlight w:val="green"/>
        </w:rPr>
        <w:t>a huge influx</w:t>
      </w:r>
      <w:r>
        <w:rPr>
          <w:rFonts w:hint="eastAsia" w:eastAsia="宋体" w:cs="Times New Roman"/>
        </w:rPr>
        <w:t xml:space="preserve"> of population, </w:t>
      </w:r>
      <w:r>
        <w:rPr>
          <w:rFonts w:hint="eastAsia" w:eastAsia="宋体" w:cs="Times New Roman"/>
          <w:highlight w:val="green"/>
          <w:lang w:val="en-US" w:eastAsia="zh-CN"/>
        </w:rPr>
        <w:t>u</w:t>
      </w:r>
      <w:r>
        <w:rPr>
          <w:rFonts w:hint="eastAsia" w:eastAsia="宋体" w:cs="Times New Roman"/>
          <w:highlight w:val="green"/>
        </w:rPr>
        <w:t>rban construction</w:t>
      </w:r>
      <w:r>
        <w:rPr>
          <w:rFonts w:hint="eastAsia" w:eastAsia="宋体" w:cs="Times New Roman"/>
          <w:highlight w:val="none"/>
        </w:rPr>
        <w:t xml:space="preserve"> has accelerated, and </w:t>
      </w:r>
      <w:r>
        <w:rPr>
          <w:rFonts w:hint="eastAsia" w:eastAsia="宋体" w:cs="Times New Roman"/>
          <w:highlight w:val="green"/>
        </w:rPr>
        <w:t xml:space="preserve">the built-up area </w:t>
      </w:r>
      <w:r>
        <w:rPr>
          <w:rFonts w:hint="eastAsia" w:eastAsia="宋体" w:cs="Times New Roman"/>
          <w:highlight w:val="none"/>
        </w:rPr>
        <w:t xml:space="preserve">has expanded </w:t>
      </w:r>
      <w:r>
        <w:rPr>
          <w:rFonts w:hint="eastAsia" w:eastAsia="宋体" w:cs="Times New Roman"/>
          <w:highlight w:val="none"/>
          <w:lang w:val="en-US" w:eastAsia="zh-CN"/>
        </w:rPr>
        <w:t>fast</w:t>
      </w:r>
      <w:r>
        <w:rPr>
          <w:rFonts w:hint="eastAsia" w:eastAsia="宋体" w:cs="Times New Roman"/>
          <w:highlight w:val="none"/>
        </w:rPr>
        <w:t>.</w:t>
      </w:r>
    </w:p>
    <w:p>
      <w:pPr>
        <w:rPr>
          <w:rFonts w:hint="eastAsia" w:eastAsia="宋体" w:cs="Times New Roman"/>
        </w:rPr>
      </w:pPr>
    </w:p>
    <w:p>
      <w:pPr>
        <w:jc w:val="center"/>
      </w:pPr>
      <w:r>
        <w:drawing>
          <wp:inline distT="0" distB="0" distL="114300" distR="114300">
            <wp:extent cx="3645535" cy="2368550"/>
            <wp:effectExtent l="0" t="0" r="12065" b="635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del w:id="114" w:author="野草" w:date="2024-04-28T15:32:31Z"/>
          <w:rFonts w:hint="eastAsia" w:cs="Times New Roman"/>
          <w:lang w:val="en-US" w:eastAsia="zh-CN"/>
        </w:rPr>
      </w:pPr>
      <w:del w:id="115" w:author="野草" w:date="2024-04-28T15:32:31Z">
        <w:r>
          <w:rPr>
            <w:rFonts w:hint="eastAsia" w:cs="Times New Roman"/>
            <w:lang w:val="en-US" w:eastAsia="zh-CN"/>
          </w:rPr>
          <w:delText>【</w:delText>
        </w:r>
      </w:del>
      <w:del w:id="116" w:author="野草" w:date="2024-04-28T15:32:31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17:43</w:delText>
        </w:r>
      </w:del>
      <w:del w:id="117" w:author="野草" w:date="2024-04-28T15:32:31Z">
        <w:r>
          <w:rPr>
            <w:rFonts w:hint="eastAsia" w:cs="Times New Roman"/>
            <w:lang w:val="en-US" w:eastAsia="zh-CN"/>
          </w:rPr>
          <w:delText>】</w:delText>
        </w:r>
      </w:del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Fig. 2  Location of </w:t>
      </w:r>
      <w:r>
        <w:rPr>
          <w:rFonts w:hint="eastAsia"/>
          <w:sz w:val="16"/>
          <w:szCs w:val="16"/>
          <w:highlight w:val="green"/>
        </w:rPr>
        <w:t>the study area</w:t>
      </w:r>
      <w:r>
        <w:rPr>
          <w:rFonts w:hint="eastAsia"/>
          <w:sz w:val="16"/>
          <w:szCs w:val="16"/>
        </w:rPr>
        <w:t xml:space="preserve">. The image </w:t>
      </w:r>
      <w:r>
        <w:rPr>
          <w:rFonts w:hint="eastAsia"/>
          <w:sz w:val="16"/>
          <w:szCs w:val="16"/>
          <w:highlight w:val="green"/>
        </w:rPr>
        <w:t>on the right</w:t>
      </w:r>
      <w:r>
        <w:rPr>
          <w:rFonts w:hint="eastAsia"/>
          <w:sz w:val="16"/>
          <w:szCs w:val="16"/>
        </w:rPr>
        <w:t xml:space="preserve"> shows the </w:t>
      </w:r>
      <w:r>
        <w:rPr>
          <w:rFonts w:hint="eastAsia"/>
          <w:sz w:val="16"/>
          <w:szCs w:val="16"/>
          <w:highlight w:val="green"/>
        </w:rPr>
        <w:t>land cover pattern</w:t>
      </w:r>
      <w:r>
        <w:rPr>
          <w:rFonts w:hint="eastAsia"/>
          <w:sz w:val="16"/>
          <w:szCs w:val="16"/>
        </w:rPr>
        <w:t xml:space="preserve"> of the </w:t>
      </w:r>
      <w:r>
        <w:rPr>
          <w:rFonts w:hint="eastAsia"/>
          <w:sz w:val="16"/>
          <w:szCs w:val="16"/>
          <w:highlight w:val="green"/>
        </w:rPr>
        <w:t>metropolitan area</w:t>
      </w:r>
      <w:r>
        <w:rPr>
          <w:rFonts w:hint="eastAsia"/>
          <w:sz w:val="16"/>
          <w:szCs w:val="16"/>
        </w:rPr>
        <w:t xml:space="preserve"> of Chongqing.</w:t>
      </w:r>
    </w:p>
    <w:p>
      <w:pPr>
        <w:pStyle w:val="4"/>
        <w:rPr>
          <w:rFonts w:asciiTheme="majorHAnsi" w:hAnsiTheme="majorHAnsi"/>
          <w:sz w:val="21"/>
        </w:rPr>
      </w:pPr>
      <w:r>
        <w:t>2.2. Data</w:t>
      </w:r>
    </w:p>
    <w:p>
      <w:pPr>
        <w:rPr>
          <w:del w:id="118" w:author="野草" w:date="2024-04-28T15:32:32Z"/>
          <w:rFonts w:hint="eastAsia" w:cs="Times New Roman"/>
          <w:lang w:val="en-US" w:eastAsia="zh-CN"/>
        </w:rPr>
      </w:pPr>
      <w:del w:id="119" w:author="野草" w:date="2024-04-28T15:32:32Z">
        <w:r>
          <w:rPr>
            <w:rFonts w:hint="eastAsia" w:cs="Times New Roman"/>
            <w:lang w:val="en-US" w:eastAsia="zh-CN"/>
          </w:rPr>
          <w:delText>【</w:delText>
        </w:r>
      </w:del>
      <w:del w:id="120" w:author="野草" w:date="2024-04-28T15:32:32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17:55</w:delText>
        </w:r>
      </w:del>
      <w:del w:id="121" w:author="野草" w:date="2024-04-28T15:32:32Z">
        <w:r>
          <w:rPr>
            <w:rFonts w:hint="eastAsia" w:cs="Times New Roman"/>
            <w:lang w:val="en-US" w:eastAsia="zh-CN"/>
          </w:rPr>
          <w:delText>】</w:delText>
        </w:r>
      </w:del>
    </w:p>
    <w:p>
      <w:pPr>
        <w:pStyle w:val="7"/>
        <w:widowControl/>
        <w:spacing w:beforeAutospacing="0" w:after="160" w:afterAutospacing="0"/>
        <w:rPr>
          <w:rFonts w:eastAsia="宋体"/>
          <w:kern w:val="2"/>
          <w:sz w:val="21"/>
        </w:rPr>
      </w:pPr>
      <w:r>
        <w:rPr>
          <w:rFonts w:hint="eastAsia" w:eastAsia="宋体"/>
          <w:kern w:val="2"/>
          <w:sz w:val="21"/>
          <w:highlight w:val="green"/>
        </w:rPr>
        <w:t>R</w:t>
      </w:r>
      <w:r>
        <w:rPr>
          <w:rFonts w:eastAsia="宋体"/>
          <w:kern w:val="2"/>
          <w:sz w:val="21"/>
          <w:highlight w:val="green"/>
        </w:rPr>
        <w:t>emote sensing imagery</w:t>
      </w:r>
      <w:r>
        <w:rPr>
          <w:rFonts w:eastAsia="宋体"/>
          <w:kern w:val="2"/>
          <w:sz w:val="21"/>
        </w:rPr>
        <w:t xml:space="preserve">, </w:t>
      </w:r>
      <w:r>
        <w:rPr>
          <w:rFonts w:eastAsia="宋体"/>
          <w:kern w:val="2"/>
          <w:sz w:val="21"/>
          <w:highlight w:val="green"/>
        </w:rPr>
        <w:t xml:space="preserve">land </w:t>
      </w:r>
      <w:r>
        <w:rPr>
          <w:rFonts w:hint="eastAsia" w:eastAsia="宋体"/>
          <w:kern w:val="2"/>
          <w:sz w:val="21"/>
          <w:highlight w:val="green"/>
        </w:rPr>
        <w:t>cover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eastAsia="宋体"/>
          <w:kern w:val="2"/>
          <w:sz w:val="21"/>
        </w:rPr>
        <w:t xml:space="preserve">, </w:t>
      </w:r>
      <w:r>
        <w:rPr>
          <w:rFonts w:eastAsia="宋体"/>
          <w:kern w:val="2"/>
          <w:sz w:val="21"/>
          <w:highlight w:val="green"/>
        </w:rPr>
        <w:t>building data</w:t>
      </w:r>
      <w:r>
        <w:rPr>
          <w:rFonts w:eastAsia="宋体"/>
          <w:kern w:val="2"/>
          <w:sz w:val="21"/>
        </w:rPr>
        <w:t xml:space="preserve">, and </w:t>
      </w:r>
      <w:r>
        <w:rPr>
          <w:rFonts w:eastAsia="宋体"/>
          <w:kern w:val="2"/>
          <w:sz w:val="21"/>
          <w:highlight w:val="green"/>
        </w:rPr>
        <w:t xml:space="preserve">Digital Elevation Model </w:t>
      </w:r>
      <w:r>
        <w:rPr>
          <w:rFonts w:hint="eastAsia" w:eastAsia="宋体"/>
          <w:kern w:val="2"/>
          <w:sz w:val="21"/>
          <w:highlight w:val="green"/>
        </w:rPr>
        <w:t>(DEM)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hint="eastAsia" w:eastAsia="宋体"/>
          <w:kern w:val="2"/>
          <w:sz w:val="21"/>
        </w:rPr>
        <w:t xml:space="preserve"> were </w:t>
      </w:r>
      <w:r>
        <w:rPr>
          <w:rFonts w:eastAsia="宋体"/>
          <w:kern w:val="2"/>
          <w:sz w:val="21"/>
        </w:rPr>
        <w:t>utilized</w:t>
      </w:r>
      <w:r>
        <w:rPr>
          <w:rFonts w:eastAsia="宋体"/>
          <w:kern w:val="2"/>
          <w:sz w:val="21"/>
          <w:highlight w:val="green"/>
        </w:rPr>
        <w:t xml:space="preserve"> </w:t>
      </w:r>
      <w:r>
        <w:rPr>
          <w:rFonts w:hint="eastAsia" w:eastAsia="宋体"/>
          <w:kern w:val="2"/>
          <w:sz w:val="21"/>
          <w:highlight w:val="green"/>
        </w:rPr>
        <w:t>in this study</w:t>
      </w:r>
      <w:r>
        <w:rPr>
          <w:rFonts w:eastAsia="宋体"/>
          <w:kern w:val="2"/>
          <w:sz w:val="21"/>
        </w:rPr>
        <w:t xml:space="preserve">. The </w:t>
      </w:r>
      <w:r>
        <w:rPr>
          <w:rFonts w:eastAsia="宋体"/>
          <w:kern w:val="2"/>
          <w:sz w:val="21"/>
          <w:highlight w:val="green"/>
        </w:rPr>
        <w:t>detailed information</w:t>
      </w:r>
      <w:r>
        <w:rPr>
          <w:rFonts w:eastAsia="宋体"/>
          <w:kern w:val="2"/>
          <w:sz w:val="21"/>
        </w:rPr>
        <w:t xml:space="preserve"> </w:t>
      </w:r>
      <w:r>
        <w:rPr>
          <w:rFonts w:hint="eastAsia" w:eastAsia="宋体"/>
          <w:kern w:val="2"/>
          <w:sz w:val="21"/>
        </w:rPr>
        <w:t xml:space="preserve">of </w:t>
      </w:r>
      <w:r>
        <w:rPr>
          <w:rFonts w:hint="eastAsia" w:eastAsia="宋体"/>
          <w:kern w:val="2"/>
          <w:sz w:val="21"/>
          <w:highlight w:val="green"/>
        </w:rPr>
        <w:t>each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hint="eastAsia" w:eastAsia="宋体"/>
          <w:kern w:val="2"/>
          <w:sz w:val="21"/>
          <w:highlight w:val="green"/>
        </w:rPr>
        <w:t xml:space="preserve"> </w:t>
      </w:r>
      <w:r>
        <w:rPr>
          <w:rFonts w:eastAsia="宋体"/>
          <w:kern w:val="2"/>
          <w:sz w:val="21"/>
          <w:highlight w:val="green"/>
        </w:rPr>
        <w:t>set</w:t>
      </w:r>
      <w:r>
        <w:rPr>
          <w:rFonts w:eastAsia="宋体"/>
          <w:kern w:val="2"/>
          <w:sz w:val="21"/>
          <w:highlight w:val="none"/>
        </w:rPr>
        <w:t xml:space="preserve"> is </w:t>
      </w:r>
      <w:r>
        <w:rPr>
          <w:rFonts w:eastAsia="宋体"/>
          <w:kern w:val="2"/>
          <w:sz w:val="21"/>
        </w:rPr>
        <w:t xml:space="preserve">provided in </w:t>
      </w:r>
      <w:r>
        <w:rPr>
          <w:rFonts w:eastAsia="宋体"/>
          <w:kern w:val="2"/>
          <w:sz w:val="21"/>
          <w:highlight w:val="cyan"/>
        </w:rPr>
        <w:t>Table 1</w:t>
      </w:r>
      <w:r>
        <w:rPr>
          <w:rFonts w:eastAsia="宋体"/>
          <w:kern w:val="2"/>
          <w:sz w:val="21"/>
        </w:rPr>
        <w:t>.</w:t>
      </w:r>
    </w:p>
    <w:p>
      <w:pPr>
        <w:jc w:val="center"/>
        <w:rPr>
          <w:del w:id="122" w:author="野草" w:date="2024-04-28T15:36:10Z"/>
          <w:rFonts w:hint="eastAsia" w:eastAsiaTheme="minorEastAsia"/>
          <w:sz w:val="16"/>
          <w:szCs w:val="16"/>
          <w:lang w:val="en-US" w:eastAsia="zh-CN"/>
        </w:rPr>
      </w:pPr>
      <w:del w:id="123" w:author="野草" w:date="2024-04-28T15:36:10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24" w:author="野草" w:date="2024-04-28T15:36:10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17:54</w:delText>
        </w:r>
      </w:del>
      <w:del w:id="125" w:author="野草" w:date="2024-04-28T15:36:10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Table 1  Detailed information of data source.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2335"/>
        <w:gridCol w:w="1571"/>
        <w:gridCol w:w="1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Name</w:t>
            </w:r>
          </w:p>
        </w:tc>
        <w:tc>
          <w:tcPr>
            <w:tcW w:w="2335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Data source</w:t>
            </w:r>
          </w:p>
        </w:tc>
        <w:tc>
          <w:tcPr>
            <w:tcW w:w="1571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Date</w:t>
            </w:r>
          </w:p>
        </w:tc>
        <w:tc>
          <w:tcPr>
            <w:tcW w:w="1447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Spatial resolution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Remote sensing 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imagery</w:t>
            </w:r>
          </w:p>
        </w:tc>
        <w:tc>
          <w:tcPr>
            <w:tcW w:w="2335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bookmarkStart w:id="25" w:name="OLE_LINK54"/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Landsat-8 OLI/TIRS products</w:t>
            </w:r>
            <w:bookmarkEnd w:id="25"/>
          </w:p>
        </w:tc>
        <w:tc>
          <w:tcPr>
            <w:tcW w:w="157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May 8, 2022 &amp; August 12, 2022</w:t>
            </w:r>
          </w:p>
        </w:tc>
        <w:tc>
          <w:tcPr>
            <w:tcW w:w="144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Land cover data </w:t>
            </w:r>
          </w:p>
        </w:tc>
        <w:tc>
          <w:tcPr>
            <w:tcW w:w="23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</w:rPr>
              <w:t>China Land Cover Dataset</w:t>
            </w: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 (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</w:rPr>
              <w:t>CLCD</w:t>
            </w: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)</w:t>
            </w: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2022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Building data</w:t>
            </w:r>
          </w:p>
        </w:tc>
        <w:tc>
          <w:tcPr>
            <w:tcW w:w="23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Baidu online map</w:t>
            </w: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2022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1 meter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DEM data</w:t>
            </w:r>
          </w:p>
        </w:tc>
        <w:tc>
          <w:tcPr>
            <w:tcW w:w="2335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Shuttle Radar Topography Mission (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SRTM)</w:t>
            </w:r>
          </w:p>
        </w:tc>
        <w:tc>
          <w:tcPr>
            <w:tcW w:w="1571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</w:p>
        </w:tc>
        <w:tc>
          <w:tcPr>
            <w:tcW w:w="1447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</w:tbl>
    <w:p>
      <w:pPr>
        <w:jc w:val="left"/>
        <w:rPr>
          <w:rFonts w:cs="Times New Roman"/>
        </w:rPr>
      </w:pPr>
    </w:p>
    <w:p>
      <w:pPr>
        <w:jc w:val="left"/>
        <w:rPr>
          <w:del w:id="126" w:author="野草" w:date="2024-04-28T15:32:34Z"/>
          <w:rFonts w:hint="eastAsia" w:eastAsiaTheme="minorEastAsia"/>
          <w:sz w:val="16"/>
          <w:szCs w:val="16"/>
          <w:lang w:val="en-US" w:eastAsia="zh-CN"/>
        </w:rPr>
      </w:pPr>
      <w:del w:id="127" w:author="野草" w:date="2024-04-28T15:32:34Z">
        <w:bookmarkStart w:id="26" w:name="OLE_LINK55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28" w:author="野草" w:date="2024-04-28T15:32:34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20:13</w:delText>
        </w:r>
      </w:del>
      <w:del w:id="129" w:author="野草" w:date="2024-04-28T15:32:34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26"/>
    <w:p>
      <w:pPr>
        <w:jc w:val="left"/>
        <w:rPr>
          <w:rFonts w:cs="Times New Roman"/>
        </w:rPr>
      </w:pPr>
      <w:r>
        <w:rPr>
          <w:rFonts w:hint="eastAsia" w:cs="Times New Roman"/>
          <w:highlight w:val="cyan"/>
        </w:rPr>
        <w:t>Landsat-8 OLI/TIRS products</w:t>
      </w:r>
      <w:r>
        <w:rPr>
          <w:rFonts w:hint="eastAsia" w:cs="Times New Roman"/>
        </w:rPr>
        <w:t xml:space="preserve"> were used to calculate </w:t>
      </w:r>
      <w:r>
        <w:rPr>
          <w:rFonts w:hint="eastAsia" w:cs="Times New Roman"/>
          <w:highlight w:val="green"/>
        </w:rPr>
        <w:t xml:space="preserve">land surface temperature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highlight w:val="green"/>
        </w:rPr>
        <w:t>extract river surface</w:t>
      </w:r>
      <w:r>
        <w:rPr>
          <w:rFonts w:hint="eastAsia" w:cs="Times New Roman"/>
        </w:rPr>
        <w:t xml:space="preserve"> within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The data were obtained from </w:t>
      </w:r>
      <w:r>
        <w:rPr>
          <w:rFonts w:hint="eastAsia" w:cs="Times New Roman"/>
          <w:highlight w:val="cyan"/>
        </w:rPr>
        <w:t>the United States Geological Survey</w:t>
      </w:r>
      <w:r>
        <w:rPr>
          <w:rFonts w:hint="eastAsia" w:cs="Times New Roman"/>
          <w:highlight w:val="green"/>
        </w:rPr>
        <w:t xml:space="preserve"> (USGS)</w:t>
      </w:r>
      <w:r>
        <w:rPr>
          <w:rFonts w:hint="eastAsia" w:cs="Times New Roman"/>
        </w:rPr>
        <w:t xml:space="preserve"> (</w:t>
      </w:r>
      <w:bookmarkStart w:id="27" w:name="OLE_LINK66"/>
      <w:r>
        <w:rPr>
          <w:rFonts w:hint="eastAsia" w:cs="Times New Roman"/>
        </w:rPr>
        <w:t>http://earthexplorer.usgs.gov</w:t>
      </w:r>
      <w:bookmarkEnd w:id="27"/>
      <w:r>
        <w:rPr>
          <w:rFonts w:hint="eastAsia" w:cs="Times New Roman"/>
        </w:rPr>
        <w:t xml:space="preserve">). Two specific days, </w:t>
      </w:r>
      <w:r>
        <w:rPr>
          <w:rFonts w:hint="eastAsia" w:cs="Times New Roman"/>
          <w:highlight w:val="cyan"/>
        </w:rPr>
        <w:t>May 8, 2022</w:t>
      </w:r>
      <w:r>
        <w:rPr>
          <w:rFonts w:hint="eastAsia" w:cs="Times New Roman"/>
          <w:highlight w:val="none"/>
        </w:rPr>
        <w:t xml:space="preserve">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highlight w:val="cyan"/>
        </w:rPr>
        <w:t>August 12, 2022</w:t>
      </w:r>
      <w:r>
        <w:rPr>
          <w:rFonts w:hint="eastAsia" w:cs="Times New Roman"/>
        </w:rPr>
        <w:t xml:space="preserve"> were chosen to represent the </w:t>
      </w:r>
      <w:r>
        <w:rPr>
          <w:rFonts w:hint="eastAsia" w:cs="Times New Roman"/>
          <w:highlight w:val="green"/>
        </w:rPr>
        <w:t>normal summer day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extremely hot day</w:t>
      </w:r>
      <w:r>
        <w:rPr>
          <w:rFonts w:hint="eastAsia" w:cs="Times New Roman"/>
        </w:rPr>
        <w:t xml:space="preserve">, respectively. The </w:t>
      </w:r>
      <w:r>
        <w:rPr>
          <w:rFonts w:hint="eastAsia" w:cs="Times New Roman"/>
          <w:highlight w:val="green"/>
        </w:rPr>
        <w:t>minimum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min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maximum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max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, and </w:t>
      </w:r>
      <w:r>
        <w:rPr>
          <w:rFonts w:hint="eastAsia" w:cs="Times New Roman"/>
          <w:highlight w:val="green"/>
        </w:rPr>
        <w:t>mean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mean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 for these </w:t>
      </w:r>
      <w:r>
        <w:rPr>
          <w:rFonts w:hint="eastAsia" w:cs="Times New Roman"/>
          <w:highlight w:val="green"/>
        </w:rPr>
        <w:t>selected days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cyan"/>
        </w:rPr>
        <w:t>are</w:t>
      </w:r>
      <w:r>
        <w:rPr>
          <w:rFonts w:hint="eastAsia" w:cs="Times New Roman"/>
        </w:rPr>
        <w:t xml:space="preserve"> presented in </w:t>
      </w:r>
      <w:r>
        <w:rPr>
          <w:rFonts w:hint="eastAsia" w:cs="Times New Roman"/>
          <w:highlight w:val="cyan"/>
        </w:rPr>
        <w:t>Table 2</w:t>
      </w:r>
      <w:r>
        <w:rPr>
          <w:rFonts w:hint="eastAsia" w:cs="Times New Roman"/>
        </w:rPr>
        <w:t>.</w:t>
      </w:r>
    </w:p>
    <w:p>
      <w:pPr>
        <w:jc w:val="left"/>
        <w:rPr>
          <w:rFonts w:cs="Times New Roman"/>
        </w:rPr>
      </w:pPr>
    </w:p>
    <w:p>
      <w:pPr>
        <w:jc w:val="center"/>
        <w:rPr>
          <w:del w:id="130" w:author="野草" w:date="2024-04-28T15:36:07Z"/>
          <w:rFonts w:hint="eastAsia"/>
          <w:sz w:val="16"/>
          <w:szCs w:val="16"/>
        </w:rPr>
      </w:pPr>
      <w:del w:id="131" w:author="野草" w:date="2024-04-28T15:36:07Z">
        <w:bookmarkStart w:id="28" w:name="OLE_LINK56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32" w:author="野草" w:date="2024-04-28T15:36:07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0424 20:15</w:delText>
        </w:r>
      </w:del>
      <w:del w:id="133" w:author="野草" w:date="2024-04-28T15:36:07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28"/>
    <w:p>
      <w:pPr>
        <w:jc w:val="center"/>
        <w:rPr>
          <w:rFonts w:hint="eastAsia" w:cstheme="minorBidi"/>
          <w:sz w:val="16"/>
          <w:szCs w:val="16"/>
          <w:rPrChange w:id="134" w:author="野草" w:date="2024-04-28T15:36:05Z">
            <w:rPr>
              <w:rFonts w:cs="Times New Roman"/>
            </w:rPr>
          </w:rPrChange>
        </w:rPr>
      </w:pPr>
      <w:r>
        <w:rPr>
          <w:rFonts w:hint="eastAsia"/>
          <w:sz w:val="16"/>
          <w:szCs w:val="16"/>
        </w:rPr>
        <w:t xml:space="preserve">Table 2  Minimum, maximum and mean </w:t>
      </w:r>
      <w:r>
        <w:rPr>
          <w:rFonts w:hint="eastAsia"/>
          <w:sz w:val="16"/>
          <w:szCs w:val="16"/>
          <w:highlight w:val="none"/>
          <w:rPrChange w:id="135" w:author="野草" w:date="2024-04-28T15:36:05Z">
            <w:rPr>
              <w:rFonts w:hint="eastAsia"/>
              <w:sz w:val="16"/>
              <w:szCs w:val="16"/>
              <w:highlight w:val="green"/>
            </w:rPr>
          </w:rPrChange>
        </w:rPr>
        <w:t>air temperatures</w:t>
      </w:r>
      <w:r>
        <w:rPr>
          <w:rFonts w:hint="eastAsia"/>
          <w:sz w:val="16"/>
          <w:szCs w:val="16"/>
        </w:rPr>
        <w:t xml:space="preserve"> of the </w:t>
      </w:r>
      <w:r>
        <w:rPr>
          <w:rFonts w:hint="eastAsia"/>
          <w:sz w:val="16"/>
          <w:szCs w:val="16"/>
          <w:highlight w:val="none"/>
          <w:rPrChange w:id="136" w:author="野草" w:date="2024-04-28T15:36:05Z">
            <w:rPr>
              <w:rFonts w:hint="eastAsia"/>
              <w:sz w:val="16"/>
              <w:szCs w:val="16"/>
              <w:highlight w:val="green"/>
            </w:rPr>
          </w:rPrChange>
        </w:rPr>
        <w:t>2 selected case days</w:t>
      </w:r>
      <w:r>
        <w:rPr>
          <w:rFonts w:hint="eastAsia"/>
          <w:sz w:val="16"/>
          <w:szCs w:val="16"/>
        </w:rPr>
        <w:t>.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6"/>
        <w:gridCol w:w="1400"/>
        <w:gridCol w:w="1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Date</w:t>
            </w:r>
          </w:p>
        </w:tc>
        <w:tc>
          <w:tcPr>
            <w:tcW w:w="1400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May 8, 2022</w:t>
            </w:r>
          </w:p>
        </w:tc>
        <w:tc>
          <w:tcPr>
            <w:tcW w:w="1677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August 12,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>min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 xml:space="preserve"> (°C)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22.6</w:t>
            </w:r>
          </w:p>
        </w:tc>
        <w:tc>
          <w:tcPr>
            <w:tcW w:w="167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33.2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>max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 xml:space="preserve"> (°C)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33.0</w:t>
            </w:r>
          </w:p>
        </w:tc>
        <w:tc>
          <w:tcPr>
            <w:tcW w:w="16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41.0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 xml:space="preserve">mean 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(°C)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28.2</w:t>
            </w:r>
          </w:p>
        </w:tc>
        <w:tc>
          <w:tcPr>
            <w:tcW w:w="1677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36.9</w:t>
            </w:r>
          </w:p>
        </w:tc>
      </w:tr>
    </w:tbl>
    <w:p>
      <w:pPr>
        <w:jc w:val="left"/>
        <w:rPr>
          <w:rFonts w:asciiTheme="majorHAnsi" w:hAnsiTheme="majorHAnsi"/>
        </w:rPr>
      </w:pPr>
      <w:r>
        <w:rPr>
          <w:rFonts w:hint="eastAsia" w:cs="Times New Roman"/>
        </w:rPr>
        <w:t xml:space="preserve"> </w:t>
      </w:r>
    </w:p>
    <w:p>
      <w:pPr>
        <w:jc w:val="left"/>
        <w:rPr>
          <w:del w:id="137" w:author="野草" w:date="2024-04-28T15:32:36Z"/>
          <w:rFonts w:hint="eastAsia"/>
          <w:sz w:val="16"/>
          <w:szCs w:val="16"/>
        </w:rPr>
      </w:pPr>
      <w:del w:id="138" w:author="野草" w:date="2024-04-28T15:32:36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39" w:author="野草" w:date="2024-04-28T15:32:36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20:14</w:delText>
        </w:r>
      </w:del>
      <w:del w:id="140" w:author="野草" w:date="2024-04-28T15:32:36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rPr>
          <w:rFonts w:cs="Times New Roman"/>
        </w:rPr>
      </w:pPr>
      <w:bookmarkStart w:id="29" w:name="OLE_LINK78"/>
      <w:r>
        <w:rPr>
          <w:rFonts w:hint="eastAsia" w:cs="Times New Roman"/>
          <w:highlight w:val="green"/>
          <w:lang w:val="en-US" w:eastAsia="zh-CN"/>
        </w:rPr>
        <w:t>B</w:t>
      </w:r>
      <w:r>
        <w:rPr>
          <w:rFonts w:hint="eastAsia" w:cs="Times New Roman"/>
          <w:highlight w:val="green"/>
        </w:rPr>
        <w:t>uilding data</w:t>
      </w:r>
      <w:r>
        <w:rPr>
          <w:rFonts w:hint="eastAsia" w:cs="Times New Roman"/>
        </w:rPr>
        <w:t xml:space="preserve"> were acquired from the </w:t>
      </w:r>
      <w:r>
        <w:rPr>
          <w:rFonts w:hint="eastAsia" w:cs="Times New Roman"/>
          <w:highlight w:val="green"/>
        </w:rPr>
        <w:t>service platform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cyan"/>
        </w:rPr>
        <w:t xml:space="preserve">the </w:t>
      </w:r>
      <w:commentRangeStart w:id="0"/>
      <w:r>
        <w:rPr>
          <w:rFonts w:hint="eastAsia" w:cs="Times New Roman"/>
          <w:highlight w:val="cyan"/>
        </w:rPr>
        <w:t>Baidu online map</w:t>
      </w:r>
      <w:commentRangeEnd w:id="0"/>
      <w:r>
        <w:rPr>
          <w:rStyle w:val="13"/>
        </w:rPr>
        <w:commentReference w:id="0"/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 xml:space="preserve">This data set </w:t>
      </w:r>
      <w:r>
        <w:rPr>
          <w:rFonts w:hint="eastAsia" w:cs="Times New Roman"/>
        </w:rPr>
        <w:t xml:space="preserve">includes information on the </w:t>
      </w:r>
      <w:r>
        <w:rPr>
          <w:rFonts w:hint="eastAsia" w:cs="Times New Roman"/>
          <w:highlight w:val="green"/>
        </w:rPr>
        <w:t>outlines</w:t>
      </w:r>
      <w:r>
        <w:rPr>
          <w:rFonts w:hint="eastAsia" w:cs="Times New Roman"/>
          <w:highlight w:val="none"/>
        </w:rPr>
        <w:t xml:space="preserve"> and </w:t>
      </w:r>
      <w:r>
        <w:rPr>
          <w:rFonts w:hint="eastAsia" w:cs="Times New Roman"/>
          <w:highlight w:val="green"/>
        </w:rPr>
        <w:t>numbers of floors</w:t>
      </w:r>
      <w:r>
        <w:rPr>
          <w:rFonts w:hint="eastAsia" w:cs="Times New Roman"/>
        </w:rPr>
        <w:t xml:space="preserve"> of buildings within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Elevation data</w:t>
      </w:r>
      <w:r>
        <w:rPr>
          <w:rFonts w:hint="eastAsia" w:cs="Times New Roman"/>
        </w:rPr>
        <w:t xml:space="preserve"> were sourced from </w:t>
      </w:r>
      <w:r>
        <w:rPr>
          <w:rFonts w:hint="eastAsia" w:cs="Times New Roman"/>
          <w:highlight w:val="green"/>
        </w:rPr>
        <w:t xml:space="preserve">the </w:t>
      </w:r>
      <w:r>
        <w:rPr>
          <w:rFonts w:hint="eastAsia" w:cs="Times New Roman"/>
          <w:highlight w:val="cyan"/>
        </w:rPr>
        <w:t>Shuttle Radar Topography Mission</w:t>
      </w:r>
      <w:r>
        <w:rPr>
          <w:rFonts w:hint="eastAsia" w:cs="Times New Roman"/>
          <w:highlight w:val="green"/>
        </w:rPr>
        <w:t xml:space="preserve"> (SRTM)</w:t>
      </w:r>
      <w:r>
        <w:rPr>
          <w:rFonts w:hint="eastAsia" w:cs="Times New Roman"/>
        </w:rPr>
        <w:t xml:space="preserve"> with </w:t>
      </w:r>
      <w:r>
        <w:rPr>
          <w:rFonts w:hint="eastAsia" w:cs="Times New Roman"/>
          <w:highlight w:val="green"/>
        </w:rPr>
        <w:t>a spatial resolution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30 meters</w:t>
      </w:r>
      <w:r>
        <w:rPr>
          <w:rFonts w:hint="eastAsia" w:cs="Times New Roman"/>
        </w:rPr>
        <w:t xml:space="preserve">, available for download from </w:t>
      </w:r>
      <w:r>
        <w:fldChar w:fldCharType="begin"/>
      </w:r>
      <w:r>
        <w:instrText xml:space="preserve"> HYPERLINK "http://earthexplorer.usgs.gov." </w:instrText>
      </w:r>
      <w:r>
        <w:fldChar w:fldCharType="separate"/>
      </w:r>
      <w:r>
        <w:rPr>
          <w:rStyle w:val="12"/>
          <w:rFonts w:hint="eastAsia" w:cs="Times New Roman"/>
          <w:u w:val="none"/>
        </w:rPr>
        <w:t>http://earthexplorer.usgs.gov.</w:t>
      </w:r>
      <w:r>
        <w:rPr>
          <w:rStyle w:val="12"/>
          <w:rFonts w:hint="eastAsia" w:cs="Times New Roman"/>
          <w:u w:val="none"/>
        </w:rPr>
        <w:fldChar w:fldCharType="end"/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Land cover data</w:t>
      </w:r>
      <w:r>
        <w:rPr>
          <w:rFonts w:hint="eastAsia" w:cs="Times New Roman"/>
        </w:rPr>
        <w:t xml:space="preserve"> were obtained from </w:t>
      </w:r>
      <w:r>
        <w:rPr>
          <w:rFonts w:hint="eastAsia" w:cs="Times New Roman"/>
          <w:highlight w:val="green"/>
        </w:rPr>
        <w:t xml:space="preserve">the annual </w:t>
      </w:r>
      <w:r>
        <w:rPr>
          <w:rFonts w:hint="eastAsia" w:cs="Times New Roman"/>
          <w:highlight w:val="cyan"/>
        </w:rPr>
        <w:t>China Land Cover Dataset</w:t>
      </w:r>
      <w:r>
        <w:rPr>
          <w:rFonts w:hint="eastAsia" w:cs="Times New Roman"/>
          <w:highlight w:val="green"/>
        </w:rPr>
        <w:t xml:space="preserve"> (CLCD)</w:t>
      </w:r>
      <w:r>
        <w:rPr>
          <w:rFonts w:hint="eastAsia" w:cs="Times New Roman"/>
        </w:rPr>
        <w:t xml:space="preserve"> with </w:t>
      </w:r>
      <w:r>
        <w:rPr>
          <w:rFonts w:hint="eastAsia" w:cs="Times New Roman"/>
          <w:highlight w:val="green"/>
        </w:rPr>
        <w:t>a spatial resolution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30 meters</w:t>
      </w:r>
      <w:r>
        <w:rPr>
          <w:rFonts w:hint="eastAsia" w:cs="Times New Roman"/>
        </w:rPr>
        <w:t xml:space="preserve">. Produced by </w:t>
      </w:r>
      <w:r>
        <w:rPr>
          <w:rFonts w:hint="eastAsia" w:cs="Times New Roman"/>
          <w:highlight w:val="green"/>
        </w:rPr>
        <w:t>Wuhan University</w:t>
      </w:r>
      <w:r>
        <w:rPr>
          <w:rFonts w:hint="eastAsia" w:cs="Times New Roman"/>
        </w:rPr>
        <w:t xml:space="preserve"> based on </w:t>
      </w:r>
      <w:r>
        <w:rPr>
          <w:rFonts w:hint="eastAsia" w:cs="Times New Roman"/>
          <w:highlight w:val="green"/>
        </w:rPr>
        <w:t>Landsat images</w:t>
      </w:r>
      <w:r>
        <w:rPr>
          <w:rFonts w:hint="eastAsia" w:cs="Times New Roman"/>
        </w:rPr>
        <w:t xml:space="preserve">, this data set provides </w:t>
      </w:r>
      <w:r>
        <w:rPr>
          <w:rFonts w:hint="eastAsia" w:cs="Times New Roman"/>
          <w:highlight w:val="green"/>
        </w:rPr>
        <w:t>valuable information</w:t>
      </w:r>
      <w:r>
        <w:rPr>
          <w:rFonts w:hint="eastAsia" w:cs="Times New Roman"/>
        </w:rPr>
        <w:t xml:space="preserve"> for the analysis of </w:t>
      </w:r>
      <w:r>
        <w:rPr>
          <w:rFonts w:hint="eastAsia" w:cs="Times New Roman"/>
          <w:highlight w:val="green"/>
        </w:rPr>
        <w:t xml:space="preserve">land cover patterns </w:t>
      </w:r>
      <w:r>
        <w:rPr>
          <w:rFonts w:hint="eastAsia" w:cs="Times New Roman"/>
        </w:rPr>
        <w:t>(Yang et al., 2021).</w:t>
      </w:r>
    </w:p>
    <w:bookmarkEnd w:id="29"/>
    <w:p>
      <w:pPr>
        <w:rPr>
          <w:rFonts w:cs="Times New Roman"/>
        </w:rPr>
      </w:pPr>
    </w:p>
    <w:p>
      <w:pPr>
        <w:pStyle w:val="4"/>
      </w:pPr>
      <w:r>
        <w:t xml:space="preserve">2.3. </w:t>
      </w:r>
      <w:r>
        <w:rPr>
          <w:rFonts w:hint="eastAsia"/>
        </w:rPr>
        <w:t>Calculation of l</w:t>
      </w:r>
      <w:r>
        <w:t>and surface temperature</w:t>
      </w:r>
    </w:p>
    <w:p>
      <w:pPr>
        <w:jc w:val="left"/>
        <w:rPr>
          <w:del w:id="141" w:author="野草" w:date="2024-04-28T15:32:37Z"/>
          <w:rFonts w:hint="eastAsia"/>
          <w:sz w:val="16"/>
          <w:szCs w:val="16"/>
        </w:rPr>
      </w:pPr>
      <w:del w:id="142" w:author="野草" w:date="2024-04-28T15:32:37Z">
        <w:bookmarkStart w:id="30" w:name="OLE_LINK57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43" w:author="野草" w:date="2024-04-28T15:32:37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20:26</w:delText>
        </w:r>
      </w:del>
      <w:del w:id="144" w:author="野草" w:date="2024-04-28T15:32:37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30"/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Before the calculation of </w:t>
      </w:r>
      <w:r>
        <w:rPr>
          <w:rFonts w:hint="eastAsia" w:cs="Times New Roman"/>
          <w:highlight w:val="green"/>
        </w:rPr>
        <w:t>land surface temperature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it was imperative</w:t>
      </w:r>
      <w:r>
        <w:rPr>
          <w:rFonts w:hint="eastAsia" w:cs="Times New Roman"/>
        </w:rPr>
        <w:t xml:space="preserve"> to perform </w:t>
      </w:r>
      <w:bookmarkStart w:id="31" w:name="OLE_LINK76"/>
      <w:r>
        <w:rPr>
          <w:rFonts w:hint="eastAsia" w:cs="Times New Roman"/>
          <w:highlight w:val="cyan"/>
        </w:rPr>
        <w:t>radiometric calibration</w:t>
      </w:r>
      <w:bookmarkEnd w:id="31"/>
      <w:r>
        <w:rPr>
          <w:rFonts w:hint="eastAsia" w:cs="Times New Roman"/>
        </w:rPr>
        <w:t xml:space="preserve"> and</w:t>
      </w:r>
      <w:r>
        <w:rPr>
          <w:rFonts w:hint="eastAsia" w:cs="Times New Roman"/>
          <w:highlight w:val="cyan"/>
        </w:rPr>
        <w:t xml:space="preserve"> atmospheric correction</w:t>
      </w:r>
      <w:r>
        <w:rPr>
          <w:rFonts w:hint="eastAsia" w:cs="Times New Roman"/>
        </w:rPr>
        <w:t xml:space="preserve"> on the </w:t>
      </w:r>
      <w:r>
        <w:rPr>
          <w:rFonts w:hint="eastAsia" w:cs="Times New Roman"/>
          <w:highlight w:val="green"/>
        </w:rPr>
        <w:t>original Landsat-8 images</w:t>
      </w:r>
      <w:r>
        <w:rPr>
          <w:rFonts w:hint="eastAsia" w:cs="Times New Roman"/>
        </w:rPr>
        <w:t xml:space="preserve">. Subsequently, the </w:t>
      </w:r>
      <w:r>
        <w:rPr>
          <w:rFonts w:hint="eastAsia" w:cs="Times New Roman"/>
          <w:highlight w:val="cyan"/>
        </w:rPr>
        <w:t>radiative transfer equation (RTE) method</w:t>
      </w:r>
      <w:r>
        <w:rPr>
          <w:rFonts w:hint="eastAsia" w:cs="Times New Roman"/>
        </w:rPr>
        <w:t xml:space="preserve"> was employed. The equation </w:t>
      </w:r>
      <w:r>
        <w:rPr>
          <w:rFonts w:hint="eastAsia" w:cs="Times New Roman"/>
          <w:highlight w:val="green"/>
        </w:rPr>
        <w:t>can be expressed as</w:t>
      </w:r>
      <w:r>
        <w:rPr>
          <w:rFonts w:hint="eastAsia" w:cs="Times New Roman"/>
        </w:rPr>
        <w:t>:</w:t>
      </w:r>
    </w:p>
    <w:p>
      <w:pPr>
        <w:jc w:val="righ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λ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= [εB(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>) + (1−ε)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  <m:r>
          <m:rPr/>
          <w:rPr>
            <w:rFonts w:ascii="Cambria Math" w:hAnsi="Cambria Math" w:cs="Times New Roman"/>
          </w:rPr>
          <m:t>]</m:t>
        </m:r>
        <m:r>
          <m:rPr/>
          <w:rPr>
            <w:rFonts w:ascii="Cambria Math" w:hAnsi="Cambria Math" w:cs="Cambria Math"/>
          </w:rPr>
          <m:t>τ+</m:t>
        </m:r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</m:oMath>
      <w:r>
        <w:rPr>
          <w:rFonts w:hint="eastAsia" w:hAnsi="Cambria Math" w:cs="Cambria Math"/>
          <w:i/>
        </w:rPr>
        <w:t xml:space="preserve"> </w:t>
      </w:r>
      <w:r>
        <w:rPr>
          <w:rFonts w:hint="eastAsia" w:hAnsi="Cambria Math" w:cs="Cambria Math"/>
        </w:rPr>
        <w:t xml:space="preserve">                       (1)</w:t>
      </w:r>
    </w:p>
    <w:p>
      <w:pPr>
        <w:jc w:val="left"/>
        <w:rPr>
          <w:rFonts w:hint="eastAsia" w:hAnsi="Cambria Math" w:cs="Times New Roman"/>
        </w:rPr>
      </w:pPr>
      <w:r>
        <w:rPr>
          <w:rFonts w:hint="eastAsia" w:cs="Times New Roman"/>
        </w:rPr>
        <w:t>where</w:t>
      </w:r>
      <w:r>
        <w:rPr>
          <w:rFonts w:hint="eastAsia" w:cs="Times New Roman"/>
          <w:i/>
          <w:iCs/>
        </w:rPr>
        <w:t xml:space="preserve"> L</w:t>
      </w:r>
      <w:r>
        <w:rPr>
          <w:rFonts w:hint="eastAsia" w:cs="Times New Roman"/>
          <w:i/>
          <w:iCs/>
          <w:vertAlign w:val="subscript"/>
        </w:rPr>
        <w:t>λ</w:t>
      </w:r>
      <w:r>
        <w:rPr>
          <w:rFonts w:hint="eastAsia" w:cs="Times New Roman"/>
        </w:rPr>
        <w:t xml:space="preserve"> </w:t>
      </w:r>
      <w:r>
        <w:rPr>
          <w:rFonts w:hAnsi="Cambria Math" w:cs="Times New Roman"/>
        </w:rPr>
        <w:t xml:space="preserve">denotes the </w:t>
      </w:r>
      <w:r>
        <w:rPr>
          <w:rFonts w:hAnsi="Cambria Math" w:cs="Times New Roman"/>
          <w:highlight w:val="cyan"/>
        </w:rPr>
        <w:t>radiation intensity</w:t>
      </w:r>
      <w:r>
        <w:rPr>
          <w:rFonts w:hAnsi="Cambria Math" w:cs="Times New Roman"/>
        </w:rPr>
        <w:t xml:space="preserve"> of the </w:t>
      </w:r>
      <w:r>
        <w:rPr>
          <w:rFonts w:hAnsi="Cambria Math" w:cs="Times New Roman"/>
          <w:highlight w:val="cyan"/>
        </w:rPr>
        <w:t>thermal infrared band</w:t>
      </w:r>
      <w:r>
        <w:rPr>
          <w:rFonts w:hAnsi="Cambria Math" w:cs="Times New Roman"/>
        </w:rPr>
        <w:t xml:space="preserve"> captured by </w:t>
      </w:r>
      <w:r>
        <w:rPr>
          <w:rFonts w:hAnsi="Cambria Math" w:cs="Times New Roman"/>
          <w:highlight w:val="green"/>
        </w:rPr>
        <w:t>the sensor</w:t>
      </w:r>
      <w:r>
        <w:rPr>
          <w:rFonts w:hint="eastAsia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</m:oMath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downward atmospheric radiance</w:t>
      </w:r>
      <w:r>
        <w:rPr>
          <w:rFonts w:hint="eastAsia" w:hAnsi="Cambria Math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</m:oMath>
      <w:r>
        <w:rPr>
          <w:rFonts w:hint="eastAsia" w:hAnsi="Cambria Math" w:cs="Cambria Math"/>
        </w:rPr>
        <w:t xml:space="preserve"> </w:t>
      </w:r>
      <w:r>
        <w:rPr>
          <w:rFonts w:hint="eastAsia" w:hAnsi="Cambria Math" w:cs="Times New Roman"/>
        </w:rPr>
        <w:t xml:space="preserve">represents the </w:t>
      </w:r>
      <w:r>
        <w:rPr>
          <w:rFonts w:hint="eastAsia" w:hAnsi="Cambria Math" w:cs="Times New Roman"/>
          <w:highlight w:val="cyan"/>
        </w:rPr>
        <w:t>upward atmospheric radiance</w:t>
      </w:r>
      <w:r>
        <w:rPr>
          <w:rFonts w:hint="eastAsia" w:hAnsi="Cambria Math" w:cs="Times New Roman"/>
        </w:rPr>
        <w:t xml:space="preserve">, </w:t>
      </w:r>
      <w:r>
        <w:rPr>
          <w:rFonts w:hint="eastAsia" w:eastAsia="楷体" w:cs="Times New Roman"/>
          <w:bCs/>
          <w:i/>
          <w:iCs/>
          <w:szCs w:val="21"/>
        </w:rPr>
        <w:t xml:space="preserve">ε </w:t>
      </w:r>
      <w:r>
        <w:rPr>
          <w:rFonts w:hint="eastAsia" w:eastAsia="楷体" w:cs="Times New Roman"/>
          <w:bCs/>
          <w:szCs w:val="21"/>
        </w:rPr>
        <w:t>stands for the</w:t>
      </w:r>
      <w:r>
        <w:rPr>
          <w:rFonts w:hint="eastAsia" w:eastAsia="楷体" w:cs="Times New Roman"/>
          <w:bCs/>
          <w:szCs w:val="21"/>
          <w:highlight w:val="cyan"/>
        </w:rPr>
        <w:t xml:space="preserve"> surface emissivity</w:t>
      </w:r>
      <w:r>
        <w:rPr>
          <w:rFonts w:hint="eastAsia" w:eastAsia="楷体" w:cs="Times New Roman"/>
          <w:bCs/>
          <w:szCs w:val="21"/>
        </w:rPr>
        <w:t xml:space="preserve">, </w:t>
      </w:r>
      <w:r>
        <w:rPr>
          <w:rFonts w:hint="eastAsia" w:hAnsi="Cambria Math" w:cs="Times New Roman"/>
          <w:i/>
          <w:iCs/>
        </w:rPr>
        <w:t xml:space="preserve">τ </w:t>
      </w:r>
      <w:r>
        <w:rPr>
          <w:rFonts w:hint="eastAsia" w:hAnsi="Cambria Math" w:cs="Times New Roman"/>
        </w:rPr>
        <w:t xml:space="preserve">is the </w:t>
      </w:r>
      <w:r>
        <w:rPr>
          <w:rFonts w:hint="eastAsia" w:hAnsi="Cambria Math" w:cs="Times New Roman"/>
          <w:highlight w:val="cyan"/>
        </w:rPr>
        <w:t>atmospheric transmissivity</w:t>
      </w:r>
      <w:r>
        <w:rPr>
          <w:rFonts w:hint="eastAsia" w:hAnsi="Cambria Math" w:cs="Times New Roman"/>
        </w:rPr>
        <w:t xml:space="preserve">, </w:t>
      </w:r>
      <w:r>
        <w:rPr>
          <w:rFonts w:hint="eastAsia" w:hAnsi="Cambria Math" w:cs="Times New Roman"/>
          <w:i/>
          <w:iCs/>
        </w:rPr>
        <w:t>B(T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  <w:i/>
          <w:iCs/>
        </w:rPr>
        <w:t>)</w:t>
      </w:r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black body radiance</w:t>
      </w:r>
      <w:r>
        <w:rPr>
          <w:rFonts w:hint="eastAsia" w:hAnsi="Cambria Math" w:cs="Times New Roman"/>
        </w:rPr>
        <w:t xml:space="preserve"> and </w:t>
      </w:r>
      <w:r>
        <w:rPr>
          <w:rFonts w:hint="eastAsia" w:hAnsi="Cambria Math" w:cs="Times New Roman"/>
          <w:i/>
          <w:iCs/>
        </w:rPr>
        <w:t>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land surface temperature</w:t>
      </w:r>
      <w:r>
        <w:rPr>
          <w:rFonts w:hint="eastAsia" w:hAnsi="Cambria Math" w:cs="Times New Roman"/>
        </w:rPr>
        <w:t>.</w:t>
      </w:r>
    </w:p>
    <w:p>
      <w:pPr>
        <w:jc w:val="left"/>
        <w:rPr>
          <w:rFonts w:hint="eastAsia" w:hAnsi="Cambria Math" w:cs="Times New Roman"/>
        </w:rPr>
      </w:pPr>
    </w:p>
    <w:p>
      <w:pPr>
        <w:jc w:val="left"/>
        <w:rPr>
          <w:del w:id="145" w:author="野草" w:date="2024-04-28T15:32:39Z"/>
          <w:rFonts w:hint="eastAsia"/>
          <w:sz w:val="16"/>
          <w:szCs w:val="16"/>
        </w:rPr>
      </w:pPr>
      <w:del w:id="146" w:author="野草" w:date="2024-04-28T15:32:39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47" w:author="野草" w:date="2024-04-28T15:32:39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20:33</w:delText>
        </w:r>
      </w:del>
      <w:del w:id="148" w:author="野草" w:date="2024-04-28T15:32:39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left"/>
        <w:rPr>
          <w:rFonts w:cs="Times New Roman"/>
        </w:rPr>
      </w:pPr>
      <w:r>
        <w:rPr>
          <w:rFonts w:hint="eastAsia" w:hAnsi="Cambria Math" w:cs="Times New Roman"/>
        </w:rPr>
        <w:t xml:space="preserve">By converting </w:t>
      </w:r>
      <w:r>
        <w:rPr>
          <w:rFonts w:hint="eastAsia" w:hAnsi="Cambria Math" w:cs="Times New Roman"/>
          <w:highlight w:val="green"/>
        </w:rPr>
        <w:t>the above equation</w:t>
      </w:r>
      <w:r>
        <w:rPr>
          <w:rFonts w:hint="eastAsia" w:hAnsi="Cambria Math" w:cs="Times New Roman"/>
        </w:rPr>
        <w:t xml:space="preserve">, we can </w:t>
      </w:r>
      <w:r>
        <w:rPr>
          <w:rFonts w:hint="eastAsia" w:hAnsi="Cambria Math" w:cs="Times New Roman"/>
          <w:highlight w:val="green"/>
        </w:rPr>
        <w:t xml:space="preserve">get </w:t>
      </w:r>
      <w:r>
        <w:rPr>
          <w:rFonts w:hint="eastAsia" w:hAnsi="Cambria Math" w:cs="Times New Roman"/>
          <w:i/>
          <w:iCs/>
          <w:highlight w:val="green"/>
        </w:rPr>
        <w:t>B(T</w:t>
      </w:r>
      <w:r>
        <w:rPr>
          <w:rFonts w:hint="eastAsia" w:hAnsi="Cambria Math" w:cs="Times New Roman"/>
          <w:i/>
          <w:iCs/>
          <w:highlight w:val="green"/>
          <w:vertAlign w:val="subscript"/>
        </w:rPr>
        <w:t>s</w:t>
      </w:r>
      <w:r>
        <w:rPr>
          <w:rFonts w:hint="eastAsia" w:hAnsi="Cambria Math" w:cs="Times New Roman"/>
          <w:i/>
          <w:iCs/>
          <w:highlight w:val="green"/>
        </w:rPr>
        <w:t>)</w:t>
      </w:r>
      <w:r>
        <w:rPr>
          <w:rFonts w:hint="eastAsia" w:hAnsi="Cambria Math" w:cs="Times New Roman"/>
        </w:rPr>
        <w:t xml:space="preserve"> as follows:</w:t>
      </w:r>
    </w:p>
    <w:p>
      <w:pPr>
        <w:jc w:val="right"/>
        <w:rPr>
          <w:rFonts w:hAnsi="Cambria Math" w:cs="Times New Roman"/>
        </w:rPr>
      </w:pPr>
      <m:oMath>
        <m:r>
          <m:rPr/>
          <w:rPr>
            <w:rFonts w:ascii="Cambria Math" w:hAnsi="Cambria Math" w:cs="Times New Roman"/>
          </w:rPr>
          <m:t>B(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)=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[L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cs="Times New Roman"/>
              </w:rPr>
              <m:t>λ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− </m:t>
        </m:r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  <m:r>
          <m:rPr/>
          <w:rPr>
            <w:rFonts w:ascii="Cambria Math" w:hAnsi="Cambria Math" w:cs="Cambria Math"/>
          </w:rPr>
          <m:t xml:space="preserve"> − τ</m:t>
        </m:r>
        <m:r>
          <m:rPr/>
          <w:rPr>
            <w:rFonts w:ascii="Cambria Math" w:hAnsi="Cambria Math" w:cs="Times New Roman"/>
          </w:rPr>
          <m:t xml:space="preserve"> (1−ε)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  <m:r>
          <m:rPr/>
          <w:rPr>
            <w:rFonts w:ascii="Cambria Math" w:hAnsi="Cambria Math" w:cs="Times New Roman"/>
          </w:rPr>
          <m:t>]/</m:t>
        </m:r>
        <m:r>
          <m:rPr/>
          <w:rPr>
            <w:rFonts w:ascii="Cambria Math" w:hAnsi="Cambria Math" w:cs="Cambria Math"/>
          </w:rPr>
          <m:t>τ</m:t>
        </m:r>
        <m:r>
          <m:rPr/>
          <w:rPr>
            <w:rFonts w:ascii="Cambria Math" w:hAnsi="Cambria Math" w:cs="Times New Roman"/>
          </w:rPr>
          <m:t>ε</m:t>
        </m:r>
      </m:oMath>
      <w:r>
        <w:rPr>
          <w:rFonts w:hint="eastAsia" w:hAnsi="Cambria Math" w:cs="Times New Roman"/>
        </w:rPr>
        <w:t xml:space="preserve">                     (2)</w:t>
      </w:r>
    </w:p>
    <w:p>
      <w:pPr>
        <w:jc w:val="left"/>
        <w:rPr>
          <w:rFonts w:hAnsi="Cambria Math" w:cs="Times New Roman"/>
        </w:rPr>
      </w:pPr>
      <w:r>
        <w:rPr>
          <w:rFonts w:hint="eastAsia" w:hAnsi="Cambria Math" w:cs="Times New Roman"/>
        </w:rPr>
        <w:t xml:space="preserve">In this study, values of </w:t>
      </w:r>
      <m:oMath>
        <m:sSubSup>
          <m:sSubSupPr>
            <m:ctrlPr>
              <w:rPr>
                <w:rFonts w:ascii="Cambria Math" w:hAnsi="Cambria Math" w:cs="Times New Roman"/>
                <w:i/>
                <w:highlight w:val="green"/>
              </w:rPr>
            </m:ctrlPr>
          </m:sSubSupPr>
          <m:e>
            <m:r>
              <m:rPr/>
              <w:rPr>
                <w:rFonts w:ascii="Cambria Math" w:hAnsi="Cambria Math" w:cs="Times New Roman"/>
                <w:highlight w:val="green"/>
              </w:rPr>
              <m:t>L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green"/>
              </w:rPr>
              <m:t>d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sub>
          <m:sup>
            <m:r>
              <m:rPr/>
              <w:rPr>
                <w:rFonts w:ascii="Cambria Math" w:hAnsi="Cambria Math" w:cs="Times New Roman"/>
                <w:highlight w:val="green"/>
              </w:rPr>
              <m:t>↓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sup>
        </m:sSubSup>
        <m:r>
          <m:rPr/>
          <w:rPr>
            <w:rFonts w:ascii="Cambria Math" w:hAnsi="Cambria Math" w:cs="Times New Roman"/>
            <w:highlight w:val="green"/>
          </w:rPr>
          <m:t xml:space="preserve">, </m:t>
        </m:r>
        <m:sSubSup>
          <m:sSubSupPr>
            <m:ctrlPr>
              <w:rPr>
                <w:rFonts w:ascii="Cambria Math" w:hAnsi="Cambria Math" w:cs="Cambria Math"/>
                <w:i/>
                <w:highlight w:val="green"/>
              </w:rPr>
            </m:ctrlPr>
          </m:sSubSupPr>
          <m:e>
            <m:r>
              <m:rPr/>
              <w:rPr>
                <w:rFonts w:ascii="Cambria Math" w:hAnsi="Cambria Math" w:cs="Cambria Math"/>
                <w:highlight w:val="green"/>
              </w:rPr>
              <m:t>L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e>
          <m:sub>
            <m:r>
              <m:rPr/>
              <w:rPr>
                <w:rFonts w:ascii="Cambria Math" w:hAnsi="Cambria Math" w:cs="Cambria Math"/>
                <w:highlight w:val="green"/>
              </w:rPr>
              <m:t>μ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sub>
          <m:sup>
            <m:r>
              <m:rPr/>
              <w:rPr>
                <w:rFonts w:ascii="Cambria Math" w:hAnsi="Cambria Math" w:cs="Cambria Math"/>
                <w:highlight w:val="green"/>
              </w:rPr>
              <m:t>↑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sup>
        </m:sSubSup>
        <m:r>
          <m:rPr/>
          <w:rPr>
            <w:rFonts w:ascii="Cambria Math" w:hAnsi="Cambria Math" w:cs="Cambria Math"/>
            <w:highlight w:val="green"/>
          </w:rPr>
          <m:t>,</m:t>
        </m:r>
      </m:oMath>
      <w:r>
        <w:rPr>
          <w:rFonts w:hint="eastAsia" w:hAnsi="Cambria Math" w:cs="Cambria Math"/>
          <w:highlight w:val="green"/>
        </w:rPr>
        <w:t xml:space="preserve"> and </w:t>
      </w:r>
      <w:r>
        <w:rPr>
          <w:rFonts w:hint="eastAsia" w:hAnsi="Cambria Math" w:cs="Times New Roman"/>
          <w:i/>
          <w:iCs/>
          <w:highlight w:val="green"/>
        </w:rPr>
        <w:t>τ</w:t>
      </w:r>
      <w:r>
        <w:rPr>
          <w:rFonts w:hint="eastAsia" w:hAnsi="Cambria Math" w:cs="Times New Roman"/>
        </w:rPr>
        <w:t xml:space="preserve"> were obtained by </w:t>
      </w:r>
      <w:bookmarkStart w:id="32" w:name="OLE_LINK79"/>
      <w:r>
        <w:rPr>
          <w:rFonts w:eastAsia="楷体" w:cs="Times New Roman"/>
          <w:bCs/>
          <w:szCs w:val="21"/>
          <w:highlight w:val="cyan"/>
        </w:rPr>
        <w:t>NASA Atmospheric Correction Parameter Calculator</w:t>
      </w:r>
      <w:bookmarkEnd w:id="32"/>
      <w:r>
        <w:rPr>
          <w:rFonts w:hint="eastAsia" w:eastAsia="楷体" w:cs="Times New Roman"/>
          <w:bCs/>
          <w:szCs w:val="21"/>
        </w:rPr>
        <w:t>.</w:t>
      </w:r>
      <w:r>
        <w:rPr>
          <w:rFonts w:hint="eastAsia" w:cs="Times New Roman"/>
        </w:rPr>
        <w:t xml:space="preserve"> </w:t>
      </w:r>
      <w:r>
        <w:rPr>
          <w:rFonts w:hint="eastAsia" w:hAnsi="Cambria Math" w:cs="Times New Roman"/>
        </w:rPr>
        <w:t xml:space="preserve">Once the </w:t>
      </w:r>
      <w:r>
        <w:rPr>
          <w:rFonts w:hint="eastAsia" w:hAnsi="Cambria Math" w:cs="Times New Roman"/>
          <w:highlight w:val="cyan"/>
        </w:rPr>
        <w:t>black body radiance</w:t>
      </w:r>
      <w:r>
        <w:rPr>
          <w:rFonts w:hint="eastAsia" w:hAnsi="Cambria Math" w:cs="Times New Roman"/>
        </w:rPr>
        <w:t xml:space="preserve"> was calculated, </w:t>
      </w:r>
      <w:r>
        <w:rPr>
          <w:rFonts w:hint="eastAsia" w:hAnsi="Cambria Math" w:cs="Times New Roman"/>
          <w:i/>
          <w:iCs/>
        </w:rPr>
        <w:t>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  <w:i/>
          <w:iCs/>
        </w:rPr>
        <w:t xml:space="preserve"> </w:t>
      </w:r>
      <w:r>
        <w:rPr>
          <w:rFonts w:hint="eastAsia" w:hAnsi="Cambria Math" w:cs="Times New Roman"/>
          <w:highlight w:val="cyan"/>
        </w:rPr>
        <w:t>in</w:t>
      </w:r>
      <w:r>
        <w:rPr>
          <w:rFonts w:hAnsi="Cambria Math" w:cs="Times New Roman"/>
          <w:highlight w:val="cyan"/>
        </w:rPr>
        <w:t> the unit of K</w:t>
      </w:r>
      <w:r>
        <w:rPr>
          <w:rFonts w:hint="eastAsia" w:hAnsi="Cambria Math" w:cs="Times New Roman"/>
          <w:highlight w:val="cyan"/>
        </w:rPr>
        <w:t>elvin</w:t>
      </w:r>
      <w:r>
        <w:rPr>
          <w:rFonts w:hint="eastAsia" w:hAnsi="Cambria Math" w:cs="Times New Roman"/>
        </w:rPr>
        <w:t xml:space="preserve"> can be obtained by </w:t>
      </w:r>
      <w:r>
        <w:rPr>
          <w:rFonts w:hint="eastAsia" w:hAnsi="Cambria Math" w:cs="Times New Roman"/>
          <w:highlight w:val="green"/>
        </w:rPr>
        <w:t>the following equation</w:t>
      </w:r>
      <w:r>
        <w:rPr>
          <w:rFonts w:hint="eastAsia" w:hAnsi="Cambria Math" w:cs="Times New Roman"/>
        </w:rPr>
        <w:t>:</w:t>
      </w:r>
    </w:p>
    <w:p>
      <w:pPr>
        <w:jc w:val="righ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iCs/>
              </w:rPr>
            </m:ctrlPr>
          </m:num>
          <m:den>
            <m:r>
              <m:rPr/>
              <w:rPr>
                <w:rFonts w:ascii="Cambria Math" w:hAnsi="Cambria Math" w:cs="Times New Roman"/>
              </w:rPr>
              <m:t>ln(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</w:rPr>
                      <m:t>K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</w:rPr>
                  <m:t>B(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</w:rPr>
                      <m:t>s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ub>
                </m:sSub>
                <m:r>
                  <m:rPr/>
                  <w:rPr>
                    <w:rFonts w:ascii="Cambria Math" w:hAnsi="Cambria Math" w:cs="Times New Roman"/>
                  </w:rPr>
                  <m:t>)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en>
            </m:f>
            <m:r>
              <m:rPr/>
              <w:rPr>
                <w:rFonts w:ascii="Cambria Math" w:hAnsi="Cambria Math" w:cs="Times New Roman"/>
              </w:rPr>
              <m:t>+1)</m:t>
            </m:r>
            <m:ctrlPr>
              <w:rPr>
                <w:rFonts w:ascii="Cambria Math" w:hAnsi="Cambria Math" w:cs="Times New Roman"/>
                <w:i/>
                <w:iCs/>
              </w:rPr>
            </m:ctrlPr>
          </m:den>
        </m:f>
      </m:oMath>
      <w:r>
        <w:rPr>
          <w:rFonts w:hint="eastAsia" w:hAnsi="Cambria Math" w:cs="Times New Roman"/>
          <w:i/>
          <w:iCs/>
        </w:rPr>
        <w:t xml:space="preserve">                                  </w:t>
      </w:r>
      <w:r>
        <w:rPr>
          <w:rFonts w:hint="eastAsia" w:hAnsi="Cambria Math" w:cs="Times New Roman"/>
        </w:rPr>
        <w:t>(3)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According to the </w:t>
      </w:r>
      <w:r>
        <w:rPr>
          <w:rFonts w:hint="eastAsia" w:cs="Times New Roman"/>
          <w:highlight w:val="green"/>
        </w:rPr>
        <w:t>default values</w:t>
      </w:r>
      <w:r>
        <w:rPr>
          <w:rFonts w:hint="eastAsia" w:cs="Times New Roman"/>
        </w:rPr>
        <w:t xml:space="preserve"> of Landsat-8 images, </w:t>
      </w:r>
      <w:r>
        <w:rPr>
          <w:rFonts w:hint="eastAsia" w:cs="Times New Roman"/>
          <w:i/>
          <w:iCs/>
        </w:rPr>
        <w:t>K</w:t>
      </w:r>
      <w:r>
        <w:rPr>
          <w:rFonts w:hint="eastAsia" w:cs="Times New Roman"/>
          <w:i/>
          <w:iCs/>
          <w:vertAlign w:val="subscript"/>
        </w:rPr>
        <w:t>1</w:t>
      </w:r>
      <w:r>
        <w:rPr>
          <w:rFonts w:hint="eastAsia" w:cs="Times New Roman"/>
          <w:i/>
          <w:iCs/>
        </w:rPr>
        <w:t xml:space="preserve">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i/>
          <w:iCs/>
        </w:rPr>
        <w:t>K</w:t>
      </w:r>
      <w:r>
        <w:rPr>
          <w:rFonts w:hint="eastAsia" w:cs="Times New Roman"/>
          <w:i/>
          <w:iCs/>
          <w:vertAlign w:val="subscript"/>
        </w:rPr>
        <w:t>2</w:t>
      </w:r>
      <w:r>
        <w:rPr>
          <w:rFonts w:hint="eastAsia" w:cs="Times New Roman"/>
        </w:rPr>
        <w:t xml:space="preserve"> were set to be </w:t>
      </w:r>
      <w:r>
        <w:rPr>
          <w:rFonts w:hint="eastAsia" w:cs="Times New Roman"/>
          <w:highlight w:val="green"/>
        </w:rPr>
        <w:t>774.89 and 1321.08</w:t>
      </w:r>
      <w:r>
        <w:rPr>
          <w:rFonts w:hint="eastAsia" w:cs="Times New Roman"/>
        </w:rPr>
        <w:t xml:space="preserve">, respectively. In the </w:t>
      </w:r>
      <w:r>
        <w:rPr>
          <w:rFonts w:hint="eastAsia" w:cs="Times New Roman"/>
          <w:highlight w:val="green"/>
        </w:rPr>
        <w:t>following analysis</w:t>
      </w:r>
      <w:r>
        <w:rPr>
          <w:rFonts w:hint="eastAsia" w:cs="Times New Roman"/>
        </w:rPr>
        <w:t xml:space="preserve">, the </w:t>
      </w:r>
      <w:r>
        <w:rPr>
          <w:rFonts w:hint="eastAsia" w:cs="Times New Roman"/>
          <w:highlight w:val="green"/>
        </w:rPr>
        <w:t xml:space="preserve">unit of 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s</w:t>
      </w:r>
      <w:r>
        <w:rPr>
          <w:rFonts w:hint="eastAsia" w:cs="Times New Roman"/>
        </w:rPr>
        <w:t xml:space="preserve"> was converted to Celsius. All the </w:t>
      </w:r>
      <w:r>
        <w:rPr>
          <w:rFonts w:hint="eastAsia" w:cs="Times New Roman"/>
          <w:highlight w:val="green"/>
        </w:rPr>
        <w:t>aforementioned procedures</w:t>
      </w:r>
      <w:r>
        <w:rPr>
          <w:rFonts w:hint="eastAsia" w:cs="Times New Roman"/>
        </w:rPr>
        <w:t xml:space="preserve"> were executed </w:t>
      </w:r>
      <w:r>
        <w:rPr>
          <w:rFonts w:hint="eastAsia" w:cs="Times New Roman"/>
          <w:highlight w:val="green"/>
        </w:rPr>
        <w:t>using ENVI software</w:t>
      </w:r>
      <w:r>
        <w:rPr>
          <w:rFonts w:hint="eastAsia" w:cs="Times New Roman"/>
        </w:rPr>
        <w:t>.</w:t>
      </w:r>
    </w:p>
    <w:p>
      <w:pPr>
        <w:rPr>
          <w:rFonts w:hAnsi="Cambria Math"/>
        </w:rPr>
      </w:pPr>
    </w:p>
    <w:p>
      <w:pPr>
        <w:rPr>
          <w:rFonts w:hAnsi="Cambria Math"/>
        </w:rPr>
      </w:pPr>
    </w:p>
    <w:p>
      <w:pPr>
        <w:pStyle w:val="4"/>
        <w:rPr>
          <w:rFonts w:cs="Times New Roman"/>
        </w:rPr>
      </w:pPr>
      <w:r>
        <w:t xml:space="preserve">2.4. </w:t>
      </w:r>
      <w:r>
        <w:rPr>
          <w:rFonts w:hint="eastAsia"/>
        </w:rPr>
        <w:t>Q</w:t>
      </w:r>
      <w:r>
        <w:t>uantification</w:t>
      </w:r>
      <w:r>
        <w:rPr>
          <w:rFonts w:hint="eastAsia"/>
        </w:rPr>
        <w:t xml:space="preserve"> of</w:t>
      </w:r>
      <w:r>
        <w:t xml:space="preserve"> </w:t>
      </w:r>
      <w:r>
        <w:rPr>
          <w:rFonts w:hint="eastAsia"/>
        </w:rPr>
        <w:t>riv</w:t>
      </w:r>
      <w:r>
        <w:t xml:space="preserve">er cooling </w:t>
      </w:r>
      <w:commentRangeStart w:id="1"/>
      <w:r>
        <w:t>effect</w:t>
      </w:r>
      <w:r>
        <w:rPr>
          <w:rFonts w:hint="eastAsia"/>
        </w:rPr>
        <w:t>s</w:t>
      </w:r>
      <w:commentRangeEnd w:id="1"/>
      <w:r>
        <w:rPr>
          <w:rStyle w:val="13"/>
          <w:rFonts w:eastAsiaTheme="minorEastAsia"/>
          <w:b w:val="0"/>
        </w:rPr>
        <w:commentReference w:id="1"/>
      </w:r>
    </w:p>
    <w:p>
      <w:pPr>
        <w:jc w:val="left"/>
        <w:rPr>
          <w:del w:id="149" w:author="野草" w:date="2024-04-28T15:32:44Z"/>
          <w:rFonts w:hint="eastAsia"/>
          <w:sz w:val="16"/>
          <w:szCs w:val="16"/>
        </w:rPr>
      </w:pPr>
      <w:del w:id="150" w:author="野草" w:date="2024-04-28T15:32:44Z">
        <w:bookmarkStart w:id="33" w:name="OLE_LINK61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51" w:author="野草" w:date="2024-04-28T15:32:44Z">
        <w:bookmarkStart w:id="34" w:name="OLE_LINK82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20:52</w:delText>
        </w:r>
      </w:del>
      <w:del w:id="152" w:author="野草" w:date="2024-04-28T15:32:44Z">
        <w:r>
          <w:rPr>
            <w:rFonts w:hint="eastAsia"/>
            <w:sz w:val="16"/>
            <w:szCs w:val="16"/>
            <w:lang w:val="en-US" w:eastAsia="zh-CN"/>
          </w:rPr>
          <w:delText>】</w:delText>
        </w:r>
        <w:bookmarkEnd w:id="34"/>
      </w:del>
    </w:p>
    <w:bookmarkEnd w:id="33"/>
    <w:p>
      <w:bookmarkStart w:id="35" w:name="OLE_LINK81"/>
      <w:r>
        <w:rPr>
          <w:rFonts w:hint="eastAsia"/>
        </w:rPr>
        <w:t>Near</w:t>
      </w:r>
      <w:r>
        <w:t xml:space="preserve"> the </w:t>
      </w:r>
      <w:bookmarkStart w:id="36" w:name="OLE_LINK80"/>
      <w:r>
        <w:rPr>
          <w:highlight w:val="green"/>
        </w:rPr>
        <w:t>confluence</w:t>
      </w:r>
      <w:bookmarkEnd w:id="36"/>
      <w:r>
        <w:t xml:space="preserve"> of </w:t>
      </w:r>
      <w:r>
        <w:rPr>
          <w:highlight w:val="green"/>
        </w:rPr>
        <w:t xml:space="preserve">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the Jialing River</w:t>
      </w:r>
      <w:r>
        <w:t xml:space="preserve">, </w:t>
      </w:r>
      <w:r>
        <w:rPr>
          <w:highlight w:val="green"/>
        </w:rPr>
        <w:t>a small area</w:t>
      </w:r>
      <w:r>
        <w:t xml:space="preserve"> is </w:t>
      </w:r>
      <w:bookmarkStart w:id="37" w:name="OLE_LINK58"/>
      <w:r>
        <w:t>obscured</w:t>
      </w:r>
      <w:bookmarkEnd w:id="37"/>
      <w:r>
        <w:t xml:space="preserve"> by </w:t>
      </w:r>
      <w:r>
        <w:rPr>
          <w:highlight w:val="green"/>
        </w:rPr>
        <w:t>cloud cover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Landsat image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T</w:t>
      </w:r>
      <w:r>
        <w:t>herefore,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this area</w:t>
      </w:r>
      <w:r>
        <w:rPr>
          <w:rFonts w:hint="eastAsia"/>
        </w:rPr>
        <w:t xml:space="preserve"> wa</w:t>
      </w:r>
      <w:r>
        <w:t xml:space="preserve">s not used for </w:t>
      </w:r>
      <w:r>
        <w:rPr>
          <w:rFonts w:hint="eastAsia"/>
        </w:rPr>
        <w:t xml:space="preserve">the </w:t>
      </w:r>
      <w:r>
        <w:rPr>
          <w:highlight w:val="green"/>
        </w:rPr>
        <w:t>subsequent analysis</w:t>
      </w:r>
      <w:r>
        <w:t>.</w:t>
      </w:r>
      <w:r>
        <w:rPr>
          <w:rFonts w:hint="eastAsia"/>
        </w:rPr>
        <w:t xml:space="preserve"> For the </w:t>
      </w:r>
      <w:r>
        <w:rPr>
          <w:rFonts w:hint="eastAsia"/>
          <w:highlight w:val="green"/>
        </w:rPr>
        <w:t>rest of the area</w:t>
      </w:r>
      <w:r>
        <w:rPr>
          <w:rFonts w:hint="eastAsia"/>
        </w:rPr>
        <w:t xml:space="preserve">, the riverbanks were segmented at </w:t>
      </w:r>
      <w:r>
        <w:rPr>
          <w:rFonts w:hint="eastAsia"/>
          <w:highlight w:val="green"/>
        </w:rPr>
        <w:t>one-kilometer intervals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 xml:space="preserve">length. Consequently, a total of </w:t>
      </w:r>
      <w:r>
        <w:rPr>
          <w:rFonts w:hint="eastAsia"/>
          <w:highlight w:val="green"/>
        </w:rPr>
        <w:t>182 river segments</w:t>
      </w:r>
      <w:r>
        <w:rPr>
          <w:rFonts w:hint="eastAsia"/>
        </w:rPr>
        <w:t xml:space="preserve"> were generated along </w:t>
      </w:r>
      <w:r>
        <w:rPr>
          <w:rFonts w:hint="eastAsia"/>
          <w:highlight w:val="green"/>
        </w:rPr>
        <w:t>the two rivers</w:t>
      </w:r>
      <w:r>
        <w:rPr>
          <w:rFonts w:hint="eastAsia"/>
        </w:rPr>
        <w:t xml:space="preserve"> within the </w:t>
      </w:r>
      <w:r>
        <w:rPr>
          <w:rFonts w:hint="eastAsia"/>
          <w:highlight w:val="green"/>
        </w:rPr>
        <w:t>metropolitan area</w:t>
      </w:r>
      <w:r>
        <w:rPr>
          <w:rFonts w:hint="eastAsia"/>
        </w:rPr>
        <w:t xml:space="preserve"> of Chongqing, encompassing </w:t>
      </w:r>
      <w:r>
        <w:rPr>
          <w:rFonts w:hint="eastAsia"/>
          <w:highlight w:val="green"/>
        </w:rPr>
        <w:t>94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Yangtze River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88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. </w:t>
      </w:r>
    </w:p>
    <w:p>
      <w:pPr>
        <w:rPr>
          <w:del w:id="153" w:author="野草" w:date="2024-04-28T15:32:45Z"/>
        </w:rPr>
      </w:pPr>
    </w:p>
    <w:p>
      <w:pPr>
        <w:jc w:val="left"/>
        <w:rPr>
          <w:del w:id="154" w:author="野草" w:date="2024-04-28T15:32:45Z"/>
          <w:rFonts w:hint="eastAsia"/>
          <w:sz w:val="16"/>
          <w:szCs w:val="16"/>
        </w:rPr>
      </w:pPr>
      <w:del w:id="155" w:author="野草" w:date="2024-04-28T15:32:45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56" w:author="野草" w:date="2024-04-28T15:32:45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20:52</w:delText>
        </w:r>
      </w:del>
      <w:del w:id="157" w:author="野草" w:date="2024-04-28T15:32:45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rPr>
          <w:rFonts w:cs="Times New Roman"/>
        </w:rPr>
      </w:pPr>
      <w:r>
        <w:rPr>
          <w:rFonts w:hint="eastAsia" w:cs="Times New Roman"/>
        </w:rPr>
        <w:t xml:space="preserve">The </w:t>
      </w:r>
      <w:r>
        <w:rPr>
          <w:rFonts w:hint="eastAsia" w:cs="Times New Roman"/>
          <w:highlight w:val="green"/>
        </w:rPr>
        <w:t>land surface temperature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riverside area</w:t>
      </w:r>
      <w:r>
        <w:rPr>
          <w:rFonts w:hint="eastAsia" w:cs="Times New Roman"/>
        </w:rPr>
        <w:t xml:space="preserve"> exhibit</w:t>
      </w:r>
      <w:r>
        <w:rPr>
          <w:rFonts w:hint="eastAsia" w:cs="Times New Roman"/>
          <w:lang w:val="en-US" w:eastAsia="zh-CN"/>
        </w:rPr>
        <w:t>s</w:t>
      </w:r>
      <w:r>
        <w:rPr>
          <w:rFonts w:hint="eastAsia" w:cs="Times New Roman"/>
        </w:rPr>
        <w:t xml:space="preserve"> a </w:t>
      </w:r>
      <w:r>
        <w:rPr>
          <w:rFonts w:hint="eastAsia" w:cs="Times New Roman"/>
          <w:highlight w:val="green"/>
        </w:rPr>
        <w:t>notable correlation</w:t>
      </w:r>
      <w:r>
        <w:rPr>
          <w:rFonts w:hint="eastAsia" w:cs="Times New Roman"/>
        </w:rPr>
        <w:t xml:space="preserve"> with the </w:t>
      </w:r>
      <w:r>
        <w:rPr>
          <w:rFonts w:hint="eastAsia" w:cs="Times New Roman"/>
          <w:highlight w:val="green"/>
        </w:rPr>
        <w:t>distance from the riverbank</w:t>
      </w:r>
      <w:r>
        <w:rPr>
          <w:rFonts w:hint="eastAsia" w:cs="Times New Roman"/>
        </w:rPr>
        <w:t xml:space="preserve">. More precisely, the temperature </w:t>
      </w:r>
      <w:r>
        <w:rPr>
          <w:rFonts w:hint="eastAsia" w:cs="Times New Roman"/>
          <w:highlight w:val="green"/>
        </w:rPr>
        <w:t>gradually increase</w:t>
      </w:r>
      <w:r>
        <w:rPr>
          <w:rFonts w:hint="eastAsia" w:cs="Times New Roman"/>
          <w:highlight w:val="green"/>
          <w:lang w:val="en-US" w:eastAsia="zh-CN"/>
        </w:rPr>
        <w:t>s</w:t>
      </w:r>
      <w:r>
        <w:rPr>
          <w:rFonts w:hint="eastAsia" w:cs="Times New Roman"/>
        </w:rPr>
        <w:t xml:space="preserve"> from </w:t>
      </w:r>
      <w:r>
        <w:rPr>
          <w:rFonts w:hint="eastAsia" w:cs="Times New Roman"/>
          <w:highlight w:val="green"/>
        </w:rPr>
        <w:t>the river surface's edge</w:t>
      </w:r>
      <w:r>
        <w:rPr>
          <w:rFonts w:hint="eastAsia" w:cs="Times New Roman"/>
        </w:rPr>
        <w:t xml:space="preserve"> toward </w:t>
      </w:r>
      <w:r>
        <w:rPr>
          <w:rFonts w:hint="eastAsia" w:cs="Times New Roman"/>
          <w:highlight w:val="green"/>
        </w:rPr>
        <w:t xml:space="preserve">the inland area </w:t>
      </w:r>
      <w:r>
        <w:rPr>
          <w:rFonts w:hint="eastAsia" w:cs="Times New Roman"/>
        </w:rPr>
        <w:t xml:space="preserve">until </w:t>
      </w:r>
      <w:r>
        <w:rPr>
          <w:rFonts w:hint="eastAsia" w:cs="Times New Roman"/>
          <w:highlight w:val="green"/>
        </w:rPr>
        <w:t>reaching a point</w:t>
      </w:r>
      <w:r>
        <w:rPr>
          <w:rFonts w:hint="eastAsia" w:cs="Times New Roman"/>
        </w:rPr>
        <w:t xml:space="preserve"> where the</w:t>
      </w:r>
      <w:r>
        <w:rPr>
          <w:rFonts w:hint="eastAsia" w:cs="Times New Roman"/>
          <w:highlight w:val="green"/>
        </w:rPr>
        <w:t xml:space="preserve"> upward temperature trend</w:t>
      </w:r>
      <w:r>
        <w:rPr>
          <w:rFonts w:hint="eastAsia" w:cs="Times New Roman"/>
        </w:rPr>
        <w:t xml:space="preserve"> cease</w:t>
      </w:r>
      <w:r>
        <w:rPr>
          <w:rFonts w:hint="eastAsia" w:cs="Times New Roman"/>
          <w:lang w:val="en-US" w:eastAsia="zh-CN"/>
        </w:rPr>
        <w:t>s</w:t>
      </w:r>
      <w:r>
        <w:rPr>
          <w:rFonts w:cs="Times New Roman"/>
        </w:rPr>
        <w:t xml:space="preserve"> (</w:t>
      </w:r>
      <w:r>
        <w:rPr>
          <w:rFonts w:cs="Times New Roman"/>
          <w:highlight w:val="cyan"/>
        </w:rPr>
        <w:t>Fig.3</w:t>
      </w:r>
      <w:r>
        <w:rPr>
          <w:rFonts w:cs="Times New Roman"/>
        </w:rPr>
        <w:t>)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This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temperature value</w:t>
      </w:r>
      <w:r>
        <w:rPr>
          <w:rFonts w:hint="eastAsia" w:cs="Times New Roman"/>
        </w:rPr>
        <w:t xml:space="preserve"> at this point </w:t>
      </w:r>
      <w:bookmarkStart w:id="38" w:name="OLE_LINK59"/>
      <w:r>
        <w:rPr>
          <w:rFonts w:hint="eastAsia" w:cs="Times New Roman"/>
          <w:lang w:val="en-US" w:eastAsia="zh-CN"/>
        </w:rPr>
        <w:t>is</w:t>
      </w:r>
      <w:r>
        <w:rPr>
          <w:rFonts w:hint="eastAsia" w:cs="Times New Roman"/>
        </w:rPr>
        <w:t xml:space="preserve"> </w:t>
      </w:r>
      <w:bookmarkEnd w:id="38"/>
      <w:r>
        <w:rPr>
          <w:rFonts w:hint="eastAsia" w:cs="Times New Roman"/>
        </w:rPr>
        <w:t>characterized to be</w:t>
      </w:r>
      <w:r>
        <w:rPr>
          <w:rFonts w:hint="eastAsia" w:cs="Times New Roman"/>
          <w:lang w:val="en-US" w:eastAsia="zh-CN"/>
        </w:rPr>
        <w:t xml:space="preserve"> </w:t>
      </w:r>
      <w:r>
        <w:rPr>
          <w:rFonts w:hint="eastAsia" w:cs="Times New Roman"/>
        </w:rPr>
        <w:t xml:space="preserve">the </w:t>
      </w:r>
      <w:r>
        <w:rPr>
          <w:rFonts w:hint="eastAsia" w:cs="Times New Roman"/>
          <w:highlight w:val="green"/>
        </w:rPr>
        <w:t>turning temperature</w:t>
      </w:r>
      <w:r>
        <w:rPr>
          <w:rFonts w:hint="eastAsia" w:cs="Times New Roman"/>
        </w:rPr>
        <w:t>. It</w:t>
      </w:r>
      <w:r>
        <w:rPr>
          <w:rFonts w:hint="default" w:cs="Times New Roman"/>
          <w:lang w:val="en-US" w:eastAsia="zh-CN"/>
        </w:rPr>
        <w:t>’</w:t>
      </w:r>
      <w:r>
        <w:rPr>
          <w:rFonts w:hint="eastAsia" w:cs="Times New Roman"/>
          <w:lang w:val="en-US" w:eastAsia="zh-CN"/>
        </w:rPr>
        <w:t>s</w:t>
      </w:r>
      <w:r>
        <w:rPr>
          <w:rFonts w:hint="eastAsia" w:cs="Times New Roman"/>
        </w:rPr>
        <w:t xml:space="preserve"> clear that the </w:t>
      </w:r>
      <w:r>
        <w:rPr>
          <w:rFonts w:hint="eastAsia" w:cs="Times New Roman"/>
          <w:highlight w:val="green"/>
        </w:rPr>
        <w:t>riverside area</w:t>
      </w:r>
      <w:r>
        <w:rPr>
          <w:rFonts w:hint="eastAsia" w:cs="Times New Roman"/>
        </w:rPr>
        <w:t xml:space="preserve"> represented by </w:t>
      </w:r>
      <w:r>
        <w:rPr>
          <w:rFonts w:hint="eastAsia" w:cs="Times New Roman"/>
          <w:highlight w:val="green"/>
        </w:rPr>
        <w:t>the non-linear curve</w:t>
      </w:r>
      <w:r>
        <w:rPr>
          <w:rFonts w:hint="eastAsia" w:cs="Times New Roman"/>
        </w:rPr>
        <w:t xml:space="preserve"> from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 xml:space="preserve"> 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influenced by </w:t>
      </w:r>
      <w:r>
        <w:rPr>
          <w:rFonts w:hint="eastAsia" w:cs="Times New Roman"/>
          <w:highlight w:val="green"/>
        </w:rPr>
        <w:t>river cooling</w:t>
      </w:r>
      <w:r>
        <w:rPr>
          <w:rFonts w:hint="eastAsia" w:cs="Times New Roman"/>
        </w:rPr>
        <w:t>. Therefo</w:t>
      </w:r>
      <w:r>
        <w:rPr>
          <w:rFonts w:hint="eastAsia" w:cs="Times New Roman"/>
          <w:highlight w:val="none"/>
        </w:rPr>
        <w:t xml:space="preserve">re, </w:t>
      </w:r>
      <w:r>
        <w:rPr>
          <w:rFonts w:hint="eastAsia" w:cs="Times New Roman"/>
          <w:highlight w:val="green"/>
        </w:rPr>
        <w:t>this area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can be</w:t>
      </w:r>
      <w:r>
        <w:rPr>
          <w:rFonts w:hint="eastAsia" w:cs="Times New Roman"/>
        </w:rPr>
        <w:t xml:space="preserve"> utilized to compute</w:t>
      </w:r>
      <w:r>
        <w:rPr>
          <w:rFonts w:hint="eastAsia" w:cs="Times New Roman"/>
          <w:highlight w:val="green"/>
        </w:rPr>
        <w:t xml:space="preserve"> relevant indices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. </w:t>
      </w:r>
      <w:r>
        <w:rPr>
          <w:rFonts w:cs="Times New Roman"/>
        </w:rPr>
        <w:t>T</w:t>
      </w:r>
      <w:r>
        <w:rPr>
          <w:rFonts w:hint="eastAsia" w:cs="Times New Roman"/>
        </w:rPr>
        <w:t xml:space="preserve">he distance from </w:t>
      </w:r>
      <w:r>
        <w:rPr>
          <w:rFonts w:hint="eastAsia" w:cs="Times New Roman"/>
          <w:highlight w:val="green"/>
        </w:rPr>
        <w:t>the river surface's edge</w:t>
      </w:r>
      <w:r>
        <w:rPr>
          <w:rFonts w:hint="eastAsia" w:cs="Times New Roman"/>
        </w:rPr>
        <w:t xml:space="preserve"> 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the </w:t>
      </w:r>
      <w:r>
        <w:rPr>
          <w:rFonts w:hint="eastAsia" w:cs="Times New Roman"/>
          <w:highlight w:val="green"/>
        </w:rPr>
        <w:t>River Cooling Distance (RCD)</w:t>
      </w:r>
      <w:r>
        <w:rPr>
          <w:rFonts w:hint="eastAsia" w:cs="Times New Roman"/>
        </w:rPr>
        <w:t xml:space="preserve">. The </w:t>
      </w:r>
      <w:r>
        <w:rPr>
          <w:rFonts w:hint="eastAsia" w:cs="Times New Roman"/>
          <w:highlight w:val="green"/>
        </w:rPr>
        <w:t>River Cooling Intensity (RCI)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</w:t>
      </w:r>
      <w:bookmarkStart w:id="39" w:name="OLE_LINK60"/>
      <w:r>
        <w:rPr>
          <w:rFonts w:hint="eastAsia" w:cs="Times New Roman"/>
        </w:rPr>
        <w:t>characterized to be</w:t>
      </w:r>
      <w:bookmarkEnd w:id="39"/>
      <w:r>
        <w:rPr>
          <w:rFonts w:hint="eastAsia" w:cs="Times New Roman"/>
        </w:rPr>
        <w:t xml:space="preserve"> the </w:t>
      </w:r>
      <w:r>
        <w:rPr>
          <w:rFonts w:hint="eastAsia" w:cs="Times New Roman"/>
          <w:highlight w:val="green"/>
        </w:rPr>
        <w:t>temperature contrast</w:t>
      </w:r>
      <w:r>
        <w:rPr>
          <w:rFonts w:hint="eastAsia" w:cs="Times New Roman"/>
        </w:rPr>
        <w:t xml:space="preserve"> between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, expressed in </w:t>
      </w:r>
      <w:r>
        <w:rPr>
          <w:rFonts w:hint="eastAsia" w:cs="Times New Roman"/>
          <w:highlight w:val="green"/>
        </w:rPr>
        <w:t>the following equation</w:t>
      </w:r>
      <w:r>
        <w:rPr>
          <w:rFonts w:hint="eastAsia" w:cs="Times New Roman"/>
        </w:rPr>
        <w:t>:</w:t>
      </w:r>
    </w:p>
    <w:p>
      <w:pPr>
        <w:jc w:val="right"/>
        <w:rPr>
          <w:rFonts w:cs="Times New Roman"/>
        </w:rPr>
      </w:pPr>
      <m:oMath>
        <m:r>
          <m:rPr/>
          <w:rPr>
            <w:rFonts w:ascii="Cambria Math" w:hAnsi="Cambria Math" w:cs="Times New Roman"/>
          </w:rPr>
          <m:t>RCI =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p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 −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r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hint="eastAsia" w:hAnsi="Cambria Math" w:cs="Times New Roman"/>
          <w:i/>
          <w:iCs/>
        </w:rPr>
        <w:t xml:space="preserve"> </w:t>
      </w:r>
      <w:r>
        <w:rPr>
          <w:rFonts w:hint="eastAsia" w:hAnsi="Cambria Math" w:cs="Times New Roman"/>
        </w:rPr>
        <w:t xml:space="preserve">                            (4)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where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p</w:t>
      </w:r>
      <w:r>
        <w:rPr>
          <w:rFonts w:hint="eastAsia" w:cs="Times New Roman"/>
        </w:rPr>
        <w:t xml:space="preserve"> is the </w:t>
      </w:r>
      <w:r>
        <w:rPr>
          <w:rFonts w:hint="eastAsia" w:cs="Times New Roman"/>
          <w:highlight w:val="green"/>
        </w:rPr>
        <w:t>turning temperature</w:t>
      </w:r>
      <w:r>
        <w:rPr>
          <w:rFonts w:hint="eastAsia" w:cs="Times New Roman"/>
        </w:rPr>
        <w:t xml:space="preserve">, and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r</w:t>
      </w:r>
      <w:r>
        <w:rPr>
          <w:rFonts w:hint="eastAsia" w:cs="Times New Roman"/>
        </w:rPr>
        <w:t xml:space="preserve"> is the </w:t>
      </w:r>
      <w:r>
        <w:rPr>
          <w:rFonts w:hint="eastAsia" w:cs="Times New Roman"/>
          <w:highlight w:val="green"/>
        </w:rPr>
        <w:t>temperature</w:t>
      </w:r>
      <w:r>
        <w:rPr>
          <w:rFonts w:hint="eastAsia" w:cs="Times New Roman"/>
        </w:rPr>
        <w:t xml:space="preserve"> at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>.</w:t>
      </w:r>
    </w:p>
    <w:p>
      <w:pPr>
        <w:jc w:val="left"/>
        <w:rPr>
          <w:del w:id="158" w:author="野草" w:date="2024-04-28T15:32:48Z"/>
          <w:rFonts w:cs="Times New Roman"/>
        </w:rPr>
      </w:pPr>
    </w:p>
    <w:p>
      <w:pPr>
        <w:jc w:val="left"/>
        <w:rPr>
          <w:del w:id="159" w:author="野草" w:date="2024-04-28T15:32:47Z"/>
          <w:rFonts w:hint="eastAsia"/>
          <w:sz w:val="16"/>
          <w:szCs w:val="16"/>
        </w:rPr>
      </w:pPr>
      <w:del w:id="160" w:author="野草" w:date="2024-04-28T15:32:47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61" w:author="野草" w:date="2024-04-28T15:32:47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20:52</w:delText>
        </w:r>
      </w:del>
      <w:del w:id="162" w:author="野草" w:date="2024-04-28T15:32:47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left"/>
        <w:rPr>
          <w:rFonts w:cs="Times New Roman"/>
        </w:rPr>
      </w:pPr>
      <w:r>
        <w:rPr>
          <w:rFonts w:hint="eastAsia" w:cs="Times New Roman"/>
          <w:highlight w:val="green"/>
        </w:rPr>
        <w:t>The index of RCI</w:t>
      </w:r>
      <w:r>
        <w:rPr>
          <w:rFonts w:hint="eastAsia" w:cs="Times New Roman"/>
        </w:rPr>
        <w:t xml:space="preserve"> has a limitation in that </w:t>
      </w:r>
      <w:r>
        <w:rPr>
          <w:rFonts w:hint="eastAsia" w:cs="Times New Roman"/>
          <w:highlight w:val="green"/>
        </w:rPr>
        <w:t>it only indicates</w:t>
      </w:r>
      <w:r>
        <w:rPr>
          <w:rFonts w:hint="eastAsia" w:cs="Times New Roman"/>
        </w:rPr>
        <w:t xml:space="preserve"> the </w:t>
      </w:r>
      <w:r>
        <w:rPr>
          <w:rFonts w:hint="eastAsia" w:cs="Times New Roman"/>
          <w:highlight w:val="green"/>
        </w:rPr>
        <w:t>maximum temperature reduction</w:t>
      </w:r>
      <w:r>
        <w:rPr>
          <w:rFonts w:hint="eastAsia" w:cs="Times New Roman"/>
        </w:rPr>
        <w:t xml:space="preserve"> within </w:t>
      </w:r>
      <w:r>
        <w:rPr>
          <w:rFonts w:hint="eastAsia" w:cs="Times New Roman"/>
          <w:highlight w:val="green"/>
        </w:rPr>
        <w:t>the riverside area</w:t>
      </w:r>
      <w:r>
        <w:rPr>
          <w:rFonts w:hint="eastAsia" w:cs="Times New Roman"/>
        </w:rPr>
        <w:t>, neglecting the</w:t>
      </w:r>
      <w:r>
        <w:rPr>
          <w:rFonts w:hint="eastAsia" w:cs="Times New Roman"/>
          <w:highlight w:val="green"/>
        </w:rPr>
        <w:t xml:space="preserve"> non-linear variations</w:t>
      </w:r>
      <w:r>
        <w:rPr>
          <w:rFonts w:hint="eastAsia" w:cs="Times New Roman"/>
        </w:rPr>
        <w:t xml:space="preserve"> in </w:t>
      </w:r>
      <w:r>
        <w:rPr>
          <w:rFonts w:hint="eastAsia" w:cs="Times New Roman"/>
          <w:highlight w:val="green"/>
        </w:rPr>
        <w:t>surface temperature</w:t>
      </w:r>
      <w:r>
        <w:rPr>
          <w:rFonts w:hint="eastAsia" w:cs="Times New Roman"/>
        </w:rPr>
        <w:t xml:space="preserve">. To provide a </w:t>
      </w:r>
      <w:r>
        <w:rPr>
          <w:rFonts w:hint="eastAsia" w:cs="Times New Roman"/>
          <w:highlight w:val="green"/>
        </w:rPr>
        <w:t>more comprehensive insight</w:t>
      </w:r>
      <w:r>
        <w:rPr>
          <w:rFonts w:hint="eastAsia" w:cs="Times New Roman"/>
        </w:rPr>
        <w:t xml:space="preserve"> into the</w:t>
      </w:r>
      <w:r>
        <w:rPr>
          <w:rFonts w:hint="eastAsia" w:cs="Times New Roman"/>
          <w:highlight w:val="green"/>
        </w:rPr>
        <w:t xml:space="preserve"> inland penetration</w:t>
      </w:r>
      <w:r>
        <w:rPr>
          <w:rFonts w:hint="eastAsia" w:cs="Times New Roman"/>
        </w:rPr>
        <w:t xml:space="preserve"> of river cooling, the index of </w:t>
      </w:r>
      <w:r>
        <w:rPr>
          <w:rFonts w:hint="eastAsia" w:cs="Times New Roman"/>
          <w:highlight w:val="green"/>
        </w:rPr>
        <w:t xml:space="preserve">Cumulative River Cooling Intensity (CRCI) </w:t>
      </w:r>
      <w:r>
        <w:rPr>
          <w:rFonts w:hint="eastAsia" w:cs="Times New Roman"/>
        </w:rPr>
        <w:t xml:space="preserve">was employed </w:t>
      </w:r>
      <w:r>
        <w:rPr>
          <w:rFonts w:hint="eastAsia" w:cs="Times New Roman"/>
          <w:highlight w:val="green"/>
        </w:rPr>
        <w:t>in this study</w:t>
      </w:r>
      <w:r>
        <w:rPr>
          <w:rFonts w:hint="eastAsia" w:cs="Times New Roman"/>
        </w:rPr>
        <w:t xml:space="preserve">. CRCI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</w:t>
      </w:r>
      <w:r>
        <w:rPr>
          <w:rFonts w:hint="eastAsia" w:cs="Times New Roman"/>
          <w:highlight w:val="green"/>
        </w:rPr>
        <w:t>the cumulative difference</w:t>
      </w:r>
      <w:r>
        <w:rPr>
          <w:rFonts w:hint="eastAsia" w:cs="Times New Roman"/>
        </w:rPr>
        <w:t xml:space="preserve"> between the</w:t>
      </w:r>
      <w:r>
        <w:rPr>
          <w:rFonts w:hint="eastAsia" w:cs="Times New Roman"/>
          <w:highlight w:val="green"/>
        </w:rPr>
        <w:t xml:space="preserve"> turning temperature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the non-linear temperature curve</w:t>
      </w:r>
      <w:r>
        <w:rPr>
          <w:rFonts w:hint="eastAsia" w:cs="Times New Roman"/>
        </w:rPr>
        <w:t xml:space="preserve"> from the</w:t>
      </w:r>
      <w:r>
        <w:rPr>
          <w:rFonts w:hint="eastAsia" w:cs="Times New Roman"/>
          <w:highlight w:val="green"/>
        </w:rPr>
        <w:t xml:space="preserve"> river surface's edge </w:t>
      </w:r>
      <w:r>
        <w:rPr>
          <w:rFonts w:hint="eastAsia" w:cs="Times New Roman"/>
        </w:rPr>
        <w:t xml:space="preserve">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, as depicted in </w:t>
      </w:r>
      <w:r>
        <w:rPr>
          <w:rFonts w:hint="eastAsia" w:cs="Times New Roman"/>
          <w:highlight w:val="green"/>
        </w:rPr>
        <w:t>the shaded area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Fig. 3</w:t>
      </w:r>
      <w:r>
        <w:rPr>
          <w:rFonts w:hint="eastAsia" w:cs="Times New Roman"/>
        </w:rPr>
        <w:t>. The equation is given by:</w:t>
      </w:r>
    </w:p>
    <w:bookmarkEnd w:id="35"/>
    <w:p>
      <w:pPr>
        <w:wordWrap w:val="0"/>
        <w:jc w:val="right"/>
        <w:rPr>
          <w:rFonts w:cs="Times New Roman"/>
        </w:rPr>
      </w:pPr>
      <m:oMath>
        <m:r>
          <m:rPr/>
          <w:rPr>
            <w:rFonts w:ascii="Cambria Math" w:hAnsi="Cambria Math" w:cs="Times New Roman"/>
          </w:rPr>
          <m:t>CRCI</m:t>
        </m:r>
        <m:r>
          <m:rPr>
            <m:sty m:val="p"/>
          </m:rPr>
          <w:rPr>
            <w:rFonts w:ascii="Cambria Math" w:hAnsi="Cambria Math" w:cs="Times New Roman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</w:rPr>
            </m:ctrlPr>
          </m:naryPr>
          <m:sub>
            <m:r>
              <m:rPr/>
              <w:rPr>
                <w:rFonts w:ascii="Cambria Math" w:hAnsi="Cambria Math" w:cs="Times New Roman"/>
              </w:rPr>
              <m:t>0</m:t>
            </m:r>
            <m:ctrlPr>
              <w:rPr>
                <w:rFonts w:ascii="Cambria Math" w:hAnsi="Cambria Math" w:cs="Times New Roman"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RCD</m:t>
            </m:r>
            <m:ctrlPr>
              <w:rPr>
                <w:rFonts w:ascii="Cambria Math" w:hAnsi="Cambria Math" w:cs="Times New Roman"/>
              </w:rPr>
            </m:ctrlPr>
          </m:sup>
          <m:e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p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−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c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  <m:ctrlPr>
              <w:rPr>
                <w:rFonts w:ascii="Cambria Math" w:hAnsi="Cambria Math" w:cs="Times New Roman"/>
              </w:rPr>
            </m:ctrlPr>
          </m:e>
        </m:nary>
      </m:oMath>
      <w:r>
        <w:rPr>
          <w:rFonts w:hint="eastAsia" w:hAnsi="Cambria Math" w:cs="Times New Roman"/>
        </w:rPr>
        <w:t xml:space="preserve">                            (5)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where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c</w:t>
      </w:r>
      <w:r>
        <w:rPr>
          <w:rFonts w:hint="eastAsia" w:cs="Times New Roman"/>
        </w:rPr>
        <w:t xml:space="preserve"> </w:t>
      </w:r>
      <w:r>
        <w:rPr>
          <w:rFonts w:hint="eastAsia" w:hAnsi="Cambria Math" w:cs="Times New Roman"/>
        </w:rPr>
        <w:t xml:space="preserve">is </w:t>
      </w:r>
      <w:r>
        <w:rPr>
          <w:rFonts w:hint="eastAsia" w:hAnsi="Cambria Math" w:cs="Times New Roman"/>
          <w:highlight w:val="green"/>
        </w:rPr>
        <w:t>the temperature</w:t>
      </w:r>
      <w:r>
        <w:rPr>
          <w:rFonts w:hint="eastAsia" w:hAnsi="Cambria Math" w:cs="Times New Roman"/>
        </w:rPr>
        <w:t xml:space="preserve"> on the </w:t>
      </w:r>
      <w:r>
        <w:rPr>
          <w:rFonts w:hint="eastAsia" w:cs="Times New Roman"/>
          <w:highlight w:val="green"/>
        </w:rPr>
        <w:t>non-linear temperature curve</w:t>
      </w:r>
      <w:r>
        <w:rPr>
          <w:rFonts w:hint="eastAsia" w:hAnsi="Cambria Math" w:cs="Times New Roman"/>
        </w:rPr>
        <w:t>.</w:t>
      </w:r>
    </w:p>
    <w:p>
      <w:pPr>
        <w:jc w:val="center"/>
      </w:pPr>
      <w:r>
        <w:drawing>
          <wp:inline distT="0" distB="0" distL="114300" distR="114300">
            <wp:extent cx="3688715" cy="2664460"/>
            <wp:effectExtent l="0" t="0" r="6985" b="254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del w:id="163" w:author="野草" w:date="2024-04-28T15:32:59Z"/>
          <w:rFonts w:hint="eastAsia"/>
          <w:sz w:val="16"/>
          <w:szCs w:val="16"/>
        </w:rPr>
      </w:pPr>
      <w:del w:id="164" w:author="野草" w:date="2024-04-28T15:32:59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65" w:author="野草" w:date="2024-04-28T15:32:59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20:51</w:delText>
        </w:r>
      </w:del>
      <w:del w:id="166" w:author="野草" w:date="2024-04-28T15:32:59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Fig. 3  Illustration of indexes </w:t>
      </w:r>
      <w:r>
        <w:rPr>
          <w:rFonts w:hint="eastAsia"/>
          <w:sz w:val="16"/>
          <w:szCs w:val="16"/>
          <w:lang w:val="en-US" w:eastAsia="zh-CN"/>
        </w:rPr>
        <w:t>related to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  <w:highlight w:val="none"/>
          <w:rPrChange w:id="167" w:author="野草" w:date="2024-04-28T15:36:00Z">
            <w:rPr>
              <w:rFonts w:hint="eastAsia"/>
              <w:sz w:val="16"/>
              <w:szCs w:val="16"/>
              <w:highlight w:val="green"/>
            </w:rPr>
          </w:rPrChange>
        </w:rPr>
        <w:t>river cooling effects.</w:t>
      </w:r>
    </w:p>
    <w:p>
      <w:pPr>
        <w:jc w:val="center"/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pStyle w:val="4"/>
      </w:pPr>
      <w:commentRangeStart w:id="2"/>
      <w:r>
        <w:t>2.5. Calculation of</w:t>
      </w:r>
      <w:r>
        <w:rPr>
          <w:rFonts w:hint="eastAsia"/>
        </w:rPr>
        <w:t xml:space="preserve"> influencing </w:t>
      </w:r>
      <w:r>
        <w:t>factors</w:t>
      </w:r>
      <w:commentRangeEnd w:id="2"/>
      <w:r>
        <w:rPr>
          <w:rStyle w:val="13"/>
          <w:rFonts w:eastAsiaTheme="minorEastAsia"/>
          <w:b w:val="0"/>
        </w:rPr>
        <w:commentReference w:id="2"/>
      </w:r>
    </w:p>
    <w:p>
      <w:pPr>
        <w:jc w:val="left"/>
        <w:rPr>
          <w:del w:id="168" w:author="野草" w:date="2024-04-28T15:33:01Z"/>
          <w:rFonts w:hint="eastAsia"/>
          <w:sz w:val="16"/>
          <w:szCs w:val="16"/>
        </w:rPr>
      </w:pPr>
      <w:del w:id="169" w:author="野草" w:date="2024-04-28T15:33:01Z">
        <w:bookmarkStart w:id="40" w:name="OLE_LINK83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70" w:author="野草" w:date="2024-04-28T15:33:01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22:38</w:delText>
        </w:r>
      </w:del>
      <w:del w:id="171" w:author="野草" w:date="2024-04-28T15:33:01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40"/>
    <w:p>
      <w:pPr>
        <w:rPr>
          <w:rFonts w:eastAsia="宋体" w:cs="Times New Roman"/>
          <w:color w:val="2E2E2E"/>
        </w:rPr>
      </w:pPr>
      <w:r>
        <w:rPr>
          <w:rFonts w:hint="eastAsia" w:eastAsia="宋体" w:cs="Times New Roman"/>
          <w:color w:val="2E2E2E"/>
        </w:rPr>
        <w:t xml:space="preserve">The </w:t>
      </w:r>
      <w:r>
        <w:rPr>
          <w:rFonts w:hint="eastAsia" w:eastAsia="宋体" w:cs="Times New Roman"/>
          <w:color w:val="2E2E2E"/>
          <w:highlight w:val="green"/>
        </w:rPr>
        <w:t>potential influencing factors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river cooling effects</w:t>
      </w:r>
      <w:r>
        <w:rPr>
          <w:rFonts w:hint="eastAsia" w:eastAsia="宋体" w:cs="Times New Roman"/>
          <w:color w:val="2E2E2E"/>
          <w:highlight w:val="none"/>
        </w:rPr>
        <w:t xml:space="preserve"> can be classified into</w:t>
      </w:r>
      <w:r>
        <w:rPr>
          <w:rFonts w:hint="eastAsia" w:eastAsia="宋体" w:cs="Times New Roman"/>
          <w:color w:val="2E2E2E"/>
          <w:highlight w:val="green"/>
        </w:rPr>
        <w:t xml:space="preserve"> the following types</w:t>
      </w:r>
      <w:r>
        <w:rPr>
          <w:rFonts w:hint="eastAsia" w:eastAsia="宋体" w:cs="Times New Roman"/>
          <w:color w:val="2E2E2E"/>
          <w:highlight w:val="none"/>
        </w:rPr>
        <w:t xml:space="preserve">: </w:t>
      </w:r>
      <w:r>
        <w:rPr>
          <w:rFonts w:hint="eastAsia" w:eastAsia="宋体" w:cs="Times New Roman"/>
          <w:color w:val="2E2E2E"/>
          <w:highlight w:val="green"/>
        </w:rPr>
        <w:t>river c</w:t>
      </w:r>
      <w:bookmarkStart w:id="41" w:name="OLE_LINK36"/>
      <w:r>
        <w:rPr>
          <w:rFonts w:hint="eastAsia" w:eastAsia="宋体" w:cs="Times New Roman"/>
          <w:color w:val="2E2E2E"/>
          <w:highlight w:val="green"/>
        </w:rPr>
        <w:t>haracteristics</w:t>
      </w:r>
      <w:bookmarkEnd w:id="41"/>
      <w:r>
        <w:rPr>
          <w:rFonts w:hint="eastAsia" w:eastAsia="宋体" w:cs="Times New Roman"/>
          <w:color w:val="2E2E2E"/>
          <w:highlight w:val="none"/>
        </w:rPr>
        <w:t xml:space="preserve">, </w:t>
      </w:r>
      <w:r>
        <w:rPr>
          <w:rFonts w:hint="eastAsia" w:eastAsia="宋体" w:cs="Times New Roman"/>
          <w:color w:val="2E2E2E"/>
          <w:highlight w:val="green"/>
        </w:rPr>
        <w:t xml:space="preserve">land cover </w:t>
      </w:r>
      <w:r>
        <w:rPr>
          <w:rFonts w:hint="eastAsia" w:eastAsia="宋体" w:cs="Times New Roman"/>
          <w:color w:val="2E2E2E"/>
          <w:highlight w:val="none"/>
        </w:rPr>
        <w:t xml:space="preserve">characteristics, 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3D </w:t>
      </w:r>
      <w:r>
        <w:rPr>
          <w:rFonts w:hint="eastAsia" w:eastAsia="宋体" w:cs="Times New Roman"/>
          <w:color w:val="2E2E2E"/>
          <w:highlight w:val="green"/>
        </w:rPr>
        <w:t>building characteristics</w:t>
      </w:r>
      <w:r>
        <w:rPr>
          <w:rFonts w:hint="eastAsia" w:eastAsia="宋体" w:cs="Times New Roman"/>
          <w:color w:val="2E2E2E"/>
          <w:highlight w:val="none"/>
        </w:rPr>
        <w:t xml:space="preserve">, and </w:t>
      </w:r>
      <w:r>
        <w:rPr>
          <w:rFonts w:hint="eastAsia" w:eastAsia="宋体" w:cs="Times New Roman"/>
          <w:color w:val="2E2E2E"/>
          <w:highlight w:val="green"/>
        </w:rPr>
        <w:t xml:space="preserve">topographical </w:t>
      </w:r>
      <w:r>
        <w:rPr>
          <w:rFonts w:hint="eastAsia" w:eastAsia="宋体" w:cs="Times New Roman"/>
          <w:color w:val="2E2E2E"/>
          <w:highlight w:val="none"/>
        </w:rPr>
        <w:t>characteristics.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</w:rPr>
        <w:t xml:space="preserve">It is worth noting that </w:t>
      </w:r>
      <w:r>
        <w:rPr>
          <w:rFonts w:hint="eastAsia" w:eastAsia="宋体" w:cs="Times New Roman"/>
          <w:color w:val="2E2E2E"/>
          <w:lang w:val="en-US" w:eastAsia="zh-CN"/>
        </w:rPr>
        <w:t xml:space="preserve">the calculation of </w:t>
      </w:r>
      <w:r>
        <w:rPr>
          <w:rFonts w:hint="eastAsia" w:eastAsia="宋体" w:cs="Times New Roman"/>
          <w:color w:val="2E2E2E"/>
          <w:highlight w:val="green"/>
        </w:rPr>
        <w:t>land cover</w:t>
      </w:r>
      <w:r>
        <w:rPr>
          <w:rFonts w:hint="eastAsia" w:eastAsia="宋体" w:cs="Times New Roman"/>
          <w:color w:val="2E2E2E"/>
        </w:rPr>
        <w:t xml:space="preserve">, </w:t>
      </w:r>
      <w:r>
        <w:rPr>
          <w:rFonts w:hint="eastAsia" w:eastAsia="宋体" w:cs="Times New Roman"/>
          <w:color w:val="2E2E2E"/>
          <w:lang w:val="en-US" w:eastAsia="zh-CN"/>
        </w:rPr>
        <w:t xml:space="preserve">3D </w:t>
      </w:r>
      <w:r>
        <w:rPr>
          <w:rFonts w:hint="eastAsia" w:eastAsia="宋体" w:cs="Times New Roman"/>
          <w:color w:val="2E2E2E"/>
        </w:rPr>
        <w:t xml:space="preserve">building, and </w:t>
      </w:r>
      <w:r>
        <w:rPr>
          <w:rFonts w:hint="eastAsia" w:eastAsia="宋体" w:cs="Times New Roman"/>
          <w:color w:val="2E2E2E"/>
          <w:highlight w:val="green"/>
        </w:rPr>
        <w:t>topographical characteristics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highlight w:val="cyan"/>
        </w:rPr>
        <w:t xml:space="preserve">were </w:t>
      </w:r>
      <w:r>
        <w:rPr>
          <w:rFonts w:hint="eastAsia" w:eastAsia="宋体" w:cs="Times New Roman"/>
          <w:color w:val="2E2E2E"/>
        </w:rPr>
        <w:t xml:space="preserve">based on the </w:t>
      </w:r>
      <w:r>
        <w:rPr>
          <w:rFonts w:hint="eastAsia" w:eastAsia="宋体" w:cs="Times New Roman"/>
          <w:color w:val="2E2E2E"/>
          <w:highlight w:val="green"/>
        </w:rPr>
        <w:t>riverside areas</w:t>
      </w:r>
      <w:r>
        <w:rPr>
          <w:rFonts w:hint="eastAsia" w:eastAsia="宋体" w:cs="Times New Roman"/>
          <w:color w:val="2E2E2E"/>
        </w:rPr>
        <w:t xml:space="preserve"> within the </w:t>
      </w:r>
      <w:r>
        <w:rPr>
          <w:rFonts w:hint="eastAsia" w:eastAsia="宋体" w:cs="Times New Roman"/>
          <w:color w:val="2E2E2E"/>
          <w:highlight w:val="green"/>
        </w:rPr>
        <w:t>river cooling distance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2E2E2E"/>
        </w:rPr>
        <w:t xml:space="preserve"> in this study.</w:t>
      </w:r>
    </w:p>
    <w:p>
      <w:pPr>
        <w:rPr>
          <w:del w:id="172" w:author="野草" w:date="2024-04-28T15:33:03Z"/>
          <w:rFonts w:eastAsia="宋体" w:cs="Times New Roman"/>
          <w:color w:val="2E2E2E"/>
          <w:highlight w:val="none"/>
        </w:rPr>
      </w:pPr>
    </w:p>
    <w:p>
      <w:pPr>
        <w:jc w:val="left"/>
        <w:rPr>
          <w:del w:id="173" w:author="野草" w:date="2024-04-28T15:33:02Z"/>
          <w:rFonts w:hint="eastAsia"/>
          <w:sz w:val="16"/>
          <w:szCs w:val="16"/>
        </w:rPr>
      </w:pPr>
      <w:del w:id="174" w:author="野草" w:date="2024-04-28T15:33:02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75" w:author="野草" w:date="2024-04-28T15:33:02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22:38</w:delText>
        </w:r>
      </w:del>
      <w:del w:id="176" w:author="野草" w:date="2024-04-28T15:33:02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rPr>
          <w:rFonts w:eastAsia="宋体" w:cs="Times New Roman"/>
          <w:color w:val="2E2E2E"/>
        </w:rPr>
      </w:pPr>
      <w:r>
        <w:rPr>
          <w:rFonts w:hint="eastAsia" w:eastAsia="宋体" w:cs="Times New Roman"/>
          <w:color w:val="2E2E2E"/>
          <w:lang w:val="en-US" w:eastAsia="zh-CN"/>
        </w:rPr>
        <w:t>We</w:t>
      </w:r>
      <w:r>
        <w:rPr>
          <w:rFonts w:hint="eastAsia" w:eastAsia="宋体" w:cs="Times New Roman"/>
          <w:color w:val="2E2E2E"/>
          <w:highlight w:val="cyan"/>
          <w:lang w:val="en-US" w:eastAsia="zh-CN"/>
        </w:rPr>
        <w:t xml:space="preserve"> chose</w:t>
      </w:r>
      <w:r>
        <w:rPr>
          <w:rFonts w:hint="eastAsia" w:eastAsia="宋体" w:cs="Times New Roman"/>
          <w:color w:val="2E2E2E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river width (RW</w:t>
      </w:r>
      <w:bookmarkStart w:id="42" w:name="OLE_LINK67"/>
      <w:r>
        <w:rPr>
          <w:rFonts w:hint="eastAsia" w:eastAsia="宋体" w:cs="Times New Roman"/>
          <w:color w:val="2E2E2E"/>
          <w:highlight w:val="green"/>
          <w:lang w:val="en-US" w:eastAsia="zh-CN"/>
        </w:rPr>
        <w:t>, unit: m</w:t>
      </w:r>
      <w:bookmarkEnd w:id="42"/>
      <w:r>
        <w:rPr>
          <w:rFonts w:hint="eastAsia" w:eastAsia="宋体" w:cs="Times New Roman"/>
          <w:color w:val="2E2E2E"/>
          <w:highlight w:val="green"/>
          <w:lang w:val="en-US" w:eastAsia="zh-CN"/>
        </w:rPr>
        <w:t>)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, </w:t>
      </w:r>
      <w:bookmarkStart w:id="43" w:name="OLE_LINK38"/>
      <w:r>
        <w:rPr>
          <w:rFonts w:hint="eastAsia" w:eastAsia="宋体" w:cs="Times New Roman"/>
          <w:color w:val="2E2E2E"/>
          <w:highlight w:val="green"/>
          <w:lang w:val="en-US" w:eastAsia="zh-CN"/>
        </w:rPr>
        <w:t>river orientation</w:t>
      </w:r>
      <w:bookmarkEnd w:id="43"/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 (ORI</w:t>
      </w:r>
      <w:bookmarkStart w:id="44" w:name="OLE_LINK68"/>
      <w:r>
        <w:rPr>
          <w:rFonts w:hint="eastAsia" w:eastAsia="宋体" w:cs="Times New Roman"/>
          <w:color w:val="2E2E2E"/>
          <w:highlight w:val="green"/>
          <w:lang w:val="en-US" w:eastAsia="zh-CN"/>
        </w:rPr>
        <w:t>, unit: °</w:t>
      </w:r>
      <w:bookmarkEnd w:id="44"/>
      <w:r>
        <w:rPr>
          <w:rFonts w:hint="eastAsia" w:eastAsia="宋体" w:cs="Times New Roman"/>
          <w:color w:val="2E2E2E"/>
          <w:highlight w:val="green"/>
          <w:lang w:val="en-US" w:eastAsia="zh-CN"/>
        </w:rPr>
        <w:t>)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 and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river rotation angle (ROT, unit: °) </w:t>
      </w:r>
      <w:r>
        <w:rPr>
          <w:rFonts w:hint="eastAsia" w:eastAsia="宋体" w:cs="Times New Roman"/>
          <w:color w:val="2E2E2E"/>
          <w:lang w:val="en-US" w:eastAsia="zh-CN"/>
        </w:rPr>
        <w:t xml:space="preserve">to represent the </w:t>
      </w:r>
      <w:r>
        <w:rPr>
          <w:rFonts w:hint="eastAsia" w:eastAsia="宋体" w:cs="Times New Roman"/>
          <w:color w:val="2E2E2E"/>
          <w:highlight w:val="green"/>
        </w:rPr>
        <w:t>characteristics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 of rivers</w:t>
      </w:r>
      <w:bookmarkStart w:id="127" w:name="_GoBack"/>
      <w:bookmarkEnd w:id="127"/>
      <w:r>
        <w:rPr>
          <w:rFonts w:hint="eastAsia" w:eastAsia="宋体" w:cs="Times New Roman"/>
          <w:color w:val="2E2E2E"/>
          <w:lang w:val="en-US" w:eastAsia="zh-CN"/>
        </w:rPr>
        <w:t xml:space="preserve">. </w:t>
      </w:r>
      <w:commentRangeStart w:id="3"/>
      <w:r>
        <w:rPr>
          <w:rFonts w:hint="eastAsia" w:eastAsia="宋体" w:cs="Times New Roman"/>
          <w:color w:val="2E2E2E"/>
        </w:rPr>
        <w:t xml:space="preserve">Regarding </w:t>
      </w:r>
      <w:r>
        <w:rPr>
          <w:rFonts w:hint="eastAsia" w:eastAsia="宋体" w:cs="Times New Roman"/>
          <w:color w:val="2E2E2E"/>
          <w:highlight w:val="green"/>
        </w:rPr>
        <w:t>land cover characteristics</w:t>
      </w:r>
      <w:r>
        <w:rPr>
          <w:rFonts w:hint="eastAsia" w:eastAsia="宋体" w:cs="Times New Roman"/>
          <w:color w:val="2E2E2E"/>
        </w:rPr>
        <w:t xml:space="preserve">, </w:t>
      </w:r>
      <w:r>
        <w:rPr>
          <w:rFonts w:hint="eastAsia" w:eastAsia="宋体" w:cs="Times New Roman"/>
          <w:color w:val="2E2E2E"/>
          <w:highlight w:val="green"/>
        </w:rPr>
        <w:t>area percentage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impervious surface</w:t>
      </w:r>
      <w:r>
        <w:rPr>
          <w:rFonts w:hint="eastAsia" w:eastAsia="宋体" w:cs="Times New Roman"/>
          <w:color w:val="2E2E2E"/>
        </w:rPr>
        <w:t xml:space="preserve"> (PLAND_I</w:t>
      </w:r>
      <w:bookmarkStart w:id="45" w:name="OLE_LINK63"/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bookmarkEnd w:id="45"/>
      <w:r>
        <w:rPr>
          <w:rFonts w:hint="eastAsia" w:eastAsia="宋体" w:cs="Times New Roman"/>
          <w:color w:val="2E2E2E"/>
        </w:rPr>
        <w:t xml:space="preserve">%), </w:t>
      </w:r>
      <w:r>
        <w:rPr>
          <w:rFonts w:hint="eastAsia" w:eastAsia="宋体" w:cs="Times New Roman"/>
          <w:color w:val="2E2E2E"/>
          <w:highlight w:val="green"/>
        </w:rPr>
        <w:t>area percentage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vegetation</w:t>
      </w:r>
      <w:r>
        <w:rPr>
          <w:rFonts w:hint="eastAsia" w:eastAsia="宋体" w:cs="Times New Roman"/>
          <w:color w:val="2E2E2E"/>
        </w:rPr>
        <w:t xml:space="preserve"> (PLAND_V</w:t>
      </w:r>
      <w:bookmarkStart w:id="46" w:name="OLE_LINK65"/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>%</w:t>
      </w:r>
      <w:bookmarkEnd w:id="46"/>
      <w:r>
        <w:rPr>
          <w:rFonts w:hint="eastAsia" w:eastAsia="宋体" w:cs="Times New Roman"/>
          <w:color w:val="2E2E2E"/>
        </w:rPr>
        <w:t xml:space="preserve">),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impervious surface</w:t>
      </w:r>
      <w:r>
        <w:rPr>
          <w:rFonts w:hint="eastAsia" w:eastAsia="宋体" w:cs="Times New Roman"/>
          <w:color w:val="2E2E2E"/>
        </w:rPr>
        <w:t xml:space="preserve"> (AI_I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%),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vegetation</w:t>
      </w:r>
      <w:r>
        <w:rPr>
          <w:rFonts w:hint="eastAsia" w:eastAsia="宋体" w:cs="Times New Roman"/>
          <w:color w:val="2E2E2E"/>
        </w:rPr>
        <w:t xml:space="preserve"> (AI_V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 and </w:t>
      </w:r>
      <w:r>
        <w:rPr>
          <w:rFonts w:hint="eastAsia" w:eastAsia="宋体" w:cs="Times New Roman"/>
          <w:color w:val="2E2E2E"/>
          <w:highlight w:val="green"/>
        </w:rPr>
        <w:t>patch density</w:t>
      </w:r>
      <w:r>
        <w:rPr>
          <w:rFonts w:hint="eastAsia" w:eastAsia="宋体" w:cs="Times New Roman"/>
          <w:color w:val="2E2E2E"/>
        </w:rPr>
        <w:t xml:space="preserve"> (PD</w:t>
      </w:r>
      <w:r>
        <w:rPr>
          <w:rFonts w:hint="eastAsia" w:eastAsia="宋体" w:cs="Times New Roman"/>
          <w:color w:val="2E2E2E"/>
          <w:lang w:val="en-US" w:eastAsia="zh-CN"/>
        </w:rPr>
        <w:t xml:space="preserve">, </w:t>
      </w:r>
      <w:r>
        <w:rPr>
          <w:rFonts w:ascii="Times New Roman" w:hAnsi="Times New Roman" w:eastAsia="宋体"/>
        </w:rPr>
        <w:t xml:space="preserve">unit: 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/>
          <w:vertAlign w:val="superscript"/>
          <w:lang w:val="en-US" w:eastAsia="zh-CN"/>
        </w:rPr>
        <w:t>-1</w:t>
      </w:r>
      <w:r>
        <w:rPr>
          <w:rFonts w:hint="eastAsia" w:eastAsia="宋体" w:cs="Times New Roman"/>
          <w:color w:val="2E2E2E"/>
        </w:rPr>
        <w:t xml:space="preserve">) </w:t>
      </w:r>
      <w:r>
        <w:rPr>
          <w:rFonts w:hint="eastAsia" w:eastAsia="宋体" w:cs="Times New Roman"/>
          <w:color w:val="2E2E2E"/>
          <w:highlight w:val="cyan"/>
        </w:rPr>
        <w:t xml:space="preserve">were </w:t>
      </w:r>
      <w:r>
        <w:rPr>
          <w:rFonts w:hint="eastAsia" w:eastAsia="宋体" w:cs="Times New Roman"/>
          <w:color w:val="2E2E2E"/>
        </w:rPr>
        <w:t xml:space="preserve">selected as </w:t>
      </w:r>
      <w:r>
        <w:rPr>
          <w:rFonts w:hint="eastAsia" w:eastAsia="宋体" w:cs="Times New Roman"/>
          <w:color w:val="2E2E2E"/>
          <w:highlight w:val="green"/>
        </w:rPr>
        <w:t>potential influencing factors</w:t>
      </w:r>
      <w:r>
        <w:rPr>
          <w:rFonts w:hint="eastAsia" w:eastAsia="宋体" w:cs="Times New Roman"/>
          <w:color w:val="2E2E2E"/>
        </w:rPr>
        <w:t>.</w:t>
      </w:r>
      <w:commentRangeEnd w:id="3"/>
      <w:r>
        <w:rPr>
          <w:rStyle w:val="13"/>
        </w:rPr>
        <w:commentReference w:id="3"/>
      </w:r>
      <w:r>
        <w:rPr>
          <w:rStyle w:val="13"/>
          <w:rFonts w:hint="eastAsia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</w:rPr>
        <w:t xml:space="preserve">The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is defined as </w:t>
      </w:r>
      <w:r>
        <w:rPr>
          <w:rFonts w:hint="eastAsia" w:eastAsia="宋体" w:cs="Times New Roman"/>
          <w:color w:val="2E2E2E"/>
          <w:highlight w:val="green"/>
        </w:rPr>
        <w:t>the ratio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actual number</w:t>
      </w:r>
      <w:r>
        <w:rPr>
          <w:rFonts w:hint="eastAsia" w:eastAsia="宋体" w:cs="Times New Roman"/>
          <w:color w:val="2E2E2E"/>
        </w:rPr>
        <w:t xml:space="preserve"> to the </w:t>
      </w:r>
      <w:r>
        <w:rPr>
          <w:rFonts w:hint="eastAsia" w:eastAsia="宋体" w:cs="Times New Roman"/>
          <w:color w:val="2E2E2E"/>
          <w:highlight w:val="green"/>
        </w:rPr>
        <w:t>theoretical maximum number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like adjacencies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. It </w:t>
      </w:r>
      <w:r>
        <w:rPr>
          <w:rFonts w:hint="eastAsia" w:eastAsia="宋体" w:cs="Times New Roman"/>
          <w:color w:val="2E2E2E"/>
          <w:highlight w:val="cyan"/>
        </w:rPr>
        <w:t xml:space="preserve">was </w:t>
      </w:r>
      <w:r>
        <w:rPr>
          <w:rFonts w:hint="eastAsia" w:eastAsia="宋体" w:cs="Times New Roman"/>
          <w:color w:val="2E2E2E"/>
        </w:rPr>
        <w:t xml:space="preserve">used here to reflect the </w:t>
      </w:r>
      <w:r>
        <w:rPr>
          <w:rFonts w:hint="eastAsia" w:eastAsia="宋体" w:cs="Times New Roman"/>
          <w:color w:val="2E2E2E"/>
          <w:highlight w:val="green"/>
        </w:rPr>
        <w:t>a</w:t>
      </w:r>
      <w:r>
        <w:rPr>
          <w:rFonts w:eastAsia="宋体" w:cs="Times New Roman"/>
          <w:color w:val="2E2E2E"/>
          <w:highlight w:val="green"/>
        </w:rPr>
        <w:t xml:space="preserve">ggregating </w:t>
      </w:r>
      <w:r>
        <w:rPr>
          <w:rFonts w:hint="eastAsia" w:eastAsia="宋体" w:cs="Times New Roman"/>
          <w:color w:val="2E2E2E"/>
          <w:highlight w:val="green"/>
        </w:rPr>
        <w:t>level</w:t>
      </w:r>
      <w:r>
        <w:rPr>
          <w:rFonts w:eastAsia="宋体" w:cs="Times New Roman"/>
          <w:color w:val="2E2E2E"/>
        </w:rPr>
        <w:t xml:space="preserve"> of patches</w:t>
      </w:r>
      <w:r>
        <w:rPr>
          <w:rFonts w:hint="eastAsia" w:eastAsia="宋体" w:cs="Times New Roman"/>
          <w:color w:val="2E2E2E"/>
        </w:rPr>
        <w:t xml:space="preserve"> for </w:t>
      </w:r>
      <w:r>
        <w:rPr>
          <w:rFonts w:hint="eastAsia" w:eastAsia="宋体" w:cs="Times New Roman"/>
          <w:color w:val="2E2E2E"/>
          <w:highlight w:val="green"/>
        </w:rPr>
        <w:t>particular land cover types</w:t>
      </w:r>
      <w:r>
        <w:rPr>
          <w:rFonts w:hint="eastAsia" w:eastAsia="宋体" w:cs="Times New Roman"/>
          <w:color w:val="2E2E2E"/>
        </w:rPr>
        <w:t>. P</w:t>
      </w:r>
      <w:r>
        <w:rPr>
          <w:rFonts w:hint="eastAsia" w:eastAsia="宋体" w:cs="Times New Roman"/>
          <w:color w:val="2E2E2E"/>
          <w:lang w:val="en-US" w:eastAsia="zh-CN"/>
        </w:rPr>
        <w:t>atch density</w:t>
      </w:r>
      <w:r>
        <w:rPr>
          <w:rFonts w:hint="eastAsia" w:eastAsia="宋体" w:cs="Times New Roman"/>
          <w:color w:val="2E2E2E"/>
        </w:rPr>
        <w:t xml:space="preserve"> is defined as t</w:t>
      </w:r>
      <w:r>
        <w:rPr>
          <w:rFonts w:eastAsia="宋体" w:cs="Times New Roman"/>
          <w:color w:val="2E2E2E"/>
        </w:rPr>
        <w:t xml:space="preserve">he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number</w:t>
      </w:r>
      <w:r>
        <w:rPr>
          <w:rFonts w:eastAsia="宋体" w:cs="Times New Roman"/>
          <w:color w:val="2E2E2E"/>
          <w:highlight w:val="green"/>
        </w:rPr>
        <w:t xml:space="preserve"> of patches</w:t>
      </w:r>
      <w:r>
        <w:rPr>
          <w:rFonts w:hint="eastAsia" w:eastAsia="宋体" w:cs="Times New Roman"/>
          <w:color w:val="2E2E2E"/>
        </w:rPr>
        <w:t xml:space="preserve"> in a </w:t>
      </w:r>
      <w:r>
        <w:rPr>
          <w:rFonts w:hint="eastAsia" w:eastAsia="宋体" w:cs="Times New Roman"/>
          <w:color w:val="2E2E2E"/>
          <w:highlight w:val="green"/>
        </w:rPr>
        <w:t>particular area</w:t>
      </w:r>
      <w:r>
        <w:rPr>
          <w:rFonts w:hint="eastAsia" w:eastAsia="宋体" w:cs="Times New Roman"/>
          <w:color w:val="2E2E2E"/>
          <w:highlight w:val="green"/>
          <w:lang w:eastAsia="zh-CN"/>
        </w:rPr>
        <w:t xml:space="preserve">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and it can</w:t>
      </w:r>
      <w:r>
        <w:rPr>
          <w:rFonts w:hint="eastAsia" w:eastAsia="宋体" w:cs="Times New Roman"/>
          <w:color w:val="2E2E2E"/>
        </w:rPr>
        <w:t xml:space="preserve"> reflect </w:t>
      </w:r>
      <w:r>
        <w:rPr>
          <w:rFonts w:hint="eastAsia" w:eastAsia="宋体" w:cs="Times New Roman"/>
          <w:color w:val="2E2E2E"/>
          <w:highlight w:val="green"/>
        </w:rPr>
        <w:t xml:space="preserve">the fragmentation </w:t>
      </w:r>
      <w:r>
        <w:rPr>
          <w:rFonts w:hint="eastAsia" w:eastAsia="宋体" w:cs="Times New Roman"/>
          <w:color w:val="2E2E2E"/>
        </w:rPr>
        <w:t xml:space="preserve">of landscape within </w:t>
      </w:r>
      <w:r>
        <w:rPr>
          <w:rFonts w:hint="eastAsia" w:eastAsia="宋体" w:cs="Times New Roman"/>
          <w:color w:val="2E2E2E"/>
          <w:highlight w:val="green"/>
        </w:rPr>
        <w:t>each river segment</w:t>
      </w:r>
      <w:r>
        <w:rPr>
          <w:rFonts w:hint="eastAsia" w:eastAsia="宋体" w:cs="Times New Roman"/>
          <w:color w:val="2E2E2E"/>
        </w:rPr>
        <w:t>.</w:t>
      </w:r>
    </w:p>
    <w:p>
      <w:pPr>
        <w:ind w:firstLine="0" w:firstLineChars="0"/>
        <w:rPr>
          <w:ins w:id="177" w:author="野草" w:date="2024-04-28T15:33:18Z"/>
          <w:rFonts w:eastAsia="宋体" w:cs="Times New Roman"/>
          <w:color w:val="2E2E2E"/>
        </w:rPr>
      </w:pPr>
      <w:r>
        <w:rPr>
          <w:rFonts w:hint="eastAsia" w:eastAsia="宋体" w:cs="Times New Roman"/>
          <w:color w:val="2E2E2E"/>
          <w:highlight w:val="green"/>
          <w:lang w:val="en-US" w:eastAsia="zh-CN"/>
        </w:rPr>
        <w:t>3D b</w:t>
      </w:r>
      <w:r>
        <w:rPr>
          <w:rFonts w:hint="eastAsia" w:eastAsia="宋体" w:cs="Times New Roman"/>
          <w:color w:val="2E2E2E"/>
          <w:highlight w:val="green"/>
        </w:rPr>
        <w:t>uilding characteristics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highlight w:val="cyan"/>
        </w:rPr>
        <w:t>were</w:t>
      </w:r>
      <w:r>
        <w:rPr>
          <w:rFonts w:hint="eastAsia" w:eastAsia="宋体" w:cs="Times New Roman"/>
          <w:color w:val="2E2E2E"/>
        </w:rPr>
        <w:t xml:space="preserve"> recognized to have </w:t>
      </w:r>
      <w:r>
        <w:rPr>
          <w:rFonts w:hint="eastAsia" w:eastAsia="宋体" w:cs="Times New Roman"/>
          <w:color w:val="2E2E2E"/>
          <w:highlight w:val="green"/>
        </w:rPr>
        <w:t>potential impacts</w:t>
      </w:r>
      <w:r>
        <w:rPr>
          <w:rFonts w:hint="eastAsia" w:eastAsia="宋体" w:cs="Times New Roman"/>
          <w:color w:val="2E2E2E"/>
        </w:rPr>
        <w:t xml:space="preserve">, as </w:t>
      </w:r>
      <w:r>
        <w:rPr>
          <w:rFonts w:hint="eastAsia" w:eastAsia="宋体" w:cs="Times New Roman"/>
          <w:color w:val="2E2E2E"/>
          <w:highlight w:val="green"/>
        </w:rPr>
        <w:t>urban architecture</w:t>
      </w:r>
      <w:r>
        <w:rPr>
          <w:rFonts w:hint="eastAsia" w:eastAsia="宋体" w:cs="Times New Roman"/>
          <w:color w:val="2E2E2E"/>
        </w:rPr>
        <w:t xml:space="preserve"> can influence </w:t>
      </w:r>
      <w:r>
        <w:rPr>
          <w:rFonts w:hint="eastAsia" w:eastAsia="宋体" w:cs="Times New Roman"/>
          <w:color w:val="2E2E2E"/>
          <w:highlight w:val="green"/>
        </w:rPr>
        <w:t>the thermal environment</w:t>
      </w:r>
      <w:r>
        <w:rPr>
          <w:rFonts w:hint="eastAsia" w:eastAsia="宋体" w:cs="Times New Roman"/>
          <w:color w:val="2E2E2E"/>
        </w:rPr>
        <w:t xml:space="preserve"> by modifying </w:t>
      </w:r>
      <w:r>
        <w:rPr>
          <w:rFonts w:hint="eastAsia" w:eastAsia="宋体" w:cs="Times New Roman"/>
          <w:color w:val="2E2E2E"/>
          <w:highlight w:val="green"/>
        </w:rPr>
        <w:t>surface energy balance</w:t>
      </w:r>
      <w:r>
        <w:rPr>
          <w:rFonts w:hint="eastAsia" w:eastAsia="宋体" w:cs="Times New Roman"/>
          <w:color w:val="2E2E2E"/>
        </w:rPr>
        <w:t xml:space="preserve">, creating </w:t>
      </w:r>
      <w:r>
        <w:rPr>
          <w:rFonts w:hint="eastAsia" w:eastAsia="宋体" w:cs="Times New Roman"/>
          <w:color w:val="2E2E2E"/>
          <w:highlight w:val="green"/>
        </w:rPr>
        <w:t>shaded areas</w:t>
      </w:r>
      <w:r>
        <w:rPr>
          <w:rFonts w:hint="eastAsia" w:eastAsia="宋体" w:cs="Times New Roman"/>
          <w:color w:val="2E2E2E"/>
        </w:rPr>
        <w:t>, and altering</w:t>
      </w:r>
      <w:r>
        <w:rPr>
          <w:rFonts w:hint="eastAsia" w:eastAsia="宋体" w:cs="Times New Roman"/>
          <w:color w:val="2E2E2E"/>
          <w:highlight w:val="green"/>
        </w:rPr>
        <w:t xml:space="preserve"> ventilation patterns</w:t>
      </w:r>
      <w:r>
        <w:rPr>
          <w:rFonts w:hint="eastAsia" w:eastAsia="宋体" w:cs="Times New Roman"/>
          <w:color w:val="2E2E2E"/>
        </w:rPr>
        <w:t xml:space="preserve">. In this study, </w:t>
      </w:r>
      <w:r>
        <w:rPr>
          <w:rFonts w:hint="eastAsia" w:eastAsia="宋体" w:cs="Times New Roman"/>
          <w:color w:val="2E2E2E"/>
          <w:highlight w:val="green"/>
        </w:rPr>
        <w:t>floor area ratio (FAR)</w:t>
      </w:r>
      <w:r>
        <w:rPr>
          <w:rFonts w:hint="eastAsia" w:eastAsia="宋体" w:cs="Times New Roman"/>
          <w:color w:val="2E2E2E"/>
        </w:rPr>
        <w:t xml:space="preserve">, building </w:t>
      </w:r>
      <w:bookmarkStart w:id="47" w:name="OLE_LINK73"/>
      <w:r>
        <w:rPr>
          <w:rFonts w:hint="eastAsia" w:eastAsia="宋体" w:cs="Times New Roman"/>
          <w:color w:val="2E2E2E"/>
        </w:rPr>
        <w:t>coverage</w:t>
      </w:r>
      <w:bookmarkEnd w:id="47"/>
      <w:r>
        <w:rPr>
          <w:rFonts w:hint="eastAsia" w:eastAsia="宋体" w:cs="Times New Roman"/>
          <w:color w:val="2E2E2E"/>
        </w:rPr>
        <w:t xml:space="preserve"> ratio (BCR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 and </w:t>
      </w:r>
      <w:r>
        <w:rPr>
          <w:rFonts w:hint="eastAsia" w:eastAsia="宋体" w:cs="Times New Roman"/>
          <w:color w:val="2E2E2E"/>
          <w:highlight w:val="green"/>
        </w:rPr>
        <w:t>mean building height (MBH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  <w:highlight w:val="green"/>
        </w:rPr>
        <w:t>m)</w:t>
      </w:r>
      <w:r>
        <w:rPr>
          <w:rFonts w:hint="eastAsia" w:eastAsia="宋体" w:cs="Times New Roman"/>
          <w:color w:val="2E2E2E"/>
        </w:rPr>
        <w:t xml:space="preserve"> were selected as </w:t>
      </w:r>
      <w:r>
        <w:rPr>
          <w:rFonts w:hint="eastAsia" w:eastAsia="宋体" w:cs="Times New Roman"/>
          <w:color w:val="2E2E2E"/>
          <w:highlight w:val="green"/>
        </w:rPr>
        <w:t>representative</w:t>
      </w:r>
      <w:r>
        <w:rPr>
          <w:rFonts w:hint="eastAsia" w:eastAsia="宋体" w:cs="Times New Roman"/>
          <w:color w:val="2E2E2E"/>
        </w:rPr>
        <w:t xml:space="preserve"> 3D </w:t>
      </w:r>
      <w:r>
        <w:rPr>
          <w:rFonts w:hint="eastAsia" w:eastAsia="宋体" w:cs="Times New Roman"/>
          <w:color w:val="2E2E2E"/>
          <w:highlight w:val="green"/>
        </w:rPr>
        <w:t>building characteristics</w:t>
      </w:r>
      <w:r>
        <w:rPr>
          <w:rFonts w:hint="eastAsia" w:eastAsia="宋体" w:cs="Times New Roman"/>
          <w:color w:val="2E2E2E"/>
        </w:rPr>
        <w:t xml:space="preserve">. FAR </w:t>
      </w:r>
      <w:r>
        <w:rPr>
          <w:rFonts w:hint="eastAsia" w:eastAsia="宋体" w:cs="Times New Roman"/>
          <w:color w:val="2E2E2E"/>
          <w:highlight w:val="green"/>
        </w:rPr>
        <w:t>is defined as</w:t>
      </w:r>
      <w:r>
        <w:rPr>
          <w:rFonts w:hint="eastAsia" w:eastAsia="宋体" w:cs="Times New Roman"/>
          <w:color w:val="2E2E2E"/>
        </w:rPr>
        <w:t xml:space="preserve"> the ratio of </w:t>
      </w:r>
      <w:r>
        <w:rPr>
          <w:rFonts w:hint="eastAsia" w:eastAsia="宋体" w:cs="Times New Roman"/>
          <w:color w:val="2E2E2E"/>
          <w:highlight w:val="green"/>
        </w:rPr>
        <w:t>the total floor area</w:t>
      </w:r>
      <w:r>
        <w:rPr>
          <w:rFonts w:hint="eastAsia" w:eastAsia="宋体" w:cs="Times New Roman"/>
          <w:color w:val="2E2E2E"/>
        </w:rPr>
        <w:t xml:space="preserve"> to </w:t>
      </w:r>
      <w:r>
        <w:rPr>
          <w:rFonts w:hint="eastAsia" w:eastAsia="宋体" w:cs="Times New Roman"/>
          <w:color w:val="2E2E2E"/>
          <w:highlight w:val="green"/>
        </w:rPr>
        <w:t>the total land area</w:t>
      </w:r>
      <w:r>
        <w:rPr>
          <w:rFonts w:hint="eastAsia" w:eastAsia="宋体" w:cs="Times New Roman"/>
          <w:color w:val="2E2E2E"/>
        </w:rPr>
        <w:t xml:space="preserve">, while MBH represents the area-weighted </w:t>
      </w:r>
      <w:r>
        <w:rPr>
          <w:rFonts w:hint="eastAsia" w:eastAsia="宋体" w:cs="Times New Roman"/>
          <w:color w:val="2E2E2E"/>
          <w:highlight w:val="green"/>
        </w:rPr>
        <w:t>mean building height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lang w:val="en-US" w:eastAsia="zh-CN"/>
        </w:rPr>
        <w:t>of a specific building area</w:t>
      </w:r>
      <w:r>
        <w:rPr>
          <w:rFonts w:hint="eastAsia" w:eastAsia="宋体" w:cs="Times New Roman"/>
          <w:color w:val="2E2E2E"/>
        </w:rPr>
        <w:t xml:space="preserve">. </w:t>
      </w:r>
      <w:del w:id="178" w:author="野草" w:date="2024-05-01T21:57:25Z">
        <w:r>
          <w:rPr>
            <w:rFonts w:hint="eastAsia" w:eastAsia="宋体" w:cs="Times New Roman"/>
            <w:color w:val="2E2E2E"/>
            <w:lang w:val="en-US" w:eastAsia="zh-CN"/>
          </w:rPr>
          <w:delText xml:space="preserve">In this study, </w:delText>
        </w:r>
      </w:del>
      <w:del w:id="179" w:author="野草" w:date="2024-05-01T21:57:25Z">
        <w:r>
          <w:rPr>
            <w:rFonts w:hint="eastAsia" w:eastAsia="宋体" w:cs="Times New Roman"/>
            <w:highlight w:val="green"/>
            <w:lang w:val="en-US" w:eastAsia="zh-CN"/>
          </w:rPr>
          <w:delText>buidling height</w:delText>
        </w:r>
      </w:del>
      <w:del w:id="180" w:author="野草" w:date="2024-05-01T21:57:25Z">
        <w:r>
          <w:rPr>
            <w:rFonts w:hint="eastAsia" w:cs="Times New Roman"/>
          </w:rPr>
          <w:delText xml:space="preserve"> </w:delText>
        </w:r>
      </w:del>
      <w:del w:id="181" w:author="野草" w:date="2024-05-01T21:57:25Z">
        <w:r>
          <w:rPr>
            <w:rFonts w:hint="eastAsia" w:cs="Times New Roman"/>
            <w:highlight w:val="cyan"/>
          </w:rPr>
          <w:delText>w</w:delText>
        </w:r>
      </w:del>
      <w:del w:id="182" w:author="野草" w:date="2024-05-01T21:57:25Z">
        <w:r>
          <w:rPr>
            <w:rFonts w:hint="eastAsia" w:cs="Times New Roman"/>
            <w:highlight w:val="cyan"/>
            <w:lang w:val="en-US" w:eastAsia="zh-CN"/>
          </w:rPr>
          <w:delText>as</w:delText>
        </w:r>
      </w:del>
      <w:del w:id="183" w:author="野草" w:date="2024-05-01T21:57:25Z">
        <w:r>
          <w:rPr>
            <w:rFonts w:hint="eastAsia" w:cs="Times New Roman"/>
            <w:highlight w:val="none"/>
          </w:rPr>
          <w:delText xml:space="preserve"> </w:delText>
        </w:r>
      </w:del>
      <w:del w:id="184" w:author="野草" w:date="2024-05-01T21:57:25Z">
        <w:r>
          <w:rPr>
            <w:rFonts w:hint="eastAsia" w:cs="Times New Roman"/>
            <w:highlight w:val="green"/>
          </w:rPr>
          <w:delText>calculated by</w:delText>
        </w:r>
      </w:del>
      <w:del w:id="185" w:author="野草" w:date="2024-05-01T21:57:25Z">
        <w:r>
          <w:rPr>
            <w:rFonts w:hint="eastAsia" w:cs="Times New Roman"/>
          </w:rPr>
          <w:delText xml:space="preserve"> multiplying the </w:delText>
        </w:r>
      </w:del>
      <w:del w:id="186" w:author="野草" w:date="2024-05-01T21:57:25Z">
        <w:r>
          <w:rPr>
            <w:rFonts w:hint="eastAsia" w:cs="Times New Roman"/>
            <w:highlight w:val="green"/>
          </w:rPr>
          <w:delText>number of floors</w:delText>
        </w:r>
      </w:del>
      <w:del w:id="187" w:author="野草" w:date="2024-05-01T21:57:25Z">
        <w:r>
          <w:rPr>
            <w:rFonts w:hint="eastAsia" w:cs="Times New Roman"/>
          </w:rPr>
          <w:delText xml:space="preserve"> by 3.</w:delText>
        </w:r>
      </w:del>
      <w:ins w:id="188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Topographical characteristics</w:t>
        </w:r>
      </w:ins>
      <w:ins w:id="189" w:author="野草" w:date="2024-04-28T15:33:18Z">
        <w:r>
          <w:rPr>
            <w:rFonts w:hint="eastAsia" w:eastAsia="宋体" w:cs="Times New Roman"/>
            <w:color w:val="2E2E2E"/>
          </w:rPr>
          <w:t xml:space="preserve"> were chosen because of the </w:t>
        </w:r>
      </w:ins>
      <w:ins w:id="190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moderate fluctuations</w:t>
        </w:r>
      </w:ins>
      <w:ins w:id="191" w:author="野草" w:date="2024-04-28T15:33:18Z">
        <w:r>
          <w:rPr>
            <w:rFonts w:hint="eastAsia" w:eastAsia="宋体" w:cs="Times New Roman"/>
            <w:color w:val="2E2E2E"/>
          </w:rPr>
          <w:t xml:space="preserve"> in elevation in the </w:t>
        </w:r>
      </w:ins>
      <w:ins w:id="192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metropolitan area</w:t>
        </w:r>
      </w:ins>
      <w:ins w:id="193" w:author="野草" w:date="2024-04-28T15:33:18Z">
        <w:r>
          <w:rPr>
            <w:rFonts w:hint="eastAsia" w:eastAsia="宋体" w:cs="Times New Roman"/>
            <w:color w:val="2E2E2E"/>
          </w:rPr>
          <w:t xml:space="preserve"> of Chongqing. </w:t>
        </w:r>
      </w:ins>
      <w:ins w:id="194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Average elevation</w:t>
        </w:r>
      </w:ins>
      <w:ins w:id="195" w:author="野草" w:date="2024-04-28T15:33:18Z">
        <w:r>
          <w:rPr>
            <w:rFonts w:hint="eastAsia" w:eastAsia="宋体" w:cs="Times New Roman"/>
            <w:color w:val="2E2E2E"/>
          </w:rPr>
          <w:t xml:space="preserve"> (ELE</w:t>
        </w:r>
      </w:ins>
      <w:ins w:id="196" w:author="野草" w:date="2024-04-28T15:33:18Z">
        <w:r>
          <w:rPr>
            <w:rFonts w:hint="eastAsia" w:eastAsia="宋体" w:cs="Times New Roman"/>
            <w:color w:val="2E2E2E"/>
            <w:lang w:val="en-US" w:eastAsia="zh-CN"/>
          </w:rPr>
          <w:t xml:space="preserve">, unit: </w:t>
        </w:r>
      </w:ins>
      <w:ins w:id="197" w:author="野草" w:date="2024-04-28T15:33:18Z">
        <w:r>
          <w:rPr>
            <w:rFonts w:hint="eastAsia" w:eastAsia="宋体" w:cs="Times New Roman"/>
            <w:color w:val="2E2E2E"/>
          </w:rPr>
          <w:t xml:space="preserve">m) and </w:t>
        </w:r>
      </w:ins>
      <w:ins w:id="198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average slope</w:t>
        </w:r>
      </w:ins>
      <w:ins w:id="199" w:author="野草" w:date="2024-04-28T15:33:18Z">
        <w:r>
          <w:rPr>
            <w:rFonts w:hint="eastAsia" w:eastAsia="宋体" w:cs="Times New Roman"/>
            <w:color w:val="2E2E2E"/>
          </w:rPr>
          <w:t xml:space="preserve"> (SLP</w:t>
        </w:r>
      </w:ins>
      <w:ins w:id="200" w:author="野草" w:date="2024-04-28T15:33:18Z">
        <w:r>
          <w:rPr>
            <w:rFonts w:hint="eastAsia" w:eastAsia="宋体" w:cs="Times New Roman"/>
            <w:color w:val="2E2E2E"/>
            <w:lang w:val="en-US" w:eastAsia="zh-CN"/>
          </w:rPr>
          <w:t>, unit: °</w:t>
        </w:r>
      </w:ins>
      <w:ins w:id="201" w:author="野草" w:date="2024-04-28T15:33:18Z">
        <w:r>
          <w:rPr>
            <w:rFonts w:hint="eastAsia" w:eastAsia="宋体" w:cs="Times New Roman"/>
            <w:color w:val="2E2E2E"/>
          </w:rPr>
          <w:t xml:space="preserve">) were employed here to explain the </w:t>
        </w:r>
      </w:ins>
      <w:ins w:id="202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 xml:space="preserve">spatial variations </w:t>
        </w:r>
      </w:ins>
      <w:ins w:id="203" w:author="野草" w:date="2024-04-28T15:33:18Z">
        <w:r>
          <w:rPr>
            <w:rFonts w:hint="eastAsia" w:eastAsia="宋体" w:cs="Times New Roman"/>
            <w:color w:val="2E2E2E"/>
          </w:rPr>
          <w:t xml:space="preserve">of </w:t>
        </w:r>
      </w:ins>
      <w:ins w:id="204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river cooling effects</w:t>
        </w:r>
      </w:ins>
      <w:ins w:id="205" w:author="野草" w:date="2024-04-28T15:33:18Z">
        <w:r>
          <w:rPr>
            <w:rFonts w:hint="eastAsia" w:eastAsia="宋体" w:cs="Times New Roman"/>
            <w:color w:val="2E2E2E"/>
          </w:rPr>
          <w:t xml:space="preserve">. ELE served to indicate the </w:t>
        </w:r>
      </w:ins>
      <w:ins w:id="206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absolute height level</w:t>
        </w:r>
      </w:ins>
      <w:ins w:id="207" w:author="野草" w:date="2024-04-28T15:33:18Z">
        <w:r>
          <w:rPr>
            <w:rFonts w:hint="eastAsia" w:eastAsia="宋体" w:cs="Times New Roman"/>
            <w:color w:val="2E2E2E"/>
          </w:rPr>
          <w:t xml:space="preserve"> of </w:t>
        </w:r>
      </w:ins>
      <w:ins w:id="208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each river segment</w:t>
        </w:r>
      </w:ins>
      <w:ins w:id="209" w:author="野草" w:date="2024-04-28T15:33:18Z">
        <w:r>
          <w:rPr>
            <w:rFonts w:hint="eastAsia" w:eastAsia="宋体" w:cs="Times New Roman"/>
            <w:color w:val="2E2E2E"/>
          </w:rPr>
          <w:t xml:space="preserve">, while SLP was utilized to represent the </w:t>
        </w:r>
      </w:ins>
      <w:ins w:id="210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relative change</w:t>
        </w:r>
      </w:ins>
      <w:ins w:id="211" w:author="野草" w:date="2024-04-28T15:33:18Z">
        <w:r>
          <w:rPr>
            <w:rFonts w:hint="eastAsia" w:eastAsia="宋体" w:cs="Times New Roman"/>
            <w:color w:val="2E2E2E"/>
          </w:rPr>
          <w:t xml:space="preserve"> in elevation within </w:t>
        </w:r>
      </w:ins>
      <w:ins w:id="212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each river segment</w:t>
        </w:r>
      </w:ins>
      <w:ins w:id="213" w:author="野草" w:date="2024-04-28T15:33:18Z">
        <w:r>
          <w:rPr>
            <w:rFonts w:hint="eastAsia" w:eastAsia="宋体" w:cs="Times New Roman"/>
            <w:color w:val="2E2E2E"/>
          </w:rPr>
          <w:t xml:space="preserve">. </w:t>
        </w:r>
      </w:ins>
    </w:p>
    <w:p>
      <w:pPr>
        <w:rPr>
          <w:rFonts w:hint="eastAsia" w:eastAsia="宋体" w:cs="Times New Roman"/>
          <w:color w:val="2E2E2E"/>
          <w:lang w:val="en-US" w:eastAsia="zh-CN"/>
        </w:rPr>
      </w:pPr>
      <w:del w:id="214" w:author="野草" w:date="2024-04-28T15:33:13Z">
        <w:r>
          <w:rPr>
            <w:rFonts w:hint="eastAsia" w:cs="Times New Roman"/>
          </w:rPr>
          <w:delText xml:space="preserve"> </w:delText>
        </w:r>
      </w:del>
    </w:p>
    <w:p>
      <w:pPr>
        <w:ind w:firstLine="210" w:firstLineChars="100"/>
        <w:rPr>
          <w:del w:id="216" w:author="野草" w:date="2024-04-28T15:33:05Z"/>
          <w:rFonts w:eastAsia="宋体" w:cs="Times New Roman"/>
          <w:color w:val="2E2E2E"/>
        </w:rPr>
        <w:pPrChange w:id="215" w:author="野草" w:date="2024-04-28T15:33:11Z">
          <w:pPr/>
        </w:pPrChange>
      </w:pPr>
    </w:p>
    <w:p>
      <w:pPr>
        <w:ind w:firstLine="160" w:firstLineChars="100"/>
        <w:jc w:val="left"/>
        <w:rPr>
          <w:del w:id="218" w:author="野草" w:date="2024-04-28T15:33:05Z"/>
          <w:rFonts w:hint="eastAsia"/>
          <w:sz w:val="16"/>
          <w:szCs w:val="16"/>
        </w:rPr>
        <w:pPrChange w:id="217" w:author="野草" w:date="2024-04-28T15:33:11Z">
          <w:pPr>
            <w:jc w:val="left"/>
          </w:pPr>
        </w:pPrChange>
      </w:pPr>
      <w:del w:id="219" w:author="野草" w:date="2024-04-28T15:33:05Z">
        <w:bookmarkStart w:id="48" w:name="OLE_LINK86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20" w:author="野草" w:date="2024-04-28T15:33:05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22:38</w:delText>
        </w:r>
      </w:del>
      <w:del w:id="221" w:author="野草" w:date="2024-04-28T15:33:05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48"/>
    <w:p>
      <w:pPr>
        <w:ind w:firstLine="0" w:firstLineChars="0"/>
        <w:rPr>
          <w:del w:id="223" w:author="野草" w:date="2024-04-28T15:33:17Z"/>
          <w:rFonts w:eastAsia="宋体" w:cs="Times New Roman"/>
          <w:color w:val="2E2E2E"/>
        </w:rPr>
        <w:pPrChange w:id="222" w:author="野草" w:date="2024-04-28T15:33:11Z">
          <w:pPr/>
        </w:pPrChange>
      </w:pPr>
      <w:del w:id="224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Topographical characteristics</w:delText>
        </w:r>
      </w:del>
      <w:del w:id="225" w:author="野草" w:date="2024-04-28T15:33:17Z">
        <w:r>
          <w:rPr>
            <w:rFonts w:hint="eastAsia" w:eastAsia="宋体" w:cs="Times New Roman"/>
            <w:color w:val="2E2E2E"/>
          </w:rPr>
          <w:delText xml:space="preserve"> were chosen because of the </w:delText>
        </w:r>
      </w:del>
      <w:del w:id="226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moderate fluctuations</w:delText>
        </w:r>
      </w:del>
      <w:del w:id="227" w:author="野草" w:date="2024-04-28T15:33:17Z">
        <w:r>
          <w:rPr>
            <w:rFonts w:hint="eastAsia" w:eastAsia="宋体" w:cs="Times New Roman"/>
            <w:color w:val="2E2E2E"/>
          </w:rPr>
          <w:delText xml:space="preserve"> in elevation in the </w:delText>
        </w:r>
      </w:del>
      <w:del w:id="228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metropolitan area</w:delText>
        </w:r>
      </w:del>
      <w:del w:id="229" w:author="野草" w:date="2024-04-28T15:33:17Z">
        <w:r>
          <w:rPr>
            <w:rFonts w:hint="eastAsia" w:eastAsia="宋体" w:cs="Times New Roman"/>
            <w:color w:val="2E2E2E"/>
          </w:rPr>
          <w:delText xml:space="preserve"> of Chongqing. </w:delText>
        </w:r>
      </w:del>
      <w:del w:id="230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Average elevation</w:delText>
        </w:r>
      </w:del>
      <w:del w:id="231" w:author="野草" w:date="2024-04-28T15:33:17Z">
        <w:r>
          <w:rPr>
            <w:rFonts w:hint="eastAsia" w:eastAsia="宋体" w:cs="Times New Roman"/>
            <w:color w:val="2E2E2E"/>
          </w:rPr>
          <w:delText xml:space="preserve"> (ELE</w:delText>
        </w:r>
      </w:del>
      <w:del w:id="232" w:author="野草" w:date="2024-04-28T15:33:17Z">
        <w:r>
          <w:rPr>
            <w:rFonts w:hint="eastAsia" w:eastAsia="宋体" w:cs="Times New Roman"/>
            <w:color w:val="2E2E2E"/>
            <w:lang w:val="en-US" w:eastAsia="zh-CN"/>
          </w:rPr>
          <w:delText xml:space="preserve">, unit: </w:delText>
        </w:r>
      </w:del>
      <w:del w:id="233" w:author="野草" w:date="2024-04-28T15:33:17Z">
        <w:r>
          <w:rPr>
            <w:rFonts w:hint="eastAsia" w:eastAsia="宋体" w:cs="Times New Roman"/>
            <w:color w:val="2E2E2E"/>
          </w:rPr>
          <w:delText xml:space="preserve">m) and </w:delText>
        </w:r>
      </w:del>
      <w:del w:id="234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average slope</w:delText>
        </w:r>
      </w:del>
      <w:del w:id="235" w:author="野草" w:date="2024-04-28T15:33:17Z">
        <w:r>
          <w:rPr>
            <w:rFonts w:hint="eastAsia" w:eastAsia="宋体" w:cs="Times New Roman"/>
            <w:color w:val="2E2E2E"/>
          </w:rPr>
          <w:delText xml:space="preserve"> (SLP</w:delText>
        </w:r>
      </w:del>
      <w:del w:id="236" w:author="野草" w:date="2024-04-28T15:33:17Z">
        <w:r>
          <w:rPr>
            <w:rFonts w:hint="eastAsia" w:eastAsia="宋体" w:cs="Times New Roman"/>
            <w:color w:val="2E2E2E"/>
            <w:lang w:val="en-US" w:eastAsia="zh-CN"/>
          </w:rPr>
          <w:delText>, unit: °</w:delText>
        </w:r>
      </w:del>
      <w:del w:id="237" w:author="野草" w:date="2024-04-28T15:33:17Z">
        <w:r>
          <w:rPr>
            <w:rFonts w:hint="eastAsia" w:eastAsia="宋体" w:cs="Times New Roman"/>
            <w:color w:val="2E2E2E"/>
          </w:rPr>
          <w:delText xml:space="preserve">) were employed here to explain the </w:delText>
        </w:r>
      </w:del>
      <w:del w:id="238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 xml:space="preserve">spatial variations </w:delText>
        </w:r>
      </w:del>
      <w:del w:id="239" w:author="野草" w:date="2024-04-28T15:33:17Z">
        <w:r>
          <w:rPr>
            <w:rFonts w:hint="eastAsia" w:eastAsia="宋体" w:cs="Times New Roman"/>
            <w:color w:val="2E2E2E"/>
          </w:rPr>
          <w:delText xml:space="preserve">of </w:delText>
        </w:r>
      </w:del>
      <w:del w:id="240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river cooling effects</w:delText>
        </w:r>
      </w:del>
      <w:del w:id="241" w:author="野草" w:date="2024-04-28T15:33:17Z">
        <w:r>
          <w:rPr>
            <w:rFonts w:hint="eastAsia" w:eastAsia="宋体" w:cs="Times New Roman"/>
            <w:color w:val="2E2E2E"/>
          </w:rPr>
          <w:delText xml:space="preserve">. ELE served to indicate the </w:delText>
        </w:r>
      </w:del>
      <w:del w:id="242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absolute height level</w:delText>
        </w:r>
      </w:del>
      <w:del w:id="243" w:author="野草" w:date="2024-04-28T15:33:17Z">
        <w:r>
          <w:rPr>
            <w:rFonts w:hint="eastAsia" w:eastAsia="宋体" w:cs="Times New Roman"/>
            <w:color w:val="2E2E2E"/>
          </w:rPr>
          <w:delText xml:space="preserve"> of </w:delText>
        </w:r>
      </w:del>
      <w:del w:id="244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each river segment</w:delText>
        </w:r>
      </w:del>
      <w:del w:id="245" w:author="野草" w:date="2024-04-28T15:33:17Z">
        <w:r>
          <w:rPr>
            <w:rFonts w:hint="eastAsia" w:eastAsia="宋体" w:cs="Times New Roman"/>
            <w:color w:val="2E2E2E"/>
          </w:rPr>
          <w:delText xml:space="preserve">, while SLP was utilized to represent the </w:delText>
        </w:r>
      </w:del>
      <w:del w:id="246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relative change</w:delText>
        </w:r>
      </w:del>
      <w:del w:id="247" w:author="野草" w:date="2024-04-28T15:33:17Z">
        <w:r>
          <w:rPr>
            <w:rFonts w:hint="eastAsia" w:eastAsia="宋体" w:cs="Times New Roman"/>
            <w:color w:val="2E2E2E"/>
          </w:rPr>
          <w:delText xml:space="preserve"> in elevation within </w:delText>
        </w:r>
      </w:del>
      <w:del w:id="248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each river segment</w:delText>
        </w:r>
      </w:del>
      <w:del w:id="249" w:author="野草" w:date="2024-04-28T15:33:17Z">
        <w:r>
          <w:rPr>
            <w:rFonts w:hint="eastAsia" w:eastAsia="宋体" w:cs="Times New Roman"/>
            <w:color w:val="2E2E2E"/>
          </w:rPr>
          <w:delText xml:space="preserve">. </w:delText>
        </w:r>
      </w:del>
    </w:p>
    <w:p>
      <w:pPr>
        <w:rPr>
          <w:rFonts w:eastAsia="宋体" w:cs="Georgia" w:asciiTheme="majorHAnsi" w:hAnsiTheme="majorHAnsi"/>
          <w:color w:val="2E2E2E"/>
        </w:rPr>
      </w:pPr>
    </w:p>
    <w:p>
      <w:pPr>
        <w:rPr>
          <w:rFonts w:eastAsia="宋体" w:cs="Georgia" w:asciiTheme="majorHAnsi" w:hAnsiTheme="majorHAnsi"/>
          <w:color w:val="2E2E2E"/>
        </w:rPr>
      </w:pPr>
    </w:p>
    <w:p>
      <w:pPr>
        <w:pStyle w:val="4"/>
        <w:rPr>
          <w:rFonts w:hint="default" w:eastAsia="宋体"/>
          <w:lang w:val="en-US" w:eastAsia="zh-CN"/>
        </w:rPr>
      </w:pPr>
      <w:r>
        <w:t xml:space="preserve">2.6.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</w:rPr>
        <w:t>Boosted Regression Tree</w:t>
      </w:r>
      <w:r>
        <w:rPr>
          <w:rFonts w:hint="eastAsia"/>
          <w:lang w:val="en-US" w:eastAsia="zh-CN"/>
        </w:rPr>
        <w:t xml:space="preserve"> model</w:t>
      </w:r>
    </w:p>
    <w:p>
      <w:pPr>
        <w:jc w:val="left"/>
        <w:rPr>
          <w:del w:id="250" w:author="野草" w:date="2024-04-28T15:33:32Z"/>
          <w:rFonts w:hint="eastAsia"/>
          <w:sz w:val="16"/>
          <w:szCs w:val="16"/>
        </w:rPr>
      </w:pPr>
      <w:del w:id="251" w:author="野草" w:date="2024-04-28T15:33:32Z">
        <w:bookmarkStart w:id="49" w:name="OLE_LINK87"/>
        <w:bookmarkStart w:id="50" w:name="OLE_LINK84"/>
        <w:bookmarkStart w:id="51" w:name="OLE_LINK85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52" w:author="野草" w:date="2024-04-28T15:33:32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23:03</w:delText>
        </w:r>
      </w:del>
      <w:del w:id="253" w:author="野草" w:date="2024-04-28T15:33:32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49"/>
    <w:p>
      <w:r>
        <w:rPr>
          <w:rFonts w:hint="eastAsia"/>
        </w:rPr>
        <w:t xml:space="preserve">The relationships between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</w:t>
      </w:r>
      <w:r>
        <w:rPr>
          <w:rFonts w:hint="eastAsia"/>
          <w:highlight w:val="green"/>
        </w:rPr>
        <w:t xml:space="preserve"> water bodies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 xml:space="preserve">environmental variables </w:t>
      </w:r>
      <w:r>
        <w:rPr>
          <w:rFonts w:hint="eastAsia"/>
        </w:rPr>
        <w:t xml:space="preserve">have been examined primarily by </w:t>
      </w:r>
      <w:r>
        <w:rPr>
          <w:rFonts w:hint="eastAsia"/>
          <w:highlight w:val="green"/>
        </w:rPr>
        <w:t>simple linear regression</w:t>
      </w:r>
      <w:r>
        <w:rPr>
          <w:rFonts w:hint="eastAsia"/>
        </w:rPr>
        <w:t xml:space="preserve"> or </w:t>
      </w:r>
      <w:r>
        <w:rPr>
          <w:rFonts w:hint="eastAsia"/>
          <w:highlight w:val="green"/>
        </w:rPr>
        <w:t>stepwise regression</w:t>
      </w:r>
      <w:r>
        <w:rPr>
          <w:rFonts w:hint="eastAsia"/>
        </w:rPr>
        <w:t xml:space="preserve">. However, </w:t>
      </w:r>
      <w:r>
        <w:rPr>
          <w:rFonts w:hint="eastAsia"/>
          <w:highlight w:val="green"/>
        </w:rPr>
        <w:t>urban climate characteristics</w:t>
      </w:r>
      <w:r>
        <w:rPr>
          <w:rFonts w:hint="eastAsia"/>
        </w:rPr>
        <w:t xml:space="preserve"> are shaped by the </w:t>
      </w:r>
      <w:r>
        <w:rPr>
          <w:rFonts w:hint="eastAsia"/>
          <w:highlight w:val="green"/>
        </w:rPr>
        <w:t>complex interactions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multiple factors</w:t>
      </w:r>
      <w:r>
        <w:rPr>
          <w:rFonts w:hint="eastAsia"/>
        </w:rPr>
        <w:t xml:space="preserve"> involving </w:t>
      </w:r>
      <w:r>
        <w:rPr>
          <w:rFonts w:hint="eastAsia"/>
          <w:highlight w:val="green"/>
        </w:rPr>
        <w:t>non-linear processes</w:t>
      </w:r>
      <w:r>
        <w:rPr>
          <w:rFonts w:hint="eastAsia"/>
        </w:rPr>
        <w:t xml:space="preserve">. </w:t>
      </w:r>
      <w:commentRangeStart w:id="4"/>
      <w:r>
        <w:rPr>
          <w:rFonts w:hint="eastAsia"/>
        </w:rPr>
        <w:t xml:space="preserve">Traditional </w:t>
      </w:r>
      <w:r>
        <w:rPr>
          <w:rFonts w:hint="eastAsia"/>
          <w:highlight w:val="green"/>
        </w:rPr>
        <w:t>linear regression approaches</w:t>
      </w:r>
      <w:r>
        <w:rPr>
          <w:rFonts w:hint="eastAsia"/>
        </w:rPr>
        <w:t xml:space="preserve"> may not effectively capture </w:t>
      </w:r>
      <w:r>
        <w:rPr>
          <w:rFonts w:hint="eastAsia"/>
          <w:highlight w:val="green"/>
        </w:rPr>
        <w:t>the non-linear effects</w:t>
      </w:r>
      <w:r>
        <w:rPr>
          <w:rFonts w:hint="eastAsia"/>
        </w:rPr>
        <w:t xml:space="preserve"> of these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. </w:t>
      </w:r>
      <w:commentRangeEnd w:id="4"/>
      <w:r>
        <w:rPr>
          <w:rStyle w:val="13"/>
        </w:rPr>
        <w:commentReference w:id="4"/>
      </w:r>
      <w:r>
        <w:rPr>
          <w:rFonts w:hint="eastAsia"/>
        </w:rPr>
        <w:t xml:space="preserve">In this study, we </w:t>
      </w:r>
      <w:r>
        <w:rPr>
          <w:rFonts w:hint="eastAsia"/>
          <w:highlight w:val="cyan"/>
        </w:rPr>
        <w:t>utilized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Boosted Regression Tree (BRT) model</w:t>
      </w:r>
      <w:r>
        <w:rPr>
          <w:rFonts w:hint="eastAsia"/>
        </w:rPr>
        <w:t xml:space="preserve"> to explore the effects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</w:t>
      </w:r>
    </w:p>
    <w:p/>
    <w:p>
      <w:pPr>
        <w:jc w:val="left"/>
        <w:rPr>
          <w:del w:id="254" w:author="野草" w:date="2024-04-28T15:33:34Z"/>
          <w:rFonts w:hint="eastAsia"/>
          <w:sz w:val="16"/>
          <w:szCs w:val="16"/>
        </w:rPr>
      </w:pPr>
      <w:del w:id="255" w:author="野草" w:date="2024-04-28T15:33:34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56" w:author="野草" w:date="2024-04-28T15:33:34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23:03</w:delText>
        </w:r>
      </w:del>
      <w:del w:id="257" w:author="野草" w:date="2024-04-28T15:33:34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r>
        <w:rPr>
          <w:highlight w:val="green"/>
        </w:rPr>
        <w:t>The BRT model</w:t>
      </w:r>
      <w:r>
        <w:t xml:space="preserve"> is a combination of </w:t>
      </w:r>
      <w:r>
        <w:rPr>
          <w:rFonts w:hint="eastAsia"/>
          <w:highlight w:val="cyan"/>
        </w:rPr>
        <w:t xml:space="preserve">the </w:t>
      </w:r>
      <w:r>
        <w:rPr>
          <w:highlight w:val="cyan"/>
        </w:rPr>
        <w:t>decision tree</w:t>
      </w:r>
      <w:r>
        <w:t xml:space="preserve"> and </w:t>
      </w:r>
      <w:r>
        <w:rPr>
          <w:highlight w:val="cyan"/>
        </w:rPr>
        <w:t>the boosting algorithm</w:t>
      </w:r>
      <w:r>
        <w:t xml:space="preserve">. Utilizing the </w:t>
      </w:r>
      <w:r>
        <w:rPr>
          <w:highlight w:val="green"/>
        </w:rPr>
        <w:t>boosting algorithm</w:t>
      </w:r>
      <w:r>
        <w:t xml:space="preserve">, </w:t>
      </w:r>
      <w:r>
        <w:rPr>
          <w:rFonts w:hint="eastAsia"/>
        </w:rPr>
        <w:t xml:space="preserve">the </w:t>
      </w:r>
      <w:r>
        <w:rPr>
          <w:highlight w:val="green"/>
        </w:rPr>
        <w:t>decision tree</w:t>
      </w:r>
      <w:r>
        <w:t xml:space="preserve"> iteratively adapt</w:t>
      </w:r>
      <w:r>
        <w:rPr>
          <w:rFonts w:hint="eastAsia"/>
        </w:rPr>
        <w:t>s</w:t>
      </w:r>
      <w:r>
        <w:t xml:space="preserve"> to </w:t>
      </w:r>
      <w:r>
        <w:rPr>
          <w:highlight w:val="green"/>
        </w:rPr>
        <w:t>randomly selected subsets</w:t>
      </w:r>
      <w:r>
        <w:t xml:space="preserve"> of the </w:t>
      </w:r>
      <w:r>
        <w:rPr>
          <w:highlight w:val="green"/>
        </w:rPr>
        <w:t>training data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set</w:t>
      </w:r>
      <w:r>
        <w:t xml:space="preserve">, thereby interactively </w:t>
      </w:r>
      <w:r>
        <w:rPr>
          <w:rFonts w:hint="eastAsia"/>
          <w:highlight w:val="green"/>
        </w:rPr>
        <w:t>improving</w:t>
      </w:r>
      <w:r>
        <w:rPr>
          <w:highlight w:val="green"/>
        </w:rPr>
        <w:t xml:space="preserve"> predictive performance</w:t>
      </w:r>
      <w:r>
        <w:rPr>
          <w:rFonts w:hint="eastAsia"/>
        </w:rPr>
        <w:t xml:space="preserve"> (</w:t>
      </w:r>
      <w:r>
        <w:t>Elith</w:t>
      </w:r>
      <w:r>
        <w:rPr>
          <w:rFonts w:hint="eastAsia"/>
        </w:rPr>
        <w:t xml:space="preserve"> et al., 2008)</w:t>
      </w:r>
      <w:r>
        <w:t xml:space="preserve">. In contrast to </w:t>
      </w:r>
      <w:r>
        <w:rPr>
          <w:highlight w:val="green"/>
        </w:rPr>
        <w:t>conventional regression methods</w:t>
      </w:r>
      <w:r>
        <w:t xml:space="preserve">, the BRT model demonstrates </w:t>
      </w:r>
      <w:r>
        <w:rPr>
          <w:rFonts w:hint="eastAsia"/>
          <w:highlight w:val="green"/>
        </w:rPr>
        <w:t>good</w:t>
      </w:r>
      <w:r>
        <w:rPr>
          <w:highlight w:val="green"/>
        </w:rPr>
        <w:t xml:space="preserve"> learning capabilities</w:t>
      </w:r>
      <w:r>
        <w:rPr>
          <w:rFonts w:hint="eastAsia"/>
        </w:rPr>
        <w:t>. It can</w:t>
      </w:r>
      <w:r>
        <w:t xml:space="preserve"> effectively address </w:t>
      </w:r>
      <w:r>
        <w:rPr>
          <w:highlight w:val="green"/>
        </w:rPr>
        <w:t>complex non-linear effects</w:t>
      </w:r>
      <w:r>
        <w:t xml:space="preserve"> </w:t>
      </w:r>
      <w:r>
        <w:rPr>
          <w:rFonts w:hint="eastAsia"/>
        </w:rPr>
        <w:t>and</w:t>
      </w:r>
      <w:r>
        <w:t xml:space="preserve"> exhibit robustness to </w:t>
      </w:r>
      <w:r>
        <w:rPr>
          <w:highlight w:val="green"/>
        </w:rPr>
        <w:t>missing values</w:t>
      </w:r>
      <w:r>
        <w:t xml:space="preserve"> and </w:t>
      </w:r>
      <w:r>
        <w:rPr>
          <w:highlight w:val="green"/>
        </w:rPr>
        <w:t>outliers</w:t>
      </w:r>
      <w:r>
        <w:t xml:space="preserve">. Its </w:t>
      </w:r>
      <w:r>
        <w:rPr>
          <w:highlight w:val="green"/>
        </w:rPr>
        <w:t>predictive performance</w:t>
      </w:r>
      <w:r>
        <w:t xml:space="preserve"> outperforms that of many </w:t>
      </w:r>
      <w:r>
        <w:rPr>
          <w:highlight w:val="green"/>
        </w:rPr>
        <w:t>traditional modeling methods</w:t>
      </w:r>
      <w:r>
        <w:t xml:space="preserve">. </w:t>
      </w:r>
      <w:r>
        <w:rPr>
          <w:rFonts w:hint="eastAsia"/>
        </w:rPr>
        <w:t>In addition</w:t>
      </w:r>
      <w:r>
        <w:t xml:space="preserve">, the model does not </w:t>
      </w:r>
      <w:r>
        <w:rPr>
          <w:highlight w:val="green"/>
        </w:rPr>
        <w:t>necessitate consideration</w:t>
      </w:r>
      <w:r>
        <w:t xml:space="preserve"> of the interaction</w:t>
      </w:r>
      <w:r>
        <w:rPr>
          <w:rFonts w:hint="eastAsia"/>
        </w:rPr>
        <w:t xml:space="preserve">s </w:t>
      </w:r>
      <w:r>
        <w:t xml:space="preserve">among </w:t>
      </w:r>
      <w:r>
        <w:rPr>
          <w:highlight w:val="green"/>
        </w:rPr>
        <w:t>independent variables</w:t>
      </w:r>
      <w:r>
        <w:t>.</w:t>
      </w:r>
    </w:p>
    <w:p>
      <w:pPr>
        <w:jc w:val="left"/>
        <w:rPr>
          <w:del w:id="258" w:author="野草" w:date="2024-04-28T15:33:36Z"/>
          <w:rFonts w:hint="eastAsia"/>
          <w:sz w:val="16"/>
          <w:szCs w:val="16"/>
        </w:rPr>
      </w:pPr>
      <w:del w:id="259" w:author="野草" w:date="2024-04-28T15:33:36Z">
        <w:bookmarkStart w:id="52" w:name="OLE_LINK88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60" w:author="野草" w:date="2024-04-28T15:33:36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23:03</w:delText>
        </w:r>
      </w:del>
      <w:del w:id="261" w:author="野草" w:date="2024-04-28T15:33:36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52"/>
    <w:p>
      <w:r>
        <w:rPr>
          <w:rFonts w:hint="eastAsia"/>
        </w:rPr>
        <w:t xml:space="preserve">In this study, the </w:t>
      </w:r>
      <w:r>
        <w:rPr>
          <w:rFonts w:hint="eastAsia"/>
          <w:highlight w:val="green"/>
        </w:rPr>
        <w:t>BRT model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cyan"/>
        </w:rPr>
        <w:t xml:space="preserve">was </w:t>
      </w:r>
      <w:r>
        <w:rPr>
          <w:rFonts w:hint="eastAsia"/>
        </w:rPr>
        <w:t xml:space="preserve">implemented using the </w:t>
      </w:r>
      <w:r>
        <w:rPr>
          <w:rFonts w:hint="eastAsia"/>
          <w:highlight w:val="cyan"/>
        </w:rPr>
        <w:t xml:space="preserve">"gbm" </w:t>
      </w:r>
      <w:r>
        <w:rPr>
          <w:rFonts w:hint="eastAsia"/>
          <w:highlight w:val="green"/>
        </w:rPr>
        <w:t>package</w:t>
      </w:r>
      <w:r>
        <w:rPr>
          <w:rFonts w:hint="eastAsia"/>
        </w:rPr>
        <w:t xml:space="preserve"> in R. The data set was partitioned into</w:t>
      </w:r>
      <w:r>
        <w:rPr>
          <w:rFonts w:hint="eastAsia"/>
          <w:highlight w:val="cyan"/>
        </w:rPr>
        <w:t xml:space="preserve"> training (75%) and testing (25%)</w:t>
      </w:r>
      <w:r>
        <w:rPr>
          <w:rFonts w:hint="eastAsia"/>
          <w:highlight w:val="none"/>
        </w:rPr>
        <w:t xml:space="preserve"> s</w:t>
      </w:r>
      <w:r>
        <w:rPr>
          <w:rFonts w:hint="eastAsia"/>
        </w:rPr>
        <w:t xml:space="preserve">ubsets for </w:t>
      </w:r>
      <w:r>
        <w:rPr>
          <w:rFonts w:hint="eastAsia"/>
          <w:highlight w:val="green"/>
        </w:rPr>
        <w:t>model development</w:t>
      </w:r>
      <w:r>
        <w:rPr>
          <w:rFonts w:hint="eastAsia"/>
        </w:rPr>
        <w:t xml:space="preserve">. </w:t>
      </w:r>
      <w:r>
        <w:t>R</w:t>
      </w:r>
      <w:r>
        <w:rPr>
          <w:vertAlign w:val="superscript"/>
        </w:rPr>
        <w:t>2</w:t>
      </w:r>
      <w:r>
        <w:t xml:space="preserve"> and </w:t>
      </w:r>
      <w:r>
        <w:rPr>
          <w:highlight w:val="green"/>
        </w:rPr>
        <w:t>root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mean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square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 xml:space="preserve">error (RMSE) </w:t>
      </w:r>
      <w:r>
        <w:rPr>
          <w:rFonts w:hint="eastAsia"/>
        </w:rPr>
        <w:t>we</w:t>
      </w:r>
      <w:r>
        <w:t xml:space="preserve">re employed to </w:t>
      </w:r>
      <w:r>
        <w:rPr>
          <w:highlight w:val="green"/>
        </w:rPr>
        <w:t>validate the predictions</w:t>
      </w:r>
      <w:r>
        <w:t xml:space="preserve"> generated by </w:t>
      </w:r>
      <w:r>
        <w:rPr>
          <w:highlight w:val="green"/>
        </w:rPr>
        <w:t xml:space="preserve">the </w:t>
      </w:r>
      <w:r>
        <w:rPr>
          <w:rFonts w:hint="eastAsia"/>
          <w:highlight w:val="green"/>
        </w:rPr>
        <w:t>BRT</w:t>
      </w:r>
      <w:r>
        <w:rPr>
          <w:highlight w:val="green"/>
        </w:rPr>
        <w:t xml:space="preserve"> model</w:t>
      </w:r>
      <w:r>
        <w:t>.</w:t>
      </w:r>
      <w:r>
        <w:rPr>
          <w:rFonts w:hint="eastAsia"/>
          <w:lang w:val="en-US" w:eastAsia="zh-CN"/>
        </w:rPr>
        <w:t xml:space="preserve"> After the model validation</w:t>
      </w:r>
      <w:r>
        <w:rPr>
          <w:rFonts w:hint="eastAsia"/>
        </w:rPr>
        <w:t xml:space="preserve">, we analyzed the </w:t>
      </w:r>
      <w:r>
        <w:rPr>
          <w:rFonts w:hint="eastAsia"/>
          <w:highlight w:val="green"/>
        </w:rPr>
        <w:t>relative importances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individual influencing factors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to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RCI</w:t>
      </w:r>
      <w:r>
        <w:rPr>
          <w:rFonts w:hint="eastAsia"/>
          <w:highlight w:val="green"/>
          <w:lang w:val="en-US" w:eastAsia="zh-CN"/>
        </w:rPr>
        <w:t>, RCD</w:t>
      </w:r>
      <w:r>
        <w:rPr>
          <w:rFonts w:hint="eastAsia"/>
          <w:highlight w:val="green"/>
        </w:rPr>
        <w:t xml:space="preserve"> and CRCI</w:t>
      </w:r>
      <w:r>
        <w:rPr>
          <w:rFonts w:hint="eastAsia"/>
        </w:rPr>
        <w:t xml:space="preserve">. Subsequently, the </w:t>
      </w:r>
      <w:r>
        <w:rPr>
          <w:rFonts w:hint="eastAsia"/>
          <w:highlight w:val="green"/>
        </w:rPr>
        <w:t xml:space="preserve">marginal effects </w:t>
      </w:r>
      <w:r>
        <w:rPr>
          <w:rFonts w:hint="eastAsia"/>
        </w:rPr>
        <w:t xml:space="preserve">of the top 4 </w:t>
      </w:r>
      <w:r>
        <w:rPr>
          <w:rFonts w:hint="eastAsia"/>
          <w:highlight w:val="green"/>
          <w:lang w:val="en-US" w:eastAsia="zh-CN"/>
        </w:rPr>
        <w:t>most influential</w:t>
      </w:r>
      <w:r>
        <w:rPr>
          <w:rFonts w:hint="eastAsia"/>
          <w:highlight w:val="green"/>
        </w:rPr>
        <w:t xml:space="preserve"> factors</w:t>
      </w:r>
      <w:r>
        <w:rPr>
          <w:rFonts w:hint="eastAsia"/>
        </w:rPr>
        <w:t xml:space="preserve"> were examined.</w:t>
      </w:r>
      <w:r>
        <w:rPr>
          <w:rFonts w:hint="eastAsia"/>
          <w:lang w:val="en-US" w:eastAsia="zh-CN"/>
        </w:rPr>
        <w:t xml:space="preserve"> The</w:t>
      </w:r>
      <w:r>
        <w:rPr>
          <w:rFonts w:hint="eastAsia"/>
          <w:highlight w:val="green"/>
          <w:lang w:val="en-US" w:eastAsia="zh-CN"/>
        </w:rPr>
        <w:t xml:space="preserve"> m</w:t>
      </w:r>
      <w:r>
        <w:rPr>
          <w:highlight w:val="green"/>
        </w:rPr>
        <w:t>arginal effect</w:t>
      </w:r>
      <w:r>
        <w:t xml:space="preserve"> reveal</w:t>
      </w:r>
      <w:r>
        <w:rPr>
          <w:rFonts w:hint="eastAsia"/>
        </w:rPr>
        <w:t>s</w:t>
      </w:r>
      <w:r>
        <w:t xml:space="preserve"> the influence of </w:t>
      </w:r>
      <w:r>
        <w:rPr>
          <w:highlight w:val="green"/>
        </w:rPr>
        <w:t>each independent variable</w:t>
      </w:r>
      <w:r>
        <w:t xml:space="preserve"> on the </w:t>
      </w:r>
      <w:r>
        <w:rPr>
          <w:highlight w:val="green"/>
        </w:rPr>
        <w:t>dependent variable</w:t>
      </w:r>
      <w:r>
        <w:t xml:space="preserve"> after accounting for the </w:t>
      </w:r>
      <w:r>
        <w:rPr>
          <w:highlight w:val="green"/>
        </w:rPr>
        <w:t>average effect</w:t>
      </w:r>
      <w:r>
        <w:t xml:space="preserve"> of </w:t>
      </w:r>
      <w:r>
        <w:rPr>
          <w:highlight w:val="green"/>
        </w:rPr>
        <w:t>other variables</w:t>
      </w:r>
      <w:r>
        <w:t xml:space="preserve">. Positive </w:t>
      </w:r>
      <w:r>
        <w:rPr>
          <w:highlight w:val="green"/>
        </w:rPr>
        <w:t>marginal effect</w:t>
      </w:r>
      <w:r>
        <w:t xml:space="preserve">, denoted by </w:t>
      </w:r>
      <w:r>
        <w:rPr>
          <w:rFonts w:hint="eastAsia"/>
        </w:rPr>
        <w:t xml:space="preserve">the </w:t>
      </w:r>
      <w:r>
        <w:t>value</w:t>
      </w:r>
      <w:r>
        <w:rPr>
          <w:rFonts w:hint="eastAsia"/>
        </w:rPr>
        <w:t xml:space="preserve"> larg</w:t>
      </w:r>
      <w:r>
        <w:t>er than 0, indicate</w:t>
      </w:r>
      <w:r>
        <w:rPr>
          <w:rFonts w:hint="eastAsia"/>
        </w:rPr>
        <w:t>s</w:t>
      </w:r>
      <w:r>
        <w:t xml:space="preserve"> a </w:t>
      </w:r>
      <w:r>
        <w:rPr>
          <w:highlight w:val="green"/>
        </w:rPr>
        <w:t xml:space="preserve">positive </w:t>
      </w:r>
      <w:r>
        <w:rPr>
          <w:rFonts w:hint="eastAsia"/>
          <w:highlight w:val="green"/>
        </w:rPr>
        <w:t>effec</w:t>
      </w:r>
      <w:r>
        <w:rPr>
          <w:highlight w:val="green"/>
        </w:rPr>
        <w:t>t</w:t>
      </w:r>
      <w:r>
        <w:t xml:space="preserve">. </w:t>
      </w:r>
      <w:bookmarkEnd w:id="50"/>
    </w:p>
    <w:bookmarkEnd w:id="51"/>
    <w:p/>
    <w:p>
      <w:pPr>
        <w:rPr>
          <w:rFonts w:ascii="Georgia" w:hAnsi="Georgia" w:eastAsia="宋体" w:cs="Georgia"/>
          <w:color w:val="1F1F1F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Results</w:t>
      </w:r>
    </w:p>
    <w:p>
      <w:pPr>
        <w:pStyle w:val="4"/>
        <w:numPr>
          <w:ilvl w:val="1"/>
          <w:numId w:val="1"/>
        </w:numPr>
        <w:rPr>
          <w:rFonts w:hint="eastAsia"/>
        </w:rPr>
      </w:pP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9160" cy="3070860"/>
            <wp:effectExtent l="0" t="0" r="2540" b="2540"/>
            <wp:docPr id="1" name="图片 1" descr="FIG_MAP_RC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G_MAP_RCI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01545" cy="3115945"/>
            <wp:effectExtent l="0" t="0" r="8255" b="8255"/>
            <wp:docPr id="6" name="图片 6" descr="FIG_MAP_RC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G_MAP_RCI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del w:id="262" w:author="野草" w:date="2024-04-28T15:33:39Z"/>
          <w:rFonts w:hint="eastAsia"/>
          <w:sz w:val="16"/>
          <w:szCs w:val="16"/>
        </w:rPr>
      </w:pPr>
      <w:del w:id="263" w:author="野草" w:date="2024-04-28T15:33:39Z">
        <w:bookmarkStart w:id="53" w:name="OLE_LINK89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64" w:author="野草" w:date="2024-04-28T15:33:39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0426 08:36</w:delText>
        </w:r>
      </w:del>
      <w:del w:id="265" w:author="野草" w:date="2024-04-28T15:33:39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53"/>
    <w:p>
      <w:pPr>
        <w:jc w:val="center"/>
        <w:rPr>
          <w:rStyle w:val="11"/>
          <w:rFonts w:hint="eastAsia"/>
          <w:rPrChange w:id="266" w:author="野草" w:date="2024-04-28T15:35:56Z">
            <w:rPr>
              <w:rStyle w:val="13"/>
            </w:rPr>
          </w:rPrChange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4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highlight w:val="none"/>
          <w:rPrChange w:id="267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highlight w:val="none"/>
          <w:rPrChange w:id="268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>average RCI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highlight w:val="none"/>
          <w:rPrChange w:id="269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none"/>
          <w:rPrChange w:id="270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highlight w:val="none"/>
          <w:rPrChange w:id="271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 The widths of </w:t>
      </w:r>
      <w:r>
        <w:rPr>
          <w:rFonts w:hint="eastAsia"/>
          <w:sz w:val="16"/>
          <w:szCs w:val="16"/>
          <w:highlight w:val="none"/>
          <w:rPrChange w:id="272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>river segments</w:t>
      </w:r>
      <w:r>
        <w:rPr>
          <w:rFonts w:hint="eastAsia"/>
          <w:sz w:val="16"/>
          <w:szCs w:val="16"/>
        </w:rPr>
        <w:t xml:space="preserve"> represent the </w:t>
      </w:r>
      <w:r>
        <w:rPr>
          <w:rFonts w:hint="eastAsia"/>
          <w:sz w:val="16"/>
          <w:szCs w:val="16"/>
          <w:highlight w:val="none"/>
          <w:rPrChange w:id="273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>corresponding RCD</w:t>
      </w:r>
      <w:r>
        <w:rPr>
          <w:rFonts w:hint="eastAsia"/>
          <w:sz w:val="16"/>
          <w:szCs w:val="16"/>
        </w:rPr>
        <w:t>.</w:t>
      </w:r>
      <w:r>
        <w:rPr>
          <w:rStyle w:val="11"/>
          <w:rFonts w:hint="eastAsia"/>
          <w:rPrChange w:id="274" w:author="野草" w:date="2024-04-28T15:35:56Z">
            <w:rPr>
              <w:rStyle w:val="13"/>
            </w:rPr>
          </w:rPrChange>
        </w:rPr>
        <w:commentReference w:id="5"/>
      </w:r>
    </w:p>
    <w:p>
      <w:pPr>
        <w:numPr>
          <w:ilvl w:val="-1"/>
          <w:numId w:val="0"/>
        </w:num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Style w:val="13"/>
        </w:rPr>
      </w:pP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drawing>
          <wp:inline distT="0" distB="0" distL="114300" distR="114300">
            <wp:extent cx="2201545" cy="3115310"/>
            <wp:effectExtent l="0" t="0" r="8255" b="8890"/>
            <wp:docPr id="9" name="图片 9" descr="FIG_MAP_RC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G_MAP_RCD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drawing>
          <wp:inline distT="0" distB="0" distL="114300" distR="114300">
            <wp:extent cx="2193925" cy="3103880"/>
            <wp:effectExtent l="0" t="0" r="3175" b="7620"/>
            <wp:docPr id="10" name="图片 10" descr="FIG_MAP_R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IG_MAP_RCD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del w:id="275" w:author="野草" w:date="2024-04-28T15:33:41Z"/>
          <w:rFonts w:hint="eastAsia"/>
          <w:sz w:val="16"/>
          <w:szCs w:val="16"/>
        </w:rPr>
      </w:pPr>
      <w:del w:id="276" w:author="野草" w:date="2024-04-28T15:33:41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77" w:author="野草" w:date="2024-04-28T15:33:41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0426 08:36</w:delText>
        </w:r>
      </w:del>
      <w:del w:id="278" w:author="野草" w:date="2024-04-28T15:33:41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5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highlight w:val="none"/>
          <w:rPrChange w:id="279" w:author="野草" w:date="2024-04-28T15:35:53Z">
            <w:rPr>
              <w:rFonts w:hint="eastAsia"/>
              <w:sz w:val="16"/>
              <w:szCs w:val="16"/>
              <w:highlight w:val="green"/>
            </w:rPr>
          </w:rPrChange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highlight w:val="none"/>
          <w:rPrChange w:id="280" w:author="野草" w:date="2024-04-28T15:35:53Z">
            <w:rPr>
              <w:rFonts w:hint="eastAsia"/>
              <w:sz w:val="16"/>
              <w:szCs w:val="16"/>
              <w:highlight w:val="green"/>
            </w:rPr>
          </w:rPrChange>
        </w:rPr>
        <w:t>average RC</w:t>
      </w:r>
      <w:r>
        <w:rPr>
          <w:rFonts w:hint="eastAsia"/>
          <w:sz w:val="16"/>
          <w:szCs w:val="16"/>
          <w:highlight w:val="none"/>
          <w:lang w:val="en-US" w:eastAsia="zh-CN"/>
          <w:rPrChange w:id="281" w:author="野草" w:date="2024-04-28T15:35:53Z">
            <w:rPr>
              <w:rFonts w:hint="eastAsia"/>
              <w:sz w:val="16"/>
              <w:szCs w:val="16"/>
              <w:highlight w:val="green"/>
              <w:lang w:val="en-US" w:eastAsia="zh-CN"/>
            </w:rPr>
          </w:rPrChange>
        </w:rPr>
        <w:t>D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highlight w:val="none"/>
          <w:rPrChange w:id="282" w:author="野草" w:date="2024-04-28T15:35:53Z">
            <w:rPr>
              <w:rFonts w:hint="eastAsia"/>
              <w:sz w:val="16"/>
              <w:szCs w:val="16"/>
              <w:highlight w:val="green"/>
            </w:rPr>
          </w:rPrChange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none"/>
          <w:rPrChange w:id="283" w:author="野草" w:date="2024-04-28T15:35:53Z">
            <w:rPr>
              <w:rFonts w:hint="eastAsia"/>
              <w:sz w:val="16"/>
              <w:szCs w:val="16"/>
              <w:highlight w:val="green"/>
            </w:rPr>
          </w:rPrChange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highlight w:val="none"/>
          <w:rPrChange w:id="284" w:author="野草" w:date="2024-04-28T15:35:53Z">
            <w:rPr>
              <w:rFonts w:hint="eastAsia"/>
              <w:sz w:val="16"/>
              <w:szCs w:val="16"/>
              <w:highlight w:val="green"/>
            </w:rPr>
          </w:rPrChange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 </w:t>
      </w:r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drawing>
          <wp:inline distT="0" distB="0" distL="114300" distR="114300">
            <wp:extent cx="2264410" cy="3203575"/>
            <wp:effectExtent l="0" t="0" r="8890" b="9525"/>
            <wp:docPr id="11" name="图片 11" descr="FIG_MAP_CRC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IG_MAP_CRCI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drawing>
          <wp:inline distT="0" distB="0" distL="114300" distR="114300">
            <wp:extent cx="2262505" cy="3201035"/>
            <wp:effectExtent l="0" t="0" r="10795" b="12065"/>
            <wp:docPr id="12" name="图片 12" descr="FIG_MAP_CRC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IG_MAP_CRCI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del w:id="285" w:author="野草" w:date="2024-04-28T15:33:42Z"/>
          <w:rFonts w:hint="eastAsia"/>
          <w:sz w:val="16"/>
          <w:szCs w:val="16"/>
        </w:rPr>
      </w:pPr>
      <w:del w:id="286" w:author="野草" w:date="2024-04-28T15:33:42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87" w:author="野草" w:date="2024-04-28T15:33:42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0426 08:36</w:delText>
        </w:r>
      </w:del>
      <w:del w:id="288" w:author="野草" w:date="2024-04-28T15:33:42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center"/>
        <w:rPr>
          <w:rStyle w:val="11"/>
          <w:rFonts w:hint="eastAsia"/>
          <w:rPrChange w:id="289" w:author="野草" w:date="2024-04-28T15:35:49Z">
            <w:rPr>
              <w:rStyle w:val="13"/>
            </w:rPr>
          </w:rPrChange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</w:rPr>
        <w:t>6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highlight w:val="none"/>
          <w:rPrChange w:id="290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highlight w:val="none"/>
          <w:rPrChange w:id="291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 xml:space="preserve">average </w:t>
      </w:r>
      <w:r>
        <w:rPr>
          <w:rFonts w:hint="eastAsia"/>
          <w:sz w:val="16"/>
          <w:szCs w:val="16"/>
          <w:highlight w:val="none"/>
          <w:lang w:val="en-US" w:eastAsia="zh-CN"/>
          <w:rPrChange w:id="292" w:author="野草" w:date="2024-04-28T15:35:49Z">
            <w:rPr>
              <w:rFonts w:hint="eastAsia"/>
              <w:sz w:val="16"/>
              <w:szCs w:val="16"/>
              <w:highlight w:val="green"/>
              <w:lang w:val="en-US" w:eastAsia="zh-CN"/>
            </w:rPr>
          </w:rPrChange>
        </w:rPr>
        <w:t>C</w:t>
      </w:r>
      <w:r>
        <w:rPr>
          <w:rFonts w:hint="eastAsia"/>
          <w:sz w:val="16"/>
          <w:szCs w:val="16"/>
          <w:highlight w:val="none"/>
          <w:rPrChange w:id="293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>RCI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highlight w:val="none"/>
          <w:rPrChange w:id="294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highlight w:val="none"/>
          <w:rPrChange w:id="295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highlight w:val="none"/>
          <w:rPrChange w:id="296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</w:t>
      </w:r>
    </w:p>
    <w:p>
      <w:pPr>
        <w:jc w:val="center"/>
      </w:pPr>
    </w:p>
    <w:p/>
    <w:p>
      <w:pPr>
        <w:numPr>
          <w:ilvl w:val="255"/>
          <w:numId w:val="0"/>
        </w:numPr>
        <w:rPr>
          <w:del w:id="297" w:author="野草" w:date="2024-04-28T15:33:43Z"/>
          <w:rFonts w:hint="default"/>
          <w:lang w:val="en-US" w:eastAsia="zh-CN"/>
        </w:rPr>
      </w:pPr>
      <w:del w:id="298" w:author="野草" w:date="2024-04-28T15:33:43Z">
        <w:bookmarkStart w:id="54" w:name="OLE_LINK6"/>
        <w:bookmarkStart w:id="55" w:name="OLE_LINK5"/>
        <w:r>
          <w:rPr>
            <w:rFonts w:hint="eastAsia"/>
            <w:lang w:val="en-US" w:eastAsia="zh-CN"/>
          </w:rPr>
          <w:delText>【</w:delText>
        </w:r>
        <w:bookmarkStart w:id="56" w:name="OLE_LINK91"/>
        <w:r>
          <w:rPr>
            <w:rFonts w:hint="eastAsia"/>
            <w:lang w:val="en-US" w:eastAsia="zh-CN"/>
          </w:rPr>
          <w:delText>up2024 0426 13:50】</w:delText>
        </w:r>
      </w:del>
    </w:p>
    <w:bookmarkEnd w:id="54"/>
    <w:bookmarkEnd w:id="56"/>
    <w:p>
      <w:pPr>
        <w:numPr>
          <w:ilvl w:val="255"/>
          <w:numId w:val="0"/>
        </w:numPr>
      </w:pPr>
      <w:r>
        <w:rPr>
          <w:rFonts w:hint="eastAsia"/>
          <w:lang w:val="en-US" w:eastAsia="zh-CN"/>
        </w:rPr>
        <w:t>T</w:t>
      </w:r>
      <w:r>
        <w:rPr>
          <w:rFonts w:hint="eastAsia"/>
        </w:rPr>
        <w:t xml:space="preserve">he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RCI </w:t>
      </w:r>
      <w:r>
        <w:rPr>
          <w:rFonts w:hint="eastAsia"/>
          <w:lang w:val="en-US" w:eastAsia="zh-CN"/>
        </w:rPr>
        <w:t xml:space="preserve">are illustrated in </w:t>
      </w:r>
      <w:r>
        <w:rPr>
          <w:rFonts w:hint="eastAsia"/>
          <w:highlight w:val="cyan"/>
          <w:lang w:val="en-US" w:eastAsia="zh-CN"/>
        </w:rPr>
        <w:t>Fig. 4</w:t>
      </w:r>
      <w:r>
        <w:rPr>
          <w:rFonts w:hint="eastAsia"/>
          <w:lang w:val="en-US" w:eastAsia="zh-CN"/>
        </w:rPr>
        <w:t xml:space="preserve">. </w:t>
      </w:r>
      <w:r>
        <w:rPr>
          <w:rFonts w:hint="eastAsia"/>
        </w:rPr>
        <w:t>On the</w:t>
      </w:r>
      <w:r>
        <w:rPr>
          <w:rFonts w:hint="eastAsia"/>
          <w:highlight w:val="green"/>
        </w:rPr>
        <w:t xml:space="preserve"> normal summer day</w:t>
      </w:r>
      <w:r>
        <w:rPr>
          <w:rFonts w:hint="eastAsia"/>
        </w:rPr>
        <w:t xml:space="preserve">, RCI exhibited </w:t>
      </w:r>
      <w:r>
        <w:rPr>
          <w:rFonts w:hint="eastAsia"/>
          <w:highlight w:val="green"/>
        </w:rPr>
        <w:t>maximum and average values</w:t>
      </w:r>
      <w:r>
        <w:rPr>
          <w:rFonts w:hint="eastAsia"/>
        </w:rPr>
        <w:t xml:space="preserve"> of </w:t>
      </w:r>
      <w:r>
        <w:rPr>
          <w:rFonts w:hint="eastAsia"/>
          <w:highlight w:val="cyan"/>
        </w:rPr>
        <w:t>12.2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5.5 °C</w:t>
      </w:r>
      <w:r>
        <w:rPr>
          <w:rFonts w:hint="eastAsia"/>
        </w:rPr>
        <w:t xml:space="preserve"> across all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,</w:t>
      </w:r>
      <w:r>
        <w:rPr>
          <w:rFonts w:hint="eastAsia"/>
          <w:lang w:val="en-US" w:eastAsia="zh-CN"/>
        </w:rPr>
        <w:t xml:space="preserve"> the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cooling intensities became </w:t>
      </w:r>
      <w:r>
        <w:rPr>
          <w:rFonts w:hint="eastAsia"/>
        </w:rPr>
        <w:t xml:space="preserve">notably higher, with </w:t>
      </w:r>
      <w:r>
        <w:rPr>
          <w:rFonts w:hint="eastAsia"/>
          <w:highlight w:val="green"/>
        </w:rPr>
        <w:t>maximum and average values</w:t>
      </w:r>
      <w:r>
        <w:rPr>
          <w:rFonts w:hint="eastAsia"/>
        </w:rPr>
        <w:t xml:space="preserve"> reaching </w:t>
      </w:r>
      <w:r>
        <w:rPr>
          <w:rFonts w:hint="eastAsia"/>
          <w:highlight w:val="cyan"/>
        </w:rPr>
        <w:t>15.5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6.4 °C</w:t>
      </w:r>
      <w:r>
        <w:rPr>
          <w:rFonts w:hint="eastAsia"/>
        </w:rPr>
        <w:t xml:space="preserve">, respectively. Notably, there were </w:t>
      </w:r>
      <w:r>
        <w:rPr>
          <w:rFonts w:hint="eastAsia"/>
          <w:highlight w:val="green"/>
        </w:rPr>
        <w:t>considerable variations</w:t>
      </w:r>
      <w:r>
        <w:rPr>
          <w:rFonts w:hint="eastAsia"/>
        </w:rPr>
        <w:t xml:space="preserve"> in RCI values among </w:t>
      </w:r>
      <w:r>
        <w:rPr>
          <w:rFonts w:hint="eastAsia"/>
          <w:highlight w:val="green"/>
        </w:rPr>
        <w:t>individual segments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both case days</w:t>
      </w:r>
      <w:r>
        <w:rPr>
          <w:rFonts w:hint="eastAsia"/>
        </w:rPr>
        <w:t xml:space="preserve">. Specifically, the </w:t>
      </w:r>
      <w:r>
        <w:rPr>
          <w:rFonts w:hint="eastAsia"/>
          <w:highlight w:val="green"/>
        </w:rPr>
        <w:t>standard deviation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2.4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</w:t>
      </w:r>
      <w:r>
        <w:rPr>
          <w:rFonts w:hint="eastAsia"/>
          <w:lang w:val="en-US" w:eastAsia="zh-CN"/>
        </w:rPr>
        <w:t xml:space="preserve">it </w:t>
      </w:r>
      <w:r>
        <w:rPr>
          <w:rFonts w:hint="eastAsia"/>
        </w:rPr>
        <w:t xml:space="preserve">increased to </w:t>
      </w:r>
      <w:r>
        <w:rPr>
          <w:rFonts w:hint="eastAsia"/>
          <w:highlight w:val="cyan"/>
        </w:rPr>
        <w:t>3.1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  <w:rPr>
          <w:del w:id="299" w:author="野草" w:date="2024-04-28T15:33:45Z"/>
        </w:rPr>
      </w:pPr>
    </w:p>
    <w:p>
      <w:pPr>
        <w:numPr>
          <w:ilvl w:val="255"/>
          <w:numId w:val="0"/>
        </w:numPr>
        <w:rPr>
          <w:del w:id="300" w:author="野草" w:date="2024-04-28T15:33:45Z"/>
          <w:rFonts w:hint="default"/>
          <w:lang w:val="en-US" w:eastAsia="zh-CN"/>
        </w:rPr>
      </w:pPr>
      <w:del w:id="301" w:author="野草" w:date="2024-04-28T15:33:45Z">
        <w:r>
          <w:rPr>
            <w:rFonts w:hint="eastAsia"/>
            <w:lang w:val="en-US" w:eastAsia="zh-CN"/>
          </w:rPr>
          <w:delText>【up2024 0426 13:46】</w:delText>
        </w:r>
      </w:del>
    </w:p>
    <w:p>
      <w:pPr>
        <w:numPr>
          <w:ilvl w:val="255"/>
          <w:numId w:val="0"/>
        </w:numPr>
        <w:rPr>
          <w:del w:id="302" w:author="野草" w:date="2024-04-28T15:33:51Z"/>
          <w:rFonts w:hint="eastAsia" w:eastAsiaTheme="minorEastAsia"/>
          <w:lang w:val="en-US" w:eastAsia="zh-CN"/>
        </w:rPr>
      </w:pPr>
      <w:r>
        <w:rPr>
          <w:rFonts w:hint="eastAsia"/>
        </w:rPr>
        <w:t xml:space="preserve">Additionally, it </w:t>
      </w:r>
      <w:r>
        <w:rPr>
          <w:rFonts w:hint="eastAsia"/>
          <w:lang w:val="en-US" w:eastAsia="zh-CN"/>
        </w:rPr>
        <w:t xml:space="preserve">can be </w:t>
      </w:r>
      <w:r>
        <w:rPr>
          <w:rFonts w:hint="eastAsia"/>
          <w:highlight w:val="green"/>
          <w:lang w:val="en-US" w:eastAsia="zh-CN"/>
        </w:rPr>
        <w:t>observed</w:t>
      </w:r>
      <w:r>
        <w:rPr>
          <w:rFonts w:hint="eastAsia"/>
          <w:highlight w:val="green"/>
        </w:rPr>
        <w:t xml:space="preserve">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RCI </w:t>
      </w:r>
      <w:r>
        <w:rPr>
          <w:rFonts w:hint="eastAsia"/>
          <w:highlight w:val="green"/>
        </w:rPr>
        <w:t>remained similar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both case days</w:t>
      </w:r>
      <w:r>
        <w:rPr>
          <w:rFonts w:hint="eastAsia"/>
        </w:rPr>
        <w:t xml:space="preserve">.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, RCI values were </w:t>
      </w:r>
      <w:r>
        <w:rPr>
          <w:rFonts w:hint="eastAsia"/>
          <w:highlight w:val="green"/>
        </w:rPr>
        <w:t>comparatively lower</w:t>
      </w:r>
      <w:r>
        <w:rPr>
          <w:rFonts w:hint="eastAsia"/>
        </w:rPr>
        <w:t xml:space="preserve"> than those along </w:t>
      </w:r>
      <w:r>
        <w:rPr>
          <w:rFonts w:hint="eastAsia"/>
          <w:highlight w:val="green"/>
        </w:rPr>
        <w:t>the Yangtze River</w:t>
      </w:r>
      <w:r>
        <w:rPr>
          <w:rFonts w:hint="eastAsia"/>
        </w:rPr>
        <w:t xml:space="preserve">. Specifically, the </w:t>
      </w:r>
      <w:r>
        <w:rPr>
          <w:rFonts w:hint="eastAsia"/>
          <w:highlight w:val="green"/>
        </w:rPr>
        <w:t>mean RCI values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 were </w:t>
      </w:r>
      <w:r>
        <w:rPr>
          <w:rFonts w:hint="eastAsia"/>
          <w:highlight w:val="cyan"/>
        </w:rPr>
        <w:t>4.8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5.9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, respectively. In contrast, for 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>corresponding values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became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cyan"/>
        </w:rPr>
        <w:t>6.1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6.9 °C</w:t>
      </w:r>
      <w:r>
        <w:rPr>
          <w:rFonts w:hint="eastAsia"/>
        </w:rPr>
        <w:t xml:space="preserve">, approximately </w:t>
      </w:r>
      <w:r>
        <w:rPr>
          <w:rFonts w:hint="eastAsia"/>
          <w:highlight w:val="cyan"/>
        </w:rPr>
        <w:t>1 °C higher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 xml:space="preserve">This difference </w:t>
      </w:r>
      <w:r>
        <w:rPr>
          <w:rFonts w:hint="eastAsia"/>
        </w:rPr>
        <w:t xml:space="preserve">was speculated to be </w:t>
      </w:r>
      <w:r>
        <w:rPr>
          <w:rFonts w:hint="eastAsia"/>
          <w:highlight w:val="green"/>
        </w:rPr>
        <w:t>resulted from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wider river width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Additionally, the </w:t>
      </w:r>
      <w:r>
        <w:rPr>
          <w:rFonts w:hint="eastAsia"/>
          <w:highlight w:val="green"/>
          <w:lang w:val="en-US" w:eastAsia="zh-CN"/>
        </w:rPr>
        <w:t>cooling intensities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left banks of rivers</w:t>
      </w:r>
      <w:r>
        <w:rPr>
          <w:rFonts w:hint="eastAsia"/>
          <w:lang w:val="en-US" w:eastAsia="zh-CN"/>
        </w:rPr>
        <w:t xml:space="preserve"> were </w:t>
      </w:r>
      <w:r>
        <w:rPr>
          <w:rFonts w:hint="eastAsia"/>
          <w:highlight w:val="green"/>
          <w:lang w:val="en-US" w:eastAsia="zh-CN"/>
        </w:rPr>
        <w:t>significantly higher than</w:t>
      </w:r>
      <w:r>
        <w:rPr>
          <w:rFonts w:hint="eastAsia"/>
          <w:lang w:val="en-US" w:eastAsia="zh-CN"/>
        </w:rPr>
        <w:t xml:space="preserve"> those on the </w:t>
      </w:r>
      <w:r>
        <w:rPr>
          <w:rFonts w:hint="eastAsia"/>
          <w:highlight w:val="green"/>
          <w:lang w:val="en-US" w:eastAsia="zh-CN"/>
        </w:rPr>
        <w:t>right banks</w:t>
      </w:r>
      <w:r>
        <w:rPr>
          <w:rFonts w:hint="eastAsia"/>
          <w:lang w:val="en-US" w:eastAsia="zh-CN"/>
        </w:rPr>
        <w:t xml:space="preserve">. Specifically, the </w:t>
      </w:r>
      <w:r>
        <w:rPr>
          <w:rFonts w:hint="eastAsia"/>
          <w:highlight w:val="green"/>
          <w:lang w:val="en-US" w:eastAsia="zh-CN"/>
        </w:rPr>
        <w:t>average RCI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 xml:space="preserve">left banks </w:t>
      </w:r>
      <w:r>
        <w:rPr>
          <w:rFonts w:hint="eastAsia"/>
          <w:lang w:val="en-US" w:eastAsia="zh-CN"/>
        </w:rPr>
        <w:t xml:space="preserve">were </w:t>
      </w:r>
      <w:r>
        <w:rPr>
          <w:rFonts w:hint="eastAsia"/>
          <w:highlight w:val="cyan"/>
          <w:lang w:val="en-US" w:eastAsia="zh-CN"/>
        </w:rPr>
        <w:t xml:space="preserve">5.8°C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highlight w:val="cyan"/>
          <w:lang w:val="en-US" w:eastAsia="zh-CN"/>
        </w:rPr>
        <w:t xml:space="preserve">6.8°C </w:t>
      </w:r>
      <w:r>
        <w:rPr>
          <w:rFonts w:hint="eastAsia"/>
          <w:lang w:val="en-US" w:eastAsia="zh-CN"/>
        </w:rPr>
        <w:t xml:space="preserve">on the 2 case days. The </w:t>
      </w:r>
      <w:r>
        <w:rPr>
          <w:rFonts w:hint="eastAsia"/>
          <w:highlight w:val="green"/>
          <w:lang w:val="en-US" w:eastAsia="zh-CN"/>
        </w:rPr>
        <w:t>corresponding magnitudes</w:t>
      </w:r>
      <w:r>
        <w:rPr>
          <w:rFonts w:hint="eastAsia"/>
          <w:lang w:val="en-US" w:eastAsia="zh-CN"/>
        </w:rPr>
        <w:t xml:space="preserve"> became </w:t>
      </w:r>
      <w:r>
        <w:rPr>
          <w:rFonts w:hint="eastAsia"/>
          <w:highlight w:val="cyan"/>
          <w:lang w:val="en-US" w:eastAsia="zh-CN"/>
        </w:rPr>
        <w:t>5.1°C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6.0°C</w:t>
      </w:r>
      <w:r>
        <w:rPr>
          <w:rFonts w:hint="eastAsia"/>
          <w:highlight w:val="none"/>
          <w:lang w:val="en-US" w:eastAsia="zh-CN"/>
        </w:rPr>
        <w:t xml:space="preserve"> for </w:t>
      </w:r>
      <w:r>
        <w:rPr>
          <w:rFonts w:hint="eastAsia"/>
          <w:lang w:val="en-US" w:eastAsia="zh-CN"/>
        </w:rPr>
        <w:t>the</w:t>
      </w:r>
      <w:r>
        <w:rPr>
          <w:rFonts w:hint="eastAsia"/>
          <w:highlight w:val="green"/>
          <w:lang w:val="en-US" w:eastAsia="zh-CN"/>
        </w:rPr>
        <w:t xml:space="preserve"> right banks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</w:pPr>
    </w:p>
    <w:p>
      <w:pPr>
        <w:numPr>
          <w:ilvl w:val="255"/>
          <w:numId w:val="0"/>
        </w:numPr>
        <w:rPr>
          <w:del w:id="303" w:author="野草" w:date="2024-04-28T15:33:47Z"/>
          <w:rFonts w:hint="default"/>
          <w:lang w:val="en-US" w:eastAsia="zh-CN"/>
        </w:rPr>
      </w:pPr>
      <w:del w:id="304" w:author="野草" w:date="2024-04-28T15:33:47Z">
        <w:r>
          <w:rPr>
            <w:rFonts w:hint="eastAsia"/>
            <w:lang w:val="en-US" w:eastAsia="zh-CN"/>
          </w:rPr>
          <w:delText>【up2024 0426 13:46】</w:delText>
        </w:r>
      </w:del>
    </w:p>
    <w:p>
      <w:pPr>
        <w:numPr>
          <w:ilvl w:val="255"/>
          <w:numId w:val="0"/>
        </w:numPr>
      </w:pPr>
      <w:r>
        <w:rPr>
          <w:rFonts w:hint="eastAsia"/>
        </w:rPr>
        <w:t xml:space="preserve">RCI values were </w:t>
      </w:r>
      <w:r>
        <w:rPr>
          <w:rFonts w:hint="eastAsia"/>
          <w:highlight w:val="green"/>
        </w:rPr>
        <w:t>notably lower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near </w:t>
      </w:r>
      <w:r>
        <w:rPr>
          <w:rFonts w:hint="eastAsia"/>
          <w:highlight w:val="green"/>
        </w:rPr>
        <w:t>the Tongluo Mountain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 xml:space="preserve">eastern suburb </w:t>
      </w:r>
      <w:r>
        <w:rPr>
          <w:rFonts w:hint="eastAsia"/>
        </w:rPr>
        <w:t xml:space="preserve">of Chongqing compared to </w:t>
      </w:r>
      <w:r>
        <w:rPr>
          <w:rFonts w:hint="eastAsia"/>
          <w:highlight w:val="green"/>
        </w:rPr>
        <w:t>the surrounding areas</w:t>
      </w:r>
      <w:r>
        <w:rPr>
          <w:rFonts w:hint="eastAsia"/>
        </w:rPr>
        <w:t xml:space="preserve">. The </w:t>
      </w:r>
      <w:r>
        <w:rPr>
          <w:rFonts w:hint="eastAsia"/>
          <w:highlight w:val="green"/>
        </w:rPr>
        <w:t>higher mountainous terrain</w:t>
      </w:r>
      <w:r>
        <w:rPr>
          <w:rFonts w:hint="eastAsia"/>
        </w:rPr>
        <w:t xml:space="preserve"> near </w:t>
      </w:r>
      <w:r>
        <w:rPr>
          <w:rFonts w:hint="eastAsia"/>
          <w:highlight w:val="green"/>
        </w:rPr>
        <w:t xml:space="preserve">the </w:t>
      </w:r>
      <w:r>
        <w:rPr>
          <w:rFonts w:hint="eastAsia"/>
          <w:highlight w:val="green"/>
          <w:lang w:eastAsia="zh-CN"/>
        </w:rPr>
        <w:t>riverbank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 was inferred to </w:t>
      </w:r>
      <w:r>
        <w:rPr>
          <w:rFonts w:hint="eastAsia"/>
          <w:highlight w:val="green"/>
        </w:rPr>
        <w:t>obstruct</w:t>
      </w:r>
      <w:r>
        <w:rPr>
          <w:rFonts w:hint="eastAsia"/>
          <w:highlight w:val="none"/>
        </w:rPr>
        <w:t xml:space="preserve"> the </w:t>
      </w:r>
      <w:r>
        <w:rPr>
          <w:rFonts w:hint="eastAsia"/>
          <w:highlight w:val="green"/>
        </w:rPr>
        <w:t>inland penetration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. In the </w:t>
      </w:r>
      <w:r>
        <w:rPr>
          <w:rFonts w:hint="eastAsia"/>
          <w:highlight w:val="green"/>
        </w:rPr>
        <w:t>city center</w:t>
      </w:r>
      <w:r>
        <w:rPr>
          <w:rFonts w:hint="eastAsia"/>
        </w:rPr>
        <w:t xml:space="preserve"> where numerous </w:t>
      </w:r>
      <w:r>
        <w:rPr>
          <w:rFonts w:hint="eastAsia"/>
          <w:highlight w:val="green"/>
        </w:rPr>
        <w:t>high-rise buildings</w:t>
      </w:r>
      <w:r>
        <w:rPr>
          <w:rFonts w:hint="eastAsia"/>
        </w:rPr>
        <w:t xml:space="preserve"> were concentrated, RCI values were </w:t>
      </w:r>
      <w:r>
        <w:rPr>
          <w:rFonts w:hint="eastAsia"/>
          <w:highlight w:val="green"/>
        </w:rPr>
        <w:t>relatively lower</w:t>
      </w:r>
      <w:r>
        <w:rPr>
          <w:rFonts w:hint="eastAsia"/>
        </w:rPr>
        <w:t xml:space="preserve"> than those in the </w:t>
      </w:r>
      <w:r>
        <w:rPr>
          <w:rFonts w:hint="eastAsia"/>
          <w:highlight w:val="green"/>
        </w:rPr>
        <w:t>surrounding suburban areas</w:t>
      </w:r>
      <w:r>
        <w:rPr>
          <w:rFonts w:hint="eastAsia"/>
        </w:rPr>
        <w:t xml:space="preserve">. This observation can </w:t>
      </w:r>
      <w:r>
        <w:rPr>
          <w:rFonts w:hint="eastAsia"/>
          <w:highlight w:val="green"/>
        </w:rPr>
        <w:t>be attributed to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obstructive effect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dense buildings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  <w:rPr>
          <w:del w:id="305" w:author="野草" w:date="2024-04-28T15:33:48Z"/>
        </w:rPr>
      </w:pPr>
    </w:p>
    <w:p>
      <w:pPr>
        <w:numPr>
          <w:ilvl w:val="255"/>
          <w:numId w:val="0"/>
        </w:numPr>
        <w:rPr>
          <w:del w:id="306" w:author="野草" w:date="2024-04-28T15:33:48Z"/>
          <w:rFonts w:hint="eastAsia"/>
          <w:lang w:val="en-US" w:eastAsia="zh-CN"/>
        </w:rPr>
      </w:pPr>
      <w:del w:id="307" w:author="野草" w:date="2024-04-28T15:33:48Z">
        <w:bookmarkStart w:id="57" w:name="OLE_LINK10"/>
        <w:r>
          <w:rPr>
            <w:rFonts w:hint="eastAsia"/>
            <w:lang w:val="en-US" w:eastAsia="zh-CN"/>
          </w:rPr>
          <w:delText>【up2024 0426 13:46】</w:delText>
        </w:r>
      </w:del>
    </w:p>
    <w:p>
      <w:pPr>
        <w:numPr>
          <w:ilvl w:val="255"/>
          <w:numId w:val="0"/>
        </w:numPr>
      </w:pPr>
      <w:r>
        <w:rPr>
          <w:rFonts w:hint="eastAsia"/>
          <w:lang w:val="en-US" w:eastAsia="zh-CN"/>
        </w:rPr>
        <w:t xml:space="preserve">As for </w:t>
      </w:r>
      <w:r>
        <w:rPr>
          <w:rFonts w:hint="eastAsia"/>
          <w:highlight w:val="green"/>
        </w:rPr>
        <w:t>RCD</w:t>
      </w:r>
      <w:r>
        <w:rPr>
          <w:rFonts w:hint="eastAsia"/>
          <w:highlight w:val="none"/>
          <w:lang w:val="en-US" w:eastAsia="zh-CN"/>
        </w:rPr>
        <w:t>, the values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green"/>
          <w:lang w:val="en-US" w:eastAsia="zh-CN"/>
        </w:rPr>
        <w:t>varied</w:t>
      </w:r>
      <w:r>
        <w:rPr>
          <w:rFonts w:hint="eastAsia"/>
          <w:lang w:val="en-US" w:eastAsia="zh-CN"/>
        </w:rPr>
        <w:t xml:space="preserve"> from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60</w:t>
      </w:r>
      <w:r>
        <w:rPr>
          <w:rFonts w:hint="eastAsia"/>
          <w:highlight w:val="cyan"/>
          <w:lang w:val="en-US" w:eastAsia="zh-CN"/>
        </w:rPr>
        <w:t xml:space="preserve"> to </w:t>
      </w:r>
      <w:r>
        <w:rPr>
          <w:rFonts w:hint="eastAsia"/>
          <w:highlight w:val="cyan"/>
        </w:rPr>
        <w:t>720 meters</w:t>
      </w:r>
      <w:r>
        <w:rPr>
          <w:rFonts w:hint="eastAsia"/>
          <w:lang w:val="en-US" w:eastAsia="zh-CN"/>
        </w:rPr>
        <w:t xml:space="preserve"> with </w:t>
      </w:r>
      <w:r>
        <w:rPr>
          <w:rFonts w:hint="eastAsia"/>
          <w:highlight w:val="green"/>
          <w:lang w:val="en-US" w:eastAsia="zh-CN"/>
        </w:rPr>
        <w:t>average distances</w:t>
      </w:r>
      <w:r>
        <w:rPr>
          <w:rFonts w:hint="eastAsia"/>
          <w:lang w:val="en-US" w:eastAsia="zh-CN"/>
        </w:rPr>
        <w:t xml:space="preserve"> of </w:t>
      </w:r>
      <w:r>
        <w:rPr>
          <w:rFonts w:hint="eastAsia"/>
          <w:highlight w:val="cyan"/>
          <w:lang w:val="en-US" w:eastAsia="zh-CN"/>
        </w:rPr>
        <w:t>225.8 meters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bookmarkStart w:id="58" w:name="OLE_LINK90"/>
      <w:r>
        <w:rPr>
          <w:rFonts w:hint="eastAsia"/>
          <w:highlight w:val="cyan"/>
          <w:lang w:val="en-US" w:eastAsia="zh-CN"/>
        </w:rPr>
        <w:t>22</w:t>
      </w:r>
      <w:bookmarkEnd w:id="58"/>
      <w:r>
        <w:rPr>
          <w:rFonts w:hint="eastAsia"/>
          <w:highlight w:val="cyan"/>
          <w:lang w:val="en-US" w:eastAsia="zh-CN"/>
        </w:rPr>
        <w:t>2.2 meters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(Fig. 5)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bookmarkEnd w:id="57"/>
      <w:r>
        <w:rPr>
          <w:rFonts w:hint="eastAsia"/>
        </w:rPr>
        <w:t xml:space="preserve">Similar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CRCI values on the </w:t>
      </w:r>
      <w:r>
        <w:rPr>
          <w:rFonts w:hint="eastAsia"/>
          <w:highlight w:val="green"/>
        </w:rPr>
        <w:t>2 case days</w:t>
      </w:r>
      <w:r>
        <w:rPr>
          <w:rFonts w:hint="eastAsia"/>
        </w:rPr>
        <w:t xml:space="preserve"> are presented in </w:t>
      </w:r>
      <w:r>
        <w:rPr>
          <w:rFonts w:hint="eastAsia"/>
          <w:highlight w:val="cyan"/>
        </w:rPr>
        <w:t xml:space="preserve">Fig. </w:t>
      </w:r>
      <w:r>
        <w:rPr>
          <w:rFonts w:hint="eastAsia"/>
          <w:highlight w:val="cyan"/>
          <w:lang w:val="en-US" w:eastAsia="zh-CN"/>
        </w:rPr>
        <w:t>6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the average </w:t>
      </w:r>
      <w:r>
        <w:rPr>
          <w:rFonts w:hint="eastAsia"/>
          <w:highlight w:val="green"/>
        </w:rPr>
        <w:t>CRCI value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505.</w:t>
      </w:r>
      <w:r>
        <w:rPr>
          <w:rFonts w:hint="eastAsia"/>
          <w:highlight w:val="cyan"/>
          <w:lang w:eastAsia="zh-CN"/>
        </w:rPr>
        <w:t>9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 and it increased to </w:t>
      </w:r>
      <w:r>
        <w:rPr>
          <w:rFonts w:hint="eastAsia"/>
          <w:highlight w:val="cyan"/>
        </w:rPr>
        <w:t>58</w:t>
      </w:r>
      <w:r>
        <w:rPr>
          <w:rFonts w:hint="eastAsia"/>
          <w:highlight w:val="cyan"/>
          <w:lang w:eastAsia="zh-CN"/>
        </w:rPr>
        <w:t>7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0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The </w:t>
      </w:r>
      <w:r>
        <w:rPr>
          <w:rFonts w:hint="eastAsia"/>
          <w:highlight w:val="green"/>
        </w:rPr>
        <w:t>spatial diversity</w:t>
      </w:r>
      <w:r>
        <w:rPr>
          <w:rFonts w:hint="eastAsia"/>
        </w:rPr>
        <w:t xml:space="preserve"> were also </w:t>
      </w:r>
      <w:r>
        <w:rPr>
          <w:rFonts w:hint="eastAsia"/>
          <w:highlight w:val="green"/>
        </w:rPr>
        <w:t>more pronounced</w:t>
      </w:r>
      <w:r>
        <w:rPr>
          <w:rFonts w:hint="eastAsia"/>
        </w:rPr>
        <w:t xml:space="preserve"> in hotter </w:t>
      </w:r>
      <w:r>
        <w:rPr>
          <w:rFonts w:hint="eastAsia"/>
          <w:highlight w:val="green"/>
        </w:rPr>
        <w:t>ambient weather conditions</w:t>
      </w:r>
      <w:r>
        <w:rPr>
          <w:rFonts w:hint="eastAsia"/>
        </w:rPr>
        <w:t xml:space="preserve"> with the </w:t>
      </w:r>
      <w:r>
        <w:rPr>
          <w:rFonts w:hint="eastAsia"/>
          <w:highlight w:val="green"/>
        </w:rPr>
        <w:t>standard deviation</w:t>
      </w:r>
      <w:r>
        <w:rPr>
          <w:rFonts w:hint="eastAsia"/>
        </w:rPr>
        <w:t xml:space="preserve"> rising from </w:t>
      </w:r>
      <w:r>
        <w:rPr>
          <w:rFonts w:hint="eastAsia"/>
          <w:highlight w:val="cyan"/>
        </w:rPr>
        <w:t>46</w:t>
      </w:r>
      <w:r>
        <w:rPr>
          <w:rFonts w:hint="eastAsia"/>
          <w:highlight w:val="cyan"/>
          <w:lang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7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 to </w:t>
      </w:r>
      <w:r>
        <w:rPr>
          <w:rFonts w:hint="eastAsia"/>
          <w:highlight w:val="cyan"/>
        </w:rPr>
        <w:t>5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  <w:lang w:val="en-US" w:eastAsia="zh-CN"/>
        </w:rPr>
        <w:t>5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5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exhibiting </w:t>
      </w:r>
      <w:r>
        <w:rPr>
          <w:rFonts w:hint="eastAsia"/>
          <w:highlight w:val="green"/>
        </w:rPr>
        <w:t>CRCI values</w:t>
      </w:r>
      <w:r>
        <w:rPr>
          <w:rFonts w:hint="eastAsia"/>
        </w:rPr>
        <w:t xml:space="preserve"> below </w:t>
      </w:r>
      <w:r>
        <w:rPr>
          <w:rFonts w:hint="eastAsia"/>
          <w:highlight w:val="cyan"/>
        </w:rPr>
        <w:t>400 °C·m</w:t>
      </w:r>
      <w:r>
        <w:rPr>
          <w:rFonts w:hint="eastAsia"/>
        </w:rPr>
        <w:t xml:space="preserve"> were predominantly </w:t>
      </w:r>
      <w:r>
        <w:rPr>
          <w:rFonts w:hint="eastAsia"/>
          <w:highlight w:val="green"/>
        </w:rPr>
        <w:t>concentrated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the city center</w:t>
      </w:r>
      <w:r>
        <w:rPr>
          <w:rFonts w:hint="eastAsia"/>
        </w:rPr>
        <w:t xml:space="preserve"> and near </w:t>
      </w:r>
      <w:r>
        <w:rPr>
          <w:rFonts w:hint="eastAsia"/>
          <w:highlight w:val="green"/>
        </w:rPr>
        <w:t>the Tongluo Mountain</w:t>
      </w:r>
      <w:r>
        <w:rPr>
          <w:rFonts w:hint="eastAsia"/>
        </w:rPr>
        <w:t xml:space="preserve">, which were characterized by </w:t>
      </w:r>
      <w:r>
        <w:rPr>
          <w:rFonts w:hint="eastAsia"/>
          <w:highlight w:val="green"/>
        </w:rPr>
        <w:t>dense buildings</w:t>
      </w:r>
      <w:r>
        <w:rPr>
          <w:rFonts w:hint="eastAsia"/>
        </w:rPr>
        <w:t xml:space="preserve"> or </w:t>
      </w:r>
      <w:r>
        <w:rPr>
          <w:rFonts w:hint="eastAsia"/>
          <w:highlight w:val="green"/>
        </w:rPr>
        <w:t>rugged topography</w:t>
      </w:r>
      <w:r>
        <w:rPr>
          <w:rFonts w:hint="eastAsia"/>
        </w:rPr>
        <w:t>.</w:t>
      </w:r>
    </w:p>
    <w:bookmarkEnd w:id="55"/>
    <w:p>
      <w:pPr>
        <w:numPr>
          <w:ilvl w:val="255"/>
          <w:numId w:val="0"/>
        </w:numPr>
      </w:pPr>
    </w:p>
    <w:p>
      <w:pPr>
        <w:pStyle w:val="4"/>
      </w:pPr>
      <w:r>
        <w:rPr>
          <w:rFonts w:hint="eastAsia"/>
        </w:rPr>
        <w:t>3.2. Model performance</w:t>
      </w:r>
    </w:p>
    <w:p>
      <w:pPr>
        <w:numPr>
          <w:ilvl w:val="255"/>
          <w:numId w:val="0"/>
        </w:numPr>
        <w:jc w:val="center"/>
        <w:rPr>
          <w:del w:id="308" w:author="野草" w:date="2024-04-28T15:33:59Z"/>
          <w:rFonts w:hint="eastAsia"/>
          <w:lang w:val="en-US" w:eastAsia="zh-CN"/>
        </w:rPr>
      </w:pPr>
      <w:del w:id="309" w:author="野草" w:date="2024-04-28T15:33:59Z">
        <w:r>
          <w:rPr>
            <w:rFonts w:hint="eastAsia"/>
            <w:lang w:val="en-US" w:eastAsia="zh-CN"/>
          </w:rPr>
          <w:delText>【up2024 0426 14:06】</w:delText>
        </w:r>
      </w:del>
    </w:p>
    <w:p>
      <w:pPr>
        <w:jc w:val="center"/>
        <w:rPr>
          <w:rFonts w:hint="eastAsia"/>
          <w:sz w:val="16"/>
          <w:szCs w:val="16"/>
          <w:rPrChange w:id="310" w:author="野草" w:date="2024-04-28T15:35:43Z">
            <w:rPr/>
          </w:rPrChange>
        </w:rPr>
      </w:pPr>
      <w:r>
        <w:rPr>
          <w:rFonts w:hint="eastAsia"/>
          <w:sz w:val="16"/>
          <w:szCs w:val="16"/>
          <w:rPrChange w:id="311" w:author="野草" w:date="2024-04-28T15:35:43Z">
            <w:rPr>
              <w:rFonts w:hint="eastAsia"/>
            </w:rPr>
          </w:rPrChange>
        </w:rPr>
        <w:t xml:space="preserve">Table 3  Performances of </w:t>
      </w:r>
      <w:r>
        <w:rPr>
          <w:rFonts w:hint="eastAsia"/>
          <w:sz w:val="16"/>
          <w:szCs w:val="16"/>
          <w:highlight w:val="none"/>
          <w:rPrChange w:id="312" w:author="野草" w:date="2024-04-28T15:35:43Z">
            <w:rPr>
              <w:rFonts w:hint="eastAsia"/>
              <w:highlight w:val="green"/>
            </w:rPr>
          </w:rPrChange>
        </w:rPr>
        <w:t>the BRT model</w:t>
      </w:r>
      <w:r>
        <w:rPr>
          <w:rFonts w:hint="eastAsia"/>
          <w:sz w:val="16"/>
          <w:szCs w:val="16"/>
          <w:rPrChange w:id="313" w:author="野草" w:date="2024-04-28T15:35:43Z">
            <w:rPr>
              <w:rFonts w:hint="eastAsia"/>
            </w:rPr>
          </w:rPrChange>
        </w:rPr>
        <w:t xml:space="preserve"> in modelling </w:t>
      </w:r>
      <w:r>
        <w:rPr>
          <w:rFonts w:hint="eastAsia"/>
          <w:sz w:val="16"/>
          <w:szCs w:val="16"/>
          <w:highlight w:val="none"/>
          <w:lang w:val="en-US" w:eastAsia="zh-CN"/>
          <w:rPrChange w:id="314" w:author="野草" w:date="2024-04-28T15:35:43Z">
            <w:rPr>
              <w:rFonts w:hint="eastAsia"/>
              <w:highlight w:val="green"/>
              <w:lang w:val="en-US" w:eastAsia="zh-CN"/>
            </w:rPr>
          </w:rPrChange>
        </w:rPr>
        <w:t>river cooling effects</w:t>
      </w:r>
      <w:r>
        <w:rPr>
          <w:rFonts w:hint="eastAsia"/>
          <w:sz w:val="16"/>
          <w:szCs w:val="16"/>
          <w:rPrChange w:id="315" w:author="野草" w:date="2024-04-28T15:35:43Z">
            <w:rPr>
              <w:rFonts w:hint="eastAsia"/>
            </w:rPr>
          </w:rPrChange>
        </w:rPr>
        <w:t xml:space="preserve"> on the </w:t>
      </w:r>
      <w:r>
        <w:rPr>
          <w:rFonts w:hint="eastAsia"/>
          <w:sz w:val="16"/>
          <w:szCs w:val="16"/>
          <w:highlight w:val="none"/>
          <w:rPrChange w:id="316" w:author="野草" w:date="2024-04-28T15:35:43Z">
            <w:rPr>
              <w:rFonts w:hint="eastAsia"/>
              <w:highlight w:val="green"/>
            </w:rPr>
          </w:rPrChange>
        </w:rPr>
        <w:t>2 case days</w:t>
      </w:r>
      <w:r>
        <w:rPr>
          <w:rFonts w:hint="eastAsia"/>
          <w:sz w:val="16"/>
          <w:szCs w:val="16"/>
          <w:rPrChange w:id="317" w:author="野草" w:date="2024-04-28T15:35:43Z">
            <w:rPr>
              <w:rFonts w:hint="eastAsia"/>
            </w:rPr>
          </w:rPrChange>
        </w:rPr>
        <w:t>.</w:t>
      </w:r>
    </w:p>
    <w:p/>
    <w:tbl>
      <w:tblPr>
        <w:tblStyle w:val="10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Index</w:t>
            </w:r>
          </w:p>
        </w:tc>
        <w:tc>
          <w:tcPr>
            <w:tcW w:w="213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Weather condition</w:t>
            </w:r>
          </w:p>
        </w:tc>
        <w:tc>
          <w:tcPr>
            <w:tcW w:w="213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</w:t>
            </w: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superscript"/>
                <w:lang w:val="en-US" w:eastAsia="zh-CN"/>
              </w:rPr>
              <w:t>2</w:t>
            </w:r>
          </w:p>
        </w:tc>
        <w:tc>
          <w:tcPr>
            <w:tcW w:w="213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RMSE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RCI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0.60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bookmarkStart w:id="59" w:name="OLE_LINK3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0.8 (°C)</w:t>
            </w:r>
            <w:bookmarkEnd w:id="5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0.57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1.3 (°C)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RCD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0.69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46.3 (m)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0.75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40.7 (m)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CRCI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0.72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169.0</w:t>
            </w:r>
            <w:bookmarkStart w:id="60" w:name="OLE_LINK4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 xml:space="preserve"> (°C·m)</w:t>
            </w:r>
            <w:bookmarkEnd w:id="6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0.64</w:t>
            </w:r>
          </w:p>
        </w:tc>
        <w:tc>
          <w:tcPr>
            <w:tcW w:w="213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208.5 (°C</w:t>
            </w:r>
            <w:bookmarkStart w:id="61" w:name="OLE_LINK8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·</w:t>
            </w:r>
            <w:bookmarkEnd w:id="61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m)</w:t>
            </w:r>
          </w:p>
        </w:tc>
      </w:tr>
    </w:tbl>
    <w:p/>
    <w:p/>
    <w:p>
      <w:pPr>
        <w:numPr>
          <w:ilvl w:val="255"/>
          <w:numId w:val="0"/>
        </w:numPr>
        <w:rPr>
          <w:del w:id="318" w:author="野草" w:date="2024-04-28T15:33:57Z"/>
          <w:rFonts w:hint="default"/>
          <w:lang w:val="en-US" w:eastAsia="zh-CN"/>
        </w:rPr>
      </w:pPr>
      <w:del w:id="319" w:author="野草" w:date="2024-04-28T15:33:57Z">
        <w:bookmarkStart w:id="62" w:name="OLE_LINK97"/>
        <w:bookmarkStart w:id="63" w:name="OLE_LINK9"/>
        <w:r>
          <w:rPr>
            <w:rFonts w:hint="eastAsia"/>
            <w:lang w:val="en-US" w:eastAsia="zh-CN"/>
          </w:rPr>
          <w:delText>【up2024 0426 14:37】</w:delText>
        </w:r>
      </w:del>
    </w:p>
    <w:bookmarkEnd w:id="62"/>
    <w:p>
      <w:bookmarkStart w:id="64" w:name="OLE_LINK13"/>
      <w:r>
        <w:t xml:space="preserve">The </w:t>
      </w:r>
      <w:r>
        <w:rPr>
          <w:highlight w:val="green"/>
        </w:rPr>
        <w:t>validation results</w:t>
      </w:r>
      <w:r>
        <w:t xml:space="preserve"> of the </w:t>
      </w:r>
      <w:r>
        <w:rPr>
          <w:highlight w:val="green"/>
        </w:rPr>
        <w:t>BRT model</w:t>
      </w:r>
      <w:r>
        <w:t xml:space="preserve"> are shown in </w:t>
      </w:r>
      <w:r>
        <w:rPr>
          <w:highlight w:val="cyan"/>
        </w:rPr>
        <w:t xml:space="preserve">Table </w:t>
      </w:r>
      <w:r>
        <w:rPr>
          <w:rFonts w:hint="eastAsia"/>
          <w:highlight w:val="cyan"/>
        </w:rPr>
        <w:t>3</w:t>
      </w:r>
      <w:r>
        <w:t xml:space="preserve">. </w:t>
      </w:r>
      <w:r>
        <w:rPr>
          <w:rFonts w:hint="eastAsia"/>
          <w:lang w:val="en-US" w:eastAsia="zh-CN"/>
        </w:rPr>
        <w:t xml:space="preserve">The </w:t>
      </w:r>
      <w:bookmarkStart w:id="65" w:name="OLE_LINK7"/>
      <w:r>
        <w:rPr>
          <w:rFonts w:hint="eastAsia"/>
          <w:highlight w:val="green"/>
        </w:rPr>
        <w:t>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of </w:t>
      </w:r>
      <w:bookmarkStart w:id="66" w:name="OLE_LINK92"/>
      <w:r>
        <w:rPr>
          <w:rFonts w:hint="eastAsia"/>
          <w:lang w:val="en-US" w:eastAsia="zh-CN"/>
        </w:rPr>
        <w:t xml:space="preserve">the </w:t>
      </w:r>
      <w:bookmarkEnd w:id="65"/>
      <w:r>
        <w:rPr>
          <w:rFonts w:hint="eastAsia"/>
          <w:lang w:val="en-US" w:eastAsia="zh-CN"/>
        </w:rPr>
        <w:t xml:space="preserve">RCI </w:t>
      </w:r>
      <w:r>
        <w:rPr>
          <w:rFonts w:hint="eastAsia"/>
          <w:highlight w:val="green"/>
          <w:lang w:val="en-US" w:eastAsia="zh-CN"/>
        </w:rPr>
        <w:t>simulations</w:t>
      </w:r>
      <w:bookmarkEnd w:id="66"/>
      <w:r>
        <w:rPr>
          <w:rFonts w:hint="eastAsia"/>
          <w:lang w:val="en-US" w:eastAsia="zh-CN"/>
        </w:rPr>
        <w:t xml:space="preserve"> were</w:t>
      </w:r>
      <w:r>
        <w:rPr>
          <w:rFonts w:hint="eastAsia"/>
          <w:highlight w:val="cyan"/>
        </w:rPr>
        <w:t xml:space="preserve"> 0.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  <w:lang w:val="en-US" w:eastAsia="zh-CN"/>
        </w:rPr>
        <w:t>0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normal summer</w:t>
      </w:r>
      <w:r>
        <w:rPr>
          <w:rFonts w:hint="eastAsia"/>
          <w:highlight w:val="green"/>
          <w:lang w:val="en-US" w:eastAsia="zh-CN"/>
        </w:rPr>
        <w:t xml:space="preserve"> day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and 0.</w:t>
      </w:r>
      <w:r>
        <w:rPr>
          <w:rFonts w:hint="eastAsia"/>
          <w:highlight w:val="cyan"/>
          <w:lang w:eastAsia="zh-CN"/>
        </w:rPr>
        <w:t>5</w:t>
      </w:r>
      <w:r>
        <w:rPr>
          <w:rFonts w:hint="eastAsia"/>
          <w:highlight w:val="cyan"/>
          <w:lang w:val="en-US" w:eastAsia="zh-CN"/>
        </w:rPr>
        <w:t>7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on the </w:t>
      </w:r>
      <w:r>
        <w:rPr>
          <w:rFonts w:hint="eastAsia"/>
          <w:highlight w:val="green"/>
        </w:rPr>
        <w:t>extreme hot day</w:t>
      </w:r>
      <w:r>
        <w:rPr>
          <w:rFonts w:hint="eastAsia"/>
          <w:lang w:val="en-US" w:eastAsia="zh-CN"/>
        </w:rPr>
        <w:t xml:space="preserve">, with the </w:t>
      </w:r>
      <w:r>
        <w:rPr>
          <w:rFonts w:hint="eastAsia"/>
          <w:highlight w:val="green"/>
        </w:rPr>
        <w:t xml:space="preserve">RMSE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eastAsia="zh-CN"/>
        </w:rPr>
        <w:t>0</w:t>
      </w:r>
      <w:r>
        <w:rPr>
          <w:rFonts w:hint="eastAsia"/>
          <w:highlight w:val="cyan"/>
          <w:lang w:val="en-US" w:eastAsia="zh-CN"/>
        </w:rPr>
        <w:t>.8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  <w:lang w:val="en-US" w:eastAsia="zh-CN"/>
        </w:rPr>
        <w:t xml:space="preserve">°C </w:t>
      </w:r>
      <w:r>
        <w:rPr>
          <w:rFonts w:hint="eastAsia"/>
          <w:highlight w:val="cyan"/>
        </w:rPr>
        <w:t xml:space="preserve">and </w:t>
      </w:r>
      <w:r>
        <w:rPr>
          <w:rFonts w:hint="eastAsia"/>
          <w:highlight w:val="cyan"/>
          <w:lang w:val="en-US" w:eastAsia="zh-CN"/>
        </w:rPr>
        <w:t>1.3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  <w:lang w:val="en-US" w:eastAsia="zh-CN"/>
        </w:rPr>
        <w:t>°C</w:t>
      </w:r>
      <w:r>
        <w:rPr>
          <w:rFonts w:hint="eastAsia"/>
          <w:highlight w:val="none"/>
          <w:lang w:val="en-US" w:eastAsia="zh-CN"/>
        </w:rPr>
        <w:t>, respectively</w:t>
      </w:r>
      <w:r>
        <w:rPr>
          <w:rFonts w:hint="eastAsia"/>
          <w:highlight w:val="none"/>
        </w:rPr>
        <w:t xml:space="preserve">. 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>n comparison to</w:t>
      </w:r>
      <w:r>
        <w:rPr>
          <w:rFonts w:hint="eastAsia"/>
          <w:lang w:val="en-US" w:eastAsia="zh-CN"/>
        </w:rPr>
        <w:t xml:space="preserve"> RCI, t</w:t>
      </w:r>
      <w:r>
        <w:rPr>
          <w:rFonts w:hint="eastAsia"/>
        </w:rPr>
        <w:t xml:space="preserve">he </w:t>
      </w:r>
      <w:r>
        <w:rPr>
          <w:rFonts w:hint="eastAsia"/>
          <w:highlight w:val="green"/>
        </w:rPr>
        <w:t>explanatory power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environmental factors </w:t>
      </w:r>
      <w:r>
        <w:rPr>
          <w:rFonts w:hint="eastAsia"/>
          <w:lang w:val="en-US" w:eastAsia="zh-CN"/>
        </w:rPr>
        <w:t xml:space="preserve">were </w:t>
      </w:r>
      <w:r>
        <w:rPr>
          <w:rFonts w:hint="eastAsia"/>
          <w:highlight w:val="green"/>
        </w:rPr>
        <w:t>relatively</w:t>
      </w:r>
      <w:r>
        <w:rPr>
          <w:rFonts w:hint="eastAsia"/>
          <w:highlight w:val="green"/>
          <w:lang w:val="en-US" w:eastAsia="zh-CN"/>
        </w:rPr>
        <w:t xml:space="preserve"> higher for </w:t>
      </w:r>
      <w:r>
        <w:rPr>
          <w:rFonts w:hint="eastAsia"/>
        </w:rPr>
        <w:t>R</w:t>
      </w:r>
      <w:r>
        <w:rPr>
          <w:rFonts w:hint="eastAsia"/>
          <w:highlight w:val="none"/>
        </w:rPr>
        <w:t>C</w:t>
      </w:r>
      <w:r>
        <w:rPr>
          <w:rFonts w:hint="eastAsia"/>
          <w:highlight w:val="none"/>
          <w:lang w:val="en-US" w:eastAsia="zh-CN"/>
        </w:rPr>
        <w:t xml:space="preserve">D and CRCI. Specifically,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>corresponding 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were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0.</w:t>
      </w:r>
      <w:r>
        <w:rPr>
          <w:rFonts w:hint="eastAsia"/>
          <w:highlight w:val="cyan"/>
          <w:lang w:val="en-US" w:eastAsia="zh-CN"/>
        </w:rPr>
        <w:t>69</w:t>
      </w:r>
      <w:r>
        <w:rPr>
          <w:rFonts w:hint="eastAsia"/>
          <w:highlight w:val="cyan"/>
        </w:rPr>
        <w:t xml:space="preserve"> and 0.</w:t>
      </w:r>
      <w:r>
        <w:rPr>
          <w:rFonts w:hint="eastAsia"/>
          <w:highlight w:val="cyan"/>
          <w:lang w:val="en-US" w:eastAsia="zh-CN"/>
        </w:rPr>
        <w:t>75</w:t>
      </w:r>
      <w:r>
        <w:rPr>
          <w:rFonts w:hint="eastAsia"/>
          <w:highlight w:val="none"/>
          <w:lang w:val="en-US" w:eastAsia="zh-CN"/>
        </w:rPr>
        <w:t xml:space="preserve"> for </w:t>
      </w:r>
      <w:r>
        <w:rPr>
          <w:rFonts w:hint="eastAsia"/>
          <w:lang w:val="en-US" w:eastAsia="zh-CN"/>
        </w:rPr>
        <w:t xml:space="preserve">the RCD </w:t>
      </w:r>
      <w:r>
        <w:rPr>
          <w:rFonts w:hint="eastAsia"/>
          <w:highlight w:val="green"/>
          <w:lang w:val="en-US" w:eastAsia="zh-CN"/>
        </w:rPr>
        <w:t>simulations</w:t>
      </w:r>
      <w:r>
        <w:rPr>
          <w:rFonts w:hint="eastAsia"/>
          <w:highlight w:val="none"/>
          <w:lang w:val="en-US" w:eastAsia="zh-CN"/>
        </w:rPr>
        <w:t xml:space="preserve">, with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corresponding </w:t>
      </w:r>
      <w:r>
        <w:rPr>
          <w:rFonts w:hint="eastAsia"/>
          <w:highlight w:val="green"/>
          <w:lang w:val="en-US" w:eastAsia="zh-CN"/>
        </w:rPr>
        <w:t>RMSE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val="en-US" w:eastAsia="zh-CN"/>
        </w:rPr>
        <w:t xml:space="preserve">46.3 m </w:t>
      </w:r>
      <w:r>
        <w:rPr>
          <w:rFonts w:hint="eastAsia"/>
          <w:highlight w:val="cyan"/>
        </w:rPr>
        <w:t xml:space="preserve">and </w:t>
      </w:r>
      <w:r>
        <w:rPr>
          <w:rFonts w:hint="eastAsia"/>
          <w:highlight w:val="cyan"/>
          <w:lang w:val="en-US" w:eastAsia="zh-CN"/>
        </w:rPr>
        <w:t>40.7 m.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</w:rPr>
        <w:t xml:space="preserve">For </w:t>
      </w:r>
      <w:r>
        <w:rPr>
          <w:rFonts w:hint="eastAsia"/>
          <w:lang w:val="en-US" w:eastAsia="zh-CN"/>
        </w:rPr>
        <w:t xml:space="preserve">the CRCI </w:t>
      </w:r>
      <w:r>
        <w:rPr>
          <w:rFonts w:hint="eastAsia"/>
          <w:highlight w:val="green"/>
          <w:lang w:val="en-US" w:eastAsia="zh-CN"/>
        </w:rPr>
        <w:t>simulations</w:t>
      </w:r>
      <w:r>
        <w:rPr>
          <w:rFonts w:hint="eastAsia"/>
        </w:rPr>
        <w:t xml:space="preserve">, </w:t>
      </w:r>
      <w:bookmarkStart w:id="67" w:name="OLE_LINK2"/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>corresponding 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were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0.72 and 0.64</w:t>
      </w:r>
      <w:bookmarkEnd w:id="67"/>
      <w:r>
        <w:rPr>
          <w:rFonts w:hint="eastAsia"/>
          <w:highlight w:val="none"/>
          <w:lang w:val="en-US" w:eastAsia="zh-CN"/>
        </w:rPr>
        <w:t xml:space="preserve">, with the </w:t>
      </w:r>
      <w:r>
        <w:rPr>
          <w:rFonts w:hint="eastAsia"/>
          <w:highlight w:val="green"/>
        </w:rPr>
        <w:t xml:space="preserve">RMSE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169.0 °C</w:t>
      </w:r>
      <w:r>
        <w:rPr>
          <w:rFonts w:hint="eastAsia"/>
          <w:b w:val="0"/>
          <w:color w:val="000000"/>
          <w:highlight w:val="cyan"/>
          <w:u w:val="none"/>
          <w:vertAlign w:val="baseline"/>
          <w:lang w:val="en-US" w:eastAsia="zh-CN"/>
        </w:rPr>
        <w:t>·</w:t>
      </w:r>
      <w:r>
        <w:rPr>
          <w:rFonts w:hint="eastAsia"/>
          <w:highlight w:val="cyan"/>
        </w:rPr>
        <w:t>m</w:t>
      </w:r>
      <w:r>
        <w:rPr>
          <w:rFonts w:hint="eastAsia"/>
          <w:highlight w:val="cyan"/>
          <w:lang w:val="en-US" w:eastAsia="zh-CN"/>
        </w:rPr>
        <w:t xml:space="preserve"> </w:t>
      </w:r>
      <w:r>
        <w:rPr>
          <w:rFonts w:hint="eastAsia"/>
          <w:highlight w:val="cyan"/>
        </w:rPr>
        <w:t>and 208.5</w:t>
      </w:r>
      <w:r>
        <w:rPr>
          <w:rFonts w:hint="eastAsia"/>
          <w:highlight w:val="cyan"/>
          <w:lang w:val="en-US" w:eastAsia="zh-CN"/>
        </w:rPr>
        <w:t xml:space="preserve"> </w:t>
      </w:r>
      <w:bookmarkStart w:id="68" w:name="OLE_LINK12"/>
      <w:r>
        <w:rPr>
          <w:rFonts w:hint="eastAsia"/>
          <w:highlight w:val="cyan"/>
        </w:rPr>
        <w:t>°C</w:t>
      </w:r>
      <w:r>
        <w:rPr>
          <w:rFonts w:hint="eastAsia"/>
          <w:b w:val="0"/>
          <w:color w:val="000000"/>
          <w:highlight w:val="cyan"/>
          <w:u w:val="none"/>
          <w:vertAlign w:val="baseline"/>
          <w:lang w:val="en-US" w:eastAsia="zh-CN"/>
        </w:rPr>
        <w:t>·</w:t>
      </w:r>
      <w:r>
        <w:rPr>
          <w:rFonts w:hint="eastAsia"/>
          <w:highlight w:val="cyan"/>
        </w:rPr>
        <w:t>m</w:t>
      </w:r>
      <w:bookmarkEnd w:id="63"/>
      <w:bookmarkEnd w:id="64"/>
      <w:bookmarkEnd w:id="68"/>
      <w:r>
        <w:rPr>
          <w:rFonts w:hint="eastAsia"/>
          <w:highlight w:val="none"/>
          <w:lang w:val="en-US" w:eastAsia="zh-CN"/>
        </w:rPr>
        <w:t>, respectively.</w:t>
      </w:r>
    </w:p>
    <w:p>
      <w:pPr>
        <w:pStyle w:val="4"/>
      </w:pPr>
      <w:r>
        <w:rPr>
          <w:rFonts w:hint="eastAsia"/>
        </w:rPr>
        <w:t xml:space="preserve">3.3. </w:t>
      </w:r>
      <w:r>
        <w:rPr>
          <w:rFonts w:hint="eastAsia"/>
          <w:sz w:val="24"/>
          <w:szCs w:val="24"/>
          <w:highlight w:val="green"/>
          <w:lang w:val="en-US" w:eastAsia="zh-CN"/>
        </w:rPr>
        <w:t>Relative importance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influencing factors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94250" cy="3292475"/>
            <wp:effectExtent l="0" t="0" r="6350" b="9525"/>
            <wp:docPr id="13" name="图片 13" descr="FIG_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IG_RC"/>
                    <pic:cNvPicPr>
                      <a:picLocks noChangeAspect="1"/>
                    </pic:cNvPicPr>
                  </pic:nvPicPr>
                  <pic:blipFill>
                    <a:blip r:embed="rId15"/>
                    <a:srcRect l="9067" t="8897" r="9115" b="6835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255"/>
          <w:numId w:val="0"/>
        </w:numPr>
        <w:jc w:val="center"/>
        <w:rPr>
          <w:del w:id="320" w:author="野草" w:date="2024-04-28T15:34:02Z"/>
          <w:rFonts w:hint="default"/>
          <w:lang w:val="en-US" w:eastAsia="zh-CN"/>
        </w:rPr>
      </w:pPr>
      <w:del w:id="321" w:author="野草" w:date="2024-04-28T15:34:02Z">
        <w:r>
          <w:rPr>
            <w:rFonts w:hint="eastAsia"/>
            <w:lang w:val="en-US" w:eastAsia="zh-CN"/>
          </w:rPr>
          <w:delText>【up2024 0426 19:58】</w:delText>
        </w:r>
      </w:del>
    </w:p>
    <w:p>
      <w:pPr>
        <w:jc w:val="center"/>
        <w:rPr>
          <w:rFonts w:hint="eastAsia"/>
          <w:sz w:val="16"/>
          <w:szCs w:val="16"/>
          <w:rPrChange w:id="322" w:author="野草" w:date="2024-04-28T15:35:17Z">
            <w:rPr>
              <w:sz w:val="18"/>
              <w:szCs w:val="18"/>
            </w:rPr>
          </w:rPrChange>
        </w:rPr>
      </w:pPr>
      <w:r>
        <w:rPr>
          <w:rFonts w:hint="eastAsia"/>
          <w:sz w:val="16"/>
          <w:szCs w:val="16"/>
          <w:rPrChange w:id="323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Fig. </w:t>
      </w:r>
      <w:r>
        <w:rPr>
          <w:rFonts w:hint="eastAsia"/>
          <w:sz w:val="16"/>
          <w:szCs w:val="16"/>
          <w:lang w:val="en-US" w:eastAsia="zh-CN"/>
          <w:rPrChange w:id="324" w:author="野草" w:date="2024-04-28T15:35:17Z">
            <w:rPr>
              <w:rFonts w:hint="eastAsia"/>
              <w:sz w:val="18"/>
              <w:szCs w:val="18"/>
              <w:lang w:val="en-US" w:eastAsia="zh-CN"/>
            </w:rPr>
          </w:rPrChange>
        </w:rPr>
        <w:t>7</w:t>
      </w:r>
      <w:r>
        <w:rPr>
          <w:rFonts w:hint="eastAsia"/>
          <w:sz w:val="16"/>
          <w:szCs w:val="16"/>
          <w:rPrChange w:id="325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  </w:t>
      </w:r>
      <w:bookmarkStart w:id="69" w:name="OLE_LINK95"/>
      <w:bookmarkStart w:id="70" w:name="OLE_LINK93"/>
      <w:r>
        <w:rPr>
          <w:rFonts w:hint="eastAsia"/>
          <w:sz w:val="16"/>
          <w:szCs w:val="16"/>
          <w:highlight w:val="none"/>
          <w:lang w:val="en-US" w:eastAsia="zh-CN"/>
          <w:rPrChange w:id="326" w:author="野草" w:date="2024-04-28T15:35:17Z">
            <w:rPr>
              <w:rFonts w:hint="eastAsia"/>
              <w:sz w:val="18"/>
              <w:szCs w:val="18"/>
              <w:highlight w:val="green"/>
              <w:lang w:val="en-US" w:eastAsia="zh-CN"/>
            </w:rPr>
          </w:rPrChange>
        </w:rPr>
        <w:t>Relative importance</w:t>
      </w:r>
      <w:bookmarkEnd w:id="69"/>
      <w:r>
        <w:rPr>
          <w:rFonts w:hint="eastAsia"/>
          <w:sz w:val="16"/>
          <w:szCs w:val="16"/>
          <w:rPrChange w:id="327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 </w:t>
      </w:r>
      <w:bookmarkEnd w:id="70"/>
      <w:r>
        <w:rPr>
          <w:rFonts w:hint="eastAsia"/>
          <w:sz w:val="16"/>
          <w:szCs w:val="16"/>
          <w:rPrChange w:id="328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of </w:t>
      </w:r>
      <w:r>
        <w:rPr>
          <w:rFonts w:hint="eastAsia"/>
          <w:sz w:val="16"/>
          <w:szCs w:val="16"/>
          <w:highlight w:val="none"/>
          <w:rPrChange w:id="329" w:author="野草" w:date="2024-04-28T15:35:17Z">
            <w:rPr>
              <w:rFonts w:hint="eastAsia"/>
              <w:sz w:val="18"/>
              <w:szCs w:val="18"/>
              <w:highlight w:val="green"/>
            </w:rPr>
          </w:rPrChange>
        </w:rPr>
        <w:t>influencing factors</w:t>
      </w:r>
      <w:r>
        <w:rPr>
          <w:rFonts w:hint="eastAsia"/>
          <w:sz w:val="16"/>
          <w:szCs w:val="16"/>
          <w:rPrChange w:id="330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 </w:t>
      </w:r>
      <w:r>
        <w:rPr>
          <w:rFonts w:hint="eastAsia"/>
          <w:sz w:val="16"/>
          <w:szCs w:val="16"/>
          <w:lang w:val="en-US" w:eastAsia="zh-CN"/>
          <w:rPrChange w:id="331" w:author="野草" w:date="2024-04-28T15:35:17Z">
            <w:rPr>
              <w:rFonts w:hint="eastAsia"/>
              <w:sz w:val="18"/>
              <w:szCs w:val="18"/>
              <w:lang w:val="en-US" w:eastAsia="zh-CN"/>
            </w:rPr>
          </w:rPrChange>
        </w:rPr>
        <w:t>for</w:t>
      </w:r>
      <w:r>
        <w:rPr>
          <w:rFonts w:hint="eastAsia"/>
          <w:sz w:val="16"/>
          <w:szCs w:val="16"/>
          <w:rPrChange w:id="332" w:author="野草" w:date="2024-04-28T15:35:17Z">
            <w:rPr>
              <w:sz w:val="18"/>
              <w:szCs w:val="18"/>
            </w:rPr>
          </w:rPrChange>
        </w:rPr>
        <w:t xml:space="preserve"> </w:t>
      </w:r>
      <w:r>
        <w:rPr>
          <w:rFonts w:hint="eastAsia"/>
          <w:sz w:val="16"/>
          <w:szCs w:val="16"/>
          <w:highlight w:val="none"/>
          <w:rPrChange w:id="333" w:author="野草" w:date="2024-04-28T15:35:17Z">
            <w:rPr>
              <w:rFonts w:hint="eastAsia"/>
              <w:sz w:val="18"/>
              <w:szCs w:val="18"/>
              <w:highlight w:val="green"/>
            </w:rPr>
          </w:rPrChange>
        </w:rPr>
        <w:t>RC</w:t>
      </w:r>
      <w:r>
        <w:rPr>
          <w:rFonts w:hint="eastAsia"/>
          <w:sz w:val="16"/>
          <w:szCs w:val="16"/>
          <w:highlight w:val="none"/>
          <w:lang w:val="en-US" w:eastAsia="zh-CN"/>
          <w:rPrChange w:id="334" w:author="野草" w:date="2024-04-28T15:35:17Z">
            <w:rPr>
              <w:rFonts w:hint="eastAsia"/>
              <w:sz w:val="18"/>
              <w:szCs w:val="18"/>
              <w:highlight w:val="green"/>
              <w:lang w:val="en-US" w:eastAsia="zh-CN"/>
            </w:rPr>
          </w:rPrChange>
        </w:rPr>
        <w:t>I, RCD and CRCI</w:t>
      </w:r>
      <w:r>
        <w:rPr>
          <w:rFonts w:hint="eastAsia"/>
          <w:sz w:val="16"/>
          <w:szCs w:val="16"/>
          <w:rPrChange w:id="335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 </w:t>
      </w:r>
      <w:r>
        <w:rPr>
          <w:rFonts w:hint="eastAsia"/>
          <w:sz w:val="16"/>
          <w:szCs w:val="16"/>
          <w:lang w:val="en-US" w:eastAsia="zh-CN"/>
          <w:rPrChange w:id="336" w:author="野草" w:date="2024-04-28T15:35:17Z">
            <w:rPr>
              <w:rFonts w:hint="eastAsia"/>
              <w:sz w:val="18"/>
              <w:szCs w:val="18"/>
              <w:lang w:val="en-US" w:eastAsia="zh-CN"/>
            </w:rPr>
          </w:rPrChange>
        </w:rPr>
        <w:t>o</w:t>
      </w:r>
      <w:r>
        <w:rPr>
          <w:rFonts w:hint="eastAsia"/>
          <w:sz w:val="16"/>
          <w:szCs w:val="16"/>
          <w:rPrChange w:id="337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n the </w:t>
      </w:r>
      <w:r>
        <w:rPr>
          <w:rFonts w:hint="eastAsia"/>
          <w:sz w:val="16"/>
          <w:szCs w:val="16"/>
          <w:highlight w:val="none"/>
          <w:rPrChange w:id="338" w:author="野草" w:date="2024-04-28T15:35:17Z">
            <w:rPr>
              <w:rFonts w:hint="eastAsia"/>
              <w:sz w:val="18"/>
              <w:szCs w:val="18"/>
              <w:highlight w:val="green"/>
            </w:rPr>
          </w:rPrChange>
        </w:rPr>
        <w:t>normal summer day</w:t>
      </w:r>
      <w:r>
        <w:rPr>
          <w:rFonts w:hint="eastAsia"/>
          <w:sz w:val="16"/>
          <w:szCs w:val="16"/>
          <w:rPrChange w:id="339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 and the </w:t>
      </w:r>
      <w:r>
        <w:rPr>
          <w:rFonts w:hint="eastAsia"/>
          <w:sz w:val="16"/>
          <w:szCs w:val="16"/>
          <w:highlight w:val="none"/>
          <w:rPrChange w:id="340" w:author="野草" w:date="2024-04-28T15:35:17Z">
            <w:rPr>
              <w:rFonts w:hint="eastAsia"/>
              <w:sz w:val="18"/>
              <w:szCs w:val="18"/>
              <w:highlight w:val="green"/>
            </w:rPr>
          </w:rPrChange>
        </w:rPr>
        <w:t>extremely hot day</w:t>
      </w:r>
      <w:r>
        <w:rPr>
          <w:rFonts w:hint="eastAsia"/>
          <w:sz w:val="16"/>
          <w:szCs w:val="16"/>
          <w:rPrChange w:id="341" w:author="野草" w:date="2024-04-28T15:35:17Z">
            <w:rPr>
              <w:rFonts w:hint="eastAsia"/>
              <w:sz w:val="18"/>
              <w:szCs w:val="18"/>
            </w:rPr>
          </w:rPrChange>
        </w:rPr>
        <w:t>, respectively.</w:t>
      </w:r>
    </w:p>
    <w:p/>
    <w:p>
      <w:pPr>
        <w:numPr>
          <w:ilvl w:val="255"/>
          <w:numId w:val="0"/>
        </w:numPr>
        <w:jc w:val="left"/>
        <w:rPr>
          <w:del w:id="342" w:author="野草" w:date="2024-04-28T15:34:03Z"/>
        </w:rPr>
      </w:pPr>
      <w:del w:id="343" w:author="野草" w:date="2024-04-28T15:34:03Z">
        <w:bookmarkStart w:id="71" w:name="OLE_LINK98"/>
        <w:r>
          <w:rPr>
            <w:rFonts w:hint="eastAsia"/>
            <w:lang w:val="en-US" w:eastAsia="zh-CN"/>
          </w:rPr>
          <w:delText>【up2024 0426 20:39】</w:delText>
        </w:r>
      </w:del>
    </w:p>
    <w:bookmarkEnd w:id="71"/>
    <w:p>
      <w:pPr>
        <w:numPr>
          <w:ilvl w:val="255"/>
          <w:numId w:val="0"/>
        </w:numPr>
        <w:rPr>
          <w:rFonts w:hint="eastAsia"/>
        </w:rPr>
      </w:pPr>
      <w:bookmarkStart w:id="72" w:name="OLE_LINK11"/>
      <w:r>
        <w:rPr>
          <w:rFonts w:hint="eastAsia"/>
          <w:highlight w:val="cyan"/>
        </w:rPr>
        <w:t xml:space="preserve">Fig. 7 </w:t>
      </w:r>
      <w:r>
        <w:rPr>
          <w:rFonts w:hint="eastAsia"/>
        </w:rPr>
        <w:t>illustrate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the </w:t>
      </w:r>
      <w:bookmarkStart w:id="73" w:name="OLE_LINK94"/>
      <w:r>
        <w:rPr>
          <w:rFonts w:hint="eastAsia"/>
          <w:highlight w:val="green"/>
        </w:rPr>
        <w:t>relative importance</w:t>
      </w:r>
      <w:bookmarkEnd w:id="73"/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for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during the </w:t>
      </w:r>
      <w:r>
        <w:rPr>
          <w:rFonts w:hint="eastAsia"/>
          <w:highlight w:val="green"/>
        </w:rPr>
        <w:t>2 case days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O</w:t>
      </w:r>
      <w:r>
        <w:rPr>
          <w:rFonts w:hint="eastAsia"/>
          <w:highlight w:val="green"/>
        </w:rPr>
        <w:t>ur results</w:t>
      </w:r>
      <w:r>
        <w:rPr>
          <w:rFonts w:hint="eastAsia"/>
        </w:rPr>
        <w:t xml:space="preserve"> highlight the </w:t>
      </w:r>
      <w:r>
        <w:rPr>
          <w:rFonts w:hint="eastAsia"/>
          <w:highlight w:val="green"/>
        </w:rPr>
        <w:t>substantial 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metropolitan area</w:t>
      </w:r>
      <w:r>
        <w:rPr>
          <w:rFonts w:hint="eastAsia"/>
        </w:rPr>
        <w:t xml:space="preserve"> of Chongqing, </w:t>
      </w:r>
      <w:r>
        <w:rPr>
          <w:rFonts w:hint="eastAsia"/>
          <w:lang w:val="en-US" w:eastAsia="zh-CN"/>
        </w:rPr>
        <w:t>the city</w:t>
      </w:r>
      <w:r>
        <w:rPr>
          <w:rFonts w:hint="eastAsia"/>
          <w:highlight w:val="green"/>
        </w:rPr>
        <w:t xml:space="preserve"> characterized by</w:t>
      </w:r>
      <w:r>
        <w:rPr>
          <w:rFonts w:hint="eastAsia"/>
          <w:highlight w:val="none"/>
        </w:rPr>
        <w:t xml:space="preserve"> </w:t>
      </w:r>
      <w:r>
        <w:rPr>
          <w:rFonts w:hint="eastAsia" w:eastAsia="宋体" w:cs="Times New Roman"/>
          <w:highlight w:val="none"/>
        </w:rPr>
        <w:t>u</w:t>
      </w:r>
      <w:r>
        <w:rPr>
          <w:rFonts w:eastAsia="宋体" w:cs="Times New Roman"/>
          <w:highlight w:val="none"/>
        </w:rPr>
        <w:t>ndulating</w:t>
      </w:r>
      <w:r>
        <w:rPr>
          <w:rFonts w:hint="eastAsia"/>
        </w:rPr>
        <w:t xml:space="preserve"> terrain.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Regarding RCI, </w:t>
      </w:r>
      <w:r>
        <w:rPr>
          <w:rFonts w:hint="eastAsia"/>
          <w:highlight w:val="cyan"/>
        </w:rPr>
        <w:t>average slope</w:t>
      </w:r>
      <w:bookmarkStart w:id="74" w:name="OLE_LINK96"/>
      <w:r>
        <w:rPr>
          <w:rFonts w:hint="eastAsia"/>
          <w:highlight w:val="cyan"/>
        </w:rPr>
        <w:t xml:space="preserve"> </w:t>
      </w:r>
      <w:r>
        <w:rPr>
          <w:rFonts w:hint="eastAsia"/>
        </w:rPr>
        <w:t xml:space="preserve">emerged as </w:t>
      </w:r>
      <w:bookmarkEnd w:id="74"/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most </w:t>
      </w:r>
      <w:bookmarkStart w:id="75" w:name="OLE_LINK20"/>
      <w:r>
        <w:rPr>
          <w:rFonts w:hint="eastAsia"/>
          <w:highlight w:val="green"/>
        </w:rPr>
        <w:t>influential</w:t>
      </w:r>
      <w:bookmarkEnd w:id="75"/>
      <w:r>
        <w:rPr>
          <w:rFonts w:hint="eastAsia"/>
          <w:highlight w:val="green"/>
        </w:rPr>
        <w:t xml:space="preserve"> factor </w:t>
      </w:r>
      <w:r>
        <w:rPr>
          <w:rFonts w:hint="eastAsia"/>
        </w:rPr>
        <w:t xml:space="preserve">among all </w:t>
      </w:r>
      <w:r>
        <w:rPr>
          <w:rFonts w:hint="eastAsia"/>
          <w:highlight w:val="green"/>
        </w:rPr>
        <w:t>potential contributors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constituting </w:t>
      </w:r>
      <w:bookmarkStart w:id="76" w:name="OLE_LINK19"/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5</w:t>
      </w:r>
      <w:del w:id="344" w:author="野草" w:date="2024-04-28T15:29:48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</w:t>
      </w:r>
      <w:bookmarkEnd w:id="76"/>
      <w:r>
        <w:rPr>
          <w:rFonts w:hint="eastAsia"/>
        </w:rPr>
        <w:t xml:space="preserve">. The contribution of </w:t>
      </w:r>
      <w:r>
        <w:rPr>
          <w:rFonts w:hint="eastAsia"/>
          <w:highlight w:val="cyan"/>
        </w:rPr>
        <w:t>average elevation</w:t>
      </w:r>
      <w:r>
        <w:rPr>
          <w:rFonts w:hint="eastAsia"/>
        </w:rPr>
        <w:t xml:space="preserve"> was smaller, accounting for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0</w:t>
      </w:r>
      <w:del w:id="345" w:author="野草" w:date="2024-04-28T15:29:50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</w:rPr>
        <w:t xml:space="preserve">. </w:t>
      </w:r>
      <w:bookmarkStart w:id="77" w:name="OLE_LINK18"/>
      <w:r>
        <w:rPr>
          <w:rFonts w:hint="eastAsia"/>
          <w:lang w:val="en-US" w:eastAsia="zh-CN"/>
        </w:rPr>
        <w:t>O</w:t>
      </w:r>
      <w:r>
        <w:rPr>
          <w:rFonts w:hint="eastAsia"/>
        </w:rPr>
        <w:t xml:space="preserve">n the </w:t>
      </w:r>
      <w:r>
        <w:rPr>
          <w:rFonts w:hint="eastAsia"/>
          <w:highlight w:val="green"/>
        </w:rPr>
        <w:t>extremely hot day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highlight w:val="cyan"/>
          <w:lang w:val="en-US" w:eastAsia="zh-CN"/>
        </w:rPr>
        <w:t>average elevation</w:t>
      </w:r>
      <w:r>
        <w:rPr>
          <w:rFonts w:hint="eastAsia"/>
          <w:lang w:val="en-US" w:eastAsia="zh-CN"/>
        </w:rPr>
        <w:t xml:space="preserve"> emerged </w:t>
      </w:r>
      <w:r>
        <w:rPr>
          <w:rFonts w:hint="eastAsia"/>
        </w:rPr>
        <w:t xml:space="preserve">as </w:t>
      </w:r>
      <w:r>
        <w:rPr>
          <w:rFonts w:hint="eastAsia"/>
          <w:highlight w:val="green"/>
        </w:rPr>
        <w:t>the most influential factor</w:t>
      </w:r>
      <w:r>
        <w:rPr>
          <w:rFonts w:hint="eastAsia"/>
          <w:lang w:val="en-US" w:eastAsia="zh-CN"/>
        </w:rPr>
        <w:t xml:space="preserve"> with the relative importance being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1</w:t>
      </w:r>
      <w:del w:id="346" w:author="野草" w:date="2024-04-28T15:29:51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  <w:highlight w:val="none"/>
          <w:lang w:val="en-US" w:eastAsia="zh-CN"/>
        </w:rPr>
        <w:t>.</w:t>
      </w:r>
      <w:bookmarkEnd w:id="77"/>
    </w:p>
    <w:p>
      <w:pPr>
        <w:numPr>
          <w:ilvl w:val="255"/>
          <w:numId w:val="0"/>
        </w:numPr>
        <w:jc w:val="left"/>
        <w:rPr>
          <w:del w:id="347" w:author="野草" w:date="2024-04-28T15:34:04Z"/>
        </w:rPr>
      </w:pPr>
      <w:del w:id="348" w:author="野草" w:date="2024-04-28T15:34:04Z">
        <w:r>
          <w:rPr>
            <w:rFonts w:hint="eastAsia"/>
            <w:lang w:val="en-US" w:eastAsia="zh-CN"/>
          </w:rPr>
          <w:delText>【up2024 0426 20:39】</w:delText>
        </w:r>
      </w:del>
    </w:p>
    <w:p>
      <w:pPr>
        <w:numPr>
          <w:ilvl w:val="255"/>
          <w:numId w:val="0"/>
        </w:numPr>
        <w:rPr>
          <w:rFonts w:hint="eastAsia"/>
        </w:rPr>
      </w:pPr>
      <w:r>
        <w:rPr>
          <w:rFonts w:hint="eastAsia"/>
        </w:rPr>
        <w:t xml:space="preserve">In terms of </w:t>
      </w:r>
      <w:bookmarkStart w:id="78" w:name="OLE_LINK14"/>
      <w:r>
        <w:rPr>
          <w:rFonts w:hint="eastAsia"/>
          <w:highlight w:val="green"/>
        </w:rPr>
        <w:t>land cover characteristic</w:t>
      </w:r>
      <w:bookmarkEnd w:id="78"/>
      <w:r>
        <w:rPr>
          <w:rFonts w:hint="eastAsia"/>
          <w:highlight w:val="green"/>
        </w:rPr>
        <w:t>s</w:t>
      </w:r>
      <w:r>
        <w:rPr>
          <w:rFonts w:hint="eastAsia"/>
        </w:rPr>
        <w:t xml:space="preserve">, the findings distinctly </w:t>
      </w:r>
      <w:r>
        <w:rPr>
          <w:rFonts w:hint="eastAsia"/>
          <w:highlight w:val="green"/>
        </w:rPr>
        <w:t>highlight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configuration of land cover</w:t>
      </w:r>
      <w:r>
        <w:rPr>
          <w:rFonts w:hint="eastAsia"/>
        </w:rPr>
        <w:t xml:space="preserve"> played </w:t>
      </w:r>
      <w:r>
        <w:rPr>
          <w:rFonts w:hint="eastAsia"/>
          <w:highlight w:val="green"/>
        </w:rPr>
        <w:t>a more pivotal role</w:t>
      </w:r>
      <w:r>
        <w:rPr>
          <w:rFonts w:hint="eastAsia"/>
        </w:rPr>
        <w:t xml:space="preserve"> than the </w:t>
      </w:r>
      <w:r>
        <w:rPr>
          <w:rFonts w:hint="eastAsia"/>
          <w:highlight w:val="green"/>
        </w:rPr>
        <w:t>composition</w:t>
      </w:r>
      <w:r>
        <w:rPr>
          <w:rFonts w:hint="eastAsia"/>
        </w:rPr>
        <w:t xml:space="preserve"> in explaining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variations of RCI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PD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was </w:t>
      </w:r>
      <w:r>
        <w:rPr>
          <w:rFonts w:hint="eastAsia"/>
          <w:highlight w:val="green"/>
          <w:lang w:val="en-US" w:eastAsia="zh-CN"/>
        </w:rPr>
        <w:t>the</w:t>
      </w:r>
      <w:r>
        <w:rPr>
          <w:rFonts w:hint="eastAsia"/>
          <w:highlight w:val="green"/>
        </w:rPr>
        <w:t xml:space="preserve"> most </w:t>
      </w:r>
      <w:r>
        <w:rPr>
          <w:rFonts w:hint="eastAsia"/>
          <w:highlight w:val="green"/>
          <w:lang w:val="en-US" w:eastAsia="zh-CN"/>
        </w:rPr>
        <w:t>important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land cover characteristic</w:t>
      </w:r>
      <w:r>
        <w:rPr>
          <w:rFonts w:hint="eastAsia"/>
        </w:rPr>
        <w:t xml:space="preserve"> with a </w:t>
      </w:r>
      <w:r>
        <w:rPr>
          <w:rFonts w:hint="eastAsia"/>
          <w:highlight w:val="green"/>
        </w:rPr>
        <w:t>contribution rate</w:t>
      </w:r>
      <w:r>
        <w:rPr>
          <w:rFonts w:hint="eastAsia"/>
        </w:rPr>
        <w:t xml:space="preserve"> of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val="en-US" w:eastAsia="zh-CN"/>
        </w:rPr>
        <w:t>0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7</w:t>
      </w:r>
      <w:del w:id="349" w:author="野草" w:date="2024-04-28T15:30:27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</w:rPr>
        <w:t xml:space="preserve">, followed by </w:t>
      </w:r>
      <w:r>
        <w:rPr>
          <w:rFonts w:hint="eastAsia"/>
          <w:highlight w:val="cyan"/>
          <w:lang w:val="en-US" w:eastAsia="zh-CN"/>
        </w:rPr>
        <w:t xml:space="preserve">AI_I </w:t>
      </w:r>
      <w:bookmarkStart w:id="79" w:name="OLE_LINK21"/>
      <w:r>
        <w:rPr>
          <w:rFonts w:hint="eastAsia"/>
          <w:highlight w:val="cyan"/>
          <w:lang w:val="en-US" w:eastAsia="zh-CN"/>
        </w:rPr>
        <w:t>(9.9</w:t>
      </w:r>
      <w:del w:id="350" w:author="野草" w:date="2024-04-28T15:29:5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bookmarkEnd w:id="79"/>
      <w:r>
        <w:rPr>
          <w:rFonts w:hint="eastAsia"/>
          <w:highlight w:val="cyan"/>
          <w:lang w:val="en-US" w:eastAsia="zh-CN"/>
        </w:rPr>
        <w:t>, AI_V (4.9</w:t>
      </w:r>
      <w:del w:id="351" w:author="野草" w:date="2024-04-28T15:29:55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PLAND_I (4.9</w:t>
      </w:r>
      <w:del w:id="352" w:author="野草" w:date="2024-04-28T15:29:56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PLAND_V (4.4</w:t>
      </w:r>
      <w:del w:id="353" w:author="野草" w:date="2024-04-28T15:29:58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r>
        <w:rPr>
          <w:rFonts w:hint="eastAsia"/>
        </w:rPr>
        <w:t>. On the</w:t>
      </w:r>
      <w:r>
        <w:rPr>
          <w:rFonts w:hint="eastAsia"/>
          <w:highlight w:val="green"/>
        </w:rPr>
        <w:t xml:space="preserve"> extremely hot day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PD (1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4</w:t>
      </w:r>
      <w:del w:id="354" w:author="野草" w:date="2024-04-28T15:30:01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also </w:t>
      </w:r>
      <w:r>
        <w:rPr>
          <w:rFonts w:hint="eastAsia"/>
        </w:rPr>
        <w:t xml:space="preserve">contributed most, followed by </w:t>
      </w:r>
      <w:r>
        <w:rPr>
          <w:rFonts w:hint="eastAsia"/>
          <w:highlight w:val="cyan"/>
        </w:rPr>
        <w:t>AI_</w:t>
      </w:r>
      <w:r>
        <w:rPr>
          <w:rFonts w:hint="eastAsia"/>
          <w:highlight w:val="cyan"/>
          <w:lang w:val="en-US" w:eastAsia="zh-CN"/>
        </w:rPr>
        <w:t xml:space="preserve">V </w:t>
      </w:r>
      <w:bookmarkStart w:id="80" w:name="OLE_LINK22"/>
      <w:r>
        <w:rPr>
          <w:rFonts w:hint="eastAsia"/>
          <w:highlight w:val="cyan"/>
          <w:lang w:val="en-US" w:eastAsia="zh-CN"/>
        </w:rPr>
        <w:t>(7.3</w:t>
      </w:r>
      <w:del w:id="355" w:author="野草" w:date="2024-04-28T15:29:59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bookmarkEnd w:id="80"/>
      <w:r>
        <w:rPr>
          <w:rFonts w:hint="eastAsia"/>
          <w:highlight w:val="cyan"/>
          <w:lang w:val="en-US" w:eastAsia="zh-CN"/>
        </w:rPr>
        <w:t>, PLAND_I (7.1</w:t>
      </w:r>
      <w:del w:id="356" w:author="野草" w:date="2024-04-28T15:30:15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AI_I (6.5</w:t>
      </w:r>
      <w:del w:id="357" w:author="野草" w:date="2024-04-28T15:30:12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PLAND_V (6.0</w:t>
      </w:r>
      <w:del w:id="358" w:author="野草" w:date="2024-04-28T15:30:1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Regarding</w:t>
      </w:r>
      <w:r>
        <w:rPr>
          <w:rFonts w:hint="eastAsia"/>
        </w:rPr>
        <w:t xml:space="preserve"> 3D </w:t>
      </w:r>
      <w:r>
        <w:rPr>
          <w:rFonts w:hint="eastAsia"/>
          <w:highlight w:val="green"/>
        </w:rPr>
        <w:t>building characteristics</w:t>
      </w:r>
      <w:r>
        <w:rPr>
          <w:rFonts w:hint="eastAsia"/>
        </w:rPr>
        <w:t xml:space="preserve">,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  <w:lang w:val="en-US" w:eastAsia="zh-CN"/>
        </w:rPr>
        <w:t>contributions</w:t>
      </w:r>
      <w:r>
        <w:rPr>
          <w:rFonts w:hint="eastAsia"/>
          <w:highlight w:val="none"/>
          <w:lang w:val="en-US" w:eastAsia="zh-CN"/>
        </w:rPr>
        <w:t xml:space="preserve"> of MB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were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val="en-US" w:eastAsia="zh-CN"/>
        </w:rPr>
        <w:t>5.7</w:t>
      </w:r>
      <w:del w:id="359" w:author="野草" w:date="2024-04-28T15:30:18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</w:rPr>
        <w:t xml:space="preserve"> and </w:t>
      </w:r>
      <w:r>
        <w:rPr>
          <w:rFonts w:hint="eastAsia"/>
          <w:highlight w:val="cyan"/>
          <w:lang w:val="en-US" w:eastAsia="zh-CN"/>
        </w:rPr>
        <w:t>6.1</w:t>
      </w:r>
      <w:del w:id="360" w:author="野草" w:date="2024-04-28T15:30:19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  <w:lang w:val="en-US" w:eastAsia="zh-CN"/>
        </w:rPr>
        <w:t>2 case days</w:t>
      </w:r>
      <w:r>
        <w:rPr>
          <w:rFonts w:hint="eastAsia"/>
          <w:highlight w:val="none"/>
          <w:lang w:val="en-US" w:eastAsia="zh-CN"/>
        </w:rPr>
        <w:t xml:space="preserve">, which were </w:t>
      </w:r>
      <w:r>
        <w:rPr>
          <w:rFonts w:hint="eastAsia"/>
          <w:highlight w:val="green"/>
        </w:rPr>
        <w:t xml:space="preserve">significantly </w:t>
      </w:r>
      <w:r>
        <w:rPr>
          <w:rFonts w:hint="eastAsia"/>
          <w:highlight w:val="green"/>
          <w:lang w:eastAsia="zh-CN"/>
        </w:rPr>
        <w:t>h</w:t>
      </w:r>
      <w:r>
        <w:rPr>
          <w:rFonts w:hint="eastAsia"/>
          <w:highlight w:val="green"/>
          <w:lang w:val="en-US" w:eastAsia="zh-CN"/>
        </w:rPr>
        <w:t>igher</w:t>
      </w:r>
      <w:r>
        <w:rPr>
          <w:rFonts w:hint="eastAsia"/>
        </w:rPr>
        <w:t xml:space="preserve"> than</w:t>
      </w:r>
      <w:r>
        <w:rPr>
          <w:rFonts w:hint="eastAsia"/>
          <w:lang w:val="en-US" w:eastAsia="zh-CN"/>
        </w:rPr>
        <w:t xml:space="preserve"> those of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FAR</w:t>
      </w:r>
      <w:r>
        <w:rPr>
          <w:rFonts w:hint="eastAsia"/>
          <w:highlight w:val="green"/>
        </w:rPr>
        <w:t xml:space="preserve"> and</w:t>
      </w:r>
      <w:r>
        <w:rPr>
          <w:rFonts w:hint="eastAsia"/>
          <w:highlight w:val="green"/>
          <w:lang w:val="en-US" w:eastAsia="zh-CN"/>
        </w:rPr>
        <w:t xml:space="preserve"> BCR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This implies that </w:t>
      </w:r>
      <w:r>
        <w:rPr>
          <w:rFonts w:hint="eastAsia"/>
          <w:highlight w:val="green"/>
          <w:lang w:val="en-US" w:eastAsia="zh-CN"/>
        </w:rPr>
        <w:t>height</w:t>
      </w:r>
      <w:r>
        <w:rPr>
          <w:rFonts w:hint="eastAsia"/>
          <w:lang w:val="en-US" w:eastAsia="zh-CN"/>
        </w:rPr>
        <w:t xml:space="preserve"> played </w:t>
      </w:r>
      <w:r>
        <w:rPr>
          <w:rFonts w:hint="eastAsia"/>
          <w:highlight w:val="green"/>
          <w:lang w:val="en-US" w:eastAsia="zh-CN"/>
        </w:rPr>
        <w:t>a larger role</w:t>
      </w:r>
      <w:r>
        <w:rPr>
          <w:rFonts w:hint="eastAsia"/>
          <w:lang w:val="en-US" w:eastAsia="zh-CN"/>
        </w:rPr>
        <w:t xml:space="preserve"> in affecting </w:t>
      </w:r>
      <w:r>
        <w:rPr>
          <w:rFonts w:hint="eastAsia"/>
          <w:highlight w:val="green"/>
          <w:lang w:val="en-US" w:eastAsia="zh-CN"/>
        </w:rPr>
        <w:t>river cooling intensity</w:t>
      </w:r>
      <w:r>
        <w:rPr>
          <w:rFonts w:hint="eastAsia"/>
          <w:lang w:val="en-US" w:eastAsia="zh-CN"/>
        </w:rPr>
        <w:t xml:space="preserve"> compared to </w:t>
      </w:r>
      <w:r>
        <w:rPr>
          <w:rFonts w:hint="eastAsia"/>
          <w:highlight w:val="green"/>
          <w:lang w:val="en-US" w:eastAsia="zh-CN"/>
        </w:rPr>
        <w:t>density or volume</w:t>
      </w:r>
      <w:r>
        <w:rPr>
          <w:rFonts w:hint="eastAsia"/>
          <w:lang w:val="en-US" w:eastAsia="zh-CN"/>
        </w:rPr>
        <w:t xml:space="preserve"> of buildings. </w:t>
      </w:r>
    </w:p>
    <w:p>
      <w:pPr>
        <w:numPr>
          <w:ilvl w:val="255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highlight w:val="green"/>
        </w:rPr>
        <w:t>As has been</w:t>
      </w:r>
      <w:r>
        <w:rPr>
          <w:rFonts w:hint="eastAsia"/>
        </w:rPr>
        <w:t xml:space="preserve"> mentioned in </w:t>
      </w:r>
      <w:r>
        <w:rPr>
          <w:rFonts w:hint="eastAsia"/>
          <w:highlight w:val="cyan"/>
        </w:rPr>
        <w:t>Sect. 3.1</w:t>
      </w:r>
      <w:r>
        <w:rPr>
          <w:rFonts w:hint="eastAsia"/>
        </w:rPr>
        <w:t>, the impacts of</w:t>
      </w:r>
      <w:r>
        <w:rPr>
          <w:rFonts w:hint="eastAsia"/>
          <w:highlight w:val="green"/>
        </w:rPr>
        <w:t xml:space="preserve"> </w:t>
      </w:r>
      <w:bookmarkStart w:id="81" w:name="OLE_LINK16"/>
      <w:r>
        <w:rPr>
          <w:rFonts w:hint="eastAsia"/>
          <w:highlight w:val="green"/>
        </w:rPr>
        <w:t xml:space="preserve">river </w:t>
      </w:r>
      <w:r>
        <w:rPr>
          <w:rFonts w:hint="eastAsia"/>
          <w:highlight w:val="green"/>
          <w:lang w:val="en-US" w:eastAsia="zh-CN"/>
        </w:rPr>
        <w:t>characteristics</w:t>
      </w:r>
      <w:bookmarkEnd w:id="81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cannot be </w:t>
      </w:r>
      <w:r>
        <w:rPr>
          <w:rFonts w:hint="eastAsia"/>
          <w:highlight w:val="green"/>
        </w:rPr>
        <w:t>overlooked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Our results show that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river width</w:t>
      </w:r>
      <w:r>
        <w:rPr>
          <w:rFonts w:hint="eastAsia"/>
          <w:lang w:val="en-US" w:eastAsia="zh-CN"/>
        </w:rPr>
        <w:t xml:space="preserve"> made the contributions of </w:t>
      </w:r>
      <w:r>
        <w:rPr>
          <w:rFonts w:hint="eastAsia"/>
          <w:highlight w:val="cyan"/>
          <w:lang w:val="en-US" w:eastAsia="zh-CN"/>
        </w:rPr>
        <w:t>11.6</w:t>
      </w:r>
      <w:del w:id="361" w:author="野草" w:date="2024-04-28T15:30:21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7.8</w:t>
      </w:r>
      <w:del w:id="362" w:author="野草" w:date="2024-04-28T15:30:22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, ranking </w:t>
      </w:r>
      <w:r>
        <w:rPr>
          <w:rFonts w:hint="eastAsia"/>
          <w:highlight w:val="cyan"/>
          <w:lang w:val="en-US" w:eastAsia="zh-CN"/>
        </w:rPr>
        <w:t>second and fourth</w:t>
      </w:r>
      <w:r>
        <w:rPr>
          <w:rFonts w:hint="eastAsia"/>
          <w:lang w:val="en-US" w:eastAsia="zh-CN"/>
        </w:rPr>
        <w:t xml:space="preserve"> among all the</w:t>
      </w:r>
      <w:r>
        <w:rPr>
          <w:rFonts w:hint="eastAsia"/>
          <w:highlight w:val="green"/>
          <w:lang w:val="en-US" w:eastAsia="zh-CN"/>
        </w:rPr>
        <w:t xml:space="preserve"> selected environmental variables</w:t>
      </w:r>
      <w:r>
        <w:rPr>
          <w:rFonts w:hint="eastAsia"/>
          <w:lang w:val="en-US" w:eastAsia="zh-CN"/>
        </w:rPr>
        <w:t xml:space="preserve">. </w:t>
      </w:r>
      <w:bookmarkStart w:id="82" w:name="OLE_LINK23"/>
      <w:r>
        <w:rPr>
          <w:rFonts w:hint="eastAsia"/>
          <w:lang w:val="en-US" w:eastAsia="zh-CN"/>
        </w:rPr>
        <w:t xml:space="preserve">The roles of </w:t>
      </w:r>
      <w:r>
        <w:rPr>
          <w:rFonts w:hint="eastAsia"/>
          <w:highlight w:val="cyan"/>
          <w:lang w:val="en-US" w:eastAsia="zh-CN"/>
        </w:rPr>
        <w:t>rotation angle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orientation of river</w:t>
      </w:r>
      <w:r>
        <w:rPr>
          <w:rFonts w:hint="eastAsia"/>
          <w:lang w:val="en-US" w:eastAsia="zh-CN"/>
        </w:rPr>
        <w:t xml:space="preserve"> </w:t>
      </w:r>
      <w:bookmarkEnd w:id="82"/>
      <w:r>
        <w:rPr>
          <w:rFonts w:hint="eastAsia"/>
          <w:lang w:val="en-US" w:eastAsia="zh-CN"/>
        </w:rPr>
        <w:t xml:space="preserve">decreased successively, accounting for </w:t>
      </w:r>
      <w:r>
        <w:rPr>
          <w:rFonts w:hint="eastAsia"/>
          <w:highlight w:val="cyan"/>
          <w:lang w:val="en-US" w:eastAsia="zh-CN"/>
        </w:rPr>
        <w:t>6.7</w:t>
      </w:r>
      <w:del w:id="363" w:author="野草" w:date="2024-04-28T15:30:40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6.2</w:t>
      </w:r>
      <w:del w:id="364" w:author="野草" w:date="2024-04-28T15:30:40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.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, the </w:t>
      </w:r>
      <w:r>
        <w:rPr>
          <w:rFonts w:hint="eastAsia"/>
          <w:highlight w:val="green"/>
          <w:lang w:val="en-US" w:eastAsia="zh-CN"/>
        </w:rPr>
        <w:t>proportions</w:t>
      </w:r>
      <w:r>
        <w:rPr>
          <w:rFonts w:hint="eastAsia"/>
          <w:lang w:val="en-US" w:eastAsia="zh-CN"/>
        </w:rPr>
        <w:t xml:space="preserve"> were further decreased to </w:t>
      </w:r>
      <w:r>
        <w:rPr>
          <w:rFonts w:hint="eastAsia"/>
          <w:highlight w:val="cyan"/>
          <w:lang w:val="en-US" w:eastAsia="zh-CN"/>
        </w:rPr>
        <w:t>6.3</w:t>
      </w:r>
      <w:del w:id="365" w:author="野草" w:date="2024-04-28T15:30:4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 and 5.6</w:t>
      </w:r>
      <w:del w:id="366" w:author="野草" w:date="2024-04-28T15:30:45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  <w:jc w:val="left"/>
        <w:rPr>
          <w:del w:id="367" w:author="野草" w:date="2024-04-28T15:34:06Z"/>
        </w:rPr>
      </w:pPr>
      <w:del w:id="368" w:author="野草" w:date="2024-04-28T15:34:06Z">
        <w:r>
          <w:rPr>
            <w:rFonts w:hint="eastAsia"/>
            <w:lang w:val="en-US" w:eastAsia="zh-CN"/>
          </w:rPr>
          <w:delText>【up2024 0426 20:39】</w:delText>
        </w:r>
      </w:del>
    </w:p>
    <w:p>
      <w:pPr>
        <w:numPr>
          <w:ilvl w:val="255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Similar to RCI, </w:t>
      </w:r>
      <w:r>
        <w:rPr>
          <w:rFonts w:hint="eastAsia"/>
          <w:lang w:val="en-US" w:eastAsia="zh-CN"/>
        </w:rPr>
        <w:t xml:space="preserve">RCD </w:t>
      </w:r>
      <w:r>
        <w:rPr>
          <w:rFonts w:hint="eastAsia"/>
        </w:rPr>
        <w:t xml:space="preserve">was </w:t>
      </w:r>
      <w:r>
        <w:rPr>
          <w:rFonts w:hint="eastAsia"/>
          <w:highlight w:val="green"/>
        </w:rPr>
        <w:t>also significantly influenced</w:t>
      </w:r>
      <w:r>
        <w:rPr>
          <w:rFonts w:hint="eastAsia"/>
        </w:rPr>
        <w:t xml:space="preserve"> by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. As the most </w:t>
      </w:r>
      <w:r>
        <w:rPr>
          <w:rFonts w:hint="eastAsia"/>
          <w:highlight w:val="green"/>
        </w:rPr>
        <w:t>influential factor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average elevation</w:t>
      </w:r>
      <w:r>
        <w:rPr>
          <w:rFonts w:hint="eastAsia"/>
        </w:rPr>
        <w:t xml:space="preserve"> contributed </w:t>
      </w:r>
      <w:r>
        <w:rPr>
          <w:rFonts w:hint="eastAsia"/>
          <w:highlight w:val="cyan"/>
        </w:rPr>
        <w:t>3</w:t>
      </w:r>
      <w:r>
        <w:rPr>
          <w:rFonts w:hint="eastAsia"/>
          <w:highlight w:val="cyan"/>
          <w:lang w:val="en-US" w:eastAsia="zh-CN"/>
        </w:rPr>
        <w:t>7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5</w:t>
      </w:r>
      <w:del w:id="369" w:author="野草" w:date="2024-04-28T15:30:46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</w:rPr>
        <w:t>% and 3</w:t>
      </w:r>
      <w:r>
        <w:rPr>
          <w:rFonts w:hint="eastAsia"/>
          <w:highlight w:val="cyan"/>
          <w:lang w:val="en-US" w:eastAsia="zh-CN"/>
        </w:rPr>
        <w:t>4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0</w:t>
      </w:r>
      <w:del w:id="370" w:author="野草" w:date="2024-04-28T15:30:47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</w:rPr>
        <w:t xml:space="preserve"> to</w:t>
      </w:r>
      <w:r>
        <w:rPr>
          <w:rFonts w:hint="eastAsia"/>
          <w:lang w:val="en-US" w:eastAsia="zh-CN"/>
        </w:rPr>
        <w:t xml:space="preserve"> RCD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  <w:lang w:eastAsia="zh-CN"/>
        </w:rPr>
        <w:t>2</w:t>
      </w:r>
      <w:r>
        <w:rPr>
          <w:rFonts w:hint="eastAsia"/>
          <w:highlight w:val="green"/>
          <w:lang w:val="en-US" w:eastAsia="zh-CN"/>
        </w:rPr>
        <w:t xml:space="preserve"> case days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The ratios</w:t>
      </w:r>
      <w:r>
        <w:rPr>
          <w:rFonts w:hint="eastAsia"/>
          <w:lang w:val="en-US" w:eastAsia="zh-CN"/>
        </w:rPr>
        <w:t xml:space="preserve"> were much </w:t>
      </w:r>
      <w:r>
        <w:rPr>
          <w:rFonts w:hint="eastAsia"/>
          <w:highlight w:val="cyan"/>
          <w:lang w:val="en-US" w:eastAsia="zh-CN"/>
        </w:rPr>
        <w:t>higher than those to</w:t>
      </w:r>
      <w:r>
        <w:rPr>
          <w:rFonts w:hint="eastAsia"/>
          <w:highlight w:val="none"/>
          <w:lang w:val="en-US" w:eastAsia="zh-CN"/>
        </w:rPr>
        <w:t xml:space="preserve"> RCI</w:t>
      </w:r>
      <w:r>
        <w:rPr>
          <w:rFonts w:hint="eastAsia"/>
          <w:lang w:val="en-US" w:eastAsia="zh-CN"/>
        </w:rPr>
        <w:t xml:space="preserve">. In addition, the factors </w:t>
      </w:r>
      <w:r>
        <w:rPr>
          <w:rFonts w:hint="eastAsia"/>
          <w:highlight w:val="cyan"/>
          <w:lang w:val="en-US" w:eastAsia="zh-CN"/>
        </w:rPr>
        <w:t>ranked from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second to fourth</w:t>
      </w:r>
      <w:r>
        <w:rPr>
          <w:rFonts w:hint="eastAsia"/>
          <w:lang w:val="en-US" w:eastAsia="zh-CN"/>
        </w:rPr>
        <w:t xml:space="preserve"> in </w:t>
      </w:r>
      <w:r>
        <w:rPr>
          <w:rFonts w:hint="eastAsia"/>
          <w:highlight w:val="green"/>
          <w:lang w:val="en-US" w:eastAsia="zh-CN"/>
        </w:rPr>
        <w:t>relative importance</w:t>
      </w:r>
      <w:r>
        <w:rPr>
          <w:rFonts w:hint="eastAsia"/>
          <w:lang w:val="en-US" w:eastAsia="zh-CN"/>
        </w:rPr>
        <w:t xml:space="preserve"> were </w:t>
      </w:r>
      <w:r>
        <w:rPr>
          <w:rFonts w:hint="eastAsia"/>
          <w:highlight w:val="cyan"/>
          <w:lang w:val="en-US" w:eastAsia="zh-CN"/>
        </w:rPr>
        <w:t>SLP (19.3</w:t>
      </w:r>
      <w:del w:id="371" w:author="野草" w:date="2024-04-28T15:12:18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PD (15.1</w:t>
      </w:r>
      <w:del w:id="372" w:author="野草" w:date="2024-04-28T15:30:51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AI_I (4.4</w:t>
      </w:r>
      <w:del w:id="373" w:author="野草" w:date="2024-04-28T15:30:49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PD (20.6</w:t>
      </w:r>
      <w:del w:id="374" w:author="野草" w:date="2024-04-28T15:12:16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SLP (15.0</w:t>
      </w:r>
      <w:del w:id="375" w:author="野草" w:date="2024-04-28T15:12:17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PLAND_V (5.6</w:t>
      </w:r>
      <w:del w:id="376" w:author="野草" w:date="2024-04-28T15:30:5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. As for CRCI, the top 4 </w:t>
      </w:r>
      <w:r>
        <w:rPr>
          <w:rFonts w:hint="eastAsia"/>
          <w:highlight w:val="green"/>
          <w:lang w:val="en-US" w:eastAsia="zh-CN"/>
        </w:rPr>
        <w:t>most influential factors</w:t>
      </w:r>
      <w:r>
        <w:rPr>
          <w:rFonts w:hint="eastAsia"/>
          <w:lang w:val="en-US" w:eastAsia="zh-CN"/>
        </w:rPr>
        <w:t xml:space="preserve"> in sequence were </w:t>
      </w:r>
      <w:bookmarkStart w:id="83" w:name="OLE_LINK24"/>
      <w:r>
        <w:rPr>
          <w:rFonts w:hint="eastAsia"/>
          <w:highlight w:val="cyan"/>
          <w:lang w:val="en-US" w:eastAsia="zh-CN"/>
        </w:rPr>
        <w:t>ELE (34.9</w:t>
      </w:r>
      <w:del w:id="377" w:author="野草" w:date="2024-04-28T15:30:58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 xml:space="preserve">%), SLP </w:t>
      </w:r>
      <w:bookmarkStart w:id="84" w:name="OLE_LINK25"/>
      <w:r>
        <w:rPr>
          <w:rFonts w:hint="eastAsia"/>
          <w:highlight w:val="cyan"/>
          <w:lang w:val="en-US" w:eastAsia="zh-CN"/>
        </w:rPr>
        <w:t>(12.1</w:t>
      </w:r>
      <w:del w:id="378" w:author="野草" w:date="2024-04-28T15:30:57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bookmarkEnd w:id="84"/>
      <w:r>
        <w:rPr>
          <w:rFonts w:hint="eastAsia"/>
          <w:highlight w:val="cyan"/>
          <w:lang w:val="en-US" w:eastAsia="zh-CN"/>
        </w:rPr>
        <w:t>, PD (10.3</w:t>
      </w:r>
      <w:del w:id="379" w:author="野草" w:date="2024-04-28T15:30:59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RW</w:t>
      </w:r>
      <w:bookmarkEnd w:id="83"/>
      <w:r>
        <w:rPr>
          <w:rFonts w:hint="eastAsia"/>
          <w:highlight w:val="cyan"/>
          <w:lang w:val="en-US" w:eastAsia="zh-CN"/>
        </w:rPr>
        <w:t xml:space="preserve"> (7.0</w:t>
      </w:r>
      <w:del w:id="380" w:author="野草" w:date="2024-04-28T15:12:1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ELE (32.2</w:t>
      </w:r>
      <w:del w:id="381" w:author="野草" w:date="2024-04-28T15:31:0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PD (16.5</w:t>
      </w:r>
      <w:del w:id="382" w:author="野草" w:date="2024-04-28T15:31:05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SLP (12.3</w:t>
      </w:r>
      <w:del w:id="383" w:author="野草" w:date="2024-04-28T15:31:06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RW (5.7</w:t>
      </w:r>
      <w:del w:id="384" w:author="野草" w:date="2024-04-28T15:12:13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 xml:space="preserve">%) </w:t>
      </w:r>
      <w:r>
        <w:rPr>
          <w:rFonts w:hint="eastAsia"/>
          <w:lang w:val="en-US" w:eastAsia="zh-CN"/>
        </w:rPr>
        <w:t>on the</w:t>
      </w:r>
      <w:r>
        <w:rPr>
          <w:rFonts w:hint="eastAsia"/>
          <w:highlight w:val="green"/>
          <w:lang w:val="en-US" w:eastAsia="zh-CN"/>
        </w:rPr>
        <w:t xml:space="preserve"> extremely hot day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  <w:jc w:val="left"/>
        <w:rPr>
          <w:del w:id="385" w:author="野草" w:date="2024-04-28T15:34:07Z"/>
        </w:rPr>
      </w:pPr>
      <w:del w:id="386" w:author="野草" w:date="2024-04-28T15:34:07Z">
        <w:bookmarkStart w:id="85" w:name="OLE_LINK99"/>
        <w:r>
          <w:rPr>
            <w:rFonts w:hint="eastAsia"/>
            <w:lang w:val="en-US" w:eastAsia="zh-CN"/>
          </w:rPr>
          <w:delText>【up2024 0426 20:39】</w:delText>
        </w:r>
      </w:del>
    </w:p>
    <w:bookmarkEnd w:id="85"/>
    <w:p>
      <w:pPr>
        <w:numPr>
          <w:ilvl w:val="255"/>
          <w:numId w:val="0"/>
        </w:numPr>
      </w:pPr>
      <w:r>
        <w:rPr>
          <w:rFonts w:hint="eastAsia"/>
          <w:highlight w:val="green"/>
          <w:lang w:val="en-US" w:eastAsia="zh-CN"/>
        </w:rPr>
        <w:t>The results</w:t>
      </w:r>
      <w:r>
        <w:rPr>
          <w:rFonts w:hint="eastAsia"/>
          <w:lang w:val="en-US" w:eastAsia="zh-CN"/>
        </w:rPr>
        <w:t xml:space="preserve"> also reveal that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there were</w:t>
      </w:r>
      <w:r>
        <w:rPr>
          <w:rFonts w:hint="eastAsia"/>
          <w:lang w:val="en-US" w:eastAsia="zh-CN"/>
        </w:rPr>
        <w:t xml:space="preserve"> obvious differences in the </w:t>
      </w:r>
      <w:bookmarkStart w:id="86" w:name="OLE_LINK27"/>
      <w:r>
        <w:rPr>
          <w:rFonts w:hint="eastAsia"/>
          <w:highlight w:val="green"/>
          <w:lang w:val="en-US" w:eastAsia="zh-CN"/>
        </w:rPr>
        <w:t>contributions</w:t>
      </w:r>
      <w:bookmarkEnd w:id="86"/>
      <w:r>
        <w:rPr>
          <w:rFonts w:hint="eastAsia"/>
          <w:lang w:val="en-US" w:eastAsia="zh-CN"/>
        </w:rPr>
        <w:t xml:space="preserve"> of </w:t>
      </w:r>
      <w:r>
        <w:rPr>
          <w:rFonts w:hint="eastAsia"/>
          <w:highlight w:val="green"/>
          <w:lang w:val="en-US" w:eastAsia="zh-CN"/>
        </w:rPr>
        <w:t>environmental variables</w:t>
      </w:r>
      <w:r>
        <w:rPr>
          <w:rFonts w:hint="eastAsia"/>
          <w:lang w:val="en-US" w:eastAsia="zh-CN"/>
        </w:rPr>
        <w:t xml:space="preserve"> on </w:t>
      </w:r>
      <w:r>
        <w:rPr>
          <w:rFonts w:hint="eastAsia"/>
          <w:highlight w:val="green"/>
          <w:lang w:val="en-US" w:eastAsia="zh-CN"/>
        </w:rPr>
        <w:t>river cooling effects</w:t>
      </w:r>
      <w:r>
        <w:rPr>
          <w:rFonts w:hint="eastAsia"/>
          <w:lang w:val="en-US" w:eastAsia="zh-CN"/>
        </w:rPr>
        <w:t xml:space="preserve"> between the </w:t>
      </w:r>
      <w:r>
        <w:rPr>
          <w:rFonts w:hint="eastAsia"/>
          <w:highlight w:val="green"/>
          <w:lang w:val="en-US" w:eastAsia="zh-CN"/>
        </w:rPr>
        <w:t>2 case days</w:t>
      </w:r>
      <w:r>
        <w:rPr>
          <w:rFonts w:hint="eastAsia"/>
          <w:lang w:val="en-US" w:eastAsia="zh-CN"/>
        </w:rPr>
        <w:t>. Specifically, i</w:t>
      </w:r>
      <w:r>
        <w:rPr>
          <w:rFonts w:hint="eastAsia"/>
        </w:rPr>
        <w:t xml:space="preserve">n comparison to the </w:t>
      </w:r>
      <w:r>
        <w:rPr>
          <w:rFonts w:hint="eastAsia"/>
          <w:highlight w:val="green"/>
        </w:rPr>
        <w:t>normal summer day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relative </w:t>
      </w:r>
      <w:r>
        <w:rPr>
          <w:rFonts w:hint="eastAsia"/>
          <w:highlight w:val="green"/>
          <w:lang w:val="en-US" w:eastAsia="zh-CN"/>
        </w:rPr>
        <w:t>importance</w:t>
      </w:r>
      <w:r>
        <w:rPr>
          <w:rFonts w:hint="eastAsia"/>
        </w:rPr>
        <w:t xml:space="preserve"> of </w:t>
      </w:r>
      <w:r>
        <w:rPr>
          <w:rFonts w:hint="eastAsia"/>
          <w:highlight w:val="green"/>
          <w:lang w:val="en-US" w:eastAsia="zh-CN"/>
        </w:rPr>
        <w:t>patch density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was </w:t>
      </w:r>
      <w:r>
        <w:rPr>
          <w:rFonts w:hint="eastAsia"/>
        </w:rPr>
        <w:t>increase</w:t>
      </w:r>
      <w:r>
        <w:rPr>
          <w:rFonts w:hint="eastAsia"/>
          <w:lang w:val="en-US" w:eastAsia="zh-CN"/>
        </w:rPr>
        <w:t xml:space="preserve">d, while </w:t>
      </w:r>
      <w:r>
        <w:rPr>
          <w:rFonts w:hint="eastAsia"/>
          <w:highlight w:val="green"/>
          <w:lang w:val="en-US" w:eastAsia="zh-CN"/>
        </w:rPr>
        <w:t xml:space="preserve">the role </w:t>
      </w:r>
      <w:r>
        <w:rPr>
          <w:rFonts w:hint="eastAsia"/>
          <w:lang w:val="en-US" w:eastAsia="zh-CN"/>
        </w:rPr>
        <w:t xml:space="preserve">of </w:t>
      </w:r>
      <w:r>
        <w:rPr>
          <w:rFonts w:hint="eastAsia"/>
          <w:highlight w:val="green"/>
          <w:lang w:val="en-US" w:eastAsia="zh-CN"/>
        </w:rPr>
        <w:t>river width</w:t>
      </w:r>
      <w:r>
        <w:rPr>
          <w:rFonts w:hint="eastAsia"/>
          <w:lang w:val="en-US" w:eastAsia="zh-CN"/>
        </w:rPr>
        <w:t xml:space="preserve"> was decreased.</w:t>
      </w:r>
      <w:r>
        <w:rPr>
          <w:rFonts w:hint="eastAsia"/>
        </w:rPr>
        <w:t xml:space="preserve">on the </w:t>
      </w:r>
      <w:r>
        <w:rPr>
          <w:rFonts w:hint="eastAsia"/>
          <w:highlight w:val="green"/>
        </w:rPr>
        <w:t>extremely hot day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 xml:space="preserve"> </w:t>
      </w:r>
    </w:p>
    <w:bookmarkEnd w:id="72"/>
    <w:p/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</w:rPr>
        <w:t xml:space="preserve">3.4. </w:t>
      </w:r>
      <w:r>
        <w:rPr>
          <w:rFonts w:hint="eastAsia"/>
          <w:highlight w:val="green"/>
        </w:rPr>
        <w:t>Marginal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key influencing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</w:t>
      </w:r>
      <w:r>
        <w:rPr>
          <w:rFonts w:hint="eastAsia"/>
          <w:highlight w:val="green"/>
          <w:lang w:val="en-US" w:eastAsia="zh-CN"/>
        </w:rPr>
        <w:t>s</w:t>
      </w:r>
    </w:p>
    <w:p>
      <w:pPr>
        <w:jc w:val="center"/>
        <w:rPr>
          <w:rFonts w:hint="eastAsia" w:eastAsiaTheme="minorEastAsia"/>
          <w:lang w:eastAsia="zh-CN"/>
        </w:rPr>
      </w:pPr>
      <w:del w:id="387" w:author="野草" w:date="2024-04-28T16:40:59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3632835" cy="4541520"/>
              <wp:effectExtent l="0" t="0" r="12065" b="5080"/>
              <wp:docPr id="18" name="图片 18" descr="FIG_MEXY_rci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图片 18" descr="FIG_MEXY_rci"/>
                      <pic:cNvPicPr>
                        <a:picLocks noChangeAspect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32835" cy="4541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89" w:author="野草" w:date="2024-04-28T16:40:53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2971165" cy="3714115"/>
              <wp:effectExtent l="0" t="0" r="635" b="6985"/>
              <wp:docPr id="8" name="图片 8" descr="FIG_MEXY_rci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8" descr="FIG_MEXY_rci"/>
                      <pic:cNvPicPr>
                        <a:picLocks noChangeAspect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71165" cy="37141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numPr>
          <w:ilvl w:val="255"/>
          <w:numId w:val="0"/>
        </w:numPr>
        <w:jc w:val="center"/>
        <w:rPr>
          <w:del w:id="391" w:author="野草" w:date="2024-04-28T15:34:19Z"/>
        </w:rPr>
      </w:pPr>
      <w:del w:id="392" w:author="野草" w:date="2024-04-28T15:34:19Z">
        <w:r>
          <w:rPr>
            <w:rFonts w:hint="eastAsia"/>
            <w:lang w:val="en-US" w:eastAsia="zh-CN"/>
          </w:rPr>
          <w:delText>【up2024 0426 20:41】</w:delText>
        </w:r>
      </w:del>
    </w:p>
    <w:p>
      <w:pPr>
        <w:jc w:val="center"/>
        <w:rPr>
          <w:rFonts w:hint="eastAsia"/>
          <w:sz w:val="16"/>
          <w:szCs w:val="16"/>
          <w:rPrChange w:id="393" w:author="野草" w:date="2024-04-28T15:35:12Z">
            <w:rPr>
              <w:rFonts w:hint="eastAsia"/>
            </w:rPr>
          </w:rPrChange>
        </w:rPr>
      </w:pPr>
      <w:r>
        <w:rPr>
          <w:rFonts w:hint="eastAsia"/>
          <w:sz w:val="16"/>
          <w:szCs w:val="16"/>
          <w:rPrChange w:id="394" w:author="野草" w:date="2024-04-28T15:35:12Z">
            <w:rPr>
              <w:rFonts w:hint="eastAsia"/>
            </w:rPr>
          </w:rPrChange>
        </w:rPr>
        <w:t xml:space="preserve">Fig. </w:t>
      </w:r>
      <w:r>
        <w:rPr>
          <w:rFonts w:hint="eastAsia"/>
          <w:sz w:val="16"/>
          <w:szCs w:val="16"/>
          <w:lang w:val="en-US" w:eastAsia="zh-CN"/>
          <w:rPrChange w:id="395" w:author="野草" w:date="2024-04-28T15:35:12Z">
            <w:rPr>
              <w:rFonts w:hint="eastAsia"/>
              <w:lang w:val="en-US" w:eastAsia="zh-CN"/>
            </w:rPr>
          </w:rPrChange>
        </w:rPr>
        <w:t>8</w:t>
      </w:r>
      <w:r>
        <w:rPr>
          <w:rFonts w:hint="eastAsia"/>
          <w:sz w:val="16"/>
          <w:szCs w:val="16"/>
          <w:rPrChange w:id="396" w:author="野草" w:date="2024-04-28T15:35:12Z">
            <w:rPr>
              <w:rFonts w:hint="eastAsia"/>
            </w:rPr>
          </w:rPrChange>
        </w:rPr>
        <w:t xml:space="preserve">  </w:t>
      </w:r>
      <w:r>
        <w:rPr>
          <w:rFonts w:hint="eastAsia"/>
          <w:sz w:val="16"/>
          <w:szCs w:val="16"/>
          <w:highlight w:val="none"/>
          <w:rPrChange w:id="397" w:author="野草" w:date="2024-04-28T15:35:12Z">
            <w:rPr>
              <w:highlight w:val="green"/>
            </w:rPr>
          </w:rPrChange>
        </w:rPr>
        <w:t>Marginal effects</w:t>
      </w:r>
      <w:r>
        <w:rPr>
          <w:rFonts w:hint="eastAsia"/>
          <w:sz w:val="16"/>
          <w:szCs w:val="16"/>
          <w:rPrChange w:id="398" w:author="野草" w:date="2024-04-28T15:35:12Z">
            <w:rPr/>
          </w:rPrChange>
        </w:rPr>
        <w:t xml:space="preserve"> of </w:t>
      </w:r>
      <w:r>
        <w:rPr>
          <w:rFonts w:hint="eastAsia"/>
          <w:sz w:val="16"/>
          <w:szCs w:val="16"/>
          <w:rPrChange w:id="399" w:author="野草" w:date="2024-04-28T15:35:12Z">
            <w:rPr>
              <w:rFonts w:hint="eastAsia"/>
            </w:rPr>
          </w:rPrChange>
        </w:rPr>
        <w:t xml:space="preserve">the top 4 </w:t>
      </w:r>
      <w:r>
        <w:rPr>
          <w:rFonts w:hint="eastAsia"/>
          <w:sz w:val="16"/>
          <w:szCs w:val="16"/>
          <w:highlight w:val="none"/>
          <w:lang w:val="en-US" w:eastAsia="zh-CN"/>
          <w:rPrChange w:id="400" w:author="野草" w:date="2024-04-28T15:35:12Z">
            <w:rPr>
              <w:rFonts w:hint="eastAsia"/>
              <w:highlight w:val="green"/>
              <w:lang w:val="en-US" w:eastAsia="zh-CN"/>
            </w:rPr>
          </w:rPrChange>
        </w:rPr>
        <w:t>most influential</w:t>
      </w:r>
      <w:r>
        <w:rPr>
          <w:rFonts w:hint="eastAsia"/>
          <w:sz w:val="16"/>
          <w:szCs w:val="16"/>
          <w:highlight w:val="none"/>
          <w:rPrChange w:id="401" w:author="野草" w:date="2024-04-28T15:35:12Z">
            <w:rPr>
              <w:rFonts w:hint="eastAsia"/>
              <w:highlight w:val="green"/>
            </w:rPr>
          </w:rPrChange>
        </w:rPr>
        <w:t xml:space="preserve"> factors</w:t>
      </w:r>
      <w:r>
        <w:rPr>
          <w:rFonts w:hint="eastAsia"/>
          <w:sz w:val="16"/>
          <w:szCs w:val="16"/>
          <w:rPrChange w:id="402" w:author="野草" w:date="2024-04-28T15:35:12Z">
            <w:rPr>
              <w:rFonts w:hint="eastAsia"/>
            </w:rPr>
          </w:rPrChange>
        </w:rPr>
        <w:t xml:space="preserve"> on RC</w:t>
      </w:r>
      <w:r>
        <w:rPr>
          <w:rFonts w:hint="eastAsia"/>
          <w:sz w:val="16"/>
          <w:szCs w:val="16"/>
          <w:lang w:val="en-US" w:eastAsia="zh-CN"/>
          <w:rPrChange w:id="403" w:author="野草" w:date="2024-04-28T15:35:12Z">
            <w:rPr>
              <w:rFonts w:hint="eastAsia"/>
              <w:lang w:val="en-US" w:eastAsia="zh-CN"/>
            </w:rPr>
          </w:rPrChange>
        </w:rPr>
        <w:t>I</w:t>
      </w:r>
      <w:r>
        <w:rPr>
          <w:rFonts w:hint="eastAsia"/>
          <w:sz w:val="16"/>
          <w:szCs w:val="16"/>
          <w:rPrChange w:id="404" w:author="野草" w:date="2024-04-28T15:35:12Z">
            <w:rPr>
              <w:rFonts w:hint="eastAsia"/>
            </w:rPr>
          </w:rPrChange>
        </w:rPr>
        <w:t xml:space="preserve"> on the</w:t>
      </w:r>
      <w:r>
        <w:rPr>
          <w:rFonts w:hint="eastAsia"/>
          <w:sz w:val="16"/>
          <w:szCs w:val="16"/>
          <w:highlight w:val="none"/>
          <w:rPrChange w:id="405" w:author="野草" w:date="2024-04-28T15:35:12Z">
            <w:rPr>
              <w:rFonts w:hint="eastAsia"/>
              <w:highlight w:val="green"/>
            </w:rPr>
          </w:rPrChange>
        </w:rPr>
        <w:t xml:space="preserve"> 2 case days</w:t>
      </w:r>
      <w:r>
        <w:rPr>
          <w:rFonts w:hint="eastAsia"/>
          <w:sz w:val="16"/>
          <w:szCs w:val="16"/>
          <w:rPrChange w:id="406" w:author="野草" w:date="2024-04-28T15:35:12Z">
            <w:rPr>
              <w:rFonts w:hint="eastAsia"/>
            </w:rPr>
          </w:rPrChange>
        </w:rPr>
        <w:t>.</w:t>
      </w:r>
    </w:p>
    <w:p>
      <w:pPr>
        <w:jc w:val="center"/>
        <w:rPr>
          <w:ins w:id="407" w:author="野草" w:date="2024-04-28T15:34:18Z"/>
          <w:rFonts w:hint="eastAsia"/>
        </w:rPr>
      </w:pPr>
      <w:bookmarkStart w:id="87" w:name="OLE_LINK102"/>
    </w:p>
    <w:p>
      <w:pPr>
        <w:jc w:val="center"/>
        <w:rPr>
          <w:del w:id="408" w:author="野草" w:date="2024-04-28T15:34:17Z"/>
          <w:rFonts w:hint="eastAsia"/>
        </w:rPr>
      </w:pPr>
    </w:p>
    <w:p>
      <w:pPr>
        <w:numPr>
          <w:ilvl w:val="255"/>
          <w:numId w:val="0"/>
        </w:numPr>
        <w:jc w:val="left"/>
        <w:rPr>
          <w:del w:id="409" w:author="野草" w:date="2024-04-28T15:34:17Z"/>
        </w:rPr>
      </w:pPr>
      <w:del w:id="410" w:author="野草" w:date="2024-04-28T15:34:17Z">
        <w:bookmarkStart w:id="88" w:name="OLE_LINK103"/>
        <w:bookmarkStart w:id="89" w:name="OLE_LINK101"/>
        <w:r>
          <w:rPr>
            <w:rFonts w:hint="eastAsia"/>
            <w:lang w:val="en-US" w:eastAsia="zh-CN"/>
          </w:rPr>
          <w:delText>【up2024 0427 10:05】</w:delText>
        </w:r>
      </w:del>
    </w:p>
    <w:bookmarkEnd w:id="88"/>
    <w:p>
      <w:pPr>
        <w:numPr>
          <w:ilvl w:val="255"/>
          <w:numId w:val="0"/>
        </w:numPr>
        <w:rPr>
          <w:rFonts w:eastAsia="宋体" w:cs="Times New Roman"/>
          <w:color w:val="1F1F1F"/>
          <w:szCs w:val="21"/>
        </w:rPr>
      </w:pPr>
      <w:bookmarkStart w:id="90" w:name="OLE_LINK115"/>
      <w:r>
        <w:rPr>
          <w:rFonts w:hint="eastAsia"/>
          <w:szCs w:val="21"/>
        </w:rPr>
        <w:t xml:space="preserve">The top 4 </w:t>
      </w:r>
      <w:r>
        <w:rPr>
          <w:rFonts w:hint="eastAsia"/>
          <w:szCs w:val="21"/>
          <w:highlight w:val="green"/>
          <w:lang w:val="en-US" w:eastAsia="zh-CN"/>
        </w:rPr>
        <w:t>most influential</w:t>
      </w:r>
      <w:r>
        <w:rPr>
          <w:rFonts w:hint="eastAsia"/>
          <w:szCs w:val="21"/>
          <w:highlight w:val="green"/>
        </w:rPr>
        <w:t xml:space="preserve"> factors</w:t>
      </w:r>
      <w:r>
        <w:rPr>
          <w:rFonts w:hint="eastAsia"/>
          <w:szCs w:val="21"/>
        </w:rPr>
        <w:t xml:space="preserve"> were selected for </w:t>
      </w:r>
      <w:r>
        <w:rPr>
          <w:rFonts w:hint="eastAsia"/>
          <w:szCs w:val="21"/>
          <w:highlight w:val="green"/>
        </w:rPr>
        <w:t>the subsequent analysis</w:t>
      </w:r>
      <w:r>
        <w:rPr>
          <w:rFonts w:hint="eastAsia"/>
          <w:szCs w:val="21"/>
        </w:rPr>
        <w:t xml:space="preserve"> of </w:t>
      </w:r>
      <w:r>
        <w:rPr>
          <w:rFonts w:hint="eastAsia"/>
          <w:szCs w:val="21"/>
          <w:lang w:val="en-US" w:eastAsia="zh-CN"/>
        </w:rPr>
        <w:t xml:space="preserve">the </w:t>
      </w:r>
      <w:r>
        <w:rPr>
          <w:rFonts w:hint="eastAsia"/>
          <w:szCs w:val="21"/>
          <w:highlight w:val="green"/>
        </w:rPr>
        <w:t>marginal effects</w:t>
      </w:r>
      <w:r>
        <w:rPr>
          <w:rFonts w:hint="eastAsia"/>
          <w:szCs w:val="21"/>
        </w:rPr>
        <w:t xml:space="preserve"> on the </w:t>
      </w:r>
      <w:r>
        <w:rPr>
          <w:rFonts w:hint="eastAsia"/>
          <w:szCs w:val="21"/>
          <w:highlight w:val="green"/>
          <w:lang w:val="en-US" w:eastAsia="zh-CN"/>
        </w:rPr>
        <w:t>2</w:t>
      </w:r>
      <w:r>
        <w:rPr>
          <w:rFonts w:hint="eastAsia"/>
          <w:szCs w:val="21"/>
          <w:highlight w:val="green"/>
        </w:rPr>
        <w:t xml:space="preserve"> case days</w:t>
      </w:r>
      <w:r>
        <w:rPr>
          <w:rFonts w:hint="eastAsia"/>
          <w:szCs w:val="21"/>
        </w:rPr>
        <w:t>. The results</w:t>
      </w:r>
      <w:bookmarkStart w:id="91" w:name="OLE_LINK29"/>
      <w:r>
        <w:rPr>
          <w:rFonts w:hint="eastAsia"/>
          <w:szCs w:val="21"/>
        </w:rPr>
        <w:t xml:space="preserve"> unveil</w:t>
      </w:r>
      <w:bookmarkEnd w:id="91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highlight w:val="green"/>
        </w:rPr>
        <w:t xml:space="preserve">the non-linear </w:t>
      </w:r>
      <w:r>
        <w:rPr>
          <w:rFonts w:hint="eastAsia"/>
          <w:szCs w:val="21"/>
          <w:highlight w:val="green"/>
          <w:lang w:val="en-US" w:eastAsia="zh-CN"/>
        </w:rPr>
        <w:t>effect</w:t>
      </w:r>
      <w:r>
        <w:rPr>
          <w:rFonts w:hint="eastAsia"/>
          <w:szCs w:val="21"/>
          <w:highlight w:val="green"/>
        </w:rPr>
        <w:t>s</w:t>
      </w:r>
      <w:r>
        <w:rPr>
          <w:rFonts w:hint="eastAsia"/>
          <w:szCs w:val="21"/>
        </w:rPr>
        <w:t xml:space="preserve"> of </w:t>
      </w:r>
      <w:r>
        <w:rPr>
          <w:rFonts w:hint="eastAsia"/>
          <w:szCs w:val="21"/>
          <w:highlight w:val="green"/>
        </w:rPr>
        <w:t xml:space="preserve">environmental </w:t>
      </w:r>
      <w:r>
        <w:rPr>
          <w:rFonts w:hint="eastAsia"/>
          <w:szCs w:val="21"/>
          <w:highlight w:val="green"/>
          <w:lang w:val="en-US" w:eastAsia="zh-CN"/>
        </w:rPr>
        <w:t>variable</w:t>
      </w:r>
      <w:r>
        <w:rPr>
          <w:rFonts w:hint="eastAsia"/>
          <w:szCs w:val="21"/>
          <w:highlight w:val="green"/>
        </w:rPr>
        <w:t>s</w:t>
      </w:r>
      <w:r>
        <w:rPr>
          <w:rFonts w:hint="eastAsia"/>
          <w:szCs w:val="21"/>
        </w:rPr>
        <w:t xml:space="preserve"> on </w:t>
      </w:r>
      <w:r>
        <w:rPr>
          <w:rFonts w:hint="eastAsia"/>
          <w:szCs w:val="21"/>
          <w:highlight w:val="green"/>
        </w:rPr>
        <w:t>river cooling</w:t>
      </w:r>
      <w:r>
        <w:rPr>
          <w:rFonts w:hint="eastAsia"/>
          <w:szCs w:val="21"/>
        </w:rPr>
        <w:t xml:space="preserve">. </w:t>
      </w:r>
      <w:r>
        <w:rPr>
          <w:rFonts w:eastAsia="宋体" w:cs="Times New Roman"/>
          <w:color w:val="1F1F1F"/>
          <w:szCs w:val="21"/>
        </w:rPr>
        <w:t xml:space="preserve">As the </w:t>
      </w:r>
      <w:r>
        <w:rPr>
          <w:rFonts w:eastAsia="宋体" w:cs="Times New Roman"/>
          <w:color w:val="1F1F1F"/>
          <w:szCs w:val="21"/>
          <w:highlight w:val="green"/>
        </w:rPr>
        <w:t xml:space="preserve">most </w:t>
      </w:r>
      <w:r>
        <w:rPr>
          <w:rFonts w:hint="eastAsia"/>
          <w:szCs w:val="21"/>
          <w:highlight w:val="green"/>
          <w:lang w:val="en-US" w:eastAsia="zh-CN"/>
        </w:rPr>
        <w:t>influential</w:t>
      </w:r>
      <w:r>
        <w:rPr>
          <w:rFonts w:eastAsia="宋体" w:cs="Times New Roman"/>
          <w:color w:val="1F1F1F"/>
          <w:szCs w:val="21"/>
          <w:highlight w:val="green"/>
        </w:rPr>
        <w:t xml:space="preserve"> factor</w:t>
      </w:r>
      <w:r>
        <w:rPr>
          <w:rFonts w:eastAsia="宋体" w:cs="Times New Roman"/>
          <w:color w:val="1F1F1F"/>
          <w:szCs w:val="21"/>
        </w:rPr>
        <w:t xml:space="preserve"> in explaining RCI</w:t>
      </w:r>
      <w:r>
        <w:rPr>
          <w:rFonts w:hint="eastAsia" w:eastAsia="宋体" w:cs="Times New Roman"/>
          <w:color w:val="1F1F1F"/>
          <w:szCs w:val="21"/>
        </w:rPr>
        <w:t xml:space="preserve"> on </w:t>
      </w:r>
      <w:r>
        <w:rPr>
          <w:rFonts w:hint="eastAsia" w:eastAsia="宋体" w:cs="Times New Roman"/>
          <w:color w:val="1F1F1F"/>
          <w:szCs w:val="21"/>
          <w:highlight w:val="green"/>
        </w:rPr>
        <w:t>the normal summer day</w:t>
      </w:r>
      <w:r>
        <w:rPr>
          <w:rFonts w:eastAsia="宋体" w:cs="Times New Roman"/>
          <w:color w:val="1F1F1F"/>
          <w:szCs w:val="21"/>
        </w:rPr>
        <w:t xml:space="preserve">, </w:t>
      </w:r>
      <w:r>
        <w:rPr>
          <w:rFonts w:eastAsia="宋体" w:cs="Times New Roman"/>
          <w:color w:val="1F1F1F"/>
          <w:szCs w:val="21"/>
          <w:highlight w:val="cyan"/>
        </w:rPr>
        <w:t xml:space="preserve">average </w:t>
      </w:r>
      <w:r>
        <w:rPr>
          <w:rFonts w:hint="eastAsia" w:eastAsia="宋体" w:cs="Times New Roman"/>
          <w:color w:val="1F1F1F"/>
          <w:szCs w:val="21"/>
          <w:highlight w:val="cyan"/>
        </w:rPr>
        <w:t>slope</w:t>
      </w:r>
      <w:r>
        <w:rPr>
          <w:rFonts w:eastAsia="宋体" w:cs="Times New Roman"/>
          <w:color w:val="1F1F1F"/>
          <w:szCs w:val="21"/>
        </w:rPr>
        <w:t xml:space="preserve"> </w:t>
      </w:r>
      <w:bookmarkStart w:id="92" w:name="OLE_LINK33"/>
      <w:r>
        <w:rPr>
          <w:rFonts w:eastAsia="宋体" w:cs="Times New Roman"/>
          <w:color w:val="1F1F1F"/>
          <w:szCs w:val="21"/>
        </w:rPr>
        <w:t>manifest</w:t>
      </w:r>
      <w:bookmarkEnd w:id="92"/>
      <w:r>
        <w:rPr>
          <w:rFonts w:eastAsia="宋体" w:cs="Times New Roman"/>
          <w:color w:val="1F1F1F"/>
          <w:szCs w:val="21"/>
        </w:rPr>
        <w:t xml:space="preserve">ed </w:t>
      </w:r>
      <w:r>
        <w:rPr>
          <w:rFonts w:hint="eastAsia" w:eastAsia="宋体" w:cs="Times New Roman"/>
          <w:color w:val="1F1F1F"/>
          <w:szCs w:val="21"/>
          <w:highlight w:val="cyan"/>
        </w:rPr>
        <w:t>a</w:t>
      </w:r>
      <w:r>
        <w:rPr>
          <w:rFonts w:eastAsia="宋体" w:cs="Times New Roman"/>
          <w:color w:val="1F1F1F"/>
          <w:szCs w:val="21"/>
          <w:highlight w:val="cyan"/>
        </w:rPr>
        <w:t xml:space="preserve"> de</w:t>
      </w:r>
      <w:r>
        <w:rPr>
          <w:rFonts w:hint="eastAsia" w:eastAsia="宋体" w:cs="Times New Roman"/>
          <w:color w:val="1F1F1F"/>
          <w:szCs w:val="21"/>
          <w:highlight w:val="cyan"/>
        </w:rPr>
        <w:t>scent</w:t>
      </w:r>
      <w:r>
        <w:rPr>
          <w:rFonts w:eastAsia="宋体" w:cs="Times New Roman"/>
          <w:color w:val="1F1F1F"/>
          <w:szCs w:val="21"/>
          <w:highlight w:val="cyan"/>
        </w:rPr>
        <w:t xml:space="preserve"> pattern</w:t>
      </w:r>
      <w:r>
        <w:rPr>
          <w:rFonts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</w:rPr>
        <w:t xml:space="preserve"> When it </w:t>
      </w:r>
      <w:r>
        <w:rPr>
          <w:rFonts w:hint="eastAsia" w:eastAsia="宋体" w:cs="Times New Roman"/>
          <w:color w:val="1F1F1F"/>
          <w:szCs w:val="21"/>
          <w:highlight w:val="green"/>
        </w:rPr>
        <w:t>increased</w:t>
      </w:r>
      <w:r>
        <w:rPr>
          <w:rFonts w:hint="eastAsia" w:eastAsia="宋体" w:cs="Times New Roman"/>
          <w:color w:val="1F1F1F"/>
          <w:szCs w:val="21"/>
        </w:rPr>
        <w:t xml:space="preserve"> from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9.2°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to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23.3 °</w:t>
      </w:r>
      <w:r>
        <w:rPr>
          <w:rFonts w:hint="eastAsia" w:eastAsia="宋体" w:cs="Times New Roman"/>
          <w:color w:val="1F1F1F"/>
          <w:szCs w:val="21"/>
        </w:rPr>
        <w:t xml:space="preserve">, the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average </w:t>
      </w:r>
      <w:r>
        <w:rPr>
          <w:rFonts w:hint="eastAsia" w:eastAsia="宋体" w:cs="Times New Roman"/>
          <w:color w:val="1F1F1F"/>
          <w:szCs w:val="21"/>
          <w:highlight w:val="green"/>
        </w:rPr>
        <w:t>cooling intensity</w:t>
      </w:r>
      <w:r>
        <w:rPr>
          <w:rFonts w:hint="eastAsia" w:eastAsia="宋体" w:cs="Times New Roman"/>
          <w:color w:val="1F1F1F"/>
          <w:szCs w:val="21"/>
        </w:rPr>
        <w:t xml:space="preserve"> induced by </w:t>
      </w:r>
      <w:r>
        <w:rPr>
          <w:rFonts w:hint="eastAsia" w:eastAsia="宋体" w:cs="Times New Roman"/>
          <w:color w:val="1F1F1F"/>
          <w:szCs w:val="21"/>
          <w:highlight w:val="green"/>
        </w:rPr>
        <w:t>the river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</w:rPr>
        <w:t xml:space="preserve"> decreased, indicating that </w:t>
      </w:r>
      <w:r>
        <w:rPr>
          <w:rFonts w:hint="eastAsia" w:eastAsia="宋体" w:cs="Times New Roman"/>
          <w:color w:val="1F1F1F"/>
          <w:szCs w:val="21"/>
          <w:highlight w:val="green"/>
        </w:rPr>
        <w:t>larger slope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of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cs="Times New Roman"/>
          <w:highlight w:val="green"/>
        </w:rPr>
        <w:t>riverside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area</w:t>
      </w:r>
      <w:r>
        <w:rPr>
          <w:rFonts w:hint="eastAsia" w:eastAsia="宋体" w:cs="Times New Roman"/>
          <w:color w:val="1F1F1F"/>
          <w:szCs w:val="21"/>
        </w:rPr>
        <w:t xml:space="preserve"> was not </w:t>
      </w:r>
      <w:r>
        <w:rPr>
          <w:rFonts w:hint="eastAsia" w:eastAsia="宋体" w:cs="Times New Roman"/>
          <w:color w:val="1F1F1F"/>
          <w:szCs w:val="21"/>
          <w:highlight w:val="green"/>
        </w:rPr>
        <w:t>conducive to</w:t>
      </w:r>
      <w:r>
        <w:rPr>
          <w:rFonts w:hint="eastAsia" w:eastAsia="宋体" w:cs="Times New Roman"/>
          <w:color w:val="1F1F1F"/>
          <w:szCs w:val="21"/>
        </w:rPr>
        <w:t xml:space="preserve"> the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enhanced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heat mitigation</w:t>
      </w:r>
      <w:r>
        <w:rPr>
          <w:rFonts w:hint="eastAsia" w:eastAsia="宋体" w:cs="Times New Roman"/>
          <w:color w:val="1F1F1F"/>
          <w:szCs w:val="21"/>
        </w:rPr>
        <w:t xml:space="preserve"> provided by </w:t>
      </w:r>
      <w:r>
        <w:rPr>
          <w:rFonts w:hint="eastAsia" w:eastAsia="宋体" w:cs="Times New Roman"/>
          <w:color w:val="1F1F1F"/>
          <w:szCs w:val="21"/>
          <w:highlight w:val="green"/>
        </w:rPr>
        <w:t>the nearby river</w:t>
      </w:r>
      <w:r>
        <w:rPr>
          <w:rFonts w:hint="eastAsia" w:eastAsia="宋体" w:cs="Times New Roman"/>
          <w:color w:val="1F1F1F"/>
          <w:szCs w:val="21"/>
        </w:rPr>
        <w:t xml:space="preserve">. It should be noted that </w:t>
      </w:r>
      <w:r>
        <w:rPr>
          <w:rFonts w:hint="eastAsia" w:eastAsia="宋体" w:cs="Times New Roman"/>
          <w:color w:val="1F1F1F"/>
          <w:szCs w:val="21"/>
          <w:highlight w:val="cyan"/>
        </w:rPr>
        <w:t>when SLP</w:t>
      </w:r>
      <w:r>
        <w:rPr>
          <w:rFonts w:hint="eastAsia" w:eastAsia="宋体" w:cs="Times New Roman"/>
          <w:color w:val="1F1F1F"/>
          <w:szCs w:val="21"/>
        </w:rPr>
        <w:t xml:space="preserve"> was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greater than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23.3 °</w:t>
      </w:r>
      <w:r>
        <w:rPr>
          <w:rFonts w:hint="eastAsia" w:eastAsia="宋体" w:cs="Times New Roman"/>
          <w:color w:val="1F1F1F"/>
          <w:szCs w:val="21"/>
        </w:rPr>
        <w:t xml:space="preserve">, the RCI value remained </w:t>
      </w:r>
      <w:r>
        <w:rPr>
          <w:rFonts w:hint="eastAsia" w:eastAsia="宋体" w:cs="Times New Roman"/>
          <w:color w:val="1F1F1F"/>
          <w:szCs w:val="21"/>
          <w:highlight w:val="cyan"/>
        </w:rPr>
        <w:t>relatively stable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In contrast to SLP, the effects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RW and ELE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demonstrated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ascent patterns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with fluctuations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. </w:t>
      </w:r>
      <w:r>
        <w:rPr>
          <w:rFonts w:hint="eastAsia" w:eastAsia="宋体" w:cs="Times New Roman"/>
          <w:color w:val="1F1F1F"/>
          <w:szCs w:val="21"/>
        </w:rPr>
        <w:t xml:space="preserve">RCI demonstrated </w:t>
      </w:r>
      <w:r>
        <w:rPr>
          <w:rFonts w:hint="eastAsia" w:eastAsia="宋体" w:cs="Times New Roman"/>
          <w:color w:val="1F1F1F"/>
          <w:szCs w:val="21"/>
          <w:highlight w:val="cyan"/>
        </w:rPr>
        <w:t>an increase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w</w:t>
      </w:r>
      <w:r>
        <w:rPr>
          <w:rFonts w:hint="eastAsia" w:eastAsia="宋体" w:cs="Times New Roman"/>
          <w:color w:val="1F1F1F"/>
          <w:szCs w:val="21"/>
        </w:rPr>
        <w:t xml:space="preserve">hen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RW</w:t>
      </w:r>
      <w:r>
        <w:rPr>
          <w:rFonts w:hint="eastAsia" w:eastAsia="宋体" w:cs="Times New Roman"/>
          <w:color w:val="1F1F1F"/>
          <w:szCs w:val="21"/>
        </w:rPr>
        <w:t xml:space="preserve"> ranged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from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246.7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to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623.8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bookmarkStart w:id="93" w:name="OLE_LINK106"/>
      <w:r>
        <w:rPr>
          <w:rFonts w:hint="eastAsia" w:eastAsia="宋体" w:cs="Times New Roman"/>
          <w:color w:val="1F1F1F"/>
          <w:szCs w:val="21"/>
          <w:highlight w:val="cyan"/>
        </w:rPr>
        <w:t>meters</w:t>
      </w:r>
      <w:bookmarkEnd w:id="93"/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or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ELE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fell within the range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174.6 - 222.0 </w:t>
      </w:r>
      <w:bookmarkStart w:id="94" w:name="OLE_LINK107"/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meters</w:t>
      </w:r>
      <w:bookmarkEnd w:id="94"/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Beyond </w:t>
      </w:r>
      <w:r>
        <w:rPr>
          <w:rFonts w:hint="eastAsia" w:eastAsia="宋体" w:cs="Times New Roman"/>
          <w:color w:val="1F1F1F"/>
          <w:szCs w:val="21"/>
          <w:highlight w:val="green"/>
        </w:rPr>
        <w:t>th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ese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specific </w:t>
      </w:r>
      <w:r>
        <w:rPr>
          <w:rFonts w:hint="eastAsia" w:eastAsia="宋体" w:cs="Times New Roman"/>
          <w:color w:val="1F1F1F"/>
          <w:szCs w:val="21"/>
          <w:highlight w:val="green"/>
        </w:rPr>
        <w:t>range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</w:rPr>
        <w:t xml:space="preserve">, the RCI value remained </w:t>
      </w:r>
      <w:r>
        <w:rPr>
          <w:rFonts w:hint="eastAsia" w:eastAsia="宋体" w:cs="Times New Roman"/>
          <w:color w:val="1F1F1F"/>
          <w:szCs w:val="21"/>
          <w:highlight w:val="cyan"/>
        </w:rPr>
        <w:t>relatively stable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Th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positive relation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between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river width and RCI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revealed here</w:t>
      </w:r>
      <w:r>
        <w:rPr>
          <w:rFonts w:hint="eastAsia" w:eastAsia="宋体" w:cs="Times New Roman"/>
          <w:color w:val="1F1F1F"/>
          <w:szCs w:val="21"/>
          <w:highlight w:val="none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align</w:t>
      </w:r>
      <w:r>
        <w:rPr>
          <w:rFonts w:hint="eastAsia" w:eastAsia="宋体" w:cs="Times New Roman"/>
          <w:color w:val="1F1F1F"/>
          <w:szCs w:val="21"/>
          <w:highlight w:val="green"/>
          <w:lang w:eastAsia="zh-CN"/>
        </w:rPr>
        <w:t>e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d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with</w:t>
      </w:r>
      <w:r>
        <w:rPr>
          <w:rFonts w:hint="eastAsia" w:eastAsia="宋体" w:cs="Times New Roman"/>
          <w:color w:val="1F1F1F"/>
          <w:szCs w:val="21"/>
        </w:rPr>
        <w:t xml:space="preserve"> the </w:t>
      </w:r>
      <w:r>
        <w:rPr>
          <w:rFonts w:hint="eastAsia" w:eastAsia="宋体" w:cs="Times New Roman"/>
          <w:color w:val="1F1F1F"/>
          <w:szCs w:val="21"/>
          <w:highlight w:val="cyan"/>
        </w:rPr>
        <w:t>higher RCI</w:t>
      </w:r>
      <w:r>
        <w:rPr>
          <w:rFonts w:hint="eastAsia" w:eastAsia="宋体" w:cs="Times New Roman"/>
          <w:color w:val="1F1F1F"/>
          <w:szCs w:val="21"/>
        </w:rPr>
        <w:t xml:space="preserve"> for river segments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of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</w:rPr>
        <w:t>the Yangtze River</w:t>
      </w:r>
      <w:r>
        <w:rPr>
          <w:rFonts w:hint="eastAsia" w:eastAsia="宋体" w:cs="Times New Roman"/>
          <w:color w:val="1F1F1F"/>
          <w:szCs w:val="21"/>
        </w:rPr>
        <w:t xml:space="preserve"> compared to </w:t>
      </w:r>
      <w:r>
        <w:rPr>
          <w:rFonts w:hint="eastAsia" w:eastAsia="宋体" w:cs="Times New Roman"/>
          <w:color w:val="1F1F1F"/>
          <w:szCs w:val="21"/>
          <w:highlight w:val="cyan"/>
        </w:rPr>
        <w:t>the Jialing River</w:t>
      </w:r>
      <w:r>
        <w:rPr>
          <w:rFonts w:hint="eastAsia" w:eastAsia="宋体" w:cs="Times New Roman"/>
          <w:color w:val="1F1F1F"/>
          <w:szCs w:val="21"/>
        </w:rPr>
        <w:t xml:space="preserve">, as discussed in </w:t>
      </w:r>
      <w:r>
        <w:rPr>
          <w:rFonts w:hint="eastAsia" w:eastAsia="宋体" w:cs="Times New Roman"/>
          <w:color w:val="1F1F1F"/>
          <w:szCs w:val="21"/>
          <w:highlight w:val="cyan"/>
        </w:rPr>
        <w:t>Sect. 3.1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>The influence of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patch density </w:t>
      </w:r>
      <w:r>
        <w:rPr>
          <w:rFonts w:hint="eastAsia" w:eastAsia="宋体" w:cs="Times New Roman"/>
          <w:color w:val="1F1F1F"/>
          <w:szCs w:val="21"/>
        </w:rPr>
        <w:t>exhibited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a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r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elatively complicated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pattern</w:t>
      </w:r>
      <w:r>
        <w:rPr>
          <w:rFonts w:hint="eastAsia" w:eastAsia="宋体" w:cs="Times New Roman"/>
          <w:color w:val="1F1F1F"/>
          <w:szCs w:val="21"/>
        </w:rPr>
        <w:t xml:space="preserve">. As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PD</w:t>
      </w:r>
      <w:r>
        <w:rPr>
          <w:rFonts w:hint="eastAsia" w:eastAsia="宋体" w:cs="Times New Roman"/>
          <w:color w:val="1F1F1F"/>
          <w:szCs w:val="21"/>
        </w:rPr>
        <w:t xml:space="preserve"> increased </w:t>
      </w:r>
      <w:r>
        <w:rPr>
          <w:rFonts w:hint="eastAsia" w:eastAsia="宋体" w:cs="Times New Roman"/>
          <w:color w:val="1F1F1F"/>
          <w:szCs w:val="21"/>
          <w:highlight w:val="green"/>
        </w:rPr>
        <w:t>within the range</w:t>
      </w:r>
      <w:r>
        <w:rPr>
          <w:rFonts w:hint="eastAsia" w:eastAsia="宋体" w:cs="Times New Roman"/>
          <w:color w:val="1F1F1F"/>
          <w:szCs w:val="21"/>
        </w:rPr>
        <w:t xml:space="preserve">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18.2/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-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30.2/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</w:rPr>
        <w:t xml:space="preserve">, RCI showed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a </w:t>
      </w:r>
      <w:bookmarkStart w:id="95" w:name="OLE_LINK30"/>
      <w:r>
        <w:rPr>
          <w:rFonts w:hint="eastAsia" w:eastAsia="宋体" w:cs="Times New Roman"/>
          <w:color w:val="1F1F1F"/>
          <w:szCs w:val="21"/>
          <w:highlight w:val="cyan"/>
        </w:rPr>
        <w:t>fluctuating upward trend</w:t>
      </w:r>
      <w:bookmarkEnd w:id="95"/>
      <w:r>
        <w:rPr>
          <w:rFonts w:hint="eastAsia" w:eastAsia="宋体" w:cs="Times New Roman"/>
          <w:color w:val="1F1F1F"/>
          <w:szCs w:val="21"/>
        </w:rPr>
        <w:t xml:space="preserve">. Subsequently,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PD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gradually </w:t>
      </w:r>
      <w:r>
        <w:rPr>
          <w:rFonts w:hint="eastAsia" w:eastAsia="宋体" w:cs="Times New Roman"/>
          <w:color w:val="1F1F1F"/>
          <w:szCs w:val="21"/>
          <w:highlight w:val="cyan"/>
        </w:rPr>
        <w:t>decreased</w:t>
      </w:r>
      <w:r>
        <w:rPr>
          <w:rFonts w:hint="eastAsia" w:eastAsia="宋体" w:cs="Times New Roman"/>
          <w:color w:val="1F1F1F"/>
          <w:szCs w:val="21"/>
        </w:rPr>
        <w:t xml:space="preserve"> </w:t>
      </w:r>
      <w:bookmarkStart w:id="96" w:name="OLE_LINK104"/>
      <w:r>
        <w:rPr>
          <w:rFonts w:hint="eastAsia" w:eastAsia="宋体" w:cs="Times New Roman"/>
          <w:color w:val="1F1F1F"/>
          <w:szCs w:val="21"/>
        </w:rPr>
        <w:t xml:space="preserve">until </w:t>
      </w:r>
      <w:bookmarkEnd w:id="96"/>
      <w:r>
        <w:rPr>
          <w:rFonts w:hint="eastAsia" w:eastAsia="宋体" w:cs="Times New Roman"/>
          <w:color w:val="1F1F1F"/>
          <w:szCs w:val="21"/>
        </w:rPr>
        <w:t xml:space="preserve">it reached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66.1/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</w:rPr>
        <w:t xml:space="preserve">.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A</w:t>
      </w:r>
      <w:r>
        <w:rPr>
          <w:rFonts w:hint="eastAsia" w:eastAsia="宋体" w:cs="Times New Roman"/>
          <w:color w:val="1F1F1F"/>
          <w:szCs w:val="21"/>
          <w:highlight w:val="none"/>
        </w:rPr>
        <w:t>s a whole</w:t>
      </w:r>
      <w:r>
        <w:rPr>
          <w:rFonts w:hint="eastAsia" w:eastAsia="宋体" w:cs="Times New Roman"/>
          <w:color w:val="1F1F1F"/>
          <w:szCs w:val="21"/>
        </w:rPr>
        <w:t xml:space="preserve">, the increased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p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atch density</w:t>
      </w:r>
      <w:r>
        <w:rPr>
          <w:rFonts w:hint="eastAsia" w:eastAsia="宋体" w:cs="Times New Roman"/>
          <w:color w:val="1F1F1F"/>
          <w:szCs w:val="21"/>
        </w:rPr>
        <w:t xml:space="preserve"> was associated with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the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corresponding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r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educed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RCI</w:t>
      </w:r>
      <w:r>
        <w:rPr>
          <w:rFonts w:hint="eastAsia" w:eastAsia="宋体" w:cs="Times New Roman"/>
          <w:color w:val="1F1F1F"/>
          <w:szCs w:val="21"/>
        </w:rPr>
        <w:t xml:space="preserve">. </w:t>
      </w:r>
    </w:p>
    <w:p>
      <w:pPr>
        <w:numPr>
          <w:ilvl w:val="255"/>
          <w:numId w:val="0"/>
        </w:numPr>
        <w:rPr>
          <w:rFonts w:eastAsia="宋体" w:cs="Times New Roman"/>
          <w:color w:val="1F1F1F"/>
          <w:szCs w:val="21"/>
        </w:rPr>
      </w:pPr>
    </w:p>
    <w:p>
      <w:pPr>
        <w:numPr>
          <w:ilvl w:val="255"/>
          <w:numId w:val="0"/>
        </w:numPr>
        <w:jc w:val="left"/>
        <w:rPr>
          <w:del w:id="411" w:author="野草" w:date="2024-04-28T15:34:21Z"/>
        </w:rPr>
      </w:pPr>
      <w:del w:id="412" w:author="野草" w:date="2024-04-28T15:34:21Z">
        <w:bookmarkStart w:id="97" w:name="OLE_LINK109"/>
        <w:r>
          <w:rPr>
            <w:rFonts w:hint="eastAsia"/>
            <w:lang w:val="en-US" w:eastAsia="zh-CN"/>
          </w:rPr>
          <w:delText>【up2024 0427 09:25】</w:delText>
        </w:r>
      </w:del>
    </w:p>
    <w:bookmarkEnd w:id="97"/>
    <w:p>
      <w:pPr>
        <w:numPr>
          <w:ilvl w:val="255"/>
          <w:numId w:val="0"/>
        </w:numPr>
        <w:jc w:val="left"/>
      </w:pPr>
      <w:r>
        <w:rPr>
          <w:rFonts w:hint="eastAsia" w:eastAsia="宋体" w:cs="Times New Roman"/>
          <w:color w:val="1F1F1F"/>
          <w:szCs w:val="21"/>
        </w:rPr>
        <w:t xml:space="preserve">Similar to the </w:t>
      </w:r>
      <w:r>
        <w:rPr>
          <w:rFonts w:hint="eastAsia" w:eastAsia="宋体" w:cs="Times New Roman"/>
          <w:color w:val="1F1F1F"/>
          <w:szCs w:val="21"/>
          <w:highlight w:val="green"/>
        </w:rPr>
        <w:t>normal summer day</w:t>
      </w:r>
      <w:r>
        <w:rPr>
          <w:rFonts w:hint="eastAsia" w:eastAsia="宋体" w:cs="Times New Roman"/>
          <w:color w:val="1F1F1F"/>
          <w:szCs w:val="21"/>
        </w:rPr>
        <w:t xml:space="preserve">, the impacts of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ELE and SLP </w:t>
      </w:r>
      <w:r>
        <w:rPr>
          <w:rFonts w:hint="eastAsia" w:eastAsia="宋体" w:cs="Times New Roman"/>
          <w:color w:val="1F1F1F"/>
          <w:szCs w:val="21"/>
        </w:rPr>
        <w:t xml:space="preserve">on RCI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on</w:t>
      </w:r>
      <w:r>
        <w:rPr>
          <w:rFonts w:hint="eastAsia" w:eastAsia="宋体" w:cs="Times New Roman"/>
          <w:color w:val="1F1F1F"/>
          <w:szCs w:val="21"/>
        </w:rPr>
        <w:t xml:space="preserve"> the 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extremely hot day </w:t>
      </w:r>
      <w:r>
        <w:rPr>
          <w:rFonts w:hint="eastAsia" w:eastAsia="宋体" w:cs="Times New Roman"/>
          <w:color w:val="1F1F1F"/>
          <w:szCs w:val="21"/>
        </w:rPr>
        <w:t xml:space="preserve">were characterized by </w:t>
      </w:r>
      <w:r>
        <w:rPr>
          <w:rFonts w:hint="eastAsia" w:eastAsia="宋体" w:cs="Times New Roman"/>
          <w:color w:val="1F1F1F"/>
          <w:szCs w:val="21"/>
          <w:highlight w:val="cyan"/>
        </w:rPr>
        <w:t>ascent and descent patterns</w:t>
      </w:r>
      <w:r>
        <w:rPr>
          <w:rFonts w:hint="eastAsia" w:eastAsia="宋体" w:cs="Times New Roman"/>
          <w:color w:val="1F1F1F"/>
          <w:szCs w:val="21"/>
        </w:rPr>
        <w:t xml:space="preserve">, respectively. An upward trend in RCI was observed as ELE increased within the range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from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174.1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to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226.4</w:t>
      </w:r>
      <w:bookmarkStart w:id="98" w:name="OLE_LINK105"/>
      <w:r>
        <w:rPr>
          <w:rFonts w:hint="eastAsia" w:eastAsia="宋体" w:cs="Times New Roman"/>
          <w:color w:val="1F1F1F"/>
          <w:szCs w:val="21"/>
          <w:highlight w:val="cyan"/>
        </w:rPr>
        <w:t xml:space="preserve"> meters</w:t>
      </w:r>
      <w:bookmarkEnd w:id="98"/>
      <w:r>
        <w:rPr>
          <w:rFonts w:hint="eastAsia" w:eastAsia="宋体" w:cs="Times New Roman"/>
          <w:color w:val="1F1F1F"/>
          <w:szCs w:val="21"/>
        </w:rPr>
        <w:t xml:space="preserve">. Conversely, when SLP was between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6.5°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and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20.9°</w:t>
      </w:r>
      <w:r>
        <w:rPr>
          <w:rFonts w:hint="eastAsia" w:eastAsia="宋体" w:cs="Times New Roman"/>
          <w:color w:val="1F1F1F"/>
          <w:szCs w:val="21"/>
        </w:rPr>
        <w:t xml:space="preserve">, RCI exhibited </w:t>
      </w:r>
      <w:r>
        <w:rPr>
          <w:rFonts w:hint="eastAsia" w:eastAsia="宋体" w:cs="Times New Roman"/>
          <w:color w:val="1F1F1F"/>
          <w:szCs w:val="21"/>
          <w:highlight w:val="cyan"/>
        </w:rPr>
        <w:t>a decreasing trend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In addition, t</w:t>
      </w:r>
      <w:r>
        <w:rPr>
          <w:rFonts w:hint="eastAsia" w:eastAsia="宋体" w:cs="Times New Roman"/>
          <w:color w:val="1F1F1F"/>
          <w:szCs w:val="21"/>
        </w:rPr>
        <w:t xml:space="preserve">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marginal effects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of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PD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and RW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>on RCI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 can be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described 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descent and ascent patterns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with fluctuations. </w:t>
      </w:r>
    </w:p>
    <w:bookmarkEnd w:id="87"/>
    <w:bookmarkEnd w:id="89"/>
    <w:bookmarkEnd w:id="90"/>
    <w:p>
      <w:pPr>
        <w:jc w:val="center"/>
        <w:rPr>
          <w:rFonts w:hint="eastAsia"/>
        </w:rPr>
      </w:pPr>
    </w:p>
    <w:p>
      <w:pPr>
        <w:jc w:val="center"/>
        <w:rPr>
          <w:rFonts w:hint="eastAsia" w:eastAsiaTheme="minorEastAsia"/>
          <w:lang w:eastAsia="zh-CN"/>
        </w:rPr>
      </w:pPr>
      <w:del w:id="413" w:author="野草" w:date="2024-04-28T16:41:49Z">
        <w:r>
          <w:rPr/>
          <w:drawing>
            <wp:inline distT="0" distB="0" distL="114300" distR="114300">
              <wp:extent cx="2432050" cy="2819400"/>
              <wp:effectExtent l="0" t="0" r="6350" b="0"/>
              <wp:docPr id="19" name="图片 19" descr="FIG_MEXY_rc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图片 19" descr="FIG_MEXY_rcd"/>
                      <pic:cNvPicPr>
                        <a:picLocks noChangeAspect="1"/>
                      </pic:cNvPicPr>
                    </pic:nvPicPr>
                    <pic:blipFill>
                      <a:blip r:embed="rId18"/>
                      <a:srcRect b="729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2050" cy="2819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15" w:author="野草" w:date="2024-04-28T16:41:33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3061970" cy="3829050"/>
              <wp:effectExtent l="0" t="0" r="11430" b="6350"/>
              <wp:docPr id="16" name="图片 16" descr="FIG_MEXY_rc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图片 16" descr="FIG_MEXY_rcd"/>
                      <pic:cNvPicPr>
                        <a:picLocks noChangeAspect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1970" cy="3829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numPr>
          <w:ilvl w:val="255"/>
          <w:numId w:val="0"/>
        </w:numPr>
        <w:jc w:val="center"/>
        <w:rPr>
          <w:del w:id="417" w:author="野草" w:date="2024-04-28T15:34:23Z"/>
        </w:rPr>
      </w:pPr>
      <w:del w:id="418" w:author="野草" w:date="2024-04-28T15:34:23Z">
        <w:bookmarkStart w:id="99" w:name="OLE_LINK100"/>
        <w:r>
          <w:rPr>
            <w:rFonts w:hint="eastAsia"/>
            <w:lang w:val="en-US" w:eastAsia="zh-CN"/>
          </w:rPr>
          <w:delText>【up2024 0426 20:41】</w:delText>
        </w:r>
      </w:del>
    </w:p>
    <w:p>
      <w:pPr>
        <w:jc w:val="center"/>
        <w:rPr>
          <w:rFonts w:hint="eastAsia"/>
          <w:sz w:val="16"/>
          <w:szCs w:val="16"/>
          <w:rPrChange w:id="419" w:author="野草" w:date="2024-04-28T15:35:08Z">
            <w:rPr>
              <w:rFonts w:hint="eastAsia"/>
            </w:rPr>
          </w:rPrChange>
        </w:rPr>
      </w:pPr>
      <w:r>
        <w:rPr>
          <w:rFonts w:hint="eastAsia"/>
          <w:sz w:val="16"/>
          <w:szCs w:val="16"/>
          <w:rPrChange w:id="420" w:author="野草" w:date="2024-04-28T15:35:08Z">
            <w:rPr>
              <w:rFonts w:hint="eastAsia"/>
            </w:rPr>
          </w:rPrChange>
        </w:rPr>
        <w:t xml:space="preserve">Fig. </w:t>
      </w:r>
      <w:r>
        <w:rPr>
          <w:rFonts w:hint="eastAsia"/>
          <w:sz w:val="16"/>
          <w:szCs w:val="16"/>
          <w:lang w:val="en-US" w:eastAsia="zh-CN"/>
          <w:rPrChange w:id="421" w:author="野草" w:date="2024-04-28T15:35:08Z">
            <w:rPr>
              <w:rFonts w:hint="eastAsia"/>
              <w:lang w:val="en-US" w:eastAsia="zh-CN"/>
            </w:rPr>
          </w:rPrChange>
        </w:rPr>
        <w:t>9</w:t>
      </w:r>
      <w:r>
        <w:rPr>
          <w:rFonts w:hint="eastAsia"/>
          <w:sz w:val="16"/>
          <w:szCs w:val="16"/>
          <w:rPrChange w:id="422" w:author="野草" w:date="2024-04-28T15:35:08Z">
            <w:rPr>
              <w:rFonts w:hint="eastAsia"/>
            </w:rPr>
          </w:rPrChange>
        </w:rPr>
        <w:t xml:space="preserve">  </w:t>
      </w:r>
      <w:r>
        <w:rPr>
          <w:rFonts w:hint="eastAsia"/>
          <w:sz w:val="16"/>
          <w:szCs w:val="16"/>
          <w:highlight w:val="none"/>
          <w:rPrChange w:id="423" w:author="野草" w:date="2024-04-28T15:35:08Z">
            <w:rPr>
              <w:highlight w:val="green"/>
            </w:rPr>
          </w:rPrChange>
        </w:rPr>
        <w:t>Marginal effects</w:t>
      </w:r>
      <w:r>
        <w:rPr>
          <w:rFonts w:hint="eastAsia"/>
          <w:sz w:val="16"/>
          <w:szCs w:val="16"/>
          <w:rPrChange w:id="424" w:author="野草" w:date="2024-04-28T15:35:08Z">
            <w:rPr/>
          </w:rPrChange>
        </w:rPr>
        <w:t xml:space="preserve"> of </w:t>
      </w:r>
      <w:r>
        <w:rPr>
          <w:rFonts w:hint="eastAsia"/>
          <w:sz w:val="16"/>
          <w:szCs w:val="16"/>
          <w:rPrChange w:id="425" w:author="野草" w:date="2024-04-28T15:35:08Z">
            <w:rPr>
              <w:rFonts w:hint="eastAsia"/>
            </w:rPr>
          </w:rPrChange>
        </w:rPr>
        <w:t xml:space="preserve">the top 4 </w:t>
      </w:r>
      <w:r>
        <w:rPr>
          <w:rFonts w:hint="eastAsia"/>
          <w:sz w:val="16"/>
          <w:szCs w:val="16"/>
          <w:highlight w:val="none"/>
          <w:lang w:val="en-US" w:eastAsia="zh-CN"/>
          <w:rPrChange w:id="426" w:author="野草" w:date="2024-04-28T15:35:08Z">
            <w:rPr>
              <w:rFonts w:hint="eastAsia"/>
              <w:highlight w:val="green"/>
              <w:lang w:val="en-US" w:eastAsia="zh-CN"/>
            </w:rPr>
          </w:rPrChange>
        </w:rPr>
        <w:t>most influential</w:t>
      </w:r>
      <w:r>
        <w:rPr>
          <w:rFonts w:hint="eastAsia"/>
          <w:sz w:val="16"/>
          <w:szCs w:val="16"/>
          <w:highlight w:val="none"/>
          <w:rPrChange w:id="427" w:author="野草" w:date="2024-04-28T15:35:08Z">
            <w:rPr>
              <w:rFonts w:hint="eastAsia"/>
              <w:highlight w:val="green"/>
            </w:rPr>
          </w:rPrChange>
        </w:rPr>
        <w:t xml:space="preserve"> factors</w:t>
      </w:r>
      <w:r>
        <w:rPr>
          <w:rFonts w:hint="eastAsia"/>
          <w:sz w:val="16"/>
          <w:szCs w:val="16"/>
          <w:rPrChange w:id="428" w:author="野草" w:date="2024-04-28T15:35:08Z">
            <w:rPr>
              <w:rFonts w:hint="eastAsia"/>
            </w:rPr>
          </w:rPrChange>
        </w:rPr>
        <w:t xml:space="preserve"> on RC</w:t>
      </w:r>
      <w:r>
        <w:rPr>
          <w:rFonts w:hint="eastAsia"/>
          <w:sz w:val="16"/>
          <w:szCs w:val="16"/>
          <w:lang w:val="en-US" w:eastAsia="zh-CN"/>
          <w:rPrChange w:id="429" w:author="野草" w:date="2024-04-28T15:35:08Z">
            <w:rPr>
              <w:rFonts w:hint="eastAsia"/>
              <w:lang w:val="en-US" w:eastAsia="zh-CN"/>
            </w:rPr>
          </w:rPrChange>
        </w:rPr>
        <w:t>D</w:t>
      </w:r>
      <w:r>
        <w:rPr>
          <w:rFonts w:hint="eastAsia"/>
          <w:sz w:val="16"/>
          <w:szCs w:val="16"/>
          <w:rPrChange w:id="430" w:author="野草" w:date="2024-04-28T15:35:08Z">
            <w:rPr>
              <w:rFonts w:hint="eastAsia"/>
            </w:rPr>
          </w:rPrChange>
        </w:rPr>
        <w:t xml:space="preserve"> on the</w:t>
      </w:r>
      <w:r>
        <w:rPr>
          <w:rFonts w:hint="eastAsia"/>
          <w:sz w:val="16"/>
          <w:szCs w:val="16"/>
          <w:highlight w:val="none"/>
          <w:rPrChange w:id="431" w:author="野草" w:date="2024-04-28T15:35:08Z">
            <w:rPr>
              <w:rFonts w:hint="eastAsia"/>
              <w:highlight w:val="green"/>
            </w:rPr>
          </w:rPrChange>
        </w:rPr>
        <w:t xml:space="preserve"> 2 case days</w:t>
      </w:r>
      <w:r>
        <w:rPr>
          <w:rFonts w:hint="eastAsia"/>
          <w:sz w:val="16"/>
          <w:szCs w:val="16"/>
          <w:rPrChange w:id="432" w:author="野草" w:date="2024-04-28T15:35:08Z">
            <w:rPr>
              <w:rFonts w:hint="eastAsia"/>
            </w:rPr>
          </w:rPrChange>
        </w:rPr>
        <w:t>.</w:t>
      </w:r>
    </w:p>
    <w:bookmarkEnd w:id="99"/>
    <w:p>
      <w:pPr>
        <w:jc w:val="center"/>
        <w:rPr>
          <w:rFonts w:hint="eastAsia"/>
        </w:rPr>
      </w:pPr>
    </w:p>
    <w:p>
      <w:pPr>
        <w:numPr>
          <w:ilvl w:val="255"/>
          <w:numId w:val="0"/>
        </w:numPr>
        <w:jc w:val="left"/>
        <w:rPr>
          <w:del w:id="433" w:author="野草" w:date="2024-04-28T15:34:32Z"/>
        </w:rPr>
      </w:pPr>
      <w:del w:id="434" w:author="野草" w:date="2024-04-28T15:34:32Z">
        <w:bookmarkStart w:id="100" w:name="OLE_LINK108"/>
        <w:r>
          <w:rPr>
            <w:rFonts w:hint="eastAsia"/>
            <w:lang w:val="en-US" w:eastAsia="zh-CN"/>
          </w:rPr>
          <w:delText>【</w:delText>
        </w:r>
        <w:bookmarkStart w:id="101" w:name="OLE_LINK110"/>
        <w:r>
          <w:rPr>
            <w:rFonts w:hint="eastAsia"/>
            <w:lang w:val="en-US" w:eastAsia="zh-CN"/>
          </w:rPr>
          <w:delText>up2024 0427 11:14】</w:delText>
        </w:r>
      </w:del>
    </w:p>
    <w:bookmarkEnd w:id="101"/>
    <w:p>
      <w:pPr>
        <w:rPr>
          <w:rFonts w:hint="default" w:eastAsia="宋体" w:cs="Times New Roman"/>
          <w:color w:val="1F1F1F"/>
          <w:szCs w:val="21"/>
          <w:highlight w:val="none"/>
          <w:lang w:val="en-US" w:eastAsia="zh-CN"/>
        </w:rPr>
      </w:pPr>
      <w:r>
        <w:rPr>
          <w:rFonts w:eastAsia="宋体" w:cs="Times New Roman"/>
          <w:color w:val="1F1F1F"/>
        </w:rPr>
        <w:t>Fig</w:t>
      </w:r>
      <w:r>
        <w:rPr>
          <w:rFonts w:hint="eastAsia" w:eastAsia="宋体" w:cs="Times New Roman"/>
          <w:color w:val="1F1F1F"/>
        </w:rPr>
        <w:t>.</w:t>
      </w:r>
      <w:r>
        <w:rPr>
          <w:rFonts w:eastAsia="宋体" w:cs="Times New Roman"/>
          <w:color w:val="1F1F1F"/>
        </w:rPr>
        <w:t xml:space="preserve"> 9 illustrates the </w:t>
      </w:r>
      <w:r>
        <w:rPr>
          <w:rFonts w:eastAsia="宋体" w:cs="Times New Roman"/>
          <w:color w:val="1F1F1F"/>
          <w:highlight w:val="green"/>
        </w:rPr>
        <w:t>marginal effects</w:t>
      </w:r>
      <w:r>
        <w:rPr>
          <w:rFonts w:eastAsia="宋体" w:cs="Times New Roman"/>
          <w:color w:val="1F1F1F"/>
        </w:rPr>
        <w:t xml:space="preserve"> of the </w:t>
      </w:r>
      <w:r>
        <w:rPr>
          <w:rFonts w:eastAsia="宋体" w:cs="Times New Roman"/>
          <w:color w:val="1F1F1F"/>
          <w:highlight w:val="green"/>
        </w:rPr>
        <w:t xml:space="preserve">top 4 </w:t>
      </w:r>
      <w:r>
        <w:rPr>
          <w:rFonts w:hint="eastAsia" w:eastAsia="宋体"/>
          <w:highlight w:val="green"/>
          <w:lang w:eastAsia="zh-CN"/>
        </w:rPr>
        <w:t>m</w:t>
      </w:r>
      <w:r>
        <w:rPr>
          <w:rFonts w:hint="eastAsia" w:eastAsia="宋体"/>
          <w:highlight w:val="green"/>
          <w:lang w:val="en-US" w:eastAsia="zh-CN"/>
        </w:rPr>
        <w:t>ost influential</w:t>
      </w:r>
      <w:r>
        <w:rPr>
          <w:rFonts w:eastAsia="宋体" w:cs="Times New Roman"/>
          <w:color w:val="1F1F1F"/>
          <w:highlight w:val="green"/>
        </w:rPr>
        <w:t xml:space="preserve"> factors</w:t>
      </w:r>
      <w:r>
        <w:rPr>
          <w:rFonts w:eastAsia="宋体" w:cs="Times New Roman"/>
          <w:color w:val="1F1F1F"/>
        </w:rPr>
        <w:t xml:space="preserve"> on RC</w:t>
      </w:r>
      <w:r>
        <w:rPr>
          <w:rFonts w:hint="eastAsia" w:eastAsia="宋体" w:cs="Times New Roman"/>
          <w:color w:val="1F1F1F"/>
          <w:lang w:val="en-US" w:eastAsia="zh-CN"/>
        </w:rPr>
        <w:t>D</w:t>
      </w:r>
      <w:r>
        <w:rPr>
          <w:rFonts w:eastAsia="宋体" w:cs="Times New Roman"/>
          <w:color w:val="1F1F1F"/>
        </w:rPr>
        <w:t>.</w:t>
      </w:r>
      <w:r>
        <w:rPr>
          <w:rFonts w:hint="eastAsia" w:eastAsia="宋体" w:cs="Times New Roman"/>
          <w:color w:val="1F1F1F"/>
        </w:rPr>
        <w:t xml:space="preserve"> O</w:t>
      </w:r>
      <w:r>
        <w:rPr>
          <w:rFonts w:eastAsia="宋体" w:cs="Times New Roman"/>
          <w:color w:val="1F1F1F"/>
        </w:rPr>
        <w:t xml:space="preserve">n </w:t>
      </w:r>
      <w:r>
        <w:rPr>
          <w:rFonts w:hint="eastAsia" w:eastAsia="宋体" w:cs="Times New Roman"/>
          <w:color w:val="1F1F1F"/>
          <w:highlight w:val="green"/>
        </w:rPr>
        <w:t>both</w:t>
      </w:r>
      <w:r>
        <w:rPr>
          <w:rFonts w:eastAsia="宋体" w:cs="Times New Roman"/>
          <w:color w:val="1F1F1F"/>
          <w:highlight w:val="green"/>
        </w:rPr>
        <w:t xml:space="preserve"> </w:t>
      </w:r>
      <w:r>
        <w:rPr>
          <w:rFonts w:hint="eastAsia" w:eastAsia="宋体" w:cs="Times New Roman"/>
          <w:color w:val="1F1F1F"/>
          <w:highlight w:val="green"/>
        </w:rPr>
        <w:t>case</w:t>
      </w:r>
      <w:r>
        <w:rPr>
          <w:rFonts w:eastAsia="宋体" w:cs="Times New Roman"/>
          <w:color w:val="1F1F1F"/>
          <w:highlight w:val="green"/>
        </w:rPr>
        <w:t xml:space="preserve"> days</w:t>
      </w:r>
      <w:r>
        <w:rPr>
          <w:rFonts w:eastAsia="宋体" w:cs="Times New Roman"/>
          <w:color w:val="1F1F1F"/>
        </w:rPr>
        <w:t xml:space="preserve">, the influences of the </w:t>
      </w:r>
      <w:r>
        <w:rPr>
          <w:rFonts w:hint="eastAsia" w:eastAsia="宋体" w:cs="Times New Roman"/>
          <w:color w:val="1F1F1F"/>
          <w:highlight w:val="green"/>
        </w:rPr>
        <w:t>2</w:t>
      </w:r>
      <w:r>
        <w:rPr>
          <w:rFonts w:eastAsia="宋体" w:cs="Times New Roman"/>
          <w:color w:val="1F1F1F"/>
          <w:highlight w:val="green"/>
        </w:rPr>
        <w:t xml:space="preserve"> topographical variables</w:t>
      </w:r>
      <w:r>
        <w:rPr>
          <w:rFonts w:eastAsia="宋体" w:cs="Times New Roman"/>
          <w:color w:val="1F1F1F"/>
        </w:rPr>
        <w:t xml:space="preserve">, namely </w:t>
      </w:r>
      <w:r>
        <w:rPr>
          <w:rFonts w:eastAsia="宋体" w:cs="Times New Roman"/>
          <w:color w:val="1F1F1F"/>
          <w:highlight w:val="cyan"/>
        </w:rPr>
        <w:t>ELE and SLP</w:t>
      </w:r>
      <w:r>
        <w:rPr>
          <w:rFonts w:eastAsia="宋体" w:cs="Times New Roman"/>
          <w:color w:val="1F1F1F"/>
        </w:rPr>
        <w:t xml:space="preserve">, on </w:t>
      </w:r>
      <w:r>
        <w:rPr>
          <w:rFonts w:hint="eastAsia" w:eastAsia="宋体" w:cs="Times New Roman"/>
          <w:color w:val="1F1F1F"/>
          <w:lang w:val="en-US" w:eastAsia="zh-CN"/>
        </w:rPr>
        <w:t>RCD</w:t>
      </w:r>
      <w:r>
        <w:rPr>
          <w:rFonts w:eastAsia="宋体" w:cs="Times New Roman"/>
          <w:color w:val="1F1F1F"/>
        </w:rPr>
        <w:t xml:space="preserve"> were characterized by </w:t>
      </w:r>
      <w:r>
        <w:rPr>
          <w:rFonts w:eastAsia="宋体" w:cs="Times New Roman"/>
          <w:color w:val="1F1F1F"/>
          <w:highlight w:val="cyan"/>
        </w:rPr>
        <w:t>ascent and descent patterns</w:t>
      </w:r>
      <w:r>
        <w:rPr>
          <w:rFonts w:eastAsia="宋体" w:cs="Times New Roman"/>
          <w:color w:val="1F1F1F"/>
        </w:rPr>
        <w:t>, respectively</w:t>
      </w:r>
      <w:r>
        <w:rPr>
          <w:rFonts w:hint="eastAsia" w:eastAsia="宋体" w:cs="Times New Roman"/>
          <w:color w:val="1F1F1F"/>
        </w:rPr>
        <w:t xml:space="preserve">. </w:t>
      </w:r>
      <w:bookmarkStart w:id="102" w:name="OLE_LINK31"/>
      <w:r>
        <w:rPr>
          <w:rFonts w:hint="eastAsia" w:eastAsia="宋体" w:cs="Times New Roman"/>
          <w:color w:val="1F1F1F"/>
          <w:lang w:val="en-US" w:eastAsia="zh-CN"/>
        </w:rPr>
        <w:t>RCD</w:t>
      </w:r>
      <w:r>
        <w:rPr>
          <w:rFonts w:eastAsia="宋体" w:cs="Times New Roman"/>
          <w:color w:val="1F1F1F"/>
        </w:rPr>
        <w:t xml:space="preserve"> exhibited </w:t>
      </w:r>
      <w:r>
        <w:rPr>
          <w:rFonts w:eastAsia="宋体" w:cs="Times New Roman"/>
          <w:color w:val="1F1F1F"/>
          <w:highlight w:val="green"/>
        </w:rPr>
        <w:t xml:space="preserve">an </w:t>
      </w:r>
      <w:r>
        <w:rPr>
          <w:rFonts w:hint="eastAsia" w:eastAsia="宋体" w:cs="Times New Roman"/>
          <w:color w:val="1F1F1F"/>
          <w:highlight w:val="green"/>
        </w:rPr>
        <w:t>upward</w:t>
      </w:r>
      <w:r>
        <w:rPr>
          <w:rFonts w:eastAsia="宋体" w:cs="Times New Roman"/>
          <w:color w:val="1F1F1F"/>
          <w:highlight w:val="green"/>
        </w:rPr>
        <w:t xml:space="preserve"> trend</w:t>
      </w:r>
      <w:r>
        <w:rPr>
          <w:rFonts w:eastAsia="宋体" w:cs="Times New Roman"/>
          <w:color w:val="1F1F1F"/>
        </w:rPr>
        <w:t xml:space="preserve"> when ELE increased from</w:t>
      </w:r>
      <w:r>
        <w:rPr>
          <w:rFonts w:eastAsia="宋体" w:cs="Times New Roman"/>
          <w:color w:val="1F1F1F"/>
          <w:highlight w:val="cyan"/>
        </w:rPr>
        <w:t xml:space="preserve"> 174.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7</w:t>
      </w:r>
      <w:r>
        <w:rPr>
          <w:rFonts w:eastAsia="宋体" w:cs="Times New Roman"/>
          <w:color w:val="1F1F1F"/>
          <w:highlight w:val="cyan"/>
        </w:rPr>
        <w:t xml:space="preserve"> to 2</w:t>
      </w:r>
      <w:r>
        <w:rPr>
          <w:rFonts w:hint="eastAsia" w:eastAsia="宋体" w:cs="Times New Roman"/>
          <w:color w:val="1F1F1F"/>
          <w:highlight w:val="cyan"/>
          <w:lang w:eastAsia="zh-CN"/>
        </w:rPr>
        <w:t>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6</w:t>
      </w:r>
      <w:r>
        <w:rPr>
          <w:rFonts w:eastAsia="宋体" w:cs="Times New Roman"/>
          <w:color w:val="1F1F1F"/>
          <w:highlight w:val="cyan"/>
        </w:rPr>
        <w:t>.</w:t>
      </w:r>
      <w:r>
        <w:rPr>
          <w:rFonts w:hint="eastAsia" w:eastAsia="宋体" w:cs="Times New Roman"/>
          <w:color w:val="1F1F1F"/>
          <w:highlight w:val="cyan"/>
          <w:lang w:eastAsia="zh-CN"/>
        </w:rPr>
        <w:t>9</w:t>
      </w:r>
      <w:r>
        <w:rPr>
          <w:rFonts w:hint="eastAsia" w:eastAsia="宋体" w:cs="Times New Roman"/>
          <w:color w:val="1F1F1F"/>
          <w:highlight w:val="cyan"/>
        </w:rPr>
        <w:t xml:space="preserve"> meters</w:t>
      </w:r>
      <w:r>
        <w:rPr>
          <w:rFonts w:eastAsia="宋体" w:cs="Times New Roman"/>
          <w:color w:val="1F1F1F"/>
          <w:highlight w:val="none"/>
        </w:rPr>
        <w:t xml:space="preserve"> on the </w:t>
      </w:r>
      <w:r>
        <w:rPr>
          <w:rFonts w:eastAsia="宋体" w:cs="Times New Roman"/>
          <w:color w:val="1F1F1F"/>
          <w:highlight w:val="green"/>
        </w:rPr>
        <w:t>normal summer day</w:t>
      </w:r>
      <w:r>
        <w:rPr>
          <w:rFonts w:eastAsia="宋体" w:cs="Times New Roman"/>
          <w:color w:val="1F1F1F"/>
          <w:highlight w:val="none"/>
        </w:rPr>
        <w:t xml:space="preserve"> and from </w:t>
      </w:r>
      <w:r>
        <w:rPr>
          <w:rFonts w:eastAsia="宋体" w:cs="Times New Roman"/>
          <w:color w:val="1F1F1F"/>
          <w:highlight w:val="cyan"/>
        </w:rPr>
        <w:t>17</w:t>
      </w:r>
      <w:r>
        <w:rPr>
          <w:rFonts w:hint="eastAsia" w:eastAsia="宋体" w:cs="Times New Roman"/>
          <w:color w:val="1F1F1F"/>
          <w:highlight w:val="cyan"/>
          <w:lang w:eastAsia="zh-CN"/>
        </w:rPr>
        <w:t>5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.2</w:t>
      </w:r>
      <w:r>
        <w:rPr>
          <w:rFonts w:eastAsia="宋体" w:cs="Times New Roman"/>
          <w:color w:val="1F1F1F"/>
          <w:highlight w:val="cyan"/>
        </w:rPr>
        <w:t xml:space="preserve"> to 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30</w:t>
      </w:r>
      <w:r>
        <w:rPr>
          <w:rFonts w:eastAsia="宋体" w:cs="Times New Roman"/>
          <w:color w:val="1F1F1F"/>
          <w:highlight w:val="cyan"/>
        </w:rPr>
        <w:t>.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0</w:t>
      </w:r>
      <w:r>
        <w:rPr>
          <w:rFonts w:hint="eastAsia" w:eastAsia="宋体" w:cs="Times New Roman"/>
          <w:color w:val="1F1F1F"/>
          <w:highlight w:val="cyan"/>
        </w:rPr>
        <w:t xml:space="preserve"> meters</w:t>
      </w:r>
      <w:r>
        <w:rPr>
          <w:rFonts w:eastAsia="宋体" w:cs="Times New Roman"/>
          <w:color w:val="1F1F1F"/>
          <w:highlight w:val="none"/>
        </w:rPr>
        <w:t xml:space="preserve"> on the </w:t>
      </w:r>
      <w:r>
        <w:rPr>
          <w:rFonts w:eastAsia="宋体" w:cs="Times New Roman"/>
          <w:color w:val="1F1F1F"/>
          <w:highlight w:val="green"/>
        </w:rPr>
        <w:t>extremely hot day</w:t>
      </w:r>
      <w:r>
        <w:rPr>
          <w:rFonts w:eastAsia="宋体" w:cs="Times New Roman"/>
          <w:color w:val="1F1F1F"/>
          <w:highlight w:val="none"/>
        </w:rPr>
        <w:t xml:space="preserve">. </w:t>
      </w:r>
      <w:bookmarkEnd w:id="102"/>
      <w:r>
        <w:rPr>
          <w:rFonts w:eastAsia="宋体" w:cs="Times New Roman"/>
          <w:color w:val="1F1F1F"/>
          <w:highlight w:val="none"/>
        </w:rPr>
        <w:t xml:space="preserve">Meanwhile, </w:t>
      </w:r>
      <w:r>
        <w:rPr>
          <w:rFonts w:eastAsia="宋体" w:cs="Times New Roman"/>
          <w:color w:val="1F1F1F"/>
          <w:highlight w:val="cyan"/>
        </w:rPr>
        <w:t>opposing trends</w:t>
      </w:r>
      <w:r>
        <w:rPr>
          <w:rFonts w:eastAsia="宋体" w:cs="Times New Roman"/>
          <w:color w:val="1F1F1F"/>
          <w:highlight w:val="none"/>
        </w:rPr>
        <w:t xml:space="preserve"> in RC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D</w:t>
      </w:r>
      <w:r>
        <w:rPr>
          <w:rFonts w:eastAsia="宋体" w:cs="Times New Roman"/>
          <w:color w:val="1F1F1F"/>
          <w:highlight w:val="none"/>
        </w:rPr>
        <w:t xml:space="preserve"> </w:t>
      </w:r>
      <w:r>
        <w:rPr>
          <w:rFonts w:eastAsia="宋体" w:cs="Times New Roman"/>
          <w:color w:val="1F1F1F"/>
          <w:highlight w:val="green"/>
        </w:rPr>
        <w:t>were observed</w:t>
      </w:r>
      <w:r>
        <w:rPr>
          <w:rFonts w:eastAsia="宋体" w:cs="Times New Roman"/>
          <w:color w:val="1F1F1F"/>
          <w:highlight w:val="none"/>
        </w:rPr>
        <w:t xml:space="preserve"> when SLP increased within the ranges of </w:t>
      </w:r>
      <w:bookmarkStart w:id="103" w:name="OLE_LINK34"/>
      <w:r>
        <w:rPr>
          <w:rFonts w:eastAsia="宋体" w:cs="Times New Roman"/>
          <w:color w:val="1F1F1F"/>
          <w:highlight w:val="cyan"/>
        </w:rPr>
        <w:t>8.</w:t>
      </w:r>
      <w:r>
        <w:rPr>
          <w:rFonts w:hint="eastAsia" w:eastAsia="宋体" w:cs="Times New Roman"/>
          <w:color w:val="1F1F1F"/>
          <w:highlight w:val="cyan"/>
          <w:lang w:eastAsia="zh-CN"/>
        </w:rPr>
        <w:t>9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°</w:t>
      </w:r>
      <w:r>
        <w:rPr>
          <w:rFonts w:eastAsia="宋体" w:cs="Times New Roman"/>
          <w:color w:val="1F1F1F"/>
          <w:highlight w:val="cyan"/>
        </w:rPr>
        <w:t xml:space="preserve"> to </w:t>
      </w:r>
      <w:r>
        <w:rPr>
          <w:rFonts w:hint="eastAsia" w:eastAsia="宋体" w:cs="Times New Roman"/>
          <w:color w:val="1F1F1F"/>
          <w:highlight w:val="cyan"/>
          <w:lang w:eastAsia="zh-CN"/>
        </w:rPr>
        <w:t>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5.0°</w:t>
      </w:r>
      <w:bookmarkEnd w:id="103"/>
      <w:r>
        <w:rPr>
          <w:rFonts w:eastAsia="宋体" w:cs="Times New Roman"/>
          <w:color w:val="1F1F1F"/>
          <w:highlight w:val="none"/>
        </w:rPr>
        <w:t xml:space="preserve"> and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10.4°</w:t>
      </w:r>
      <w:r>
        <w:rPr>
          <w:rFonts w:eastAsia="宋体" w:cs="Times New Roman"/>
          <w:color w:val="1F1F1F"/>
          <w:highlight w:val="cyan"/>
        </w:rPr>
        <w:t xml:space="preserve"> to 22.</w:t>
      </w:r>
      <w:r>
        <w:rPr>
          <w:rFonts w:hint="eastAsia" w:eastAsia="宋体" w:cs="Times New Roman"/>
          <w:color w:val="1F1F1F"/>
          <w:highlight w:val="cyan"/>
          <w:lang w:eastAsia="zh-CN"/>
        </w:rPr>
        <w:t>8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°</w:t>
      </w:r>
      <w:r>
        <w:rPr>
          <w:rFonts w:eastAsia="宋体" w:cs="Times New Roman"/>
          <w:color w:val="1F1F1F"/>
          <w:highlight w:val="none"/>
        </w:rPr>
        <w:t xml:space="preserve"> on th</w:t>
      </w:r>
      <w:r>
        <w:rPr>
          <w:rFonts w:hint="eastAsia" w:eastAsia="宋体" w:cs="Times New Roman"/>
          <w:color w:val="1F1F1F"/>
          <w:highlight w:val="none"/>
          <w:lang w:eastAsia="zh-CN"/>
        </w:rPr>
        <w:t>e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se day</w:t>
      </w:r>
      <w:r>
        <w:rPr>
          <w:rFonts w:eastAsia="宋体" w:cs="Times New Roman"/>
          <w:color w:val="1F1F1F"/>
          <w:highlight w:val="none"/>
        </w:rPr>
        <w:t>s.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Similar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to the effects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on RCI, the effects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 xml:space="preserve">PD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on RCD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can be </w:t>
      </w:r>
      <w:bookmarkStart w:id="104" w:name="OLE_LINK35"/>
      <w:r>
        <w:rPr>
          <w:rFonts w:hint="eastAsia" w:eastAsia="宋体" w:cs="Times New Roman"/>
          <w:color w:val="1F1F1F"/>
          <w:highlight w:val="green"/>
          <w:lang w:val="en-US" w:eastAsia="zh-CN"/>
        </w:rPr>
        <w:t>characterized</w:t>
      </w:r>
      <w:bookmarkEnd w:id="104"/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by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fluctuating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down</w:t>
      </w:r>
      <w:r>
        <w:rPr>
          <w:rFonts w:hint="eastAsia" w:eastAsia="宋体" w:cs="Times New Roman"/>
          <w:color w:val="1F1F1F"/>
          <w:szCs w:val="21"/>
          <w:highlight w:val="cyan"/>
        </w:rPr>
        <w:t>ward trend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2 case days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fourth most influential factor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normal summer day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AI_I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, which was </w:t>
      </w:r>
      <w:bookmarkStart w:id="105" w:name="OLE_LINK37"/>
      <w:r>
        <w:rPr>
          <w:rFonts w:hint="eastAsia" w:eastAsia="宋体" w:cs="Times New Roman"/>
          <w:color w:val="1F1F1F"/>
          <w:highlight w:val="green"/>
          <w:lang w:val="en-US" w:eastAsia="zh-CN"/>
        </w:rPr>
        <w:t>characterized</w:t>
      </w:r>
      <w:bookmarkEnd w:id="105"/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 by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a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fluctuating ascent pattern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within the range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3.9</w:t>
      </w:r>
      <w:del w:id="435" w:author="野草" w:date="2024-04-28T15:12:02Z">
        <w:r>
          <w:rPr>
            <w:rFonts w:hint="eastAsia" w:eastAsia="宋体" w:cs="Times New Roman"/>
            <w:color w:val="1F1F1F"/>
            <w:szCs w:val="21"/>
            <w:highlight w:val="cyan"/>
            <w:lang w:val="en-US" w:eastAsia="zh-CN"/>
          </w:rPr>
          <w:delText xml:space="preserve"> </w:delText>
        </w:r>
      </w:del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% - 94.5</w:t>
      </w:r>
      <w:del w:id="436" w:author="野草" w:date="2024-04-28T15:12:05Z">
        <w:r>
          <w:rPr>
            <w:rFonts w:hint="eastAsia" w:eastAsia="宋体" w:cs="Times New Roman"/>
            <w:color w:val="1F1F1F"/>
            <w:szCs w:val="21"/>
            <w:highlight w:val="cyan"/>
            <w:lang w:val="en-US" w:eastAsia="zh-CN"/>
          </w:rPr>
          <w:delText xml:space="preserve"> </w:delText>
        </w:r>
      </w:del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%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extremely hot day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,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fourth most influential factor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became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PLAND_V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corresponding effect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can be primarily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described by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an increase followed by a rapid decrease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It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can be derived that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the effect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vegetation cover ratio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RCD was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complicated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>.</w:t>
      </w:r>
    </w:p>
    <w:p>
      <w:pPr>
        <w:rPr>
          <w:rFonts w:eastAsia="宋体" w:cs="Times New Roman"/>
          <w:color w:val="1F1F1F"/>
        </w:rPr>
      </w:pPr>
    </w:p>
    <w:p>
      <w:pPr>
        <w:numPr>
          <w:ilvl w:val="255"/>
          <w:numId w:val="0"/>
        </w:numPr>
        <w:jc w:val="left"/>
        <w:rPr>
          <w:del w:id="437" w:author="野草" w:date="2024-04-28T15:34:34Z"/>
        </w:rPr>
      </w:pPr>
      <w:del w:id="438" w:author="野草" w:date="2024-04-28T15:34:34Z">
        <w:r>
          <w:rPr>
            <w:rFonts w:hint="eastAsia"/>
            <w:lang w:val="en-US" w:eastAsia="zh-CN"/>
          </w:rPr>
          <w:delText>【up2024 0427 11:14】</w:delText>
        </w:r>
      </w:del>
    </w:p>
    <w:p>
      <w:pPr>
        <w:jc w:val="left"/>
        <w:rPr>
          <w:rFonts w:hint="eastAsia"/>
        </w:rPr>
      </w:pP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Similar to the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influences on RCI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the top 4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most influential factors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for CRCI</w:t>
      </w:r>
      <w:r>
        <w:rPr>
          <w:rFonts w:eastAsia="宋体" w:cs="Times New Roman"/>
          <w:color w:val="1F1F1F"/>
          <w:highlight w:val="none"/>
        </w:rPr>
        <w:t xml:space="preserve">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in sequence were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ELE, SLP, PD and RW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on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normal summer day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and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 xml:space="preserve">ELE, PD, SLP and RW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on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extremely hot day.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marginal effects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ELE and SLP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were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characterized by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ascent and descent patterns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respectively. The influences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PD and RW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were relatively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fluctuating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showing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descent and ascent patterns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as a whole.</w:t>
      </w:r>
    </w:p>
    <w:bookmarkEnd w:id="100"/>
    <w:p>
      <w:pPr>
        <w:jc w:val="center"/>
        <w:rPr>
          <w:rFonts w:hint="eastAsia" w:eastAsiaTheme="minorEastAsia"/>
          <w:lang w:eastAsia="zh-CN"/>
        </w:rPr>
      </w:pPr>
      <w:del w:id="439" w:author="野草" w:date="2024-04-28T16:43:12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2486025" cy="3108325"/>
              <wp:effectExtent l="0" t="0" r="3175" b="3175"/>
              <wp:docPr id="20" name="图片 20" descr="FIG_MEXY_crci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图片 20" descr="FIG_MEXY_crci"/>
                      <pic:cNvPicPr>
                        <a:picLocks noChangeAspect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86025" cy="3108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41" w:author="野草" w:date="2024-04-28T16:42:08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3027045" cy="3785235"/>
              <wp:effectExtent l="0" t="0" r="8255" b="12065"/>
              <wp:docPr id="21" name="图片 21" descr="FIG_MEXY_crci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图片 21" descr="FIG_MEXY_crci"/>
                      <pic:cNvPicPr>
                        <a:picLocks noChangeAspect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27045" cy="37852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jc w:val="center"/>
        <w:rPr>
          <w:rFonts w:hint="eastAsia" w:eastAsiaTheme="minorEastAsia"/>
          <w:lang w:eastAsia="zh-CN"/>
        </w:rPr>
      </w:pPr>
    </w:p>
    <w:p>
      <w:pPr>
        <w:numPr>
          <w:ilvl w:val="255"/>
          <w:numId w:val="0"/>
        </w:numPr>
        <w:jc w:val="center"/>
        <w:rPr>
          <w:del w:id="443" w:author="野草" w:date="2024-04-28T15:34:36Z"/>
        </w:rPr>
      </w:pPr>
      <w:del w:id="444" w:author="野草" w:date="2024-04-28T15:34:36Z">
        <w:r>
          <w:rPr>
            <w:rFonts w:hint="eastAsia"/>
            <w:lang w:val="en-US" w:eastAsia="zh-CN"/>
          </w:rPr>
          <w:delText>【up2024 0426 20:41】</w:delText>
        </w:r>
      </w:del>
    </w:p>
    <w:p>
      <w:pPr>
        <w:jc w:val="center"/>
        <w:rPr>
          <w:rFonts w:hint="eastAsia"/>
          <w:sz w:val="16"/>
          <w:szCs w:val="16"/>
          <w:rPrChange w:id="445" w:author="野草" w:date="2024-04-28T15:35:01Z">
            <w:rPr>
              <w:rFonts w:hint="eastAsia"/>
            </w:rPr>
          </w:rPrChange>
        </w:rPr>
      </w:pPr>
      <w:r>
        <w:rPr>
          <w:rFonts w:hint="eastAsia"/>
          <w:sz w:val="16"/>
          <w:szCs w:val="16"/>
          <w:rPrChange w:id="446" w:author="野草" w:date="2024-04-28T15:35:01Z">
            <w:rPr>
              <w:rFonts w:hint="eastAsia"/>
            </w:rPr>
          </w:rPrChange>
        </w:rPr>
        <w:t xml:space="preserve">Fig. </w:t>
      </w:r>
      <w:r>
        <w:rPr>
          <w:rFonts w:hint="eastAsia"/>
          <w:sz w:val="16"/>
          <w:szCs w:val="16"/>
          <w:lang w:val="en-US" w:eastAsia="zh-CN"/>
          <w:rPrChange w:id="447" w:author="野草" w:date="2024-04-28T15:35:01Z">
            <w:rPr>
              <w:rFonts w:hint="eastAsia"/>
              <w:lang w:val="en-US" w:eastAsia="zh-CN"/>
            </w:rPr>
          </w:rPrChange>
        </w:rPr>
        <w:t>10</w:t>
      </w:r>
      <w:r>
        <w:rPr>
          <w:rFonts w:hint="eastAsia"/>
          <w:sz w:val="16"/>
          <w:szCs w:val="16"/>
          <w:rPrChange w:id="448" w:author="野草" w:date="2024-04-28T15:35:01Z">
            <w:rPr>
              <w:rFonts w:hint="eastAsia"/>
            </w:rPr>
          </w:rPrChange>
        </w:rPr>
        <w:t xml:space="preserve">  </w:t>
      </w:r>
      <w:r>
        <w:rPr>
          <w:sz w:val="16"/>
          <w:szCs w:val="16"/>
          <w:highlight w:val="green"/>
          <w:rPrChange w:id="449" w:author="野草" w:date="2024-04-28T15:35:01Z">
            <w:rPr>
              <w:highlight w:val="green"/>
            </w:rPr>
          </w:rPrChange>
        </w:rPr>
        <w:t>Marginal effects</w:t>
      </w:r>
      <w:r>
        <w:rPr>
          <w:sz w:val="16"/>
          <w:szCs w:val="16"/>
          <w:rPrChange w:id="450" w:author="野草" w:date="2024-04-28T15:35:01Z">
            <w:rPr/>
          </w:rPrChange>
        </w:rPr>
        <w:t xml:space="preserve"> of </w:t>
      </w:r>
      <w:r>
        <w:rPr>
          <w:rFonts w:hint="eastAsia"/>
          <w:sz w:val="16"/>
          <w:szCs w:val="16"/>
          <w:rPrChange w:id="451" w:author="野草" w:date="2024-04-28T15:35:01Z">
            <w:rPr>
              <w:rFonts w:hint="eastAsia"/>
            </w:rPr>
          </w:rPrChange>
        </w:rPr>
        <w:t xml:space="preserve">the top 4 </w:t>
      </w:r>
      <w:r>
        <w:rPr>
          <w:rFonts w:hint="eastAsia"/>
          <w:sz w:val="16"/>
          <w:szCs w:val="16"/>
          <w:highlight w:val="green"/>
          <w:lang w:val="en-US" w:eastAsia="zh-CN"/>
          <w:rPrChange w:id="452" w:author="野草" w:date="2024-04-28T15:35:01Z">
            <w:rPr>
              <w:rFonts w:hint="eastAsia"/>
              <w:highlight w:val="green"/>
              <w:lang w:val="en-US" w:eastAsia="zh-CN"/>
            </w:rPr>
          </w:rPrChange>
        </w:rPr>
        <w:t>most influential</w:t>
      </w:r>
      <w:r>
        <w:rPr>
          <w:rFonts w:hint="eastAsia"/>
          <w:sz w:val="16"/>
          <w:szCs w:val="16"/>
          <w:highlight w:val="green"/>
          <w:rPrChange w:id="453" w:author="野草" w:date="2024-04-28T15:35:01Z">
            <w:rPr>
              <w:rFonts w:hint="eastAsia"/>
              <w:highlight w:val="green"/>
            </w:rPr>
          </w:rPrChange>
        </w:rPr>
        <w:t xml:space="preserve"> factors</w:t>
      </w:r>
      <w:r>
        <w:rPr>
          <w:rFonts w:hint="eastAsia"/>
          <w:sz w:val="16"/>
          <w:szCs w:val="16"/>
          <w:rPrChange w:id="454" w:author="野草" w:date="2024-04-28T15:35:01Z">
            <w:rPr>
              <w:rFonts w:hint="eastAsia"/>
            </w:rPr>
          </w:rPrChange>
        </w:rPr>
        <w:t xml:space="preserve"> on </w:t>
      </w:r>
      <w:r>
        <w:rPr>
          <w:rFonts w:hint="eastAsia"/>
          <w:sz w:val="16"/>
          <w:szCs w:val="16"/>
          <w:lang w:val="en-US" w:eastAsia="zh-CN"/>
          <w:rPrChange w:id="455" w:author="野草" w:date="2024-04-28T15:35:01Z">
            <w:rPr>
              <w:rFonts w:hint="eastAsia"/>
              <w:lang w:val="en-US" w:eastAsia="zh-CN"/>
            </w:rPr>
          </w:rPrChange>
        </w:rPr>
        <w:t>C</w:t>
      </w:r>
      <w:r>
        <w:rPr>
          <w:rFonts w:hint="eastAsia"/>
          <w:sz w:val="16"/>
          <w:szCs w:val="16"/>
          <w:rPrChange w:id="456" w:author="野草" w:date="2024-04-28T15:35:01Z">
            <w:rPr>
              <w:rFonts w:hint="eastAsia"/>
            </w:rPr>
          </w:rPrChange>
        </w:rPr>
        <w:t>RC</w:t>
      </w:r>
      <w:r>
        <w:rPr>
          <w:rFonts w:hint="eastAsia"/>
          <w:sz w:val="16"/>
          <w:szCs w:val="16"/>
          <w:lang w:val="en-US" w:eastAsia="zh-CN"/>
          <w:rPrChange w:id="457" w:author="野草" w:date="2024-04-28T15:35:01Z">
            <w:rPr>
              <w:rFonts w:hint="eastAsia"/>
              <w:lang w:val="en-US" w:eastAsia="zh-CN"/>
            </w:rPr>
          </w:rPrChange>
        </w:rPr>
        <w:t>I</w:t>
      </w:r>
      <w:r>
        <w:rPr>
          <w:rFonts w:hint="eastAsia"/>
          <w:sz w:val="16"/>
          <w:szCs w:val="16"/>
          <w:rPrChange w:id="458" w:author="野草" w:date="2024-04-28T15:35:01Z">
            <w:rPr>
              <w:rFonts w:hint="eastAsia"/>
            </w:rPr>
          </w:rPrChange>
        </w:rPr>
        <w:t xml:space="preserve"> on the</w:t>
      </w:r>
      <w:r>
        <w:rPr>
          <w:rFonts w:hint="eastAsia"/>
          <w:sz w:val="16"/>
          <w:szCs w:val="16"/>
          <w:highlight w:val="green"/>
          <w:rPrChange w:id="459" w:author="野草" w:date="2024-04-28T15:35:01Z">
            <w:rPr>
              <w:rFonts w:hint="eastAsia"/>
              <w:highlight w:val="green"/>
            </w:rPr>
          </w:rPrChange>
        </w:rPr>
        <w:t xml:space="preserve"> 2 case days</w:t>
      </w:r>
      <w:r>
        <w:rPr>
          <w:rFonts w:hint="eastAsia"/>
          <w:sz w:val="16"/>
          <w:szCs w:val="16"/>
          <w:rPrChange w:id="460" w:author="野草" w:date="2024-04-28T15:35:01Z">
            <w:rPr>
              <w:rFonts w:hint="eastAsia"/>
            </w:rPr>
          </w:rPrChange>
        </w:rPr>
        <w:t>.</w:t>
      </w:r>
    </w:p>
    <w:p>
      <w:pPr>
        <w:jc w:val="center"/>
        <w:rPr>
          <w:rFonts w:hint="eastAsia"/>
        </w:rPr>
      </w:pPr>
    </w:p>
    <w:p>
      <w:pPr>
        <w:jc w:val="center"/>
      </w:pPr>
    </w:p>
    <w:p>
      <w:pPr>
        <w:jc w:val="center"/>
      </w:pPr>
      <w:bookmarkStart w:id="106" w:name="OLE_LINK28"/>
    </w:p>
    <w:bookmarkEnd w:id="106"/>
    <w:p>
      <w:pPr>
        <w:pStyle w:val="3"/>
        <w:numPr>
          <w:ilvl w:val="0"/>
          <w:numId w:val="1"/>
        </w:numPr>
      </w:pPr>
      <w:r>
        <w:rPr>
          <w:rFonts w:hint="eastAsia"/>
        </w:rPr>
        <w:t>Discussions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The impacts of influencing factors on river cooling effects</w:t>
      </w:r>
    </w:p>
    <w:p>
      <w:pPr>
        <w:numPr>
          <w:ilvl w:val="255"/>
          <w:numId w:val="0"/>
        </w:numPr>
        <w:jc w:val="left"/>
        <w:rPr>
          <w:del w:id="461" w:author="野草" w:date="2024-04-28T15:34:38Z"/>
        </w:rPr>
      </w:pPr>
      <w:del w:id="462" w:author="野草" w:date="2024-04-28T15:34:38Z">
        <w:bookmarkStart w:id="107" w:name="OLE_LINK117"/>
        <w:bookmarkStart w:id="108" w:name="OLE_LINK32"/>
        <w:r>
          <w:rPr>
            <w:rFonts w:hint="eastAsia"/>
            <w:lang w:val="en-US" w:eastAsia="zh-CN"/>
          </w:rPr>
          <w:delText>【up2024 0427 15:48】</w:delText>
        </w:r>
      </w:del>
    </w:p>
    <w:bookmarkEnd w:id="107"/>
    <w:p>
      <w:pPr>
        <w:widowControl/>
        <w:numPr>
          <w:ilvl w:val="255"/>
          <w:numId w:val="0"/>
        </w:numPr>
        <w:jc w:val="left"/>
      </w:pPr>
      <w:r>
        <w:rPr>
          <w:rFonts w:hint="eastAsia"/>
        </w:rPr>
        <w:t xml:space="preserve">As illustrated in </w:t>
      </w:r>
      <w:r>
        <w:rPr>
          <w:rFonts w:hint="eastAsia"/>
          <w:highlight w:val="cyan"/>
        </w:rPr>
        <w:t>Fig. 4</w:t>
      </w:r>
      <w:r>
        <w:rPr>
          <w:rFonts w:hint="eastAsia"/>
          <w:highlight w:val="cyan"/>
          <w:lang w:val="en-US" w:eastAsia="zh-CN"/>
        </w:rPr>
        <w:t xml:space="preserve"> - 6</w:t>
      </w:r>
      <w:r>
        <w:rPr>
          <w:rFonts w:hint="eastAsia"/>
        </w:rPr>
        <w:t>, this investigation reveal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similar spatial patterns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between the</w:t>
      </w:r>
      <w:r>
        <w:rPr>
          <w:rFonts w:hint="eastAsia"/>
          <w:highlight w:val="green"/>
        </w:rPr>
        <w:t xml:space="preserve"> 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Notably, greater </w:t>
      </w:r>
      <w:r>
        <w:rPr>
          <w:rFonts w:hint="eastAsia"/>
          <w:highlight w:val="green"/>
        </w:rPr>
        <w:t>temperature reductions</w:t>
      </w:r>
      <w:r>
        <w:rPr>
          <w:rFonts w:hint="eastAsia"/>
        </w:rPr>
        <w:t xml:space="preserve"> were observed in </w:t>
      </w:r>
      <w:r>
        <w:rPr>
          <w:rFonts w:hint="eastAsia"/>
          <w:highlight w:val="green"/>
        </w:rPr>
        <w:t>suburban areas</w:t>
      </w:r>
      <w:r>
        <w:rPr>
          <w:rFonts w:hint="eastAsia"/>
        </w:rPr>
        <w:t xml:space="preserve"> characterized by </w:t>
      </w:r>
      <w:r>
        <w:rPr>
          <w:rFonts w:hint="eastAsia"/>
          <w:highlight w:val="green"/>
        </w:rPr>
        <w:t>sparse architectural layouts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In addition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>average RCI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5.5 °C</w:t>
      </w:r>
      <w:r>
        <w:rPr>
          <w:rFonts w:hint="eastAsia"/>
          <w:highlight w:val="cyan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o</w:t>
      </w:r>
      <w:r>
        <w:rPr>
          <w:rFonts w:hint="eastAsia"/>
        </w:rPr>
        <w:t xml:space="preserve">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consistent with </w:t>
      </w:r>
      <w:r>
        <w:rPr>
          <w:rFonts w:hint="eastAsia"/>
          <w:highlight w:val="green"/>
        </w:rPr>
        <w:t>findings</w:t>
      </w:r>
      <w:r>
        <w:rPr>
          <w:rFonts w:hint="eastAsia"/>
        </w:rPr>
        <w:t xml:space="preserve"> from </w:t>
      </w:r>
      <w:r>
        <w:rPr>
          <w:rFonts w:hint="eastAsia"/>
          <w:highlight w:val="green"/>
        </w:rPr>
        <w:t>prior studies</w:t>
      </w:r>
      <w:r>
        <w:rPr>
          <w:rFonts w:hint="eastAsia"/>
          <w:highlight w:val="none"/>
          <w:lang w:val="en-US" w:eastAsia="zh-CN"/>
        </w:rPr>
        <w:t xml:space="preserve"> targeting at other types of </w:t>
      </w:r>
      <w:r>
        <w:rPr>
          <w:rFonts w:hint="eastAsia"/>
          <w:highlight w:val="green"/>
          <w:lang w:val="en-US" w:eastAsia="zh-CN"/>
        </w:rPr>
        <w:t>water bodies</w:t>
      </w:r>
      <w:r>
        <w:rPr>
          <w:rFonts w:hint="eastAsia"/>
        </w:rPr>
        <w:t xml:space="preserve"> (</w:t>
      </w:r>
      <w:bookmarkStart w:id="109" w:name="OLE_LINK111"/>
      <w:r>
        <w:rPr>
          <w:rFonts w:hint="eastAsia"/>
        </w:rPr>
        <w:t xml:space="preserve">Manteghi </w:t>
      </w:r>
      <w:bookmarkEnd w:id="109"/>
      <w:r>
        <w:rPr>
          <w:rFonts w:hint="eastAsia"/>
        </w:rPr>
        <w:t xml:space="preserve">et al., 2015). When compared to </w:t>
      </w:r>
      <w:r>
        <w:rPr>
          <w:rFonts w:hint="eastAsia"/>
          <w:highlight w:val="green"/>
        </w:rPr>
        <w:t>the cooling intensity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less than 4 °C </w:t>
      </w:r>
      <w:r>
        <w:rPr>
          <w:rFonts w:hint="eastAsia"/>
        </w:rPr>
        <w:t>near</w:t>
      </w:r>
      <w:r>
        <w:rPr>
          <w:rFonts w:hint="eastAsia"/>
          <w:highlight w:val="green"/>
        </w:rPr>
        <w:t xml:space="preserve"> the Huangpu River</w:t>
      </w:r>
      <w:r>
        <w:rPr>
          <w:rFonts w:hint="eastAsia"/>
        </w:rPr>
        <w:t xml:space="preserve"> reported in Shanghai, our observed intensity </w:t>
      </w:r>
      <w:r>
        <w:rPr>
          <w:rFonts w:hint="eastAsia"/>
          <w:highlight w:val="green"/>
        </w:rPr>
        <w:t>was significantly higher</w:t>
      </w:r>
      <w:r>
        <w:rPr>
          <w:rFonts w:hint="eastAsia"/>
        </w:rPr>
        <w:t xml:space="preserve"> (Du et al., 2016). This contrast </w:t>
      </w:r>
      <w:r>
        <w:rPr>
          <w:rFonts w:hint="eastAsia"/>
          <w:highlight w:val="green"/>
        </w:rPr>
        <w:t>can be explained by</w:t>
      </w:r>
      <w:r>
        <w:rPr>
          <w:rFonts w:hint="eastAsia"/>
        </w:rPr>
        <w:t xml:space="preserve"> the difference in </w:t>
      </w:r>
      <w:r>
        <w:rPr>
          <w:rFonts w:hint="eastAsia"/>
          <w:highlight w:val="green"/>
        </w:rPr>
        <w:t>river width</w:t>
      </w:r>
      <w:r>
        <w:rPr>
          <w:rFonts w:hint="eastAsia"/>
        </w:rPr>
        <w:t xml:space="preserve">, as </w:t>
      </w:r>
      <w:r>
        <w:rPr>
          <w:rFonts w:hint="eastAsia"/>
          <w:highlight w:val="green"/>
        </w:rPr>
        <w:t xml:space="preserve">the </w:t>
      </w:r>
      <w:r>
        <w:rPr>
          <w:rFonts w:hint="eastAsia"/>
          <w:highlight w:val="green"/>
          <w:lang w:eastAsia="zh-CN"/>
        </w:rPr>
        <w:t>a</w:t>
      </w:r>
      <w:r>
        <w:rPr>
          <w:rFonts w:hint="eastAsia"/>
          <w:highlight w:val="green"/>
          <w:lang w:val="en-US" w:eastAsia="zh-CN"/>
        </w:rPr>
        <w:t xml:space="preserve">verage river width </w:t>
      </w:r>
      <w:r>
        <w:rPr>
          <w:rFonts w:hint="eastAsia"/>
          <w:highlight w:val="none"/>
          <w:lang w:val="en-US" w:eastAsia="zh-CN"/>
        </w:rPr>
        <w:t xml:space="preserve">in Chongqing is larger than </w:t>
      </w:r>
      <w:r>
        <w:rPr>
          <w:rFonts w:hint="eastAsia"/>
          <w:highlight w:val="green"/>
          <w:lang w:val="en-US" w:eastAsia="zh-CN"/>
        </w:rPr>
        <w:t>that of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the Huangpu River</w:t>
      </w:r>
      <w:r>
        <w:rPr>
          <w:rFonts w:hint="eastAsia"/>
        </w:rPr>
        <w:t xml:space="preserve">. Furthermore, </w:t>
      </w:r>
      <w:r>
        <w:rPr>
          <w:rFonts w:hint="eastAsia"/>
          <w:highlight w:val="green"/>
        </w:rPr>
        <w:t>background weather conditions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surrounding urban characteristics</w:t>
      </w:r>
      <w:r>
        <w:rPr>
          <w:rFonts w:hint="eastAsia"/>
        </w:rPr>
        <w:t xml:space="preserve"> were potential </w:t>
      </w:r>
      <w:r>
        <w:rPr>
          <w:rFonts w:hint="eastAsia"/>
          <w:highlight w:val="green"/>
        </w:rPr>
        <w:t>contributors</w:t>
      </w:r>
      <w:r>
        <w:rPr>
          <w:rFonts w:hint="eastAsia"/>
        </w:rPr>
        <w:t xml:space="preserve"> to the observed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  <w:jc w:val="left"/>
        <w:rPr>
          <w:del w:id="463" w:author="野草" w:date="2024-04-28T15:34:39Z"/>
        </w:rPr>
      </w:pPr>
      <w:del w:id="464" w:author="野草" w:date="2024-04-28T15:34:39Z">
        <w:r>
          <w:rPr>
            <w:rFonts w:hint="eastAsia"/>
            <w:lang w:val="en-US" w:eastAsia="zh-CN"/>
          </w:rPr>
          <w:delText>【up2024 0427 15:48】</w:delText>
        </w:r>
      </w:del>
    </w:p>
    <w:p>
      <w:pPr>
        <w:numPr>
          <w:ilvl w:val="255"/>
          <w:numId w:val="0"/>
        </w:numPr>
      </w:pPr>
      <w:r>
        <w:rPr>
          <w:rFonts w:hint="eastAsia"/>
        </w:rPr>
        <w:t xml:space="preserve">As </w:t>
      </w:r>
      <w:r>
        <w:rPr>
          <w:rFonts w:hint="eastAsia"/>
          <w:highlight w:val="green"/>
        </w:rPr>
        <w:t>global warming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urbanization</w:t>
      </w:r>
      <w:r>
        <w:rPr>
          <w:rFonts w:hint="eastAsia"/>
        </w:rPr>
        <w:t xml:space="preserve"> continue, </w:t>
      </w:r>
      <w:r>
        <w:rPr>
          <w:rFonts w:hint="eastAsia"/>
          <w:highlight w:val="green"/>
        </w:rPr>
        <w:t>the increase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adverse 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future extreme heatwaves</w:t>
      </w:r>
      <w:r>
        <w:rPr>
          <w:rFonts w:hint="eastAsia"/>
        </w:rPr>
        <w:t xml:space="preserve"> becomes inevitable. Consequently, focusing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during </w:t>
      </w:r>
      <w:r>
        <w:rPr>
          <w:rFonts w:hint="eastAsia"/>
          <w:highlight w:val="green"/>
        </w:rPr>
        <w:t>extreme weather conditions</w:t>
      </w:r>
      <w:r>
        <w:rPr>
          <w:rFonts w:hint="eastAsia"/>
        </w:rPr>
        <w:t xml:space="preserve"> can offer </w:t>
      </w:r>
      <w:r>
        <w:rPr>
          <w:rFonts w:hint="eastAsia"/>
          <w:highlight w:val="green"/>
        </w:rPr>
        <w:t>valuable scientific insights</w:t>
      </w:r>
      <w:r>
        <w:rPr>
          <w:rFonts w:hint="eastAsia"/>
        </w:rPr>
        <w:t xml:space="preserve"> for addressing </w:t>
      </w:r>
      <w:r>
        <w:rPr>
          <w:rFonts w:hint="eastAsia"/>
          <w:highlight w:val="green"/>
        </w:rPr>
        <w:t>future urban climate change</w:t>
      </w:r>
      <w:r>
        <w:rPr>
          <w:rFonts w:hint="eastAsia"/>
        </w:rPr>
        <w:t xml:space="preserve">. This study </w:t>
      </w:r>
      <w:bookmarkStart w:id="110" w:name="OLE_LINK112"/>
      <w:r>
        <w:rPr>
          <w:rFonts w:hint="eastAsia"/>
        </w:rPr>
        <w:t>unveil</w:t>
      </w:r>
      <w:r>
        <w:rPr>
          <w:rFonts w:hint="eastAsia"/>
          <w:lang w:val="en-US" w:eastAsia="zh-CN"/>
        </w:rPr>
        <w:t>s</w:t>
      </w:r>
      <w:bookmarkEnd w:id="110"/>
      <w:r>
        <w:rPr>
          <w:rFonts w:hint="eastAsia"/>
        </w:rPr>
        <w:t xml:space="preserve"> </w:t>
      </w:r>
      <w:r>
        <w:rPr>
          <w:rFonts w:hint="eastAsia"/>
          <w:highlight w:val="green"/>
        </w:rPr>
        <w:t>higher average values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RCI and CRCI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compared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This difference</w:t>
      </w:r>
      <w:r>
        <w:rPr>
          <w:rFonts w:hint="eastAsia"/>
        </w:rPr>
        <w:t xml:space="preserve"> can be explained by the mechanism of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heatwave days</w:t>
      </w:r>
      <w:r>
        <w:rPr>
          <w:rFonts w:hint="eastAsia"/>
        </w:rPr>
        <w:t xml:space="preserve">, as the </w:t>
      </w:r>
      <w:r>
        <w:rPr>
          <w:rFonts w:hint="eastAsia"/>
          <w:highlight w:val="green"/>
        </w:rPr>
        <w:t>larger temperature difference</w:t>
      </w:r>
      <w:r>
        <w:rPr>
          <w:rFonts w:hint="eastAsia"/>
        </w:rPr>
        <w:t xml:space="preserve"> between </w:t>
      </w:r>
      <w:r>
        <w:rPr>
          <w:rFonts w:hint="eastAsia"/>
          <w:highlight w:val="green"/>
        </w:rPr>
        <w:t>the land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nearby water body</w:t>
      </w:r>
      <w:r>
        <w:rPr>
          <w:rFonts w:hint="eastAsia"/>
        </w:rPr>
        <w:t xml:space="preserve"> can lead to a </w:t>
      </w:r>
      <w:r>
        <w:rPr>
          <w:rFonts w:hint="eastAsia"/>
          <w:highlight w:val="green"/>
        </w:rPr>
        <w:t>stronger cooling potential</w:t>
      </w:r>
      <w:r>
        <w:rPr>
          <w:rFonts w:hint="eastAsia"/>
        </w:rPr>
        <w:t xml:space="preserve"> for the </w:t>
      </w:r>
      <w:r>
        <w:rPr>
          <w:rFonts w:hint="eastAsia"/>
          <w:highlight w:val="green"/>
        </w:rPr>
        <w:t>waterfront area</w:t>
      </w:r>
      <w:r>
        <w:rPr>
          <w:rFonts w:hint="eastAsia"/>
        </w:rPr>
        <w:t xml:space="preserve">. Due to the significantly </w:t>
      </w:r>
      <w:r>
        <w:rPr>
          <w:rFonts w:hint="eastAsia"/>
          <w:highlight w:val="green"/>
        </w:rPr>
        <w:t>higher temperature</w:t>
      </w:r>
      <w:r>
        <w:rPr>
          <w:rFonts w:hint="eastAsia"/>
        </w:rPr>
        <w:t xml:space="preserve">, the intensity of </w:t>
      </w:r>
      <w:r>
        <w:rPr>
          <w:rFonts w:hint="eastAsia"/>
          <w:highlight w:val="green"/>
        </w:rPr>
        <w:t>evaporative cooling</w:t>
      </w:r>
      <w:r>
        <w:rPr>
          <w:rFonts w:hint="eastAsia"/>
        </w:rPr>
        <w:t xml:space="preserve"> from </w:t>
      </w:r>
      <w:r>
        <w:rPr>
          <w:rFonts w:hint="eastAsia"/>
          <w:highlight w:val="green"/>
        </w:rPr>
        <w:t>the water surface</w:t>
      </w:r>
      <w:r>
        <w:rPr>
          <w:rFonts w:hint="eastAsia"/>
        </w:rPr>
        <w:t xml:space="preserve"> is also </w:t>
      </w:r>
      <w:r>
        <w:rPr>
          <w:rFonts w:hint="eastAsia"/>
          <w:lang w:val="en-US" w:eastAsia="zh-CN"/>
        </w:rPr>
        <w:t>larger</w:t>
      </w:r>
      <w:r>
        <w:rPr>
          <w:rFonts w:hint="eastAsia"/>
        </w:rPr>
        <w:t xml:space="preserve">. Additionally, </w:t>
      </w:r>
      <w:r>
        <w:rPr>
          <w:rFonts w:hint="eastAsia"/>
          <w:highlight w:val="green"/>
          <w:lang w:eastAsia="zh-CN"/>
        </w:rPr>
        <w:t>i</w:t>
      </w:r>
      <w:r>
        <w:rPr>
          <w:rFonts w:hint="eastAsia"/>
          <w:highlight w:val="green"/>
          <w:lang w:val="en-US" w:eastAsia="zh-CN"/>
        </w:rPr>
        <w:t>t has been found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spatial variations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were larger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This finding</w:t>
      </w:r>
      <w:r>
        <w:rPr>
          <w:rFonts w:hint="eastAsia"/>
        </w:rPr>
        <w:t xml:space="preserve"> is consistent with </w:t>
      </w:r>
      <w:r>
        <w:rPr>
          <w:rFonts w:hint="eastAsia"/>
          <w:highlight w:val="green"/>
        </w:rPr>
        <w:t>an observation</w:t>
      </w:r>
      <w:r>
        <w:rPr>
          <w:rFonts w:hint="eastAsia"/>
        </w:rPr>
        <w:t xml:space="preserve"> of cooling from </w:t>
      </w:r>
      <w:r>
        <w:rPr>
          <w:rFonts w:hint="eastAsia"/>
          <w:highlight w:val="green"/>
        </w:rPr>
        <w:t>the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nearby sea</w:t>
      </w:r>
      <w:r>
        <w:rPr>
          <w:rFonts w:hint="eastAsia"/>
        </w:rPr>
        <w:t xml:space="preserve"> in Adelaide, which demonstrated </w:t>
      </w:r>
      <w:r>
        <w:rPr>
          <w:rFonts w:hint="eastAsia"/>
          <w:highlight w:val="green"/>
        </w:rPr>
        <w:t>significantly larger spatial variations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sea breeze cooling capacity</w:t>
      </w:r>
      <w:r>
        <w:rPr>
          <w:rFonts w:hint="eastAsia"/>
        </w:rPr>
        <w:t xml:space="preserve"> under </w:t>
      </w:r>
      <w:r>
        <w:rPr>
          <w:rFonts w:hint="eastAsia"/>
          <w:highlight w:val="green"/>
        </w:rPr>
        <w:t>heatwave conditions</w:t>
      </w:r>
      <w:r>
        <w:rPr>
          <w:rFonts w:hint="eastAsia"/>
        </w:rPr>
        <w:t xml:space="preserve"> (Zhou et al., 2020). </w:t>
      </w:r>
    </w:p>
    <w:p>
      <w:pPr>
        <w:numPr>
          <w:ilvl w:val="255"/>
          <w:numId w:val="0"/>
        </w:numPr>
        <w:jc w:val="left"/>
        <w:rPr>
          <w:del w:id="465" w:author="野草" w:date="2024-04-28T15:34:42Z"/>
        </w:rPr>
      </w:pPr>
      <w:del w:id="466" w:author="野草" w:date="2024-04-28T15:34:42Z">
        <w:r>
          <w:rPr>
            <w:rFonts w:hint="eastAsia"/>
            <w:lang w:val="en-US" w:eastAsia="zh-CN"/>
          </w:rPr>
          <w:delText>【up2024 0427 15:48】</w:delText>
        </w:r>
      </w:del>
    </w:p>
    <w:p>
      <w:pPr>
        <w:numPr>
          <w:ilvl w:val="255"/>
          <w:numId w:val="0"/>
        </w:numPr>
      </w:pPr>
      <w:r>
        <w:rPr>
          <w:rFonts w:hint="eastAsia"/>
          <w:highlight w:val="green"/>
        </w:rPr>
        <w:t xml:space="preserve">Some studies </w:t>
      </w:r>
      <w:r>
        <w:rPr>
          <w:rFonts w:hint="eastAsia"/>
        </w:rPr>
        <w:t xml:space="preserve">have explored </w:t>
      </w:r>
      <w:r>
        <w:rPr>
          <w:rFonts w:hint="eastAsia"/>
          <w:highlight w:val="green"/>
        </w:rPr>
        <w:t xml:space="preserve">the relationship </w:t>
      </w:r>
      <w:r>
        <w:rPr>
          <w:rFonts w:hint="eastAsia"/>
        </w:rPr>
        <w:t xml:space="preserve">between </w:t>
      </w:r>
      <w:r>
        <w:rPr>
          <w:rFonts w:hint="eastAsia"/>
          <w:highlight w:val="green"/>
        </w:rPr>
        <w:t>urban climate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(Oke et al., 2017; Liao et al., 2022; Mo et al., 2024). However, </w:t>
      </w:r>
      <w:r>
        <w:rPr>
          <w:rFonts w:hint="eastAsia"/>
          <w:highlight w:val="green"/>
        </w:rPr>
        <w:t>the role of topography</w:t>
      </w:r>
      <w:r>
        <w:rPr>
          <w:rFonts w:hint="eastAsia"/>
        </w:rPr>
        <w:t xml:space="preserve"> in affecting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 xml:space="preserve"> remains </w:t>
      </w:r>
      <w:r>
        <w:rPr>
          <w:rFonts w:hint="eastAsia"/>
          <w:highlight w:val="green"/>
        </w:rPr>
        <w:t>inadequately understood</w:t>
      </w:r>
      <w:r>
        <w:rPr>
          <w:rFonts w:hint="eastAsia"/>
        </w:rPr>
        <w:t>. This study reveal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that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exerted a </w:t>
      </w:r>
      <w:r>
        <w:rPr>
          <w:rFonts w:hint="eastAsia"/>
          <w:highlight w:val="green"/>
        </w:rPr>
        <w:t>significant influence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 rivers, </w:t>
      </w:r>
      <w:r>
        <w:rPr>
          <w:rFonts w:hint="eastAsia"/>
          <w:highlight w:val="green"/>
        </w:rPr>
        <w:t>surpassing</w:t>
      </w:r>
      <w:r>
        <w:rPr>
          <w:rFonts w:hint="eastAsia"/>
        </w:rPr>
        <w:t xml:space="preserve"> the impact of </w:t>
      </w:r>
      <w:r>
        <w:rPr>
          <w:rFonts w:hint="eastAsia"/>
          <w:highlight w:val="green"/>
        </w:rPr>
        <w:t>land cover</w:t>
      </w:r>
      <w:r>
        <w:rPr>
          <w:rFonts w:hint="eastAsia"/>
        </w:rPr>
        <w:t xml:space="preserve"> and 3D </w:t>
      </w:r>
      <w:r>
        <w:rPr>
          <w:rFonts w:hint="eastAsia"/>
          <w:highlight w:val="green"/>
        </w:rPr>
        <w:t>building characteristics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 xml:space="preserve">This is reasonable </w:t>
      </w:r>
      <w:r>
        <w:rPr>
          <w:rFonts w:hint="eastAsia"/>
        </w:rPr>
        <w:t>as rivers significantly shape</w:t>
      </w:r>
      <w:r>
        <w:rPr>
          <w:rFonts w:hint="eastAsia"/>
          <w:highlight w:val="green"/>
        </w:rPr>
        <w:t xml:space="preserve"> the thermal environment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their surroundings</w:t>
      </w:r>
      <w:r>
        <w:rPr>
          <w:rFonts w:hint="eastAsia"/>
        </w:rPr>
        <w:t xml:space="preserve"> through </w:t>
      </w:r>
      <w:r>
        <w:rPr>
          <w:rFonts w:hint="eastAsia"/>
          <w:highlight w:val="green"/>
        </w:rPr>
        <w:t>the modulation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inland airflow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Specifically, </w:t>
      </w:r>
      <w:r>
        <w:rPr>
          <w:rFonts w:hint="eastAsia"/>
          <w:highlight w:val="green"/>
          <w:lang w:val="en-US" w:eastAsia="zh-CN"/>
        </w:rPr>
        <w:t>t</w:t>
      </w:r>
      <w:r>
        <w:rPr>
          <w:rFonts w:hint="eastAsia"/>
          <w:highlight w:val="green"/>
        </w:rPr>
        <w:t>he irregularity</w:t>
      </w:r>
      <w:r>
        <w:rPr>
          <w:rFonts w:hint="eastAsia"/>
        </w:rPr>
        <w:t xml:space="preserve"> of terrain can alter the </w:t>
      </w:r>
      <w:r>
        <w:rPr>
          <w:rFonts w:hint="eastAsia"/>
          <w:highlight w:val="green"/>
        </w:rPr>
        <w:t>direction and intensity</w:t>
      </w:r>
      <w:r>
        <w:rPr>
          <w:rFonts w:hint="eastAsia"/>
        </w:rPr>
        <w:t xml:space="preserve"> of airflow, thus influencing the </w:t>
      </w:r>
      <w:r>
        <w:rPr>
          <w:rFonts w:hint="eastAsia"/>
          <w:highlight w:val="green"/>
        </w:rPr>
        <w:t>spatial pattern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thermal environment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For </w:t>
      </w:r>
      <w:bookmarkStart w:id="111" w:name="OLE_LINK116"/>
      <w:r>
        <w:rPr>
          <w:rFonts w:hint="eastAsia"/>
          <w:lang w:val="en-US" w:eastAsia="zh-CN"/>
        </w:rPr>
        <w:t>waterfron</w:t>
      </w:r>
      <w:bookmarkEnd w:id="111"/>
      <w:r>
        <w:rPr>
          <w:rFonts w:hint="eastAsia"/>
          <w:lang w:val="en-US" w:eastAsia="zh-CN"/>
        </w:rPr>
        <w:t>t area with</w:t>
      </w:r>
      <w:r>
        <w:rPr>
          <w:rFonts w:hint="eastAsia"/>
          <w:highlight w:val="green"/>
          <w:lang w:val="en-US" w:eastAsia="zh-CN"/>
        </w:rPr>
        <w:t xml:space="preserve"> steep</w:t>
      </w:r>
      <w:r>
        <w:rPr>
          <w:rFonts w:hint="eastAsia"/>
          <w:highlight w:val="green"/>
        </w:rPr>
        <w:t xml:space="preserve"> terrain</w:t>
      </w:r>
      <w:r>
        <w:rPr>
          <w:rFonts w:hint="eastAsia"/>
          <w:highlight w:val="green"/>
          <w:lang w:val="en-US" w:eastAsia="zh-CN"/>
        </w:rPr>
        <w:t>,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inland penetration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water cooling effect</w:t>
      </w:r>
      <w:r>
        <w:rPr>
          <w:rFonts w:hint="eastAsia"/>
          <w:highlight w:val="green"/>
          <w:lang w:val="en-US" w:eastAsia="zh-CN"/>
        </w:rPr>
        <w:t xml:space="preserve"> is weakened</w:t>
      </w:r>
      <w:r>
        <w:rPr>
          <w:rFonts w:hint="eastAsia"/>
        </w:rPr>
        <w:t xml:space="preserve">, leading to a </w:t>
      </w:r>
      <w:r>
        <w:rPr>
          <w:rFonts w:hint="eastAsia"/>
          <w:highlight w:val="green"/>
        </w:rPr>
        <w:t>reduction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cooling intensity</w:t>
      </w:r>
      <w:r>
        <w:rPr>
          <w:rFonts w:hint="eastAsia"/>
        </w:rPr>
        <w:t xml:space="preserve">. Additionally, </w:t>
      </w:r>
      <w:r>
        <w:rPr>
          <w:rFonts w:hint="eastAsia"/>
          <w:highlight w:val="green"/>
        </w:rPr>
        <w:t>this study</w:t>
      </w:r>
      <w:r>
        <w:rPr>
          <w:rFonts w:hint="eastAsia"/>
        </w:rPr>
        <w:t xml:space="preserve"> identifies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green"/>
        </w:rPr>
        <w:t xml:space="preserve">a positive correlation </w:t>
      </w:r>
      <w:r>
        <w:rPr>
          <w:rFonts w:hint="eastAsia"/>
        </w:rPr>
        <w:t xml:space="preserve">between elevation and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, which was</w:t>
      </w:r>
      <w:r>
        <w:rPr>
          <w:rFonts w:hint="eastAsia"/>
          <w:highlight w:val="green"/>
        </w:rPr>
        <w:t xml:space="preserve"> likely to be</w:t>
      </w:r>
      <w:r>
        <w:rPr>
          <w:rFonts w:hint="eastAsia"/>
        </w:rPr>
        <w:t xml:space="preserve"> attributed to the </w:t>
      </w:r>
      <w:r>
        <w:rPr>
          <w:rFonts w:hint="eastAsia"/>
          <w:highlight w:val="green"/>
        </w:rPr>
        <w:t>temperature decrease</w:t>
      </w:r>
      <w:r>
        <w:rPr>
          <w:rFonts w:hint="eastAsia"/>
        </w:rPr>
        <w:t xml:space="preserve"> caused by </w:t>
      </w:r>
      <w:r>
        <w:rPr>
          <w:rFonts w:hint="eastAsia"/>
          <w:highlight w:val="green"/>
        </w:rPr>
        <w:t>the elevated altitude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  <w:jc w:val="left"/>
        <w:rPr>
          <w:del w:id="467" w:author="野草" w:date="2024-04-28T15:34:43Z"/>
        </w:rPr>
      </w:pPr>
      <w:del w:id="468" w:author="野草" w:date="2024-04-28T15:34:43Z">
        <w:r>
          <w:rPr>
            <w:rFonts w:hint="eastAsia"/>
            <w:lang w:val="en-US" w:eastAsia="zh-CN"/>
          </w:rPr>
          <w:delText>【</w:delText>
        </w:r>
        <w:bookmarkStart w:id="112" w:name="OLE_LINK120"/>
        <w:r>
          <w:rPr>
            <w:rFonts w:hint="eastAsia"/>
            <w:lang w:val="en-US" w:eastAsia="zh-CN"/>
          </w:rPr>
          <w:delText>up2024 0427 15:48</w:delText>
        </w:r>
        <w:bookmarkEnd w:id="112"/>
        <w:r>
          <w:rPr>
            <w:rFonts w:hint="eastAsia"/>
            <w:lang w:val="en-US" w:eastAsia="zh-CN"/>
          </w:rPr>
          <w:delText>】</w:delText>
        </w:r>
      </w:del>
    </w:p>
    <w:p>
      <w:pPr>
        <w:widowControl/>
        <w:numPr>
          <w:ilvl w:val="255"/>
          <w:numId w:val="0"/>
        </w:numPr>
        <w:jc w:val="left"/>
      </w:pPr>
      <w:r>
        <w:rPr>
          <w:rFonts w:hint="eastAsia"/>
        </w:rPr>
        <w:t xml:space="preserve">In terms of </w:t>
      </w:r>
      <w:r>
        <w:rPr>
          <w:rFonts w:hint="eastAsia"/>
          <w:highlight w:val="green"/>
        </w:rPr>
        <w:t>land cover characteristics</w:t>
      </w:r>
      <w:r>
        <w:rPr>
          <w:rFonts w:hint="eastAsia"/>
        </w:rPr>
        <w:t>, this study observe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a</w:t>
      </w:r>
      <w:r>
        <w:rPr>
          <w:rFonts w:hint="eastAsia"/>
          <w:lang w:val="en-US" w:eastAsia="zh-CN"/>
        </w:rPr>
        <w:t>n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intricate</w:t>
      </w:r>
      <w:r>
        <w:rPr>
          <w:rFonts w:hint="eastAsia"/>
          <w:highlight w:val="none"/>
        </w:rPr>
        <w:t xml:space="preserve"> c</w:t>
      </w:r>
      <w:r>
        <w:rPr>
          <w:rFonts w:hint="eastAsia"/>
        </w:rPr>
        <w:t>orrelation between</w:t>
      </w:r>
      <w:r>
        <w:rPr>
          <w:rFonts w:hint="eastAsia"/>
          <w:highlight w:val="green"/>
        </w:rPr>
        <w:t xml:space="preserve"> river cooling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proportion of vegetation area</w:t>
      </w:r>
      <w:r>
        <w:rPr>
          <w:rFonts w:hint="eastAsia"/>
          <w:highlight w:val="none"/>
          <w:lang w:val="en-US" w:eastAsia="zh-CN"/>
        </w:rPr>
        <w:t>, which</w:t>
      </w:r>
      <w:r>
        <w:rPr>
          <w:rFonts w:hint="eastAsia"/>
          <w:highlight w:val="none"/>
        </w:rPr>
        <w:t xml:space="preserve"> can b</w:t>
      </w:r>
      <w:r>
        <w:rPr>
          <w:rFonts w:hint="eastAsia"/>
        </w:rPr>
        <w:t xml:space="preserve">e explained by </w:t>
      </w:r>
      <w:r>
        <w:rPr>
          <w:rFonts w:hint="eastAsia"/>
          <w:highlight w:val="green"/>
        </w:rPr>
        <w:t>their complex interactions</w:t>
      </w:r>
      <w:r>
        <w:rPr>
          <w:rFonts w:hint="eastAsia"/>
        </w:rPr>
        <w:t xml:space="preserve">. On one hand, the </w:t>
      </w:r>
      <w:r>
        <w:rPr>
          <w:rFonts w:hint="eastAsia"/>
          <w:highlight w:val="green"/>
        </w:rPr>
        <w:t>lower temperature</w:t>
      </w:r>
      <w:r>
        <w:rPr>
          <w:rFonts w:hint="eastAsia"/>
        </w:rPr>
        <w:t xml:space="preserve"> of green space compared to impervious surface weakens the impact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. On the other hand, </w:t>
      </w:r>
      <w:r>
        <w:rPr>
          <w:rFonts w:hint="eastAsia"/>
          <w:highlight w:val="green"/>
        </w:rPr>
        <w:t xml:space="preserve">vegetated areas </w:t>
      </w:r>
      <w:r>
        <w:rPr>
          <w:rFonts w:hint="eastAsia"/>
        </w:rPr>
        <w:t xml:space="preserve">are mostly </w:t>
      </w:r>
      <w:r>
        <w:rPr>
          <w:rFonts w:hint="eastAsia"/>
          <w:highlight w:val="green"/>
        </w:rPr>
        <w:t>open areas</w:t>
      </w:r>
      <w:r>
        <w:rPr>
          <w:rFonts w:hint="eastAsia"/>
        </w:rPr>
        <w:t xml:space="preserve">, which facilitate the </w:t>
      </w:r>
      <w:r>
        <w:rPr>
          <w:rFonts w:hint="eastAsia"/>
          <w:highlight w:val="green"/>
        </w:rPr>
        <w:t>inward penetration</w:t>
      </w:r>
      <w:r>
        <w:rPr>
          <w:rFonts w:hint="eastAsia"/>
        </w:rPr>
        <w:t xml:space="preserve"> of</w:t>
      </w:r>
      <w:r>
        <w:rPr>
          <w:rFonts w:hint="eastAsia"/>
          <w:highlight w:val="green"/>
        </w:rPr>
        <w:t xml:space="preserve"> cooler airflow</w:t>
      </w:r>
      <w:r>
        <w:rPr>
          <w:rFonts w:hint="eastAsia"/>
        </w:rPr>
        <w:t xml:space="preserve"> from the river. Considering the </w:t>
      </w:r>
      <w:r>
        <w:rPr>
          <w:rFonts w:hint="eastAsia"/>
          <w:highlight w:val="green"/>
        </w:rPr>
        <w:t>aforementioned influences</w:t>
      </w:r>
      <w:r>
        <w:rPr>
          <w:rFonts w:hint="eastAsia"/>
        </w:rPr>
        <w:t xml:space="preserve">, the overall effects of </w:t>
      </w:r>
      <w:r>
        <w:rPr>
          <w:rFonts w:hint="eastAsia"/>
          <w:highlight w:val="green"/>
        </w:rPr>
        <w:t xml:space="preserve">vegetation cover </w:t>
      </w:r>
      <w:r>
        <w:rPr>
          <w:rFonts w:hint="eastAsia"/>
        </w:rPr>
        <w:t xml:space="preserve">ratio on </w:t>
      </w:r>
      <w:r>
        <w:rPr>
          <w:rFonts w:hint="eastAsia"/>
          <w:highlight w:val="green"/>
        </w:rPr>
        <w:t xml:space="preserve">river cooling </w:t>
      </w:r>
      <w:r>
        <w:rPr>
          <w:rFonts w:hint="eastAsia"/>
        </w:rPr>
        <w:t xml:space="preserve">are complicated. While </w:t>
      </w:r>
      <w:r>
        <w:rPr>
          <w:rFonts w:hint="eastAsia"/>
          <w:highlight w:val="green"/>
        </w:rPr>
        <w:t>some studies</w:t>
      </w:r>
      <w:r>
        <w:rPr>
          <w:rFonts w:hint="eastAsia"/>
        </w:rPr>
        <w:t xml:space="preserve"> indicated an increase </w:t>
      </w:r>
      <w:r>
        <w:rPr>
          <w:rFonts w:hint="eastAsia"/>
          <w:highlight w:val="green"/>
        </w:rPr>
        <w:t>in water cooling</w:t>
      </w:r>
      <w:r>
        <w:rPr>
          <w:rFonts w:hint="eastAsia"/>
        </w:rPr>
        <w:t xml:space="preserve"> with expanded </w:t>
      </w:r>
      <w:r>
        <w:rPr>
          <w:rFonts w:hint="eastAsia"/>
          <w:highlight w:val="green"/>
        </w:rPr>
        <w:t>vegetation cover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opposite correlation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</w:rPr>
        <w:t xml:space="preserve"> ha</w:t>
      </w:r>
      <w:r>
        <w:rPr>
          <w:rFonts w:hint="eastAsia"/>
          <w:lang w:val="en-US" w:eastAsia="zh-CN"/>
        </w:rPr>
        <w:t>ve</w:t>
      </w:r>
      <w:r>
        <w:rPr>
          <w:rFonts w:hint="eastAsia"/>
        </w:rPr>
        <w:t xml:space="preserve"> been discovered elsewhere (Sun et al., 2012; Wu et al., 2020). In Chengdu, no significant correlation was found between </w:t>
      </w:r>
      <w:r>
        <w:rPr>
          <w:rFonts w:hint="eastAsia"/>
          <w:highlight w:val="green"/>
        </w:rPr>
        <w:t>the cooling intensity</w:t>
      </w:r>
      <w:r>
        <w:rPr>
          <w:rFonts w:hint="eastAsia"/>
        </w:rPr>
        <w:t xml:space="preserve"> of wetland and the </w:t>
      </w:r>
      <w:r>
        <w:rPr>
          <w:rFonts w:hint="eastAsia"/>
          <w:highlight w:val="green"/>
        </w:rPr>
        <w:t>proportion of vegetation cover</w:t>
      </w:r>
      <w:r>
        <w:rPr>
          <w:rFonts w:hint="eastAsia"/>
        </w:rPr>
        <w:t xml:space="preserve"> (Wu et al., 2021). Hence,</w:t>
      </w:r>
      <w:r>
        <w:rPr>
          <w:rFonts w:hint="eastAsia"/>
          <w:highlight w:val="green"/>
        </w:rPr>
        <w:t xml:space="preserve"> further investigations </w:t>
      </w:r>
      <w:r>
        <w:rPr>
          <w:rFonts w:hint="eastAsia"/>
        </w:rPr>
        <w:t xml:space="preserve">are required to gain a </w:t>
      </w:r>
      <w:r>
        <w:rPr>
          <w:rFonts w:hint="eastAsia"/>
          <w:highlight w:val="green"/>
        </w:rPr>
        <w:t>better understanding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 xml:space="preserve">relationship </w:t>
      </w:r>
      <w:r>
        <w:rPr>
          <w:rFonts w:hint="eastAsia"/>
        </w:rPr>
        <w:t xml:space="preserve">between </w:t>
      </w:r>
      <w:r>
        <w:rPr>
          <w:rFonts w:hint="eastAsia"/>
          <w:highlight w:val="green"/>
        </w:rPr>
        <w:t>land cover composition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>.</w:t>
      </w:r>
    </w:p>
    <w:bookmarkEnd w:id="108"/>
    <w:p/>
    <w:p>
      <w:pPr>
        <w:pStyle w:val="4"/>
        <w:numPr>
          <w:ilvl w:val="1"/>
          <w:numId w:val="1"/>
        </w:numPr>
      </w:pPr>
      <w:r>
        <w:rPr>
          <w:rFonts w:hint="eastAsia"/>
        </w:rPr>
        <w:t>Implications for urban planning</w:t>
      </w:r>
    </w:p>
    <w:p>
      <w:pPr>
        <w:numPr>
          <w:ilvl w:val="255"/>
          <w:numId w:val="0"/>
        </w:numPr>
        <w:rPr>
          <w:del w:id="469" w:author="野草" w:date="2024-04-28T15:34:44Z"/>
          <w:rFonts w:hint="eastAsia"/>
          <w:lang w:eastAsia="zh-CN"/>
        </w:rPr>
      </w:pPr>
      <w:del w:id="470" w:author="野草" w:date="2024-04-28T15:34:44Z">
        <w:bookmarkStart w:id="113" w:name="OLE_LINK118"/>
        <w:r>
          <w:rPr>
            <w:rFonts w:hint="eastAsia"/>
            <w:lang w:eastAsia="zh-CN"/>
          </w:rPr>
          <w:delText>【</w:delText>
        </w:r>
      </w:del>
      <w:del w:id="471" w:author="野草" w:date="2024-04-28T15:34:44Z">
        <w:r>
          <w:rPr>
            <w:rFonts w:hint="eastAsia"/>
            <w:lang w:val="en-US" w:eastAsia="zh-CN"/>
          </w:rPr>
          <w:delText>up2024 0427 17:00</w:delText>
        </w:r>
      </w:del>
      <w:del w:id="472" w:author="野草" w:date="2024-04-28T15:34:44Z">
        <w:r>
          <w:rPr>
            <w:rFonts w:hint="eastAsia"/>
            <w:lang w:eastAsia="zh-CN"/>
          </w:rPr>
          <w:delText>】</w:delText>
        </w:r>
      </w:del>
    </w:p>
    <w:p>
      <w:pPr>
        <w:numPr>
          <w:ilvl w:val="255"/>
          <w:numId w:val="0"/>
        </w:numPr>
      </w:pPr>
      <w:bookmarkStart w:id="114" w:name="OLE_LINK121"/>
      <w:bookmarkStart w:id="115" w:name="OLE_LINK119"/>
      <w:r>
        <w:rPr>
          <w:rFonts w:hint="eastAsia"/>
        </w:rPr>
        <w:t>This study unveil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notable spatial variances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influenced by </w:t>
      </w:r>
      <w:r>
        <w:rPr>
          <w:rFonts w:hint="eastAsia"/>
          <w:highlight w:val="green"/>
        </w:rPr>
        <w:t xml:space="preserve">diverse environmental </w:t>
      </w:r>
      <w:r>
        <w:rPr>
          <w:rFonts w:hint="eastAsia"/>
          <w:highlight w:val="green"/>
          <w:lang w:eastAsia="zh-CN"/>
        </w:rPr>
        <w:t>v</w:t>
      </w:r>
      <w:r>
        <w:rPr>
          <w:rFonts w:hint="eastAsia"/>
          <w:highlight w:val="green"/>
          <w:lang w:val="en-US" w:eastAsia="zh-CN"/>
        </w:rPr>
        <w:t>ariable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The insights</w:t>
      </w:r>
      <w:r>
        <w:rPr>
          <w:rFonts w:hint="eastAsia"/>
        </w:rPr>
        <w:t xml:space="preserve"> gained from </w:t>
      </w:r>
      <w:r>
        <w:rPr>
          <w:rFonts w:hint="eastAsia"/>
          <w:highlight w:val="green"/>
        </w:rPr>
        <w:t>these findings</w:t>
      </w:r>
      <w:r>
        <w:rPr>
          <w:rFonts w:hint="eastAsia"/>
        </w:rPr>
        <w:t xml:space="preserve"> offer </w:t>
      </w:r>
      <w:r>
        <w:rPr>
          <w:rFonts w:hint="eastAsia"/>
          <w:highlight w:val="green"/>
        </w:rPr>
        <w:t>valuable references</w:t>
      </w:r>
      <w:r>
        <w:rPr>
          <w:rFonts w:hint="eastAsia"/>
        </w:rPr>
        <w:t xml:space="preserve"> for climate-friendly </w:t>
      </w:r>
      <w:r>
        <w:rPr>
          <w:rFonts w:hint="eastAsia"/>
          <w:highlight w:val="green"/>
        </w:rPr>
        <w:t xml:space="preserve">urban planning </w:t>
      </w:r>
      <w:r>
        <w:rPr>
          <w:rFonts w:hint="eastAsia"/>
        </w:rPr>
        <w:t xml:space="preserve">to improve </w:t>
      </w:r>
      <w:r>
        <w:rPr>
          <w:rFonts w:hint="eastAsia"/>
          <w:highlight w:val="green"/>
        </w:rPr>
        <w:t>residents' living environment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Firstly, because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negative correlation</w:t>
      </w:r>
      <w:r>
        <w:rPr>
          <w:rFonts w:hint="eastAsia"/>
        </w:rPr>
        <w:t xml:space="preserve"> between </w:t>
      </w:r>
      <w:r>
        <w:rPr>
          <w:rFonts w:hint="eastAsia"/>
          <w:highlight w:val="green"/>
        </w:rPr>
        <w:t>slope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river cooling effect</w:t>
      </w:r>
      <w:r>
        <w:rPr>
          <w:rFonts w:hint="eastAsia"/>
        </w:rPr>
        <w:t xml:space="preserve"> found in this study, areas designated for </w:t>
      </w:r>
      <w:r>
        <w:rPr>
          <w:rFonts w:hint="eastAsia"/>
          <w:highlight w:val="green"/>
        </w:rPr>
        <w:t>residents' leisure activities</w:t>
      </w:r>
      <w:r>
        <w:rPr>
          <w:rFonts w:hint="eastAsia"/>
        </w:rPr>
        <w:t xml:space="preserve"> should preferably </w:t>
      </w:r>
      <w:r>
        <w:rPr>
          <w:rFonts w:hint="eastAsia"/>
          <w:highlight w:val="green"/>
        </w:rPr>
        <w:t>avoid locations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significant changes</w:t>
      </w:r>
      <w:r>
        <w:rPr>
          <w:rFonts w:hint="eastAsia"/>
        </w:rPr>
        <w:t xml:space="preserve"> in topography.</w:t>
      </w:r>
      <w:r>
        <w:rPr>
          <w:rFonts w:hint="eastAsia"/>
          <w:lang w:val="en-US" w:eastAsia="zh-CN"/>
        </w:rPr>
        <w:t xml:space="preserve"> </w:t>
      </w:r>
      <w:r>
        <w:t xml:space="preserve">Additionally, considering that the </w:t>
      </w:r>
      <w:bookmarkStart w:id="116" w:name="OLE_LINK64"/>
      <w:r>
        <w:rPr>
          <w:highlight w:val="green"/>
        </w:rPr>
        <w:t>configurations</w:t>
      </w:r>
      <w:bookmarkEnd w:id="116"/>
      <w:r>
        <w:t xml:space="preserve"> of different </w:t>
      </w:r>
      <w:r>
        <w:rPr>
          <w:highlight w:val="green"/>
        </w:rPr>
        <w:t xml:space="preserve">land </w:t>
      </w:r>
      <w:r>
        <w:rPr>
          <w:rFonts w:hint="eastAsia"/>
          <w:highlight w:val="green"/>
        </w:rPr>
        <w:t>cover</w:t>
      </w:r>
      <w:r>
        <w:rPr>
          <w:highlight w:val="green"/>
        </w:rPr>
        <w:t xml:space="preserve"> types</w:t>
      </w:r>
      <w:r>
        <w:t xml:space="preserve"> </w:t>
      </w:r>
      <w:r>
        <w:rPr>
          <w:rFonts w:hint="eastAsia"/>
          <w:lang w:val="en-US" w:eastAsia="zh-CN"/>
        </w:rPr>
        <w:t xml:space="preserve">can </w:t>
      </w:r>
      <w:r>
        <w:t xml:space="preserve">exert </w:t>
      </w:r>
      <w:r>
        <w:rPr>
          <w:rFonts w:hint="eastAsia"/>
          <w:highlight w:val="green"/>
        </w:rPr>
        <w:t>stronger</w:t>
      </w:r>
      <w:r>
        <w:rPr>
          <w:highlight w:val="green"/>
        </w:rPr>
        <w:t xml:space="preserve"> influence</w:t>
      </w:r>
      <w:r>
        <w:rPr>
          <w:rFonts w:hint="eastAsia"/>
          <w:highlight w:val="green"/>
        </w:rPr>
        <w:t>s</w:t>
      </w:r>
      <w:r>
        <w:t xml:space="preserve"> on </w:t>
      </w:r>
      <w:r>
        <w:rPr>
          <w:rFonts w:hint="eastAsia"/>
          <w:highlight w:val="green"/>
          <w:lang w:val="en-US" w:eastAsia="zh-CN"/>
        </w:rPr>
        <w:t>river cooling</w:t>
      </w:r>
      <w:r>
        <w:t xml:space="preserve"> than the </w:t>
      </w:r>
      <w:r>
        <w:rPr>
          <w:highlight w:val="green"/>
        </w:rPr>
        <w:t>compositions</w:t>
      </w:r>
      <w:r>
        <w:t xml:space="preserve">, </w:t>
      </w:r>
      <w:r>
        <w:rPr>
          <w:rFonts w:hint="eastAsia"/>
          <w:lang w:val="en-US" w:eastAsia="zh-CN"/>
        </w:rPr>
        <w:t>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recommended to</w:t>
      </w:r>
      <w:r>
        <w:t xml:space="preserve"> prioritize</w:t>
      </w:r>
      <w:r>
        <w:rPr>
          <w:highlight w:val="green"/>
        </w:rPr>
        <w:t xml:space="preserve"> the </w:t>
      </w:r>
      <w:r>
        <w:rPr>
          <w:rFonts w:hint="eastAsia"/>
          <w:highlight w:val="green"/>
        </w:rPr>
        <w:t>layout</w:t>
      </w:r>
      <w:r>
        <w:rPr>
          <w:highlight w:val="green"/>
        </w:rPr>
        <w:t>s</w:t>
      </w:r>
      <w:r>
        <w:t xml:space="preserve"> of individual </w:t>
      </w:r>
      <w:r>
        <w:rPr>
          <w:highlight w:val="green"/>
        </w:rPr>
        <w:t xml:space="preserve">land </w:t>
      </w:r>
      <w:r>
        <w:rPr>
          <w:rFonts w:hint="eastAsia"/>
          <w:highlight w:val="green"/>
        </w:rPr>
        <w:t>cover</w:t>
      </w:r>
      <w:r>
        <w:rPr>
          <w:highlight w:val="green"/>
        </w:rPr>
        <w:t xml:space="preserve"> types</w:t>
      </w:r>
      <w:r>
        <w:rPr>
          <w:rFonts w:hint="eastAsia"/>
          <w:highlight w:val="none"/>
          <w:lang w:val="en-US" w:eastAsia="zh-CN"/>
        </w:rPr>
        <w:t xml:space="preserve"> in </w:t>
      </w:r>
      <w:r>
        <w:rPr>
          <w:rFonts w:hint="eastAsia"/>
          <w:highlight w:val="green"/>
          <w:lang w:val="en-US" w:eastAsia="zh-CN"/>
        </w:rPr>
        <w:t>urban planning</w:t>
      </w:r>
      <w:r>
        <w:t xml:space="preserve">. </w:t>
      </w:r>
      <w:r>
        <w:rPr>
          <w:rFonts w:hint="eastAsia"/>
        </w:rPr>
        <w:t>The result also indicate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that </w:t>
      </w:r>
      <w:r>
        <w:rPr>
          <w:rFonts w:hint="eastAsia"/>
          <w:highlight w:val="green"/>
        </w:rPr>
        <w:t>patch density</w:t>
      </w:r>
      <w:r>
        <w:rPr>
          <w:rFonts w:hint="eastAsia"/>
        </w:rPr>
        <w:t xml:space="preserve"> demonstrated</w:t>
      </w:r>
      <w:r>
        <w:rPr>
          <w:rFonts w:hint="eastAsia"/>
          <w:lang w:val="en-US" w:eastAsia="zh-CN"/>
        </w:rPr>
        <w:t xml:space="preserve"> a </w:t>
      </w:r>
      <w:r>
        <w:rPr>
          <w:rFonts w:hint="eastAsia"/>
          <w:highlight w:val="green"/>
        </w:rPr>
        <w:t>negative correlation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 Hence, it</w:t>
      </w:r>
      <w:r>
        <w:rPr>
          <w:rFonts w:hint="default"/>
          <w:lang w:val="en-US" w:eastAsia="zh-CN"/>
        </w:rPr>
        <w:t>’</w:t>
      </w:r>
      <w:r>
        <w:rPr>
          <w:rFonts w:hint="eastAsia"/>
        </w:rPr>
        <w:t xml:space="preserve">s advisable to </w:t>
      </w:r>
      <w:r>
        <w:rPr>
          <w:rFonts w:hint="eastAsia"/>
          <w:highlight w:val="green"/>
        </w:rPr>
        <w:t>reduce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density of landscape patches</w:t>
      </w:r>
      <w:r>
        <w:rPr>
          <w:rFonts w:hint="eastAsia"/>
        </w:rPr>
        <w:t xml:space="preserve"> to foster a </w:t>
      </w:r>
      <w:r>
        <w:rPr>
          <w:rFonts w:hint="eastAsia"/>
          <w:highlight w:val="green"/>
        </w:rPr>
        <w:t>more climate-friendly</w:t>
      </w:r>
      <w:r>
        <w:rPr>
          <w:rFonts w:hint="eastAsia"/>
        </w:rPr>
        <w:t xml:space="preserve"> living environment.</w:t>
      </w:r>
      <w:bookmarkEnd w:id="114"/>
    </w:p>
    <w:bookmarkEnd w:id="115"/>
    <w:p>
      <w:pPr>
        <w:numPr>
          <w:ilvl w:val="255"/>
          <w:numId w:val="0"/>
        </w:numPr>
      </w:pPr>
    </w:p>
    <w:bookmarkEnd w:id="113"/>
    <w:p>
      <w:pPr>
        <w:pStyle w:val="4"/>
        <w:numPr>
          <w:ilvl w:val="1"/>
          <w:numId w:val="1"/>
        </w:numPr>
        <w:ind w:left="420" w:hanging="420"/>
      </w:pPr>
      <w:r>
        <w:rPr>
          <w:rFonts w:hint="eastAsia"/>
        </w:rPr>
        <w:t>Limitations of this study and future work</w:t>
      </w:r>
    </w:p>
    <w:p>
      <w:pPr>
        <w:numPr>
          <w:ilvl w:val="255"/>
          <w:numId w:val="0"/>
        </w:numPr>
        <w:rPr>
          <w:del w:id="473" w:author="野草" w:date="2024-04-28T15:34:46Z"/>
          <w:rFonts w:hint="eastAsia"/>
          <w:lang w:eastAsia="zh-CN"/>
        </w:rPr>
      </w:pPr>
      <w:del w:id="474" w:author="野草" w:date="2024-04-28T15:34:46Z">
        <w:bookmarkStart w:id="117" w:name="OLE_LINK122"/>
        <w:bookmarkStart w:id="118" w:name="OLE_LINK123"/>
        <w:r>
          <w:rPr>
            <w:rFonts w:hint="eastAsia"/>
            <w:lang w:eastAsia="zh-CN"/>
          </w:rPr>
          <w:delText>【</w:delText>
        </w:r>
      </w:del>
      <w:del w:id="475" w:author="野草" w:date="2024-04-28T15:34:46Z">
        <w:r>
          <w:rPr>
            <w:rFonts w:hint="eastAsia"/>
            <w:lang w:val="en-US" w:eastAsia="zh-CN"/>
          </w:rPr>
          <w:delText>up2024 0427 22:31</w:delText>
        </w:r>
      </w:del>
      <w:del w:id="476" w:author="野草" w:date="2024-04-28T15:34:46Z">
        <w:r>
          <w:rPr>
            <w:rFonts w:hint="eastAsia"/>
            <w:lang w:eastAsia="zh-CN"/>
          </w:rPr>
          <w:delText>】</w:delText>
        </w:r>
      </w:del>
    </w:p>
    <w:p>
      <w:pPr>
        <w:numPr>
          <w:ilvl w:val="255"/>
          <w:numId w:val="0"/>
        </w:numPr>
      </w:pPr>
      <w:bookmarkStart w:id="119" w:name="OLE_LINK125"/>
      <w:r>
        <w:rPr>
          <w:rFonts w:hint="eastAsia"/>
        </w:rPr>
        <w:t xml:space="preserve">This study has </w:t>
      </w:r>
      <w:r>
        <w:rPr>
          <w:rFonts w:hint="eastAsia"/>
          <w:highlight w:val="green"/>
        </w:rPr>
        <w:t>certain limitations</w:t>
      </w:r>
      <w:r>
        <w:rPr>
          <w:rFonts w:hint="eastAsia"/>
        </w:rPr>
        <w:t xml:space="preserve">. Situated in the </w:t>
      </w:r>
      <w:r>
        <w:rPr>
          <w:rFonts w:hint="eastAsia"/>
          <w:highlight w:val="green"/>
        </w:rPr>
        <w:t>Sichuan basin</w:t>
      </w:r>
      <w:r>
        <w:rPr>
          <w:rFonts w:hint="eastAsia"/>
        </w:rPr>
        <w:t xml:space="preserve">, Chongqing experiences significantly lower </w:t>
      </w:r>
      <w:r>
        <w:rPr>
          <w:rFonts w:hint="eastAsia"/>
          <w:highlight w:val="green"/>
        </w:rPr>
        <w:t xml:space="preserve">average wind speed </w:t>
      </w:r>
      <w:r>
        <w:rPr>
          <w:rFonts w:hint="eastAsia"/>
        </w:rPr>
        <w:t xml:space="preserve">compared to </w:t>
      </w:r>
      <w:r>
        <w:rPr>
          <w:rFonts w:hint="eastAsia"/>
          <w:highlight w:val="green"/>
        </w:rPr>
        <w:t xml:space="preserve">other cities </w:t>
      </w:r>
      <w:r>
        <w:rPr>
          <w:rFonts w:hint="eastAsia"/>
        </w:rPr>
        <w:t xml:space="preserve">over the world. As a result, the impacts of </w:t>
      </w:r>
      <w:r>
        <w:rPr>
          <w:rFonts w:hint="eastAsia"/>
          <w:highlight w:val="green"/>
        </w:rPr>
        <w:t>wind speed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wind direction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have not been </w:t>
      </w:r>
      <w:r>
        <w:rPr>
          <w:rFonts w:hint="eastAsia"/>
          <w:highlight w:val="green"/>
        </w:rPr>
        <w:t xml:space="preserve">comprehensively addressed </w:t>
      </w:r>
      <w:r>
        <w:rPr>
          <w:rFonts w:hint="eastAsia"/>
        </w:rPr>
        <w:t xml:space="preserve">in this study. </w:t>
      </w:r>
      <w:r>
        <w:rPr>
          <w:rFonts w:hint="eastAsia"/>
          <w:highlight w:val="green"/>
        </w:rPr>
        <w:t>Future research endeavors</w:t>
      </w:r>
      <w:r>
        <w:rPr>
          <w:rFonts w:hint="eastAsia"/>
        </w:rPr>
        <w:t xml:space="preserve"> should consider </w:t>
      </w:r>
      <w:r>
        <w:rPr>
          <w:rFonts w:hint="eastAsia"/>
          <w:highlight w:val="green"/>
        </w:rPr>
        <w:t>these factors</w:t>
      </w:r>
      <w:r>
        <w:rPr>
          <w:rFonts w:hint="eastAsia"/>
        </w:rPr>
        <w:t xml:space="preserve"> to offer a </w:t>
      </w:r>
      <w:r>
        <w:rPr>
          <w:rFonts w:hint="eastAsia"/>
          <w:highlight w:val="green"/>
        </w:rPr>
        <w:t>more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comprehensive understanding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dynamics</w:t>
      </w:r>
      <w:r>
        <w:rPr>
          <w:rFonts w:hint="eastAsia"/>
        </w:rPr>
        <w:t xml:space="preserve"> from the standpoint of </w:t>
      </w:r>
      <w:r>
        <w:rPr>
          <w:rFonts w:hint="eastAsia"/>
          <w:highlight w:val="green"/>
        </w:rPr>
        <w:t>background weather conditions</w:t>
      </w:r>
      <w:r>
        <w:rPr>
          <w:rFonts w:hint="eastAsia"/>
        </w:rPr>
        <w:t xml:space="preserve">, especially </w:t>
      </w:r>
      <w:r>
        <w:rPr>
          <w:rFonts w:hint="eastAsia"/>
          <w:highlight w:val="green"/>
        </w:rPr>
        <w:t xml:space="preserve">in cities </w:t>
      </w:r>
      <w:r>
        <w:rPr>
          <w:rFonts w:hint="eastAsia"/>
        </w:rPr>
        <w:t xml:space="preserve">characterized by </w:t>
      </w:r>
      <w:r>
        <w:rPr>
          <w:rFonts w:hint="eastAsia"/>
          <w:highlight w:val="green"/>
        </w:rPr>
        <w:t>higher wind speeds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In addition, </w:t>
      </w:r>
      <w:r>
        <w:rPr>
          <w:rFonts w:hint="eastAsia"/>
          <w:lang w:val="en-US" w:eastAsia="zh-CN"/>
        </w:rPr>
        <w:t xml:space="preserve">the city of </w:t>
      </w:r>
      <w:r>
        <w:rPr>
          <w:rFonts w:hint="eastAsia"/>
        </w:rPr>
        <w:t xml:space="preserve">Chongqing, </w:t>
      </w:r>
      <w:r>
        <w:rPr>
          <w:rFonts w:hint="eastAsia"/>
          <w:highlight w:val="green"/>
          <w:lang w:eastAsia="zh-CN"/>
        </w:rPr>
        <w:t>f</w:t>
      </w:r>
      <w:r>
        <w:rPr>
          <w:rFonts w:hint="eastAsia"/>
          <w:highlight w:val="green"/>
          <w:lang w:val="en-US" w:eastAsia="zh-CN"/>
        </w:rPr>
        <w:t>eatured</w:t>
      </w:r>
      <w:r>
        <w:rPr>
          <w:rFonts w:hint="eastAsia"/>
          <w:highlight w:val="green"/>
        </w:rPr>
        <w:t xml:space="preserve"> by </w:t>
      </w:r>
      <w:r>
        <w:rPr>
          <w:rFonts w:hint="eastAsia"/>
        </w:rPr>
        <w:t>a relatively low number of</w:t>
      </w:r>
      <w:r>
        <w:rPr>
          <w:rFonts w:hint="eastAsia"/>
          <w:highlight w:val="green"/>
        </w:rPr>
        <w:t xml:space="preserve"> sunshine hours</w:t>
      </w:r>
      <w:r>
        <w:rPr>
          <w:rFonts w:hint="eastAsia"/>
        </w:rPr>
        <w:t>, poses constraints on</w:t>
      </w:r>
      <w:r>
        <w:rPr>
          <w:rFonts w:hint="eastAsia"/>
          <w:highlight w:val="green"/>
        </w:rPr>
        <w:t xml:space="preserve"> the accessibility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suitable cloud-free</w:t>
      </w:r>
      <w:r>
        <w:rPr>
          <w:rFonts w:hint="eastAsia"/>
          <w:highlight w:val="green"/>
          <w:lang w:val="en-US" w:eastAsia="zh-CN"/>
        </w:rPr>
        <w:t xml:space="preserve"> </w:t>
      </w:r>
      <w:r>
        <w:rPr>
          <w:rFonts w:hint="eastAsia"/>
          <w:highlight w:val="green"/>
        </w:rPr>
        <w:t>Landsat images</w:t>
      </w:r>
      <w:r>
        <w:rPr>
          <w:rFonts w:hint="eastAsia"/>
        </w:rPr>
        <w:t>. In this study,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 xml:space="preserve">only </w:t>
      </w:r>
      <w:r>
        <w:rPr>
          <w:rFonts w:hint="eastAsia"/>
          <w:highlight w:val="green"/>
        </w:rPr>
        <w:t>2 images</w:t>
      </w:r>
      <w:r>
        <w:rPr>
          <w:rFonts w:hint="eastAsia"/>
        </w:rPr>
        <w:t xml:space="preserve"> were employed to characterize the </w:t>
      </w:r>
      <w:r>
        <w:rPr>
          <w:rFonts w:hint="eastAsia"/>
          <w:highlight w:val="green"/>
        </w:rPr>
        <w:t xml:space="preserve">normal summer day </w:t>
      </w:r>
      <w:r>
        <w:rPr>
          <w:rFonts w:hint="eastAsia"/>
        </w:rPr>
        <w:t xml:space="preserve">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In the future work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additional research endeavors</w:t>
      </w:r>
      <w:r>
        <w:rPr>
          <w:rFonts w:hint="eastAsia"/>
        </w:rPr>
        <w:t xml:space="preserve"> are imperative to </w:t>
      </w:r>
      <w:r>
        <w:rPr>
          <w:rFonts w:hint="eastAsia"/>
          <w:highlight w:val="green"/>
        </w:rPr>
        <w:t>incorporate more images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normal and extreme</w:t>
      </w:r>
      <w:r>
        <w:rPr>
          <w:rFonts w:hint="eastAsia"/>
        </w:rPr>
        <w:t xml:space="preserve"> summer days, thereby augmenting the </w:t>
      </w:r>
      <w:r>
        <w:rPr>
          <w:rFonts w:hint="eastAsia"/>
          <w:highlight w:val="green"/>
        </w:rPr>
        <w:t>robustness of the finding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Furthermore, </w:t>
      </w:r>
      <w:r>
        <w:rPr>
          <w:rFonts w:hint="eastAsia"/>
          <w:highlight w:val="green"/>
          <w:lang w:eastAsia="zh-CN"/>
        </w:rPr>
        <w:t>l</w:t>
      </w:r>
      <w:r>
        <w:rPr>
          <w:rFonts w:hint="eastAsia"/>
          <w:highlight w:val="green"/>
          <w:lang w:val="en-US" w:eastAsia="zh-CN"/>
        </w:rPr>
        <w:t>ike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other cities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developing countries</w:t>
      </w:r>
      <w:r>
        <w:rPr>
          <w:rFonts w:hint="eastAsia"/>
        </w:rPr>
        <w:t xml:space="preserve">, Chongqing has undergone </w:t>
      </w:r>
      <w:r>
        <w:rPr>
          <w:rFonts w:hint="eastAsia"/>
          <w:highlight w:val="green"/>
        </w:rPr>
        <w:t>rapid urbanization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past few decades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However, because of </w:t>
      </w:r>
      <w:r>
        <w:rPr>
          <w:rFonts w:hint="eastAsia"/>
        </w:rPr>
        <w:t xml:space="preserve">the limitations </w:t>
      </w:r>
      <w:r>
        <w:rPr>
          <w:rFonts w:hint="eastAsia"/>
          <w:lang w:val="en-US" w:eastAsia="zh-CN"/>
        </w:rPr>
        <w:t>of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available building data</w:t>
      </w:r>
      <w:r>
        <w:rPr>
          <w:rFonts w:hint="eastAsia"/>
          <w:highlight w:val="none"/>
          <w:lang w:val="en-US" w:eastAsia="zh-CN"/>
        </w:rPr>
        <w:t xml:space="preserve">, </w:t>
      </w:r>
      <w:r>
        <w:rPr>
          <w:rFonts w:hint="eastAsia"/>
        </w:rPr>
        <w:t xml:space="preserve">an analysis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 during this </w:t>
      </w:r>
      <w:r>
        <w:rPr>
          <w:rFonts w:hint="eastAsia"/>
          <w:highlight w:val="green"/>
        </w:rPr>
        <w:t>urbanization process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>s unfeasible.</w:t>
      </w:r>
      <w:bookmarkStart w:id="120" w:name="OLE_LINK124"/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Therefore, t</w:t>
      </w:r>
      <w:r>
        <w:rPr>
          <w:rFonts w:hint="eastAsia"/>
        </w:rPr>
        <w:t>he impacts of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green"/>
        </w:rPr>
        <w:t xml:space="preserve">urban </w:t>
      </w:r>
      <w:r>
        <w:rPr>
          <w:rFonts w:hint="eastAsia"/>
          <w:highlight w:val="green"/>
          <w:lang w:eastAsia="zh-CN"/>
        </w:rPr>
        <w:t>s</w:t>
      </w:r>
      <w:r>
        <w:rPr>
          <w:rFonts w:hint="eastAsia"/>
          <w:highlight w:val="green"/>
          <w:lang w:val="en-US" w:eastAsia="zh-CN"/>
        </w:rPr>
        <w:t>tructure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on </w:t>
      </w:r>
      <w:r>
        <w:rPr>
          <w:rFonts w:hint="eastAsia"/>
          <w:highlight w:val="green"/>
          <w:lang w:val="en-US" w:eastAsia="zh-CN"/>
        </w:rPr>
        <w:t xml:space="preserve">river cooling </w:t>
      </w:r>
      <w:r>
        <w:rPr>
          <w:rFonts w:hint="eastAsia"/>
        </w:rPr>
        <w:t xml:space="preserve">during </w:t>
      </w:r>
      <w:r>
        <w:rPr>
          <w:rFonts w:hint="eastAsia"/>
          <w:highlight w:val="green"/>
        </w:rPr>
        <w:t>urban construction</w:t>
      </w:r>
      <w:r>
        <w:rPr>
          <w:rFonts w:hint="eastAsia"/>
        </w:rPr>
        <w:t xml:space="preserve"> remain unexplored. </w:t>
      </w:r>
      <w:r>
        <w:rPr>
          <w:rFonts w:hint="eastAsia"/>
          <w:lang w:val="en-US" w:eastAsia="zh-CN"/>
        </w:rPr>
        <w:t>A</w:t>
      </w:r>
      <w:r>
        <w:rPr>
          <w:rFonts w:hint="eastAsia"/>
          <w:highlight w:val="green"/>
        </w:rPr>
        <w:t xml:space="preserve"> quantitative analysis</w:t>
      </w:r>
      <w:r>
        <w:rPr>
          <w:rFonts w:hint="eastAsia"/>
        </w:rPr>
        <w:t xml:space="preserve"> spanning over 20 years, investigating</w:t>
      </w:r>
      <w:r>
        <w:rPr>
          <w:rFonts w:hint="eastAsia"/>
          <w:highlight w:val="green"/>
        </w:rPr>
        <w:t xml:space="preserve"> annual variations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of</w:t>
      </w:r>
      <w:r>
        <w:rPr>
          <w:rFonts w:hint="eastAsia"/>
          <w:highlight w:val="green"/>
        </w:rPr>
        <w:t xml:space="preserve"> river cooling effects </w:t>
      </w:r>
      <w:r>
        <w:rPr>
          <w:rFonts w:hint="eastAsia"/>
        </w:rPr>
        <w:t xml:space="preserve">with </w:t>
      </w:r>
      <w:r>
        <w:rPr>
          <w:rFonts w:hint="eastAsia"/>
          <w:highlight w:val="green"/>
        </w:rPr>
        <w:t>dynamic building data</w:t>
      </w:r>
      <w:r>
        <w:rPr>
          <w:rFonts w:hint="eastAsia"/>
        </w:rPr>
        <w:t xml:space="preserve">, could offer </w:t>
      </w:r>
      <w:r>
        <w:rPr>
          <w:rFonts w:hint="eastAsia"/>
          <w:highlight w:val="green"/>
        </w:rPr>
        <w:t>valuable insights</w:t>
      </w:r>
      <w:r>
        <w:rPr>
          <w:rFonts w:hint="eastAsia"/>
        </w:rPr>
        <w:t xml:space="preserve">. Such findings </w:t>
      </w:r>
      <w:r>
        <w:rPr>
          <w:rFonts w:hint="eastAsia"/>
          <w:highlight w:val="green"/>
        </w:rPr>
        <w:t>hold implications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urban planning and management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developing countries</w:t>
      </w:r>
      <w:r>
        <w:rPr>
          <w:rFonts w:hint="eastAsia"/>
        </w:rPr>
        <w:t>.</w:t>
      </w:r>
      <w:bookmarkEnd w:id="117"/>
    </w:p>
    <w:bookmarkEnd w:id="118"/>
    <w:bookmarkEnd w:id="119"/>
    <w:bookmarkEnd w:id="120"/>
    <w:p>
      <w:pPr>
        <w:pStyle w:val="3"/>
        <w:numPr>
          <w:ilvl w:val="0"/>
          <w:numId w:val="1"/>
        </w:numPr>
      </w:pPr>
      <w:r>
        <w:rPr>
          <w:rFonts w:hint="eastAsia"/>
        </w:rPr>
        <w:t>Conclusions</w:t>
      </w:r>
    </w:p>
    <w:p>
      <w:pPr>
        <w:rPr>
          <w:del w:id="477" w:author="野草" w:date="2024-04-28T15:34:48Z"/>
          <w:rFonts w:hint="eastAsia" w:eastAsiaTheme="minorEastAsia"/>
          <w:highlight w:val="none"/>
          <w:lang w:val="en-US" w:eastAsia="zh-CN"/>
        </w:rPr>
      </w:pPr>
      <w:del w:id="478" w:author="野草" w:date="2024-04-28T15:34:48Z">
        <w:bookmarkStart w:id="121" w:name="OLE_LINK128"/>
        <w:bookmarkStart w:id="122" w:name="OLE_LINK126"/>
        <w:r>
          <w:rPr>
            <w:rFonts w:hint="eastAsia"/>
            <w:highlight w:val="none"/>
            <w:lang w:val="en-US" w:eastAsia="zh-CN"/>
          </w:rPr>
          <w:delText>【</w:delText>
        </w:r>
      </w:del>
      <w:del w:id="479" w:author="野草" w:date="2024-04-28T15:34:48Z">
        <w:bookmarkStart w:id="123" w:name="OLE_LINK129"/>
        <w:r>
          <w:rPr>
            <w:rFonts w:hint="eastAsia"/>
            <w:lang w:val="en-US" w:eastAsia="zh-CN"/>
          </w:rPr>
          <w:delText>up2024 0428 09:</w:delText>
        </w:r>
        <w:bookmarkEnd w:id="123"/>
        <w:r>
          <w:rPr>
            <w:rFonts w:hint="eastAsia"/>
            <w:lang w:val="en-US" w:eastAsia="zh-CN"/>
          </w:rPr>
          <w:delText>55</w:delText>
        </w:r>
      </w:del>
      <w:del w:id="480" w:author="野草" w:date="2024-04-28T15:34:48Z">
        <w:r>
          <w:rPr>
            <w:rFonts w:hint="eastAsia"/>
            <w:highlight w:val="none"/>
            <w:lang w:val="en-US" w:eastAsia="zh-CN"/>
          </w:rPr>
          <w:delText>】</w:delText>
        </w:r>
      </w:del>
    </w:p>
    <w:p>
      <w:pPr>
        <w:rPr>
          <w:rFonts w:hint="eastAsia"/>
        </w:rPr>
      </w:pPr>
      <w:bookmarkStart w:id="124" w:name="OLE_LINK131"/>
      <w:bookmarkStart w:id="125" w:name="OLE_LINK130"/>
      <w:r>
        <w:rPr>
          <w:rFonts w:hint="eastAsia"/>
          <w:highlight w:val="green"/>
        </w:rPr>
        <w:t>This study</w:t>
      </w:r>
      <w:r>
        <w:rPr>
          <w:rFonts w:hint="eastAsia"/>
        </w:rPr>
        <w:t xml:space="preserve"> focuses on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surrounding urban environment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normal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extreme summer days</w:t>
      </w:r>
      <w:r>
        <w:rPr>
          <w:rFonts w:hint="eastAsia"/>
        </w:rPr>
        <w:t xml:space="preserve">, taking the </w:t>
      </w:r>
      <w:r>
        <w:rPr>
          <w:rFonts w:hint="eastAsia"/>
          <w:highlight w:val="green"/>
        </w:rPr>
        <w:t xml:space="preserve">mountainous city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 xml:space="preserve">Chongqing </w:t>
      </w:r>
      <w:r>
        <w:rPr>
          <w:rFonts w:hint="eastAsia"/>
        </w:rPr>
        <w:t xml:space="preserve">as an example.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, including </w:t>
      </w:r>
      <w:r>
        <w:rPr>
          <w:rFonts w:hint="eastAsia"/>
          <w:highlight w:val="green"/>
        </w:rPr>
        <w:t>river characteristics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land cover</w:t>
      </w:r>
      <w:r>
        <w:rPr>
          <w:rFonts w:hint="eastAsia"/>
        </w:rPr>
        <w:t xml:space="preserve"> characteristics, </w:t>
      </w:r>
      <w:r>
        <w:rPr>
          <w:rFonts w:hint="eastAsia"/>
          <w:highlight w:val="green"/>
        </w:rPr>
        <w:t xml:space="preserve">3D building </w:t>
      </w:r>
      <w:r>
        <w:rPr>
          <w:rFonts w:hint="eastAsia"/>
        </w:rPr>
        <w:t xml:space="preserve">characteristics, and </w:t>
      </w:r>
      <w:r>
        <w:rPr>
          <w:rFonts w:hint="eastAsia"/>
          <w:highlight w:val="green"/>
        </w:rPr>
        <w:t>topographical characteristics</w:t>
      </w:r>
      <w:r>
        <w:rPr>
          <w:rFonts w:hint="eastAsia"/>
        </w:rPr>
        <w:t xml:space="preserve">, have been considered. The </w:t>
      </w:r>
      <w:r>
        <w:rPr>
          <w:rFonts w:hint="eastAsia"/>
          <w:highlight w:val="green"/>
        </w:rPr>
        <w:t>Boosted Regression Tree model</w:t>
      </w:r>
      <w:r>
        <w:rPr>
          <w:rFonts w:hint="eastAsia"/>
        </w:rPr>
        <w:t xml:space="preserve"> was employed to assess the </w:t>
      </w:r>
      <w:r>
        <w:rPr>
          <w:rFonts w:hint="eastAsia"/>
          <w:highlight w:val="green"/>
        </w:rPr>
        <w:t xml:space="preserve">relative importance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 xml:space="preserve">individual </w:t>
      </w:r>
      <w:r>
        <w:rPr>
          <w:rFonts w:hint="eastAsia"/>
          <w:highlight w:val="green"/>
          <w:lang w:val="en-US" w:eastAsia="zh-CN"/>
        </w:rPr>
        <w:t xml:space="preserve">influencing </w:t>
      </w:r>
      <w:r>
        <w:rPr>
          <w:rFonts w:hint="eastAsia"/>
          <w:highlight w:val="green"/>
        </w:rPr>
        <w:t>factors</w:t>
      </w:r>
      <w:r>
        <w:rPr>
          <w:rFonts w:hint="eastAsia"/>
        </w:rPr>
        <w:t xml:space="preserve"> for RCI, RCD and CRCI and the </w:t>
      </w:r>
      <w:r>
        <w:rPr>
          <w:rFonts w:hint="eastAsia"/>
          <w:highlight w:val="green"/>
        </w:rPr>
        <w:t>corresponding marginal effects</w:t>
      </w:r>
      <w:r>
        <w:rPr>
          <w:rFonts w:hint="eastAsia"/>
        </w:rPr>
        <w:t xml:space="preserve"> of the top 4 </w:t>
      </w:r>
      <w:r>
        <w:rPr>
          <w:rFonts w:hint="eastAsia"/>
          <w:highlight w:val="green"/>
        </w:rPr>
        <w:t>most influential factors</w:t>
      </w:r>
      <w:r>
        <w:rPr>
          <w:rFonts w:hint="eastAsia"/>
        </w:rPr>
        <w:t>. In contrast to</w:t>
      </w:r>
      <w:r>
        <w:rPr>
          <w:rFonts w:hint="eastAsia"/>
          <w:highlight w:val="green"/>
        </w:rPr>
        <w:t xml:space="preserve"> traditional analytical methods</w:t>
      </w:r>
      <w:r>
        <w:rPr>
          <w:rFonts w:hint="eastAsia"/>
        </w:rPr>
        <w:t xml:space="preserve"> such as </w:t>
      </w:r>
      <w:r>
        <w:rPr>
          <w:rFonts w:hint="eastAsia"/>
          <w:highlight w:val="green"/>
        </w:rPr>
        <w:t>linear regression</w:t>
      </w:r>
      <w:r>
        <w:rPr>
          <w:rFonts w:hint="eastAsia"/>
        </w:rPr>
        <w:t xml:space="preserve">, this approach </w:t>
      </w:r>
      <w:r>
        <w:rPr>
          <w:rFonts w:hint="eastAsia"/>
          <w:lang w:val="en-US" w:eastAsia="zh-CN"/>
        </w:rPr>
        <w:t xml:space="preserve">can </w:t>
      </w:r>
      <w:r>
        <w:rPr>
          <w:rFonts w:hint="eastAsia"/>
        </w:rPr>
        <w:t xml:space="preserve">effectively capture </w:t>
      </w:r>
      <w:r>
        <w:rPr>
          <w:rFonts w:hint="eastAsia"/>
          <w:highlight w:val="green"/>
        </w:rPr>
        <w:t>the non-linear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effects.</w:t>
      </w:r>
    </w:p>
    <w:p>
      <w:pPr>
        <w:rPr>
          <w:rFonts w:hint="eastAsia"/>
        </w:rPr>
      </w:pPr>
    </w:p>
    <w:p>
      <w:pPr>
        <w:rPr>
          <w:del w:id="481" w:author="野草" w:date="2024-04-28T15:34:49Z"/>
          <w:rFonts w:hint="eastAsia" w:eastAsiaTheme="minorEastAsia"/>
          <w:lang w:eastAsia="zh-CN"/>
        </w:rPr>
      </w:pPr>
      <w:del w:id="482" w:author="野草" w:date="2024-04-28T15:34:49Z">
        <w:r>
          <w:rPr>
            <w:rFonts w:hint="eastAsia"/>
            <w:lang w:eastAsia="zh-CN"/>
          </w:rPr>
          <w:delText>【</w:delText>
        </w:r>
      </w:del>
      <w:del w:id="483" w:author="野草" w:date="2024-04-28T15:34:49Z">
        <w:r>
          <w:rPr>
            <w:rFonts w:hint="eastAsia"/>
            <w:lang w:val="en-US" w:eastAsia="zh-CN"/>
          </w:rPr>
          <w:delText>up2024 0428 09:55</w:delText>
        </w:r>
      </w:del>
      <w:del w:id="484" w:author="野草" w:date="2024-04-28T15:34:49Z">
        <w:r>
          <w:rPr>
            <w:rFonts w:hint="eastAsia"/>
            <w:lang w:eastAsia="zh-CN"/>
          </w:rPr>
          <w:delText>】</w:delText>
        </w:r>
      </w:del>
    </w:p>
    <w:p>
      <w:pPr>
        <w:rPr>
          <w:rFonts w:hint="eastAsia"/>
        </w:rPr>
      </w:pPr>
      <w:r>
        <w:rPr>
          <w:rFonts w:hint="eastAsia"/>
          <w:highlight w:val="green"/>
        </w:rPr>
        <w:t>The conclusions</w:t>
      </w:r>
      <w:r>
        <w:rPr>
          <w:rFonts w:hint="eastAsia"/>
        </w:rPr>
        <w:t xml:space="preserve"> are as follows: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The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 xml:space="preserve"> exhibited </w:t>
      </w:r>
      <w:r>
        <w:rPr>
          <w:rFonts w:hint="eastAsia"/>
          <w:highlight w:val="green"/>
        </w:rPr>
        <w:t>significant spatial variations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similar spatial patterns.</w:t>
      </w:r>
      <w:r>
        <w:rPr>
          <w:rFonts w:hint="eastAsia"/>
        </w:rPr>
        <w:t xml:space="preserve"> In addition, the </w:t>
      </w:r>
      <w:r>
        <w:rPr>
          <w:rFonts w:hint="eastAsia"/>
          <w:highlight w:val="green"/>
        </w:rPr>
        <w:t>average values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spatial variations</w:t>
      </w:r>
      <w:r>
        <w:rPr>
          <w:rFonts w:hint="eastAsia"/>
        </w:rPr>
        <w:t xml:space="preserve"> of RCI and CRCI were higher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compared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>.</w:t>
      </w:r>
      <w:ins w:id="485" w:author="野草" w:date="2024-04-28T14:27:49Z">
        <w:r>
          <w:rPr>
            <w:rFonts w:hint="eastAsia"/>
            <w:lang w:val="en-US" w:eastAsia="zh-CN"/>
          </w:rPr>
          <w:t xml:space="preserve"> </w:t>
        </w:r>
      </w:ins>
      <w:ins w:id="486" w:author="野草" w:date="2024-04-28T14:27:55Z">
        <w:r>
          <w:rPr>
            <w:rFonts w:hint="eastAsia"/>
            <w:lang w:val="en-US" w:eastAsia="zh-CN"/>
          </w:rPr>
          <w:t>Sp</w:t>
        </w:r>
      </w:ins>
      <w:ins w:id="487" w:author="野草" w:date="2024-04-28T14:27:56Z">
        <w:r>
          <w:rPr>
            <w:rFonts w:hint="eastAsia"/>
            <w:lang w:val="en-US" w:eastAsia="zh-CN"/>
          </w:rPr>
          <w:t>eci</w:t>
        </w:r>
      </w:ins>
      <w:ins w:id="488" w:author="野草" w:date="2024-04-28T14:27:57Z">
        <w:r>
          <w:rPr>
            <w:rFonts w:hint="eastAsia"/>
            <w:lang w:val="en-US" w:eastAsia="zh-CN"/>
          </w:rPr>
          <w:t>ficall</w:t>
        </w:r>
      </w:ins>
      <w:ins w:id="489" w:author="野草" w:date="2024-04-28T14:27:58Z">
        <w:r>
          <w:rPr>
            <w:rFonts w:hint="eastAsia"/>
            <w:lang w:val="en-US" w:eastAsia="zh-CN"/>
          </w:rPr>
          <w:t>y</w:t>
        </w:r>
      </w:ins>
      <w:ins w:id="490" w:author="野草" w:date="2024-04-28T14:27:59Z">
        <w:r>
          <w:rPr>
            <w:rFonts w:hint="eastAsia"/>
            <w:lang w:val="en-US" w:eastAsia="zh-CN"/>
          </w:rPr>
          <w:t xml:space="preserve">, </w:t>
        </w:r>
      </w:ins>
      <w:ins w:id="491" w:author="野草" w:date="2024-04-28T14:27:53Z">
        <w:r>
          <w:rPr>
            <w:rFonts w:hint="eastAsia"/>
          </w:rPr>
          <w:t xml:space="preserve">the </w:t>
        </w:r>
      </w:ins>
      <w:ins w:id="492" w:author="野草" w:date="2024-04-28T14:27:53Z">
        <w:r>
          <w:rPr>
            <w:rFonts w:hint="eastAsia"/>
            <w:highlight w:val="green"/>
          </w:rPr>
          <w:t>average values</w:t>
        </w:r>
      </w:ins>
      <w:ins w:id="493" w:author="野草" w:date="2024-04-28T14:27:53Z">
        <w:r>
          <w:rPr>
            <w:rFonts w:hint="eastAsia"/>
          </w:rPr>
          <w:t xml:space="preserve"> and </w:t>
        </w:r>
      </w:ins>
      <w:ins w:id="494" w:author="野草" w:date="2024-04-28T14:27:53Z">
        <w:r>
          <w:rPr>
            <w:rFonts w:hint="eastAsia"/>
            <w:highlight w:val="green"/>
          </w:rPr>
          <w:t>standard deviation</w:t>
        </w:r>
      </w:ins>
      <w:ins w:id="495" w:author="野草" w:date="2024-04-28T14:27:53Z">
        <w:r>
          <w:rPr>
            <w:rFonts w:hint="eastAsia"/>
            <w:highlight w:val="green"/>
            <w:lang w:val="en-US" w:eastAsia="zh-CN"/>
          </w:rPr>
          <w:t>s</w:t>
        </w:r>
      </w:ins>
      <w:ins w:id="496" w:author="野草" w:date="2024-04-28T14:27:53Z">
        <w:r>
          <w:rPr>
            <w:rFonts w:hint="eastAsia"/>
            <w:lang w:val="en-US" w:eastAsia="zh-CN"/>
          </w:rPr>
          <w:t xml:space="preserve"> in</w:t>
        </w:r>
      </w:ins>
      <w:ins w:id="497" w:author="野草" w:date="2024-04-28T14:27:53Z">
        <w:r>
          <w:rPr>
            <w:rFonts w:hint="eastAsia"/>
          </w:rPr>
          <w:t xml:space="preserve"> </w:t>
        </w:r>
      </w:ins>
      <w:ins w:id="498" w:author="野草" w:date="2024-04-28T14:27:53Z">
        <w:r>
          <w:rPr>
            <w:rFonts w:hint="eastAsia"/>
            <w:highlight w:val="green"/>
          </w:rPr>
          <w:t>River Cooling Intensity (RCI)</w:t>
        </w:r>
      </w:ins>
      <w:ins w:id="499" w:author="野草" w:date="2024-04-28T14:27:53Z">
        <w:r>
          <w:rPr>
            <w:rFonts w:hint="eastAsia"/>
          </w:rPr>
          <w:t xml:space="preserve"> were </w:t>
        </w:r>
      </w:ins>
      <w:ins w:id="500" w:author="野草" w:date="2024-04-28T14:27:53Z">
        <w:r>
          <w:rPr>
            <w:rFonts w:hint="eastAsia"/>
            <w:highlight w:val="cyan"/>
            <w:lang w:val="en-US" w:eastAsia="zh-CN"/>
          </w:rPr>
          <w:t>5.5°C and 2.4°C</w:t>
        </w:r>
      </w:ins>
      <w:ins w:id="501" w:author="野草" w:date="2024-04-28T14:27:53Z">
        <w:r>
          <w:rPr>
            <w:rFonts w:hint="eastAsia"/>
            <w:lang w:val="en-US" w:eastAsia="zh-CN"/>
          </w:rPr>
          <w:t xml:space="preserve"> on the </w:t>
        </w:r>
      </w:ins>
      <w:ins w:id="502" w:author="野草" w:date="2024-04-28T14:27:53Z">
        <w:r>
          <w:rPr>
            <w:rFonts w:hint="eastAsia"/>
            <w:highlight w:val="green"/>
            <w:lang w:val="en-US" w:eastAsia="zh-CN"/>
          </w:rPr>
          <w:t>normal summer day</w:t>
        </w:r>
      </w:ins>
      <w:ins w:id="503" w:author="野草" w:date="2024-04-28T14:28:03Z">
        <w:r>
          <w:rPr>
            <w:rFonts w:hint="eastAsia"/>
            <w:highlight w:val="none"/>
            <w:lang w:val="en-US" w:eastAsia="zh-CN"/>
            <w:rPrChange w:id="504" w:author="野草" w:date="2024-04-28T14:28:07Z">
              <w:rPr>
                <w:rFonts w:hint="eastAsia"/>
                <w:highlight w:val="green"/>
                <w:lang w:val="en-US" w:eastAsia="zh-CN"/>
              </w:rPr>
            </w:rPrChange>
          </w:rPr>
          <w:t xml:space="preserve"> and</w:t>
        </w:r>
      </w:ins>
      <w:ins w:id="505" w:author="野草" w:date="2024-04-28T14:28:08Z">
        <w:r>
          <w:rPr>
            <w:rFonts w:hint="eastAsia"/>
            <w:highlight w:val="none"/>
            <w:lang w:val="en-US" w:eastAsia="zh-CN"/>
          </w:rPr>
          <w:t xml:space="preserve"> </w:t>
        </w:r>
      </w:ins>
      <w:ins w:id="506" w:author="野草" w:date="2024-04-28T14:28:09Z">
        <w:r>
          <w:rPr>
            <w:rFonts w:hint="eastAsia"/>
            <w:highlight w:val="none"/>
            <w:lang w:val="en-US" w:eastAsia="zh-CN"/>
          </w:rPr>
          <w:t>the</w:t>
        </w:r>
      </w:ins>
      <w:ins w:id="507" w:author="野草" w:date="2024-04-28T14:28:10Z">
        <w:r>
          <w:rPr>
            <w:rFonts w:hint="eastAsia"/>
            <w:highlight w:val="none"/>
            <w:lang w:val="en-US" w:eastAsia="zh-CN"/>
          </w:rPr>
          <w:t>y inc</w:t>
        </w:r>
      </w:ins>
      <w:ins w:id="508" w:author="野草" w:date="2024-04-28T14:28:11Z">
        <w:r>
          <w:rPr>
            <w:rFonts w:hint="eastAsia"/>
            <w:highlight w:val="none"/>
            <w:lang w:val="en-US" w:eastAsia="zh-CN"/>
          </w:rPr>
          <w:t>reas</w:t>
        </w:r>
      </w:ins>
      <w:ins w:id="509" w:author="野草" w:date="2024-04-28T14:28:12Z">
        <w:r>
          <w:rPr>
            <w:rFonts w:hint="eastAsia"/>
            <w:highlight w:val="none"/>
            <w:lang w:val="en-US" w:eastAsia="zh-CN"/>
          </w:rPr>
          <w:t xml:space="preserve">ed </w:t>
        </w:r>
      </w:ins>
      <w:ins w:id="510" w:author="野草" w:date="2024-04-28T14:28:14Z">
        <w:r>
          <w:rPr>
            <w:rFonts w:hint="eastAsia"/>
            <w:highlight w:val="none"/>
            <w:lang w:val="en-US" w:eastAsia="zh-CN"/>
          </w:rPr>
          <w:t xml:space="preserve">to </w:t>
        </w:r>
      </w:ins>
      <w:ins w:id="511" w:author="野草" w:date="2024-04-28T14:28:16Z">
        <w:r>
          <w:rPr>
            <w:rFonts w:hint="eastAsia"/>
            <w:highlight w:val="cyan"/>
            <w:lang w:val="en-US" w:eastAsia="zh-CN"/>
            <w:rPrChange w:id="512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>6.4</w:t>
        </w:r>
      </w:ins>
      <w:ins w:id="513" w:author="野草" w:date="2024-04-28T14:28:17Z">
        <w:r>
          <w:rPr>
            <w:rFonts w:hint="eastAsia"/>
            <w:highlight w:val="cyan"/>
            <w:lang w:val="en-US" w:eastAsia="zh-CN"/>
            <w:rPrChange w:id="514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>°</w:t>
        </w:r>
      </w:ins>
      <w:ins w:id="515" w:author="野草" w:date="2024-04-28T14:28:18Z">
        <w:r>
          <w:rPr>
            <w:rFonts w:hint="eastAsia"/>
            <w:highlight w:val="cyan"/>
            <w:lang w:val="en-US" w:eastAsia="zh-CN"/>
            <w:rPrChange w:id="516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 xml:space="preserve">C </w:t>
        </w:r>
      </w:ins>
      <w:ins w:id="517" w:author="野草" w:date="2024-04-28T14:28:19Z">
        <w:r>
          <w:rPr>
            <w:rFonts w:hint="eastAsia"/>
            <w:highlight w:val="cyan"/>
            <w:lang w:val="en-US" w:eastAsia="zh-CN"/>
            <w:rPrChange w:id="518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 xml:space="preserve">and </w:t>
        </w:r>
      </w:ins>
      <w:ins w:id="519" w:author="野草" w:date="2024-04-28T14:28:20Z">
        <w:r>
          <w:rPr>
            <w:rFonts w:hint="eastAsia"/>
            <w:highlight w:val="cyan"/>
            <w:lang w:val="en-US" w:eastAsia="zh-CN"/>
            <w:rPrChange w:id="520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>3.1</w:t>
        </w:r>
      </w:ins>
      <w:ins w:id="521" w:author="野草" w:date="2024-04-28T14:28:21Z">
        <w:r>
          <w:rPr>
            <w:rFonts w:hint="eastAsia"/>
            <w:highlight w:val="cyan"/>
            <w:lang w:val="en-US" w:eastAsia="zh-CN"/>
            <w:rPrChange w:id="522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 xml:space="preserve"> </w:t>
        </w:r>
      </w:ins>
      <w:ins w:id="523" w:author="野草" w:date="2024-04-28T14:28:22Z">
        <w:r>
          <w:rPr>
            <w:rFonts w:hint="eastAsia"/>
            <w:highlight w:val="cyan"/>
            <w:lang w:val="en-US" w:eastAsia="zh-CN"/>
            <w:rPrChange w:id="524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>°</w:t>
        </w:r>
      </w:ins>
      <w:ins w:id="525" w:author="野草" w:date="2024-04-28T14:28:23Z">
        <w:r>
          <w:rPr>
            <w:rFonts w:hint="eastAsia"/>
            <w:highlight w:val="cyan"/>
            <w:lang w:val="en-US" w:eastAsia="zh-CN"/>
            <w:rPrChange w:id="526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>C</w:t>
        </w:r>
      </w:ins>
      <w:ins w:id="527" w:author="野草" w:date="2024-04-28T14:28:23Z">
        <w:r>
          <w:rPr>
            <w:rFonts w:hint="eastAsia"/>
            <w:highlight w:val="none"/>
            <w:lang w:val="en-US" w:eastAsia="zh-CN"/>
          </w:rPr>
          <w:t xml:space="preserve"> </w:t>
        </w:r>
      </w:ins>
      <w:ins w:id="528" w:author="野草" w:date="2024-04-28T14:28:28Z">
        <w:r>
          <w:rPr>
            <w:rFonts w:hint="eastAsia"/>
            <w:highlight w:val="none"/>
            <w:lang w:val="en-US" w:eastAsia="zh-CN"/>
          </w:rPr>
          <w:t>on t</w:t>
        </w:r>
      </w:ins>
      <w:ins w:id="529" w:author="野草" w:date="2024-04-28T14:28:29Z">
        <w:r>
          <w:rPr>
            <w:rFonts w:hint="eastAsia"/>
            <w:highlight w:val="none"/>
            <w:lang w:val="en-US" w:eastAsia="zh-CN"/>
          </w:rPr>
          <w:t>he e</w:t>
        </w:r>
      </w:ins>
      <w:ins w:id="530" w:author="野草" w:date="2024-04-28T14:28:30Z">
        <w:r>
          <w:rPr>
            <w:rFonts w:hint="eastAsia"/>
            <w:highlight w:val="none"/>
            <w:lang w:val="en-US" w:eastAsia="zh-CN"/>
          </w:rPr>
          <w:t>xtreme</w:t>
        </w:r>
      </w:ins>
      <w:ins w:id="531" w:author="野草" w:date="2024-04-28T14:28:31Z">
        <w:r>
          <w:rPr>
            <w:rFonts w:hint="eastAsia"/>
            <w:highlight w:val="none"/>
            <w:lang w:val="en-US" w:eastAsia="zh-CN"/>
          </w:rPr>
          <w:t>ly h</w:t>
        </w:r>
      </w:ins>
      <w:ins w:id="532" w:author="野草" w:date="2024-04-28T14:28:32Z">
        <w:r>
          <w:rPr>
            <w:rFonts w:hint="eastAsia"/>
            <w:highlight w:val="none"/>
            <w:lang w:val="en-US" w:eastAsia="zh-CN"/>
          </w:rPr>
          <w:t>ot day.</w:t>
        </w:r>
      </w:ins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highlight w:val="green"/>
        </w:rPr>
        <w:t>Explanatory powers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 on RCD and CRCI were </w:t>
      </w:r>
      <w:r>
        <w:rPr>
          <w:rFonts w:hint="eastAsia"/>
          <w:highlight w:val="green"/>
        </w:rPr>
        <w:t xml:space="preserve">notably higher </w:t>
      </w:r>
      <w:r>
        <w:rPr>
          <w:rFonts w:hint="eastAsia"/>
        </w:rPr>
        <w:t xml:space="preserve">compared to RCI </w:t>
      </w:r>
      <w:r>
        <w:rPr>
          <w:rFonts w:hint="eastAsia"/>
          <w:highlight w:val="green"/>
        </w:rPr>
        <w:t>for the 2 case days</w:t>
      </w:r>
      <w:r>
        <w:rPr>
          <w:rFonts w:hint="eastAsia"/>
        </w:rPr>
        <w:t>.</w:t>
      </w:r>
    </w:p>
    <w:p>
      <w:pPr>
        <w:numPr>
          <w:ilvl w:val="0"/>
          <w:numId w:val="2"/>
        </w:numPr>
        <w:rPr>
          <w:rFonts w:hint="eastAsia"/>
        </w:rPr>
      </w:pPr>
      <w:del w:id="533" w:author="野草" w:date="2024-04-28T15:24:49Z">
        <w:r>
          <w:rPr>
            <w:rFonts w:hint="eastAsia"/>
            <w:highlight w:val="green"/>
          </w:rPr>
          <w:delText>T</w:delText>
        </w:r>
      </w:del>
      <w:ins w:id="534" w:author="野草" w:date="2024-04-28T15:24:36Z">
        <w:r>
          <w:rPr>
            <w:rFonts w:hint="eastAsia"/>
            <w:highlight w:val="green"/>
          </w:rPr>
          <w:t>Topographical characteristics</w:t>
        </w:r>
      </w:ins>
      <w:ins w:id="535" w:author="野草" w:date="2024-04-28T15:24:36Z">
        <w:r>
          <w:rPr>
            <w:rFonts w:hint="eastAsia"/>
            <w:highlight w:val="none"/>
            <w:rPrChange w:id="536" w:author="野草" w:date="2024-04-28T15:24:48Z">
              <w:rPr>
                <w:rFonts w:hint="eastAsia"/>
                <w:highlight w:val="green"/>
              </w:rPr>
            </w:rPrChange>
          </w:rPr>
          <w:t xml:space="preserve"> exhibited </w:t>
        </w:r>
      </w:ins>
      <w:ins w:id="537" w:author="野草" w:date="2024-04-28T15:24:36Z">
        <w:r>
          <w:rPr>
            <w:rFonts w:hint="eastAsia"/>
            <w:sz w:val="22"/>
            <w:szCs w:val="28"/>
            <w:highlight w:val="green"/>
            <w:rPrChange w:id="538" w:author="野草" w:date="2024-04-28T15:25:03Z">
              <w:rPr>
                <w:rFonts w:hint="eastAsia"/>
                <w:highlight w:val="green"/>
              </w:rPr>
            </w:rPrChange>
          </w:rPr>
          <w:t>strong impacts</w:t>
        </w:r>
      </w:ins>
      <w:ins w:id="539" w:author="野草" w:date="2024-04-28T15:24:36Z">
        <w:r>
          <w:rPr>
            <w:rFonts w:hint="eastAsia"/>
            <w:highlight w:val="none"/>
            <w:rPrChange w:id="540" w:author="野草" w:date="2024-04-28T15:24:48Z">
              <w:rPr>
                <w:rFonts w:hint="eastAsia"/>
                <w:highlight w:val="green"/>
              </w:rPr>
            </w:rPrChange>
          </w:rPr>
          <w:t xml:space="preserve"> on </w:t>
        </w:r>
      </w:ins>
      <w:ins w:id="541" w:author="野草" w:date="2024-04-28T15:24:36Z">
        <w:r>
          <w:rPr>
            <w:rFonts w:hint="eastAsia"/>
            <w:highlight w:val="green"/>
          </w:rPr>
          <w:t>river cooling effects</w:t>
        </w:r>
      </w:ins>
      <w:ins w:id="542" w:author="野草" w:date="2024-04-28T15:24:36Z">
        <w:r>
          <w:rPr>
            <w:rFonts w:hint="eastAsia"/>
            <w:highlight w:val="none"/>
            <w:rPrChange w:id="543" w:author="野草" w:date="2024-04-28T15:24:48Z">
              <w:rPr>
                <w:rFonts w:hint="eastAsia"/>
                <w:highlight w:val="green"/>
              </w:rPr>
            </w:rPrChange>
          </w:rPr>
          <w:t xml:space="preserve">, with the </w:t>
        </w:r>
      </w:ins>
      <w:ins w:id="544" w:author="野草" w:date="2024-04-28T15:24:36Z">
        <w:r>
          <w:rPr>
            <w:rFonts w:hint="eastAsia"/>
            <w:highlight w:val="green"/>
          </w:rPr>
          <w:t>relative importance</w:t>
        </w:r>
      </w:ins>
      <w:ins w:id="545" w:author="野草" w:date="2024-04-28T15:24:36Z">
        <w:r>
          <w:rPr>
            <w:rFonts w:hint="eastAsia"/>
            <w:highlight w:val="none"/>
            <w:rPrChange w:id="546" w:author="野草" w:date="2024-04-28T15:24:48Z">
              <w:rPr>
                <w:rFonts w:hint="eastAsia"/>
                <w:highlight w:val="green"/>
              </w:rPr>
            </w:rPrChange>
          </w:rPr>
          <w:t xml:space="preserve"> of </w:t>
        </w:r>
      </w:ins>
      <w:ins w:id="547" w:author="野草" w:date="2024-04-28T15:25:14Z">
        <w:r>
          <w:rPr>
            <w:rFonts w:hint="eastAsia"/>
            <w:highlight w:val="green"/>
            <w:lang w:val="en-US" w:eastAsia="zh-CN"/>
            <w:rPrChange w:id="548" w:author="野草" w:date="2024-04-28T15:25:18Z">
              <w:rPr>
                <w:rFonts w:hint="eastAsia"/>
                <w:highlight w:val="none"/>
                <w:lang w:val="en-US" w:eastAsia="zh-CN"/>
              </w:rPr>
            </w:rPrChange>
          </w:rPr>
          <w:t>avera</w:t>
        </w:r>
      </w:ins>
      <w:ins w:id="549" w:author="野草" w:date="2024-04-28T15:25:15Z">
        <w:r>
          <w:rPr>
            <w:rFonts w:hint="eastAsia"/>
            <w:highlight w:val="green"/>
            <w:lang w:val="en-US" w:eastAsia="zh-CN"/>
            <w:rPrChange w:id="550" w:author="野草" w:date="2024-04-28T15:25:18Z">
              <w:rPr>
                <w:rFonts w:hint="eastAsia"/>
                <w:highlight w:val="none"/>
                <w:lang w:val="en-US" w:eastAsia="zh-CN"/>
              </w:rPr>
            </w:rPrChange>
          </w:rPr>
          <w:t xml:space="preserve">ge </w:t>
        </w:r>
      </w:ins>
      <w:ins w:id="551" w:author="野草" w:date="2024-04-28T15:24:36Z">
        <w:r>
          <w:rPr>
            <w:rFonts w:hint="eastAsia"/>
            <w:highlight w:val="green"/>
          </w:rPr>
          <w:t>elevation</w:t>
        </w:r>
      </w:ins>
      <w:ins w:id="552" w:author="野草" w:date="2024-04-28T15:24:36Z">
        <w:r>
          <w:rPr>
            <w:rFonts w:hint="eastAsia"/>
            <w:highlight w:val="none"/>
            <w:rPrChange w:id="553" w:author="野草" w:date="2024-04-28T15:24:48Z">
              <w:rPr>
                <w:rFonts w:hint="eastAsia"/>
                <w:highlight w:val="green"/>
              </w:rPr>
            </w:rPrChange>
          </w:rPr>
          <w:t xml:space="preserve"> for RCI being </w:t>
        </w:r>
      </w:ins>
      <w:ins w:id="554" w:author="野草" w:date="2024-04-28T15:24:36Z">
        <w:r>
          <w:rPr>
            <w:rFonts w:hint="eastAsia"/>
            <w:highlight w:val="cyan"/>
            <w:rPrChange w:id="555" w:author="野草" w:date="2024-04-28T15:25:23Z">
              <w:rPr>
                <w:rFonts w:hint="eastAsia"/>
                <w:highlight w:val="green"/>
              </w:rPr>
            </w:rPrChange>
          </w:rPr>
          <w:t>11.0% and 16.1%</w:t>
        </w:r>
      </w:ins>
      <w:ins w:id="556" w:author="野草" w:date="2024-04-28T15:24:36Z">
        <w:r>
          <w:rPr>
            <w:rFonts w:hint="eastAsia"/>
            <w:highlight w:val="none"/>
            <w:rPrChange w:id="557" w:author="野草" w:date="2024-04-28T15:24:48Z">
              <w:rPr>
                <w:rFonts w:hint="eastAsia"/>
                <w:highlight w:val="green"/>
              </w:rPr>
            </w:rPrChange>
          </w:rPr>
          <w:t xml:space="preserve"> on the </w:t>
        </w:r>
      </w:ins>
      <w:ins w:id="558" w:author="野草" w:date="2024-04-28T15:24:36Z">
        <w:r>
          <w:rPr>
            <w:rFonts w:hint="eastAsia"/>
            <w:highlight w:val="green"/>
          </w:rPr>
          <w:t xml:space="preserve">normal summer day </w:t>
        </w:r>
      </w:ins>
      <w:ins w:id="559" w:author="野草" w:date="2024-04-28T15:24:36Z">
        <w:r>
          <w:rPr>
            <w:rFonts w:hint="eastAsia"/>
            <w:highlight w:val="none"/>
            <w:rPrChange w:id="560" w:author="野草" w:date="2024-04-28T15:24:48Z">
              <w:rPr>
                <w:rFonts w:hint="eastAsia"/>
                <w:highlight w:val="green"/>
              </w:rPr>
            </w:rPrChange>
          </w:rPr>
          <w:t xml:space="preserve">and </w:t>
        </w:r>
      </w:ins>
      <w:ins w:id="561" w:author="野草" w:date="2024-04-28T15:24:36Z">
        <w:r>
          <w:rPr>
            <w:rFonts w:hint="eastAsia"/>
            <w:highlight w:val="green"/>
          </w:rPr>
          <w:t>the extremely hot day</w:t>
        </w:r>
      </w:ins>
      <w:ins w:id="562" w:author="野草" w:date="2024-04-28T15:24:36Z">
        <w:r>
          <w:rPr>
            <w:rFonts w:hint="eastAsia"/>
            <w:highlight w:val="none"/>
            <w:rPrChange w:id="563" w:author="野草" w:date="2024-04-28T15:24:48Z">
              <w:rPr>
                <w:rFonts w:hint="eastAsia"/>
                <w:highlight w:val="green"/>
              </w:rPr>
            </w:rPrChange>
          </w:rPr>
          <w:t xml:space="preserve">, respectively. </w:t>
        </w:r>
      </w:ins>
      <w:del w:id="564" w:author="野草" w:date="2024-04-28T15:24:43Z">
        <w:r>
          <w:rPr>
            <w:rFonts w:hint="eastAsia"/>
            <w:highlight w:val="green"/>
          </w:rPr>
          <w:delText xml:space="preserve">opographical characteristics showed strong impacts on river cooling, </w:delText>
        </w:r>
      </w:del>
      <w:del w:id="565" w:author="野草" w:date="2024-04-28T15:24:43Z">
        <w:r>
          <w:rPr>
            <w:rFonts w:hint="eastAsia"/>
          </w:rPr>
          <w:delText>while</w:delText>
        </w:r>
      </w:del>
      <w:del w:id="566" w:author="野草" w:date="2024-04-28T15:24:43Z">
        <w:r>
          <w:rPr>
            <w:rFonts w:hint="eastAsia"/>
            <w:highlight w:val="green"/>
          </w:rPr>
          <w:delText xml:space="preserve"> </w:delText>
        </w:r>
      </w:del>
      <w:del w:id="567" w:author="野草" w:date="2024-04-28T15:24:43Z">
        <w:r>
          <w:rPr>
            <w:rFonts w:hint="eastAsia"/>
            <w:highlight w:val="green"/>
            <w:lang w:val="en-US" w:eastAsia="zh-CN"/>
          </w:rPr>
          <w:delText>smal</w:delText>
        </w:r>
      </w:del>
      <w:del w:id="568" w:author="野草" w:date="2024-04-28T15:24:43Z">
        <w:r>
          <w:rPr>
            <w:rFonts w:hint="eastAsia"/>
            <w:highlight w:val="green"/>
          </w:rPr>
          <w:delText xml:space="preserve">l influences </w:delText>
        </w:r>
      </w:del>
      <w:del w:id="569" w:author="野草" w:date="2024-04-28T15:24:43Z">
        <w:r>
          <w:rPr>
            <w:rFonts w:hint="eastAsia"/>
          </w:rPr>
          <w:delText xml:space="preserve">of </w:delText>
        </w:r>
      </w:del>
      <w:del w:id="570" w:author="野草" w:date="2024-04-28T15:24:43Z">
        <w:r>
          <w:rPr>
            <w:rFonts w:hint="eastAsia"/>
            <w:highlight w:val="green"/>
          </w:rPr>
          <w:delText>land cover compositions</w:delText>
        </w:r>
      </w:del>
      <w:del w:id="571" w:author="野草" w:date="2024-04-28T15:24:43Z">
        <w:r>
          <w:rPr>
            <w:rFonts w:hint="eastAsia"/>
          </w:rPr>
          <w:delText xml:space="preserve"> were observed. </w:delText>
        </w:r>
      </w:del>
      <w:del w:id="572" w:author="野草" w:date="2024-04-28T15:24:43Z">
        <w:r>
          <w:rPr>
            <w:rFonts w:hint="eastAsia"/>
            <w:highlight w:val="green"/>
          </w:rPr>
          <w:delText>River characteristics</w:delText>
        </w:r>
      </w:del>
      <w:del w:id="573" w:author="野草" w:date="2024-04-28T15:24:43Z">
        <w:r>
          <w:rPr>
            <w:rFonts w:hint="eastAsia"/>
          </w:rPr>
          <w:delText xml:space="preserve">, </w:delText>
        </w:r>
      </w:del>
      <w:del w:id="574" w:author="野草" w:date="2024-04-28T15:24:43Z">
        <w:r>
          <w:rPr>
            <w:rFonts w:hint="eastAsia"/>
            <w:highlight w:val="green"/>
          </w:rPr>
          <w:delText xml:space="preserve">3D building </w:delText>
        </w:r>
      </w:del>
      <w:del w:id="575" w:author="野草" w:date="2024-04-28T15:24:43Z">
        <w:r>
          <w:rPr>
            <w:rFonts w:hint="eastAsia"/>
          </w:rPr>
          <w:delText xml:space="preserve">characteristics, and land cover </w:delText>
        </w:r>
      </w:del>
      <w:del w:id="576" w:author="野草" w:date="2024-04-28T15:24:43Z">
        <w:r>
          <w:rPr>
            <w:rFonts w:hint="eastAsia"/>
            <w:highlight w:val="green"/>
          </w:rPr>
          <w:delText>configurations</w:delText>
        </w:r>
      </w:del>
      <w:del w:id="577" w:author="野草" w:date="2024-04-28T15:24:43Z">
        <w:r>
          <w:rPr>
            <w:rFonts w:hint="eastAsia"/>
          </w:rPr>
          <w:delText xml:space="preserve"> also contributed to </w:delText>
        </w:r>
      </w:del>
      <w:del w:id="578" w:author="野草" w:date="2024-04-28T15:24:43Z">
        <w:r>
          <w:rPr>
            <w:rFonts w:hint="eastAsia"/>
            <w:highlight w:val="green"/>
          </w:rPr>
          <w:delText>river cooling</w:delText>
        </w:r>
      </w:del>
      <w:del w:id="579" w:author="野草" w:date="2024-04-28T15:24:43Z">
        <w:r>
          <w:rPr>
            <w:rFonts w:hint="eastAsia"/>
          </w:rPr>
          <w:delText xml:space="preserve">. </w:delText>
        </w:r>
      </w:del>
      <w:r>
        <w:rPr>
          <w:rFonts w:hint="eastAsia"/>
        </w:rPr>
        <w:t xml:space="preserve">In comparison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 xml:space="preserve">relative importance </w:t>
      </w:r>
      <w:r>
        <w:rPr>
          <w:rFonts w:hint="eastAsia"/>
        </w:rPr>
        <w:t>of</w:t>
      </w:r>
      <w:r>
        <w:rPr>
          <w:rFonts w:hint="eastAsia"/>
          <w:highlight w:val="green"/>
        </w:rPr>
        <w:t xml:space="preserve"> patch density</w:t>
      </w:r>
      <w:r>
        <w:rPr>
          <w:rFonts w:hint="eastAsia"/>
        </w:rPr>
        <w:t xml:space="preserve"> was increased, while the role of </w:t>
      </w:r>
      <w:r>
        <w:rPr>
          <w:rFonts w:hint="eastAsia"/>
          <w:highlight w:val="green"/>
        </w:rPr>
        <w:t>river width</w:t>
      </w:r>
      <w:r>
        <w:rPr>
          <w:rFonts w:hint="eastAsia"/>
        </w:rPr>
        <w:t xml:space="preserve"> was decreased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on the </w:t>
      </w:r>
      <w:r>
        <w:rPr>
          <w:rFonts w:hint="eastAsia"/>
          <w:highlight w:val="green"/>
        </w:rPr>
        <w:t>extremely hot day.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Through the </w:t>
      </w:r>
      <w:r>
        <w:rPr>
          <w:rFonts w:hint="eastAsia"/>
          <w:highlight w:val="green"/>
        </w:rPr>
        <w:t>examination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marginal effects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non-linear influences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top 4 most influential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were identified, with </w:t>
      </w:r>
      <w:r>
        <w:rPr>
          <w:rFonts w:hint="eastAsia"/>
          <w:highlight w:val="green"/>
        </w:rPr>
        <w:t>most variables</w:t>
      </w:r>
      <w:r>
        <w:rPr>
          <w:rFonts w:hint="eastAsia"/>
        </w:rPr>
        <w:t xml:space="preserve"> exerting their impacts </w:t>
      </w:r>
      <w:r>
        <w:rPr>
          <w:rFonts w:hint="eastAsia"/>
          <w:highlight w:val="green"/>
        </w:rPr>
        <w:t>within specific ranges</w:t>
      </w:r>
      <w:r>
        <w:rPr>
          <w:rFonts w:hint="eastAsia"/>
        </w:rPr>
        <w:t xml:space="preserve">. ELE and SLP exhibited </w:t>
      </w:r>
      <w:r>
        <w:rPr>
          <w:rFonts w:hint="eastAsia"/>
          <w:highlight w:val="green"/>
        </w:rPr>
        <w:t>ascent and descent patterns</w:t>
      </w:r>
      <w:r>
        <w:rPr>
          <w:rFonts w:hint="eastAsia"/>
        </w:rPr>
        <w:t xml:space="preserve"> on both </w:t>
      </w:r>
      <w:r>
        <w:rPr>
          <w:rFonts w:hint="eastAsia"/>
          <w:highlight w:val="green"/>
        </w:rPr>
        <w:t>summer days</w:t>
      </w:r>
      <w:r>
        <w:rPr>
          <w:rFonts w:hint="eastAsia"/>
        </w:rPr>
        <w:t xml:space="preserve">, while the </w:t>
      </w:r>
      <w:r>
        <w:rPr>
          <w:rFonts w:hint="eastAsia"/>
          <w:lang w:val="en-US" w:eastAsia="zh-CN"/>
        </w:rPr>
        <w:t>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PD and RW</w:t>
      </w:r>
      <w:r>
        <w:rPr>
          <w:rFonts w:hint="eastAsia"/>
        </w:rPr>
        <w:t xml:space="preserve"> were relatively </w:t>
      </w:r>
      <w:r>
        <w:rPr>
          <w:rFonts w:hint="eastAsia"/>
          <w:highlight w:val="green"/>
        </w:rPr>
        <w:t>fluctuating</w:t>
      </w:r>
      <w:r>
        <w:rPr>
          <w:rFonts w:hint="eastAsia"/>
        </w:rPr>
        <w:t xml:space="preserve">, showing </w:t>
      </w:r>
      <w:r>
        <w:rPr>
          <w:rFonts w:hint="eastAsia"/>
          <w:highlight w:val="green"/>
        </w:rPr>
        <w:t>descent and ascent patterns</w:t>
      </w:r>
      <w:r>
        <w:rPr>
          <w:rFonts w:hint="eastAsia"/>
        </w:rPr>
        <w:t xml:space="preserve"> as a whole.</w:t>
      </w:r>
    </w:p>
    <w:p>
      <w:pPr>
        <w:numPr>
          <w:ilvl w:val="-1"/>
          <w:numId w:val="0"/>
        </w:numPr>
        <w:rPr>
          <w:del w:id="580" w:author="野草" w:date="2024-04-28T15:34:51Z"/>
          <w:rFonts w:hint="eastAsia" w:eastAsiaTheme="minorEastAsia"/>
          <w:lang w:eastAsia="zh-CN"/>
        </w:rPr>
      </w:pPr>
      <w:del w:id="581" w:author="野草" w:date="2024-04-28T15:34:51Z">
        <w:r>
          <w:rPr>
            <w:rFonts w:hint="eastAsia"/>
            <w:lang w:eastAsia="zh-CN"/>
          </w:rPr>
          <w:delText>【</w:delText>
        </w:r>
      </w:del>
      <w:del w:id="582" w:author="野草" w:date="2024-04-28T15:34:51Z">
        <w:r>
          <w:rPr>
            <w:rFonts w:hint="eastAsia"/>
            <w:lang w:val="en-US" w:eastAsia="zh-CN"/>
          </w:rPr>
          <w:delText>up2024 0428 09:55</w:delText>
        </w:r>
      </w:del>
      <w:del w:id="583" w:author="野草" w:date="2024-04-28T15:34:51Z">
        <w:r>
          <w:rPr>
            <w:rFonts w:hint="eastAsia"/>
            <w:lang w:eastAsia="zh-CN"/>
          </w:rPr>
          <w:delText>】</w:delText>
        </w:r>
      </w:del>
    </w:p>
    <w:p>
      <w:pPr>
        <w:widowControl/>
        <w:spacing w:after="160"/>
        <w:rPr>
          <w:color w:val="1F1F1F"/>
        </w:rPr>
      </w:pPr>
      <w:r>
        <w:rPr>
          <w:rFonts w:hint="eastAsia"/>
        </w:rPr>
        <w:t xml:space="preserve">These findings provide </w:t>
      </w:r>
      <w:r>
        <w:rPr>
          <w:rFonts w:hint="eastAsia"/>
          <w:highlight w:val="green"/>
        </w:rPr>
        <w:t>a scientific understanding</w:t>
      </w:r>
      <w:r>
        <w:rPr>
          <w:rFonts w:hint="eastAsia"/>
        </w:rPr>
        <w:t xml:space="preserve"> of the role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environmental </w:t>
      </w:r>
      <w:r>
        <w:rPr>
          <w:rFonts w:hint="eastAsia"/>
          <w:highlight w:val="green"/>
          <w:lang w:eastAsia="zh-CN"/>
        </w:rPr>
        <w:t>v</w:t>
      </w:r>
      <w:r>
        <w:rPr>
          <w:rFonts w:hint="eastAsia"/>
          <w:highlight w:val="green"/>
          <w:lang w:val="en-US" w:eastAsia="zh-CN"/>
        </w:rPr>
        <w:t>ariable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 in shaping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. They offer guidance for </w:t>
      </w:r>
      <w:r>
        <w:rPr>
          <w:rFonts w:hint="eastAsia"/>
          <w:highlight w:val="green"/>
        </w:rPr>
        <w:t>optimizing urban planning</w:t>
      </w:r>
      <w:r>
        <w:rPr>
          <w:rFonts w:hint="eastAsia"/>
        </w:rPr>
        <w:t xml:space="preserve"> and management to improve the </w:t>
      </w:r>
      <w:r>
        <w:rPr>
          <w:rFonts w:hint="eastAsia"/>
          <w:highlight w:val="green"/>
        </w:rPr>
        <w:t>thermal environment</w:t>
      </w:r>
      <w:r>
        <w:rPr>
          <w:rFonts w:hint="eastAsia"/>
        </w:rPr>
        <w:t xml:space="preserve"> of riverside areas, especially for cities </w:t>
      </w:r>
      <w:r>
        <w:rPr>
          <w:rFonts w:hint="eastAsia"/>
          <w:highlight w:val="green"/>
        </w:rPr>
        <w:t>with uneven surfaces</w:t>
      </w:r>
      <w:bookmarkEnd w:id="124"/>
      <w:r>
        <w:rPr>
          <w:rFonts w:hint="eastAsia"/>
        </w:rPr>
        <w:t>.</w:t>
      </w:r>
      <w:bookmarkEnd w:id="121"/>
    </w:p>
    <w:bookmarkEnd w:id="122"/>
    <w:bookmarkEnd w:id="125"/>
    <w:p>
      <w:pPr>
        <w:pStyle w:val="3"/>
      </w:pPr>
      <w:r>
        <w:t>References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Ahmad, Mahmood, et al. "Modelling the dynamic linkages between eco-innovation, urbanization, economic growth and ecological footprints for G7 countries: does financial globalization matter?." Sustainable Cities and Society 70 (2021): 102881.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Ampatzidis, Petros, and Tristan Kershaw. "A review of the impact of blue space on the urban microclimate." Science of the total environment 730 (2020): 139068.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An, N., Dou, J., González-Cruz, J. E., Bornstein, R. D., Miao, S., &amp; Li, L. (2020). An observational case study of synergies between an intense heat wave and the urban heat island in Beijing. Journal of Applied Meteorology and Climatology, 59(4), 605-620.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Azhdari, Abolghasem, Ali Soltani, and Mehdi Alidadi. "Urban morphology and landscape structure effect on land surface temperature: Evidence from Shiraz, a semi-arid city." Sustainable cities and society 41 (2018): 853-864.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Chen, X., Wang, Z., &amp; Bao, Y. (2021). Cool island effects of urban remnant natural mountains for cooling communities: A case study of Guiyang, China. Sustainable Cities and Society, 71, 102983.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Cheval, S., Popa, A. M., Șandric, I., &amp; Iojă, I. C. (2020). Exploratory analysis of cooling effect of urban lakes on land surface temperature in Bucharest (Romania) using Landsat imagery. Urban Climate, 34, 100696.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Du, Hongyu, et al. "Research on the cooling island effects of water body: A case study of Shanghai, China." Ecological indicators 67 (2016): 31-38.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Dugord, Pierre-Adrien, et al. "Land use patterns, temperature distribution, and potential heat stress risk–the case study Berlin, Germany." Computers, Environment and Urban Systems 48 (2014): 86-98.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Elith, J., Leathwick, J. R., &amp; Hastie, T. (2008). A working guide to boosted regression trees. Journal of animal ecology, 77(4), 802-813.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Gao, Z., Hou, Y., &amp; Chen, W. (2019). Enhanced sensitivity of the urban heat island effect to summer temperatures induced by urban expansion. Environmental Research Letters, 14(9), 094005.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Guan, Huade, et al. "Incorporating residual temperature and specific humidity in predicting weather-dependent warm-season electricity consumption." Environmental Research Letters 12.2 (2017): 024021.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Guo, F., Zhao, J., Zhang, H., Dong, J., Zhu, P., &amp; Lau, S. S. Y. (2023). Effects of urban form on sea cooling capacity under the heatwave. Sustainable Cities and Society, 88, 104271.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Hathway, E. A., &amp; Sharples, S. (2012). The interaction of rivers and urban form in mitigating the Urban Heat Island effect: A UK case study. Building and environment, 58, 14-22.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He, Baojie. Mitigating urban heat island effects: An analysis of precinct ventilation performance and its impact on urban heat islands and outdoor thermal comfort. Diss. UNSW Sydney, 2020.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Hu, N., Wang, G., Ma, Z., Ren, Z., Zhao, M., &amp; Meng, J. (2023). The cooling effects of urban waterbodies and their driving forces in China. Ecological Indicators, 156, 111200.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Li, D., Sun, T., Liu, M., Yang, L., Wang, L., &amp; Gao, Z. (2015). Contrasting responses of urban and rural surface energy budgets to heat waves explain synergies between urban heat islands and heat waves. Environmental Research Letters, 10(5), 054009.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Liao, Shubing, et al. "Combined impacts of the abnormal and urban heat island effect in Guiyang, a typical Karst Mountain City in China." Urban Climate 41 (2022): 101014.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Lin, Y., Wang, Z., Jim, C. Y., Li, J., Deng, J., &amp; Liu, J. (2020). Water as an urban heat sink: Blue infrastructure alleviates urban heat island effect in mega-city agglomeration. Journal of Cleaner Production, 262, 121411.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 xml:space="preserve">Manteghi, G., limit, H., &amp; Remaz, D. (2015). Water bodies an urban microclimate:A review. Modern Applied Science, 9, 1–12. </w:t>
      </w:r>
      <w:r>
        <w:fldChar w:fldCharType="begin"/>
      </w:r>
      <w:r>
        <w:instrText xml:space="preserve"> HYPERLINK "https://doi.org/10.5539/mas.v9n6p1" </w:instrText>
      </w:r>
      <w:r>
        <w:fldChar w:fldCharType="separate"/>
      </w:r>
      <w:r>
        <w:rPr>
          <w:rStyle w:val="12"/>
          <w:rFonts w:cs="Times New Roman"/>
          <w:sz w:val="15"/>
          <w:szCs w:val="15"/>
          <w:u w:val="none"/>
        </w:rPr>
        <w:t>https://doi.org/10.5539/mas.v9n6p1</w:t>
      </w:r>
      <w:r>
        <w:rPr>
          <w:rStyle w:val="12"/>
          <w:rFonts w:cs="Times New Roman"/>
          <w:sz w:val="15"/>
          <w:szCs w:val="15"/>
          <w:u w:val="none"/>
        </w:rPr>
        <w:fldChar w:fldCharType="end"/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Mo, N., Han, J., Yin, Y., &amp; Zhang, Y. (2024). Seasonal analysis of land surface temperature using local climate zones in peak forest basin topography: A case study of Guilin. Building and Environment, 247, 111042.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Moyer, A. N., &amp; Hawkins, T. W. (2017). River effects on the heat island of a small urban area. Urban Climate, 21, 262-277.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Oke, T. R., Mills, G., Christen, A., &amp; Voogt, J. A. (2017). Urban climates. Cambridge University Press.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Peng, J., Liu, Q., Xu, Z., Lyu, D., Du, Y., Qiao, R., &amp; Wu, J. (2020). How to effectively mitigate urban heat island effect? A perspective of waterbody patch size threshold. Landscape and Urban Planning, 202, 103873.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Nieuwenhuijsen, Mark J. "Influence of urban and transport planning and the city environment on cardiovascular disease." Nature reviews cardiology 15.7 (2018): 432-438.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Ramamurthy, P., González, J., Ortiz, L., Arend, M., &amp; Moshary, F. (2017). Impact of heatwave on a megacity: an observational analysis of New York City during July 2016. Environmental Research Letters, 12(5), 054011.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Sun, R., &amp; Chen, L. (2012). How can urban water bodies be designed for climate adaptation?. Landscape and Urban Planning, 105(1-2), 27-33.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Syafii, N. I., Ichinose, M., Kumakura, E., Jusuf, S. K., Chigusa, K., &amp; Wong, N. H. (2017). Thermal environment assessment around bodies of water in urban canyons: A scale model study. Sustainable cities and society, 34, 79-89.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Taleghani, Mohammad. "Outdoor thermal comfort by different heat mitigation strategies-A review." Renewable and Sustainable Energy Reviews 81 (2018): 2011-2018.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Theeuwes, Natalie E., Anna Solcerova, and Gert J. Steeneveld. "Modeling the influence of open water surfaces on the summertime temperature and thermal comfort in the city." Journal of Geophysical Research: Atmospheres 118.16 (2013): 8881-8896.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United Nations. (2019). World urbanization prospects: The 2018 revision.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 xml:space="preserve">Wang, Shaojian, et al. "Strategizing the relation between urbanization and air pollution: Empirical evidence from global countries." Journal of Cleaner Production 243 (2020): 118615. 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J., Li, C., Zhang, X., Zhao, Y., Liang, J., &amp; Wang, Z. (2020). Seasonal variations and main influencing factors of the water cooling islands effect in Shenzhen. Ecological indicators, 117, 106699.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Sujuan, et al. "The effects of the cooling efficiency of urban wetlands in an inland megacity: A case study of Chengdu, Southwest China." Building and Environment 204 (2021): 108128.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Y., Hou, H., Wang, R., Murayama, Y., Wang, L., &amp; Hu, T. (2022). Effects of landscape patterns on the morphological evolution of surface urban heat island in Hangzhou during 2000–2020. Sustainable Cities and Society, 79, 103717.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Xue, Zhenshan, et al. "Quantifying the cooling-effects of urban and peri-urban wetlands using remote sensing data: Case study of cities of Northeast China." Landscape and Urban Planning 182 (2019): 92-100.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Yang, J., &amp; Huang, X. (2021). The 30 m annual land cover dataset and its dynamics in China from 1990 to 2019. Earth System Science Data, 13(8), 3907-3925.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Yao, L., Sailor, D. J., Yang, X., Xu, G., &amp; Zhao, L. (2023). Are water bodies effective for urban heat mitigation? Evidence from field studies of urban lakes in two humid subtropical cities. Building and Environment, 245, 110860.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Zhou, Y., Guan, H., Gharib, S., Batelaan, O., &amp; Simmons, C. T. (2021). Cooling power of sea breezes and its inland penetration in dry-summer Adelaide, Australia. Atmospheric Research, 250, 105409.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Zhou, Z., Zhang, Z., Zou, X., Zhang, K., &amp; Zhang, W. (2020). Quantifying wind erosion at landscape scale in a temperate grassland: Nonignorable influence of topography. Geomorphology, 370, 107401.</w:t>
      </w:r>
    </w:p>
    <w:p>
      <w:pPr>
        <w:numPr>
          <w:ilvl w:val="255"/>
          <w:numId w:val="0"/>
        </w:numPr>
      </w:pPr>
      <w:r>
        <w:rPr>
          <w:rFonts w:cs="Times New Roman"/>
          <w:sz w:val="15"/>
          <w:szCs w:val="15"/>
        </w:rPr>
        <w:t>Zhou, X., Zhang, S., Liu, Y., Zhou, Q., Wu, B., Gao, Y., &amp; Zhang, T. (2022). Impact of urban morphology on the microclimatic regulation of water bodies on waterfront in summer: A case study of Wuhan. Building and Environment, 226, 109720.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Baojie He" w:date="2024-03-20T16:58:00Z" w:initials="">
    <w:p w14:paraId="42CE084A">
      <w:pPr>
        <w:pStyle w:val="5"/>
      </w:pPr>
      <w:r>
        <w:rPr>
          <w:rFonts w:hint="eastAsia"/>
        </w:rPr>
        <w:t>精度是多少？</w:t>
      </w:r>
    </w:p>
  </w:comment>
  <w:comment w:id="1" w:author="Baojie He" w:date="2024-03-20T17:25:00Z" w:initials="">
    <w:p w14:paraId="2454660E">
      <w:pPr>
        <w:pStyle w:val="5"/>
      </w:pPr>
      <w:r>
        <w:t>RCD is an important factor as well</w:t>
      </w:r>
    </w:p>
  </w:comment>
  <w:comment w:id="2" w:author="Baojie He" w:date="2024-03-20T17:24:00Z" w:initials="">
    <w:p w14:paraId="3CEF501B">
      <w:pPr>
        <w:pStyle w:val="5"/>
      </w:pPr>
      <w:r>
        <w:t>How about the spatial resolution?</w:t>
      </w:r>
    </w:p>
  </w:comment>
  <w:comment w:id="3" w:author="Baojie He" w:date="2024-03-20T17:19:00Z" w:initials="">
    <w:p w14:paraId="7AB57A2D">
      <w:pPr>
        <w:pStyle w:val="5"/>
      </w:pPr>
      <w:bookmarkStart w:id="126" w:name="OLE_LINK1"/>
      <w:r>
        <w:t>Benchmarking</w:t>
      </w:r>
      <w:bookmarkEnd w:id="126"/>
      <w:r>
        <w:t xml:space="preserve"> these factors, especially the ones that can be affected by weather conditions….</w:t>
      </w:r>
    </w:p>
  </w:comment>
  <w:comment w:id="4" w:author="Baojie He" w:date="2024-03-20T17:19:00Z" w:initials="">
    <w:p w14:paraId="5C3D4608">
      <w:pPr>
        <w:pStyle w:val="5"/>
      </w:pPr>
      <w:r>
        <w:t>Reference….</w:t>
      </w:r>
    </w:p>
  </w:comment>
  <w:comment w:id="5" w:author="Baojie He" w:date="2024-03-20T17:30:00Z" w:initials="">
    <w:p w14:paraId="12BE5440">
      <w:pPr>
        <w:pStyle w:val="5"/>
        <w:rPr>
          <w:rFonts w:hint="eastAsia"/>
        </w:rPr>
      </w:pPr>
      <w:r>
        <w:rPr>
          <w:rFonts w:hint="eastAsia"/>
        </w:rPr>
        <w:t>感觉大部分降温在河流的左侧。看看要深入挖掘下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2CE084A" w15:done="0"/>
  <w15:commentEx w15:paraId="2454660E" w15:done="0"/>
  <w15:commentEx w15:paraId="3CEF501B" w15:done="0"/>
  <w15:commentEx w15:paraId="7AB57A2D" w15:done="0"/>
  <w15:commentEx w15:paraId="5C3D4608" w15:done="0"/>
  <w15:commentEx w15:paraId="12BE544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0B9268"/>
    <w:multiLevelType w:val="multilevel"/>
    <w:tmpl w:val="8B0B926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>
    <w:nsid w:val="ED999F51"/>
    <w:multiLevelType w:val="singleLevel"/>
    <w:tmpl w:val="ED999F51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野草">
    <w15:presenceInfo w15:providerId="WPS Office" w15:userId="3495272419"/>
  </w15:person>
  <w15:person w15:author="Baojie He">
    <w15:presenceInfo w15:providerId="None" w15:userId="Baojie H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trackRevisions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W2NDMzszQ1NDQwNTdT0lEKTi0uzszPAykwrAUAdk8puywAAAA="/>
    <w:docVar w:name="commondata" w:val="eyJoZGlkIjoiMjI1OTVmMTA5NzJlZWRlMzVmMDExMGQ2YTg0NzQ1NjIifQ=="/>
  </w:docVars>
  <w:rsids>
    <w:rsidRoot w:val="00172A27"/>
    <w:rsid w:val="00006CBC"/>
    <w:rsid w:val="000B6B45"/>
    <w:rsid w:val="00172A27"/>
    <w:rsid w:val="0023795A"/>
    <w:rsid w:val="002A3F72"/>
    <w:rsid w:val="003D3D78"/>
    <w:rsid w:val="004467C6"/>
    <w:rsid w:val="004E0C05"/>
    <w:rsid w:val="006C204B"/>
    <w:rsid w:val="00703DC0"/>
    <w:rsid w:val="008437CB"/>
    <w:rsid w:val="00950D41"/>
    <w:rsid w:val="00A65CD0"/>
    <w:rsid w:val="00AB183D"/>
    <w:rsid w:val="00C202CE"/>
    <w:rsid w:val="00CB44EC"/>
    <w:rsid w:val="00D743B5"/>
    <w:rsid w:val="00DD1384"/>
    <w:rsid w:val="00E676E9"/>
    <w:rsid w:val="00F17B78"/>
    <w:rsid w:val="00FE2A28"/>
    <w:rsid w:val="010E276C"/>
    <w:rsid w:val="011C6097"/>
    <w:rsid w:val="012F7B8B"/>
    <w:rsid w:val="01852BEC"/>
    <w:rsid w:val="01AE0907"/>
    <w:rsid w:val="01ED210B"/>
    <w:rsid w:val="0236324B"/>
    <w:rsid w:val="023C50F0"/>
    <w:rsid w:val="023E7110"/>
    <w:rsid w:val="02984816"/>
    <w:rsid w:val="03911ADA"/>
    <w:rsid w:val="03C82333"/>
    <w:rsid w:val="043D54AA"/>
    <w:rsid w:val="04574BE6"/>
    <w:rsid w:val="045B52FD"/>
    <w:rsid w:val="046F5689"/>
    <w:rsid w:val="04996193"/>
    <w:rsid w:val="04FA3670"/>
    <w:rsid w:val="05122DF8"/>
    <w:rsid w:val="051A0F51"/>
    <w:rsid w:val="05277AC2"/>
    <w:rsid w:val="05724F50"/>
    <w:rsid w:val="057B3D27"/>
    <w:rsid w:val="05970D7B"/>
    <w:rsid w:val="05993AE7"/>
    <w:rsid w:val="05BB7210"/>
    <w:rsid w:val="05BC44FD"/>
    <w:rsid w:val="05BC50F9"/>
    <w:rsid w:val="05C313AC"/>
    <w:rsid w:val="05DB1293"/>
    <w:rsid w:val="060D1E76"/>
    <w:rsid w:val="062F1215"/>
    <w:rsid w:val="065621CC"/>
    <w:rsid w:val="068509DD"/>
    <w:rsid w:val="068A641F"/>
    <w:rsid w:val="06A975E8"/>
    <w:rsid w:val="06CC3098"/>
    <w:rsid w:val="06D14A9E"/>
    <w:rsid w:val="06FF68B0"/>
    <w:rsid w:val="07155C37"/>
    <w:rsid w:val="07256B11"/>
    <w:rsid w:val="07481465"/>
    <w:rsid w:val="07727E1B"/>
    <w:rsid w:val="079275D3"/>
    <w:rsid w:val="079E5B7E"/>
    <w:rsid w:val="07A54EEB"/>
    <w:rsid w:val="07A97861"/>
    <w:rsid w:val="07B66DF5"/>
    <w:rsid w:val="07D4026B"/>
    <w:rsid w:val="0805296B"/>
    <w:rsid w:val="082B1C64"/>
    <w:rsid w:val="083C54DF"/>
    <w:rsid w:val="08625410"/>
    <w:rsid w:val="08972D4D"/>
    <w:rsid w:val="09096DB7"/>
    <w:rsid w:val="090B1A8A"/>
    <w:rsid w:val="094D790A"/>
    <w:rsid w:val="096E25E1"/>
    <w:rsid w:val="09914313"/>
    <w:rsid w:val="099148F8"/>
    <w:rsid w:val="09F00045"/>
    <w:rsid w:val="09F23133"/>
    <w:rsid w:val="0A01178E"/>
    <w:rsid w:val="0A075BF1"/>
    <w:rsid w:val="0A1860C8"/>
    <w:rsid w:val="0A1B5CFB"/>
    <w:rsid w:val="0A256BB6"/>
    <w:rsid w:val="0A51415A"/>
    <w:rsid w:val="0A5234B5"/>
    <w:rsid w:val="0A554750"/>
    <w:rsid w:val="0A661AD6"/>
    <w:rsid w:val="0AA43D6E"/>
    <w:rsid w:val="0ABA468C"/>
    <w:rsid w:val="0AD84599"/>
    <w:rsid w:val="0ADC05E6"/>
    <w:rsid w:val="0ADF6C76"/>
    <w:rsid w:val="0B062031"/>
    <w:rsid w:val="0B0B3308"/>
    <w:rsid w:val="0B133639"/>
    <w:rsid w:val="0B196234"/>
    <w:rsid w:val="0B295A42"/>
    <w:rsid w:val="0B3B1A4A"/>
    <w:rsid w:val="0B7B7B74"/>
    <w:rsid w:val="0B867103"/>
    <w:rsid w:val="0B8F091F"/>
    <w:rsid w:val="0B907D81"/>
    <w:rsid w:val="0B9A0505"/>
    <w:rsid w:val="0BB10320"/>
    <w:rsid w:val="0BB83D33"/>
    <w:rsid w:val="0BBD28C7"/>
    <w:rsid w:val="0BBE2197"/>
    <w:rsid w:val="0BCC6571"/>
    <w:rsid w:val="0BD55E6F"/>
    <w:rsid w:val="0BD93EA3"/>
    <w:rsid w:val="0BE313B2"/>
    <w:rsid w:val="0BF03E49"/>
    <w:rsid w:val="0C433009"/>
    <w:rsid w:val="0C5243E5"/>
    <w:rsid w:val="0C5F4BC1"/>
    <w:rsid w:val="0C6C6265"/>
    <w:rsid w:val="0CAB7945"/>
    <w:rsid w:val="0CBC672E"/>
    <w:rsid w:val="0CDD1E76"/>
    <w:rsid w:val="0CE579A0"/>
    <w:rsid w:val="0D052277"/>
    <w:rsid w:val="0D146F05"/>
    <w:rsid w:val="0D5C739F"/>
    <w:rsid w:val="0D692839"/>
    <w:rsid w:val="0D7B2290"/>
    <w:rsid w:val="0D944C9B"/>
    <w:rsid w:val="0D96021C"/>
    <w:rsid w:val="0DBA04DE"/>
    <w:rsid w:val="0E1409F6"/>
    <w:rsid w:val="0E18188E"/>
    <w:rsid w:val="0E2D3A12"/>
    <w:rsid w:val="0E38013F"/>
    <w:rsid w:val="0E615E13"/>
    <w:rsid w:val="0E7C656A"/>
    <w:rsid w:val="0E8B7067"/>
    <w:rsid w:val="0E946FF9"/>
    <w:rsid w:val="0EA47567"/>
    <w:rsid w:val="0EE70B1D"/>
    <w:rsid w:val="0EE74ED8"/>
    <w:rsid w:val="0EEB1CE7"/>
    <w:rsid w:val="0EEC4801"/>
    <w:rsid w:val="0EEF07E1"/>
    <w:rsid w:val="0EFE76A6"/>
    <w:rsid w:val="0F075BB4"/>
    <w:rsid w:val="0F1052F3"/>
    <w:rsid w:val="0F4E38F4"/>
    <w:rsid w:val="0F572B3C"/>
    <w:rsid w:val="0F6D1138"/>
    <w:rsid w:val="0F7111AE"/>
    <w:rsid w:val="0F8261EE"/>
    <w:rsid w:val="0FA7589A"/>
    <w:rsid w:val="0FF23CCA"/>
    <w:rsid w:val="10212EDE"/>
    <w:rsid w:val="105253A5"/>
    <w:rsid w:val="1098232F"/>
    <w:rsid w:val="10E85C9D"/>
    <w:rsid w:val="10EE2CDE"/>
    <w:rsid w:val="10FB16BD"/>
    <w:rsid w:val="10FB5E9E"/>
    <w:rsid w:val="112217C0"/>
    <w:rsid w:val="11271EB2"/>
    <w:rsid w:val="1140707F"/>
    <w:rsid w:val="11494E5B"/>
    <w:rsid w:val="115B741C"/>
    <w:rsid w:val="116D616C"/>
    <w:rsid w:val="1174364F"/>
    <w:rsid w:val="117E50ED"/>
    <w:rsid w:val="118D2EBB"/>
    <w:rsid w:val="11B85301"/>
    <w:rsid w:val="11CC161B"/>
    <w:rsid w:val="12086726"/>
    <w:rsid w:val="1214584C"/>
    <w:rsid w:val="122136E2"/>
    <w:rsid w:val="129C5133"/>
    <w:rsid w:val="12A4421F"/>
    <w:rsid w:val="12B46749"/>
    <w:rsid w:val="12BF5009"/>
    <w:rsid w:val="12D915F2"/>
    <w:rsid w:val="12FF480C"/>
    <w:rsid w:val="13046219"/>
    <w:rsid w:val="13166713"/>
    <w:rsid w:val="131E3D02"/>
    <w:rsid w:val="13294B0F"/>
    <w:rsid w:val="132C5F99"/>
    <w:rsid w:val="1356560D"/>
    <w:rsid w:val="13597D4E"/>
    <w:rsid w:val="13683105"/>
    <w:rsid w:val="13C46A1B"/>
    <w:rsid w:val="13FF26B6"/>
    <w:rsid w:val="14110F68"/>
    <w:rsid w:val="141C0D54"/>
    <w:rsid w:val="142B40FC"/>
    <w:rsid w:val="144A14A5"/>
    <w:rsid w:val="144B7BDF"/>
    <w:rsid w:val="14654294"/>
    <w:rsid w:val="14A46DB2"/>
    <w:rsid w:val="14B0163C"/>
    <w:rsid w:val="14C113FB"/>
    <w:rsid w:val="14C540FB"/>
    <w:rsid w:val="14E37D1B"/>
    <w:rsid w:val="1507505C"/>
    <w:rsid w:val="15092DCA"/>
    <w:rsid w:val="15264767"/>
    <w:rsid w:val="153876C0"/>
    <w:rsid w:val="1554562E"/>
    <w:rsid w:val="159C5B4F"/>
    <w:rsid w:val="15CC05E6"/>
    <w:rsid w:val="161A605E"/>
    <w:rsid w:val="16205D42"/>
    <w:rsid w:val="163724B7"/>
    <w:rsid w:val="16383691"/>
    <w:rsid w:val="166B13D0"/>
    <w:rsid w:val="16737A79"/>
    <w:rsid w:val="1688064C"/>
    <w:rsid w:val="169323FA"/>
    <w:rsid w:val="16F0470E"/>
    <w:rsid w:val="16FE1B3D"/>
    <w:rsid w:val="17380F1A"/>
    <w:rsid w:val="17510F69"/>
    <w:rsid w:val="178E6195"/>
    <w:rsid w:val="17971543"/>
    <w:rsid w:val="179E7F1D"/>
    <w:rsid w:val="179F7694"/>
    <w:rsid w:val="17A15335"/>
    <w:rsid w:val="17D812CB"/>
    <w:rsid w:val="17DB2818"/>
    <w:rsid w:val="18775FF2"/>
    <w:rsid w:val="188427B2"/>
    <w:rsid w:val="18975F6C"/>
    <w:rsid w:val="18AF6EB7"/>
    <w:rsid w:val="18EB7DF0"/>
    <w:rsid w:val="18F9309A"/>
    <w:rsid w:val="18FC6C57"/>
    <w:rsid w:val="19042821"/>
    <w:rsid w:val="190E4425"/>
    <w:rsid w:val="19474794"/>
    <w:rsid w:val="196F3E94"/>
    <w:rsid w:val="19882B8F"/>
    <w:rsid w:val="199C6F34"/>
    <w:rsid w:val="19BA3BF5"/>
    <w:rsid w:val="19C87A59"/>
    <w:rsid w:val="19E37DEE"/>
    <w:rsid w:val="1A210316"/>
    <w:rsid w:val="1A29398A"/>
    <w:rsid w:val="1A2B5D5F"/>
    <w:rsid w:val="1A4B6818"/>
    <w:rsid w:val="1A7167E6"/>
    <w:rsid w:val="1A9142C6"/>
    <w:rsid w:val="1A940F1F"/>
    <w:rsid w:val="1AB0039B"/>
    <w:rsid w:val="1AB22D84"/>
    <w:rsid w:val="1B076A2F"/>
    <w:rsid w:val="1B1E53EC"/>
    <w:rsid w:val="1B54215A"/>
    <w:rsid w:val="1B656E06"/>
    <w:rsid w:val="1B692F51"/>
    <w:rsid w:val="1B762604"/>
    <w:rsid w:val="1B8A5EF7"/>
    <w:rsid w:val="1BAD3248"/>
    <w:rsid w:val="1BCC4A05"/>
    <w:rsid w:val="1C212D67"/>
    <w:rsid w:val="1C3645AE"/>
    <w:rsid w:val="1C3B38D2"/>
    <w:rsid w:val="1C4138C9"/>
    <w:rsid w:val="1C5F49A6"/>
    <w:rsid w:val="1C684C70"/>
    <w:rsid w:val="1C69456F"/>
    <w:rsid w:val="1C6E6C90"/>
    <w:rsid w:val="1CB56BBA"/>
    <w:rsid w:val="1CC4231D"/>
    <w:rsid w:val="1CCA2B95"/>
    <w:rsid w:val="1D2458BC"/>
    <w:rsid w:val="1D3D5559"/>
    <w:rsid w:val="1D470AAD"/>
    <w:rsid w:val="1D9043A3"/>
    <w:rsid w:val="1DB351D8"/>
    <w:rsid w:val="1DCD6C9C"/>
    <w:rsid w:val="1DD3481C"/>
    <w:rsid w:val="1E114F52"/>
    <w:rsid w:val="1E312D15"/>
    <w:rsid w:val="1E40188A"/>
    <w:rsid w:val="1E4A0464"/>
    <w:rsid w:val="1E732211"/>
    <w:rsid w:val="1E77744A"/>
    <w:rsid w:val="1E7A3147"/>
    <w:rsid w:val="1E877201"/>
    <w:rsid w:val="1E9B145E"/>
    <w:rsid w:val="1E9B2E83"/>
    <w:rsid w:val="1EA57449"/>
    <w:rsid w:val="1EA87889"/>
    <w:rsid w:val="1EAD74FB"/>
    <w:rsid w:val="1EE6038F"/>
    <w:rsid w:val="1EF25B12"/>
    <w:rsid w:val="1F15640C"/>
    <w:rsid w:val="1F1E4BAC"/>
    <w:rsid w:val="1F4E1FF9"/>
    <w:rsid w:val="1F525822"/>
    <w:rsid w:val="1FC27595"/>
    <w:rsid w:val="205D0940"/>
    <w:rsid w:val="20B40D26"/>
    <w:rsid w:val="20D07174"/>
    <w:rsid w:val="20FC13E2"/>
    <w:rsid w:val="210112AE"/>
    <w:rsid w:val="211437CE"/>
    <w:rsid w:val="21423F8A"/>
    <w:rsid w:val="21432ED9"/>
    <w:rsid w:val="21933B4E"/>
    <w:rsid w:val="21AA39D9"/>
    <w:rsid w:val="21BC44D1"/>
    <w:rsid w:val="21DA3B29"/>
    <w:rsid w:val="21DF0CC5"/>
    <w:rsid w:val="21E87FD5"/>
    <w:rsid w:val="2237511A"/>
    <w:rsid w:val="225D3B40"/>
    <w:rsid w:val="227E251A"/>
    <w:rsid w:val="22916EB6"/>
    <w:rsid w:val="22AD573E"/>
    <w:rsid w:val="22C74E6D"/>
    <w:rsid w:val="22CA3D65"/>
    <w:rsid w:val="22D11A62"/>
    <w:rsid w:val="22E420BC"/>
    <w:rsid w:val="23123DAA"/>
    <w:rsid w:val="237B69CA"/>
    <w:rsid w:val="238215AF"/>
    <w:rsid w:val="23890000"/>
    <w:rsid w:val="239E29AE"/>
    <w:rsid w:val="23A96124"/>
    <w:rsid w:val="23AE46A7"/>
    <w:rsid w:val="23DD3F5C"/>
    <w:rsid w:val="23FF71F1"/>
    <w:rsid w:val="24087590"/>
    <w:rsid w:val="24134E54"/>
    <w:rsid w:val="244E52D4"/>
    <w:rsid w:val="24726C81"/>
    <w:rsid w:val="247D722E"/>
    <w:rsid w:val="24804B18"/>
    <w:rsid w:val="24903C6B"/>
    <w:rsid w:val="24BE0FC1"/>
    <w:rsid w:val="24CA19A7"/>
    <w:rsid w:val="24CF4041"/>
    <w:rsid w:val="24D479C1"/>
    <w:rsid w:val="24DD276A"/>
    <w:rsid w:val="24E14849"/>
    <w:rsid w:val="24ED3E00"/>
    <w:rsid w:val="254A499F"/>
    <w:rsid w:val="25662CA1"/>
    <w:rsid w:val="25731D21"/>
    <w:rsid w:val="257863B0"/>
    <w:rsid w:val="25AE5ADC"/>
    <w:rsid w:val="25B9108B"/>
    <w:rsid w:val="2604304D"/>
    <w:rsid w:val="261E2113"/>
    <w:rsid w:val="2641274C"/>
    <w:rsid w:val="266805A0"/>
    <w:rsid w:val="26F939A6"/>
    <w:rsid w:val="270D202F"/>
    <w:rsid w:val="2722107C"/>
    <w:rsid w:val="274806C8"/>
    <w:rsid w:val="275D2784"/>
    <w:rsid w:val="277E7D5A"/>
    <w:rsid w:val="278F793C"/>
    <w:rsid w:val="2791112C"/>
    <w:rsid w:val="27AB1818"/>
    <w:rsid w:val="27F528F2"/>
    <w:rsid w:val="280006E1"/>
    <w:rsid w:val="283B7187"/>
    <w:rsid w:val="28574D61"/>
    <w:rsid w:val="285E2FBE"/>
    <w:rsid w:val="28B44E58"/>
    <w:rsid w:val="28D17CF0"/>
    <w:rsid w:val="28E62B38"/>
    <w:rsid w:val="28E64986"/>
    <w:rsid w:val="28F50D24"/>
    <w:rsid w:val="290C4DE2"/>
    <w:rsid w:val="291B0D97"/>
    <w:rsid w:val="291B22E3"/>
    <w:rsid w:val="293A0E73"/>
    <w:rsid w:val="294E58DD"/>
    <w:rsid w:val="29553DB1"/>
    <w:rsid w:val="298068D7"/>
    <w:rsid w:val="299A2638"/>
    <w:rsid w:val="29BD4F93"/>
    <w:rsid w:val="2A1E3C72"/>
    <w:rsid w:val="2A442ACB"/>
    <w:rsid w:val="2A5465E8"/>
    <w:rsid w:val="2A7E7C7E"/>
    <w:rsid w:val="2AA26553"/>
    <w:rsid w:val="2B0F45C8"/>
    <w:rsid w:val="2B554706"/>
    <w:rsid w:val="2B7D11B8"/>
    <w:rsid w:val="2B824A2F"/>
    <w:rsid w:val="2B82746B"/>
    <w:rsid w:val="2B977358"/>
    <w:rsid w:val="2BA95E0A"/>
    <w:rsid w:val="2C1C4450"/>
    <w:rsid w:val="2C37669F"/>
    <w:rsid w:val="2C40437B"/>
    <w:rsid w:val="2C41334C"/>
    <w:rsid w:val="2C570112"/>
    <w:rsid w:val="2C813843"/>
    <w:rsid w:val="2C923702"/>
    <w:rsid w:val="2CF227BE"/>
    <w:rsid w:val="2D1179DD"/>
    <w:rsid w:val="2D190631"/>
    <w:rsid w:val="2D332E05"/>
    <w:rsid w:val="2D5531F9"/>
    <w:rsid w:val="2D592A85"/>
    <w:rsid w:val="2D6055AE"/>
    <w:rsid w:val="2D91300F"/>
    <w:rsid w:val="2DE71246"/>
    <w:rsid w:val="2DEC4386"/>
    <w:rsid w:val="2E161634"/>
    <w:rsid w:val="2E8F68CB"/>
    <w:rsid w:val="2EB46AE8"/>
    <w:rsid w:val="2ECD0A22"/>
    <w:rsid w:val="2EE64167"/>
    <w:rsid w:val="2F2B25CE"/>
    <w:rsid w:val="2F701EB2"/>
    <w:rsid w:val="2F705DBF"/>
    <w:rsid w:val="2FA56B00"/>
    <w:rsid w:val="2FAC0244"/>
    <w:rsid w:val="2FF344B8"/>
    <w:rsid w:val="303B08B2"/>
    <w:rsid w:val="304804CE"/>
    <w:rsid w:val="30B61E3F"/>
    <w:rsid w:val="30B97271"/>
    <w:rsid w:val="30C4066F"/>
    <w:rsid w:val="30E43E01"/>
    <w:rsid w:val="311B7E73"/>
    <w:rsid w:val="31374878"/>
    <w:rsid w:val="31592A40"/>
    <w:rsid w:val="316663EC"/>
    <w:rsid w:val="316928CB"/>
    <w:rsid w:val="31A96394"/>
    <w:rsid w:val="31D21655"/>
    <w:rsid w:val="32081E7D"/>
    <w:rsid w:val="323E10A9"/>
    <w:rsid w:val="32404D1C"/>
    <w:rsid w:val="324651A8"/>
    <w:rsid w:val="32657D82"/>
    <w:rsid w:val="32735501"/>
    <w:rsid w:val="3286775A"/>
    <w:rsid w:val="32A42846"/>
    <w:rsid w:val="330B4D5A"/>
    <w:rsid w:val="33142B02"/>
    <w:rsid w:val="338813BB"/>
    <w:rsid w:val="33932D48"/>
    <w:rsid w:val="339A4642"/>
    <w:rsid w:val="33B37E2F"/>
    <w:rsid w:val="33D97C50"/>
    <w:rsid w:val="3449531A"/>
    <w:rsid w:val="347A2268"/>
    <w:rsid w:val="348151C9"/>
    <w:rsid w:val="34E1008B"/>
    <w:rsid w:val="35077571"/>
    <w:rsid w:val="35194F4C"/>
    <w:rsid w:val="352B2E73"/>
    <w:rsid w:val="353F1F4D"/>
    <w:rsid w:val="35431EBC"/>
    <w:rsid w:val="35440E51"/>
    <w:rsid w:val="35672959"/>
    <w:rsid w:val="356E0039"/>
    <w:rsid w:val="35764BB1"/>
    <w:rsid w:val="35825B36"/>
    <w:rsid w:val="358352B5"/>
    <w:rsid w:val="359702F7"/>
    <w:rsid w:val="35BF5533"/>
    <w:rsid w:val="3602407A"/>
    <w:rsid w:val="360B2F4A"/>
    <w:rsid w:val="36535108"/>
    <w:rsid w:val="368746D6"/>
    <w:rsid w:val="36BB6BAB"/>
    <w:rsid w:val="36DD6943"/>
    <w:rsid w:val="37105B0D"/>
    <w:rsid w:val="37313E0C"/>
    <w:rsid w:val="374A3677"/>
    <w:rsid w:val="375D13AD"/>
    <w:rsid w:val="379D3E0A"/>
    <w:rsid w:val="37B57213"/>
    <w:rsid w:val="37C00D36"/>
    <w:rsid w:val="37CA22D3"/>
    <w:rsid w:val="37CE50F8"/>
    <w:rsid w:val="37E776C2"/>
    <w:rsid w:val="37EB5B58"/>
    <w:rsid w:val="37EE7CB3"/>
    <w:rsid w:val="37F94BAD"/>
    <w:rsid w:val="37FF6F02"/>
    <w:rsid w:val="3810730B"/>
    <w:rsid w:val="381C6576"/>
    <w:rsid w:val="386A201A"/>
    <w:rsid w:val="387A385B"/>
    <w:rsid w:val="38804C97"/>
    <w:rsid w:val="388163D9"/>
    <w:rsid w:val="3891136E"/>
    <w:rsid w:val="389F754A"/>
    <w:rsid w:val="38A24DCA"/>
    <w:rsid w:val="38A547BD"/>
    <w:rsid w:val="38C7284D"/>
    <w:rsid w:val="38EA7F24"/>
    <w:rsid w:val="38F371CC"/>
    <w:rsid w:val="39017A7A"/>
    <w:rsid w:val="391D2BBF"/>
    <w:rsid w:val="39206D7A"/>
    <w:rsid w:val="39451E4D"/>
    <w:rsid w:val="394C1359"/>
    <w:rsid w:val="39594C12"/>
    <w:rsid w:val="39656CA5"/>
    <w:rsid w:val="396B4FC6"/>
    <w:rsid w:val="39A30504"/>
    <w:rsid w:val="39DC550E"/>
    <w:rsid w:val="3A125E82"/>
    <w:rsid w:val="3A166389"/>
    <w:rsid w:val="3A313ACB"/>
    <w:rsid w:val="3A5B0406"/>
    <w:rsid w:val="3A7C122B"/>
    <w:rsid w:val="3A963133"/>
    <w:rsid w:val="3ABF4BC2"/>
    <w:rsid w:val="3AC3717D"/>
    <w:rsid w:val="3ADB0022"/>
    <w:rsid w:val="3AFC3F30"/>
    <w:rsid w:val="3B0A11D1"/>
    <w:rsid w:val="3B117EE8"/>
    <w:rsid w:val="3BC9502C"/>
    <w:rsid w:val="3BD15CF7"/>
    <w:rsid w:val="3BD245CE"/>
    <w:rsid w:val="3BFA6BCE"/>
    <w:rsid w:val="3BFC00B8"/>
    <w:rsid w:val="3BFF5DE0"/>
    <w:rsid w:val="3C3A6FCB"/>
    <w:rsid w:val="3C6371F5"/>
    <w:rsid w:val="3C6F5E3B"/>
    <w:rsid w:val="3C746980"/>
    <w:rsid w:val="3C7C5981"/>
    <w:rsid w:val="3C80600E"/>
    <w:rsid w:val="3C8D7277"/>
    <w:rsid w:val="3CA667AE"/>
    <w:rsid w:val="3CA93228"/>
    <w:rsid w:val="3CBC1920"/>
    <w:rsid w:val="3CD4479D"/>
    <w:rsid w:val="3CDC223D"/>
    <w:rsid w:val="3CFB5F7C"/>
    <w:rsid w:val="3D0C4A1B"/>
    <w:rsid w:val="3D1674E4"/>
    <w:rsid w:val="3D4110E3"/>
    <w:rsid w:val="3D5C2382"/>
    <w:rsid w:val="3D7D3613"/>
    <w:rsid w:val="3D8226E8"/>
    <w:rsid w:val="3D980F29"/>
    <w:rsid w:val="3D9E429A"/>
    <w:rsid w:val="3DC67D8D"/>
    <w:rsid w:val="3DE17846"/>
    <w:rsid w:val="3DFF7A0B"/>
    <w:rsid w:val="3E0D4AAA"/>
    <w:rsid w:val="3E7052DB"/>
    <w:rsid w:val="3EBB0897"/>
    <w:rsid w:val="3ED26267"/>
    <w:rsid w:val="3EEC4EF4"/>
    <w:rsid w:val="3EF55D75"/>
    <w:rsid w:val="3F0459B3"/>
    <w:rsid w:val="3F0774DF"/>
    <w:rsid w:val="3F172887"/>
    <w:rsid w:val="3F1E20FD"/>
    <w:rsid w:val="3F710F55"/>
    <w:rsid w:val="3F721A98"/>
    <w:rsid w:val="3F786788"/>
    <w:rsid w:val="3F7C101A"/>
    <w:rsid w:val="3F813600"/>
    <w:rsid w:val="3F8F226B"/>
    <w:rsid w:val="3FD5056D"/>
    <w:rsid w:val="3FF14E73"/>
    <w:rsid w:val="403B4CB8"/>
    <w:rsid w:val="405A15D4"/>
    <w:rsid w:val="407630F2"/>
    <w:rsid w:val="40E4749D"/>
    <w:rsid w:val="40E9264F"/>
    <w:rsid w:val="41007087"/>
    <w:rsid w:val="4115290D"/>
    <w:rsid w:val="41241136"/>
    <w:rsid w:val="415B14BA"/>
    <w:rsid w:val="415B1FCB"/>
    <w:rsid w:val="416D483E"/>
    <w:rsid w:val="41E52BE1"/>
    <w:rsid w:val="42164036"/>
    <w:rsid w:val="42350811"/>
    <w:rsid w:val="42650E3C"/>
    <w:rsid w:val="427661F6"/>
    <w:rsid w:val="428F27B5"/>
    <w:rsid w:val="42B32B52"/>
    <w:rsid w:val="42F70A39"/>
    <w:rsid w:val="43072A41"/>
    <w:rsid w:val="430A7236"/>
    <w:rsid w:val="434E45D7"/>
    <w:rsid w:val="43652477"/>
    <w:rsid w:val="436B6044"/>
    <w:rsid w:val="43702FC3"/>
    <w:rsid w:val="43814F35"/>
    <w:rsid w:val="43815AE9"/>
    <w:rsid w:val="43AE6010"/>
    <w:rsid w:val="43AF029E"/>
    <w:rsid w:val="43BC6C3E"/>
    <w:rsid w:val="43E91A02"/>
    <w:rsid w:val="43EC74C6"/>
    <w:rsid w:val="444A08E1"/>
    <w:rsid w:val="44581779"/>
    <w:rsid w:val="445F6870"/>
    <w:rsid w:val="448E55A6"/>
    <w:rsid w:val="449F1D03"/>
    <w:rsid w:val="44CA6E5B"/>
    <w:rsid w:val="44E97B3C"/>
    <w:rsid w:val="44F654BA"/>
    <w:rsid w:val="45110D3E"/>
    <w:rsid w:val="45264590"/>
    <w:rsid w:val="454900D9"/>
    <w:rsid w:val="454B60C2"/>
    <w:rsid w:val="455521A0"/>
    <w:rsid w:val="45B145D5"/>
    <w:rsid w:val="45BC70EF"/>
    <w:rsid w:val="45CE225D"/>
    <w:rsid w:val="45D82A5F"/>
    <w:rsid w:val="45EB5755"/>
    <w:rsid w:val="45F14B9E"/>
    <w:rsid w:val="45FE1C44"/>
    <w:rsid w:val="46115C85"/>
    <w:rsid w:val="4621649A"/>
    <w:rsid w:val="464201EB"/>
    <w:rsid w:val="464F7127"/>
    <w:rsid w:val="46B44922"/>
    <w:rsid w:val="46EF1BBC"/>
    <w:rsid w:val="470D3C59"/>
    <w:rsid w:val="47132FF3"/>
    <w:rsid w:val="471674F7"/>
    <w:rsid w:val="472C233E"/>
    <w:rsid w:val="47681DA6"/>
    <w:rsid w:val="477F0B94"/>
    <w:rsid w:val="478F6C0F"/>
    <w:rsid w:val="47C422DE"/>
    <w:rsid w:val="47E524E0"/>
    <w:rsid w:val="47FB7A8B"/>
    <w:rsid w:val="47FC658A"/>
    <w:rsid w:val="47FD3CCE"/>
    <w:rsid w:val="482C56AE"/>
    <w:rsid w:val="48CB4199"/>
    <w:rsid w:val="48DE4CB9"/>
    <w:rsid w:val="48E22EC4"/>
    <w:rsid w:val="49086FE6"/>
    <w:rsid w:val="49100EDB"/>
    <w:rsid w:val="4910358D"/>
    <w:rsid w:val="49111C8B"/>
    <w:rsid w:val="491A3FFB"/>
    <w:rsid w:val="495248E6"/>
    <w:rsid w:val="497B4BA5"/>
    <w:rsid w:val="497B7C68"/>
    <w:rsid w:val="49A317DF"/>
    <w:rsid w:val="49EF5CB1"/>
    <w:rsid w:val="49F10D52"/>
    <w:rsid w:val="49F20EE5"/>
    <w:rsid w:val="49F2166D"/>
    <w:rsid w:val="4A07285C"/>
    <w:rsid w:val="4A246643"/>
    <w:rsid w:val="4A320CBA"/>
    <w:rsid w:val="4A3A35FA"/>
    <w:rsid w:val="4AA32C02"/>
    <w:rsid w:val="4ADA1FA2"/>
    <w:rsid w:val="4AE326D6"/>
    <w:rsid w:val="4B036071"/>
    <w:rsid w:val="4B1B02E1"/>
    <w:rsid w:val="4B352F4A"/>
    <w:rsid w:val="4B7621D7"/>
    <w:rsid w:val="4B9C2EFE"/>
    <w:rsid w:val="4BB0236E"/>
    <w:rsid w:val="4BB323DC"/>
    <w:rsid w:val="4BC270F5"/>
    <w:rsid w:val="4BD97326"/>
    <w:rsid w:val="4C04728A"/>
    <w:rsid w:val="4C0D2006"/>
    <w:rsid w:val="4C163DEB"/>
    <w:rsid w:val="4C681AA4"/>
    <w:rsid w:val="4C771B75"/>
    <w:rsid w:val="4C88295E"/>
    <w:rsid w:val="4CBF4160"/>
    <w:rsid w:val="4CC528E0"/>
    <w:rsid w:val="4CDA3248"/>
    <w:rsid w:val="4CE934D4"/>
    <w:rsid w:val="4CFC1A9D"/>
    <w:rsid w:val="4D1119EE"/>
    <w:rsid w:val="4D475E96"/>
    <w:rsid w:val="4D711665"/>
    <w:rsid w:val="4D9D0FB9"/>
    <w:rsid w:val="4DBA5CAE"/>
    <w:rsid w:val="4DC42B98"/>
    <w:rsid w:val="4DF00EC5"/>
    <w:rsid w:val="4E087759"/>
    <w:rsid w:val="4E0E53DC"/>
    <w:rsid w:val="4E220653"/>
    <w:rsid w:val="4E3D22A7"/>
    <w:rsid w:val="4E8C356D"/>
    <w:rsid w:val="4E921201"/>
    <w:rsid w:val="4EF3558E"/>
    <w:rsid w:val="4EF94AC3"/>
    <w:rsid w:val="4EFD4C6A"/>
    <w:rsid w:val="4F020F66"/>
    <w:rsid w:val="4F042D1F"/>
    <w:rsid w:val="4F051475"/>
    <w:rsid w:val="4F13196F"/>
    <w:rsid w:val="4F1C32AB"/>
    <w:rsid w:val="4F4D2CC5"/>
    <w:rsid w:val="4F561AF4"/>
    <w:rsid w:val="4F5B7CDA"/>
    <w:rsid w:val="4F8811F3"/>
    <w:rsid w:val="4FB3581D"/>
    <w:rsid w:val="4FEC1735"/>
    <w:rsid w:val="4FF12638"/>
    <w:rsid w:val="50040D6C"/>
    <w:rsid w:val="50611296"/>
    <w:rsid w:val="50740BAA"/>
    <w:rsid w:val="5096406E"/>
    <w:rsid w:val="50982FAE"/>
    <w:rsid w:val="50A92489"/>
    <w:rsid w:val="50B778FA"/>
    <w:rsid w:val="50C82A48"/>
    <w:rsid w:val="513403C7"/>
    <w:rsid w:val="514839CF"/>
    <w:rsid w:val="5149750E"/>
    <w:rsid w:val="518C2182"/>
    <w:rsid w:val="51CB0845"/>
    <w:rsid w:val="51E4134B"/>
    <w:rsid w:val="51E66C69"/>
    <w:rsid w:val="51EB7904"/>
    <w:rsid w:val="51F11CA6"/>
    <w:rsid w:val="51F70702"/>
    <w:rsid w:val="520103EA"/>
    <w:rsid w:val="52163A0B"/>
    <w:rsid w:val="521B7FE2"/>
    <w:rsid w:val="522D112D"/>
    <w:rsid w:val="52361E3B"/>
    <w:rsid w:val="5237538E"/>
    <w:rsid w:val="52491E76"/>
    <w:rsid w:val="525D6365"/>
    <w:rsid w:val="526E1706"/>
    <w:rsid w:val="527417EA"/>
    <w:rsid w:val="52CA207B"/>
    <w:rsid w:val="52D35F80"/>
    <w:rsid w:val="52F86DAD"/>
    <w:rsid w:val="53061F5E"/>
    <w:rsid w:val="53A67804"/>
    <w:rsid w:val="53C175DE"/>
    <w:rsid w:val="53EA7E15"/>
    <w:rsid w:val="53EC4323"/>
    <w:rsid w:val="54363862"/>
    <w:rsid w:val="545C1D7C"/>
    <w:rsid w:val="5480195A"/>
    <w:rsid w:val="54A13C33"/>
    <w:rsid w:val="54CA4A3E"/>
    <w:rsid w:val="552044B6"/>
    <w:rsid w:val="552A46D0"/>
    <w:rsid w:val="552D29F1"/>
    <w:rsid w:val="55465BE8"/>
    <w:rsid w:val="55692ECF"/>
    <w:rsid w:val="55B875AC"/>
    <w:rsid w:val="55DB188D"/>
    <w:rsid w:val="56222352"/>
    <w:rsid w:val="564406BA"/>
    <w:rsid w:val="56582982"/>
    <w:rsid w:val="567D352D"/>
    <w:rsid w:val="56841E7A"/>
    <w:rsid w:val="568D244F"/>
    <w:rsid w:val="56A32839"/>
    <w:rsid w:val="56A90337"/>
    <w:rsid w:val="56B624FB"/>
    <w:rsid w:val="56B713E3"/>
    <w:rsid w:val="56BB2039"/>
    <w:rsid w:val="56D144C3"/>
    <w:rsid w:val="56EB6B5C"/>
    <w:rsid w:val="571B25D4"/>
    <w:rsid w:val="57337211"/>
    <w:rsid w:val="57362D58"/>
    <w:rsid w:val="573F2E73"/>
    <w:rsid w:val="57B91880"/>
    <w:rsid w:val="57BE4E8B"/>
    <w:rsid w:val="583D3C73"/>
    <w:rsid w:val="584D6902"/>
    <w:rsid w:val="58605301"/>
    <w:rsid w:val="588465A2"/>
    <w:rsid w:val="58C363FC"/>
    <w:rsid w:val="58DE1F85"/>
    <w:rsid w:val="58E140D2"/>
    <w:rsid w:val="58EE0C4D"/>
    <w:rsid w:val="58F24A5D"/>
    <w:rsid w:val="58FC6474"/>
    <w:rsid w:val="591A35A1"/>
    <w:rsid w:val="593F24BD"/>
    <w:rsid w:val="59455A43"/>
    <w:rsid w:val="59662B14"/>
    <w:rsid w:val="59721746"/>
    <w:rsid w:val="59937F3E"/>
    <w:rsid w:val="59B30E20"/>
    <w:rsid w:val="59B92173"/>
    <w:rsid w:val="59CF1242"/>
    <w:rsid w:val="59D173E8"/>
    <w:rsid w:val="59DF4004"/>
    <w:rsid w:val="5A1577D8"/>
    <w:rsid w:val="5A3654F6"/>
    <w:rsid w:val="5A702373"/>
    <w:rsid w:val="5A805435"/>
    <w:rsid w:val="5AA746D5"/>
    <w:rsid w:val="5AB409AB"/>
    <w:rsid w:val="5ABD6CE0"/>
    <w:rsid w:val="5AE05DBC"/>
    <w:rsid w:val="5AF125B6"/>
    <w:rsid w:val="5B071CBB"/>
    <w:rsid w:val="5B10112F"/>
    <w:rsid w:val="5B2110AA"/>
    <w:rsid w:val="5B30021A"/>
    <w:rsid w:val="5B385C87"/>
    <w:rsid w:val="5B4C378D"/>
    <w:rsid w:val="5B83554E"/>
    <w:rsid w:val="5BAD50D7"/>
    <w:rsid w:val="5BFD710C"/>
    <w:rsid w:val="5C392388"/>
    <w:rsid w:val="5C7C3A13"/>
    <w:rsid w:val="5C8A5415"/>
    <w:rsid w:val="5C8C3412"/>
    <w:rsid w:val="5C967472"/>
    <w:rsid w:val="5C995A73"/>
    <w:rsid w:val="5C9A3ADC"/>
    <w:rsid w:val="5CAB3740"/>
    <w:rsid w:val="5CAC261B"/>
    <w:rsid w:val="5CED47D2"/>
    <w:rsid w:val="5D12274D"/>
    <w:rsid w:val="5D143CAB"/>
    <w:rsid w:val="5D276544"/>
    <w:rsid w:val="5D6A0883"/>
    <w:rsid w:val="5D7412BE"/>
    <w:rsid w:val="5DA5371E"/>
    <w:rsid w:val="5DAB6203"/>
    <w:rsid w:val="5DE65CA3"/>
    <w:rsid w:val="5DFE4BDB"/>
    <w:rsid w:val="5E3669A7"/>
    <w:rsid w:val="5E464ADA"/>
    <w:rsid w:val="5E5F78BF"/>
    <w:rsid w:val="5EBC18A2"/>
    <w:rsid w:val="5EE81B6E"/>
    <w:rsid w:val="5F243E10"/>
    <w:rsid w:val="5F41102D"/>
    <w:rsid w:val="5F5B1B17"/>
    <w:rsid w:val="5F6563FE"/>
    <w:rsid w:val="5F6B7864"/>
    <w:rsid w:val="5FEB0458"/>
    <w:rsid w:val="60040C6D"/>
    <w:rsid w:val="60215384"/>
    <w:rsid w:val="603C295B"/>
    <w:rsid w:val="604A01F8"/>
    <w:rsid w:val="60886DDA"/>
    <w:rsid w:val="61097A11"/>
    <w:rsid w:val="611D3338"/>
    <w:rsid w:val="613D296D"/>
    <w:rsid w:val="61485D38"/>
    <w:rsid w:val="61561419"/>
    <w:rsid w:val="615640F5"/>
    <w:rsid w:val="61644F52"/>
    <w:rsid w:val="61896C50"/>
    <w:rsid w:val="61A076DC"/>
    <w:rsid w:val="61A709CE"/>
    <w:rsid w:val="61C26CEC"/>
    <w:rsid w:val="61D733AE"/>
    <w:rsid w:val="62100957"/>
    <w:rsid w:val="6257528F"/>
    <w:rsid w:val="625E7607"/>
    <w:rsid w:val="6303183E"/>
    <w:rsid w:val="631A2E2B"/>
    <w:rsid w:val="63214DBE"/>
    <w:rsid w:val="63574052"/>
    <w:rsid w:val="637D52CA"/>
    <w:rsid w:val="63AA1931"/>
    <w:rsid w:val="63B431C1"/>
    <w:rsid w:val="63F07278"/>
    <w:rsid w:val="6421269A"/>
    <w:rsid w:val="644C7165"/>
    <w:rsid w:val="645D6968"/>
    <w:rsid w:val="64825A25"/>
    <w:rsid w:val="64C60BA8"/>
    <w:rsid w:val="64D317D2"/>
    <w:rsid w:val="65034547"/>
    <w:rsid w:val="65182F14"/>
    <w:rsid w:val="65914D01"/>
    <w:rsid w:val="65927AF9"/>
    <w:rsid w:val="65AC2D0B"/>
    <w:rsid w:val="65AF0A49"/>
    <w:rsid w:val="65E25E59"/>
    <w:rsid w:val="664E2770"/>
    <w:rsid w:val="66616D3B"/>
    <w:rsid w:val="669D684D"/>
    <w:rsid w:val="66AA2B6D"/>
    <w:rsid w:val="67047236"/>
    <w:rsid w:val="67265FC2"/>
    <w:rsid w:val="672D3845"/>
    <w:rsid w:val="673B3A73"/>
    <w:rsid w:val="677315A4"/>
    <w:rsid w:val="677733B4"/>
    <w:rsid w:val="678B66AC"/>
    <w:rsid w:val="67B81307"/>
    <w:rsid w:val="67BE1C7D"/>
    <w:rsid w:val="67C5289E"/>
    <w:rsid w:val="67C91173"/>
    <w:rsid w:val="67D66668"/>
    <w:rsid w:val="67D87514"/>
    <w:rsid w:val="67DC5256"/>
    <w:rsid w:val="67E41B59"/>
    <w:rsid w:val="67FF0F45"/>
    <w:rsid w:val="681D29B5"/>
    <w:rsid w:val="681D2EC5"/>
    <w:rsid w:val="68697420"/>
    <w:rsid w:val="689F1A04"/>
    <w:rsid w:val="68BE2BAE"/>
    <w:rsid w:val="68CD45CC"/>
    <w:rsid w:val="68D636B4"/>
    <w:rsid w:val="68E60F64"/>
    <w:rsid w:val="68ED404F"/>
    <w:rsid w:val="68F23A66"/>
    <w:rsid w:val="69185CD4"/>
    <w:rsid w:val="693B0A3A"/>
    <w:rsid w:val="69632D9E"/>
    <w:rsid w:val="69677B23"/>
    <w:rsid w:val="696C192A"/>
    <w:rsid w:val="69722FFB"/>
    <w:rsid w:val="69B66A34"/>
    <w:rsid w:val="69BC4C49"/>
    <w:rsid w:val="69C27DEF"/>
    <w:rsid w:val="6A000160"/>
    <w:rsid w:val="6A104818"/>
    <w:rsid w:val="6A192B64"/>
    <w:rsid w:val="6A223B7C"/>
    <w:rsid w:val="6A4315BC"/>
    <w:rsid w:val="6A4C1163"/>
    <w:rsid w:val="6A992FE3"/>
    <w:rsid w:val="6A9B4D56"/>
    <w:rsid w:val="6AA858C3"/>
    <w:rsid w:val="6AAB3B83"/>
    <w:rsid w:val="6AB32780"/>
    <w:rsid w:val="6B1D7800"/>
    <w:rsid w:val="6B2022DD"/>
    <w:rsid w:val="6B552006"/>
    <w:rsid w:val="6B625794"/>
    <w:rsid w:val="6B7D3556"/>
    <w:rsid w:val="6BB67B6C"/>
    <w:rsid w:val="6C250961"/>
    <w:rsid w:val="6C3D397B"/>
    <w:rsid w:val="6C583838"/>
    <w:rsid w:val="6C5F1C35"/>
    <w:rsid w:val="6C9E706E"/>
    <w:rsid w:val="6CA46DB2"/>
    <w:rsid w:val="6CAC3C60"/>
    <w:rsid w:val="6CBB4EAE"/>
    <w:rsid w:val="6CC4450B"/>
    <w:rsid w:val="6CD56496"/>
    <w:rsid w:val="6CED7D24"/>
    <w:rsid w:val="6CF72DA8"/>
    <w:rsid w:val="6D111E9E"/>
    <w:rsid w:val="6D282BE2"/>
    <w:rsid w:val="6D4B6F6F"/>
    <w:rsid w:val="6D505CEB"/>
    <w:rsid w:val="6D534E9B"/>
    <w:rsid w:val="6D8C026B"/>
    <w:rsid w:val="6DB7544A"/>
    <w:rsid w:val="6E173AA3"/>
    <w:rsid w:val="6E296387"/>
    <w:rsid w:val="6E2E60E0"/>
    <w:rsid w:val="6E300441"/>
    <w:rsid w:val="6E356C02"/>
    <w:rsid w:val="6E3F653F"/>
    <w:rsid w:val="6E7C04F4"/>
    <w:rsid w:val="6E83167E"/>
    <w:rsid w:val="6E87323F"/>
    <w:rsid w:val="6E88365C"/>
    <w:rsid w:val="6E9C7978"/>
    <w:rsid w:val="6EA31512"/>
    <w:rsid w:val="6EDA6267"/>
    <w:rsid w:val="6EE020B0"/>
    <w:rsid w:val="6F0C36BF"/>
    <w:rsid w:val="6F2906EF"/>
    <w:rsid w:val="6F4261B2"/>
    <w:rsid w:val="6F457D68"/>
    <w:rsid w:val="6F8513FC"/>
    <w:rsid w:val="6F891E77"/>
    <w:rsid w:val="6F8F477F"/>
    <w:rsid w:val="6F9655A4"/>
    <w:rsid w:val="6F9D301A"/>
    <w:rsid w:val="6FB729AA"/>
    <w:rsid w:val="6FBA2EED"/>
    <w:rsid w:val="701E7FCB"/>
    <w:rsid w:val="702774F6"/>
    <w:rsid w:val="702C2338"/>
    <w:rsid w:val="702E1AC6"/>
    <w:rsid w:val="702F52A7"/>
    <w:rsid w:val="703D6C0E"/>
    <w:rsid w:val="70735069"/>
    <w:rsid w:val="70761FC0"/>
    <w:rsid w:val="708811A7"/>
    <w:rsid w:val="70940AE8"/>
    <w:rsid w:val="7099175E"/>
    <w:rsid w:val="70B70383"/>
    <w:rsid w:val="71082E0B"/>
    <w:rsid w:val="715F738E"/>
    <w:rsid w:val="716A0846"/>
    <w:rsid w:val="717402AD"/>
    <w:rsid w:val="71803C89"/>
    <w:rsid w:val="71820C03"/>
    <w:rsid w:val="71862C30"/>
    <w:rsid w:val="71867AC4"/>
    <w:rsid w:val="71CD1430"/>
    <w:rsid w:val="71DC5E53"/>
    <w:rsid w:val="72192A4E"/>
    <w:rsid w:val="7284337F"/>
    <w:rsid w:val="7299622B"/>
    <w:rsid w:val="72B714FE"/>
    <w:rsid w:val="72BB1C97"/>
    <w:rsid w:val="72D0056D"/>
    <w:rsid w:val="731F04CF"/>
    <w:rsid w:val="736B431D"/>
    <w:rsid w:val="736E6E24"/>
    <w:rsid w:val="73812C97"/>
    <w:rsid w:val="73F33DDA"/>
    <w:rsid w:val="7417659F"/>
    <w:rsid w:val="744822C8"/>
    <w:rsid w:val="744F2243"/>
    <w:rsid w:val="7456317A"/>
    <w:rsid w:val="74623ECC"/>
    <w:rsid w:val="7480057F"/>
    <w:rsid w:val="748A4618"/>
    <w:rsid w:val="74A7446C"/>
    <w:rsid w:val="74C52B47"/>
    <w:rsid w:val="74D442E6"/>
    <w:rsid w:val="74EC0F5E"/>
    <w:rsid w:val="75042C9F"/>
    <w:rsid w:val="753272E8"/>
    <w:rsid w:val="758F659F"/>
    <w:rsid w:val="75B151E9"/>
    <w:rsid w:val="75F42689"/>
    <w:rsid w:val="76034523"/>
    <w:rsid w:val="761D33AE"/>
    <w:rsid w:val="762D089E"/>
    <w:rsid w:val="7642696C"/>
    <w:rsid w:val="76465972"/>
    <w:rsid w:val="76481255"/>
    <w:rsid w:val="7650587C"/>
    <w:rsid w:val="765C4D3D"/>
    <w:rsid w:val="76692D93"/>
    <w:rsid w:val="766C7853"/>
    <w:rsid w:val="769F0C40"/>
    <w:rsid w:val="76A65690"/>
    <w:rsid w:val="76E75E27"/>
    <w:rsid w:val="76F164A9"/>
    <w:rsid w:val="76FF22F7"/>
    <w:rsid w:val="77395FE9"/>
    <w:rsid w:val="77630EF3"/>
    <w:rsid w:val="77750050"/>
    <w:rsid w:val="77833156"/>
    <w:rsid w:val="77B3304F"/>
    <w:rsid w:val="77B64298"/>
    <w:rsid w:val="77CE4490"/>
    <w:rsid w:val="77DC095A"/>
    <w:rsid w:val="77DD4F32"/>
    <w:rsid w:val="77ED0DBA"/>
    <w:rsid w:val="77F62110"/>
    <w:rsid w:val="78122465"/>
    <w:rsid w:val="7854632A"/>
    <w:rsid w:val="78585A11"/>
    <w:rsid w:val="78645BB9"/>
    <w:rsid w:val="78C91882"/>
    <w:rsid w:val="78D33138"/>
    <w:rsid w:val="7954306E"/>
    <w:rsid w:val="79C72EAF"/>
    <w:rsid w:val="79CD1F5D"/>
    <w:rsid w:val="79D05BE1"/>
    <w:rsid w:val="79EA4CCE"/>
    <w:rsid w:val="79F16039"/>
    <w:rsid w:val="7A346217"/>
    <w:rsid w:val="7A446E9C"/>
    <w:rsid w:val="7A754243"/>
    <w:rsid w:val="7AA02ECB"/>
    <w:rsid w:val="7ABB5669"/>
    <w:rsid w:val="7AC87A1C"/>
    <w:rsid w:val="7AE94C16"/>
    <w:rsid w:val="7AF95535"/>
    <w:rsid w:val="7B471686"/>
    <w:rsid w:val="7B5F0CA0"/>
    <w:rsid w:val="7B9553D2"/>
    <w:rsid w:val="7BAB06A4"/>
    <w:rsid w:val="7BDA0FD7"/>
    <w:rsid w:val="7BEA203A"/>
    <w:rsid w:val="7BEA40C8"/>
    <w:rsid w:val="7BFA4704"/>
    <w:rsid w:val="7C304137"/>
    <w:rsid w:val="7C99214B"/>
    <w:rsid w:val="7CA219B8"/>
    <w:rsid w:val="7CB66A71"/>
    <w:rsid w:val="7CC34991"/>
    <w:rsid w:val="7CC718AE"/>
    <w:rsid w:val="7D071609"/>
    <w:rsid w:val="7D115B0B"/>
    <w:rsid w:val="7D4A383F"/>
    <w:rsid w:val="7D937D0D"/>
    <w:rsid w:val="7DAE465D"/>
    <w:rsid w:val="7DB5625F"/>
    <w:rsid w:val="7DF75804"/>
    <w:rsid w:val="7E673D33"/>
    <w:rsid w:val="7E8C6480"/>
    <w:rsid w:val="7EB048EF"/>
    <w:rsid w:val="7ED064A6"/>
    <w:rsid w:val="7EE929D4"/>
    <w:rsid w:val="7EF834B2"/>
    <w:rsid w:val="7EFC7C40"/>
    <w:rsid w:val="7F1165D2"/>
    <w:rsid w:val="7F2D4E52"/>
    <w:rsid w:val="7F3948E4"/>
    <w:rsid w:val="7F8B6974"/>
    <w:rsid w:val="7F9C6B29"/>
    <w:rsid w:val="7FB030D9"/>
    <w:rsid w:val="7FC51BFE"/>
    <w:rsid w:val="7FCE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autoRedefine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24"/>
    </w:rPr>
  </w:style>
  <w:style w:type="paragraph" w:styleId="3">
    <w:name w:val="heading 2"/>
    <w:basedOn w:val="1"/>
    <w:next w:val="1"/>
    <w:link w:val="14"/>
    <w:autoRedefine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eastAsia="宋体"/>
      <w:b/>
      <w:sz w:val="28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after="260" w:line="413" w:lineRule="auto"/>
      <w:outlineLvl w:val="2"/>
    </w:pPr>
    <w:rPr>
      <w:rFonts w:eastAsia="宋体"/>
      <w:b/>
      <w:sz w:val="24"/>
    </w:rPr>
  </w:style>
  <w:style w:type="character" w:default="1" w:styleId="11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16"/>
    <w:autoRedefine/>
    <w:qFormat/>
    <w:uiPriority w:val="0"/>
    <w:rPr>
      <w:sz w:val="20"/>
      <w:szCs w:val="20"/>
    </w:rPr>
  </w:style>
  <w:style w:type="paragraph" w:styleId="6">
    <w:name w:val="Balloon Text"/>
    <w:basedOn w:val="1"/>
    <w:link w:val="18"/>
    <w:autoRedefine/>
    <w:qFormat/>
    <w:uiPriority w:val="0"/>
    <w:rPr>
      <w:rFonts w:ascii="Segoe UI" w:hAnsi="Segoe UI" w:cs="Segoe UI"/>
      <w:sz w:val="18"/>
      <w:szCs w:val="18"/>
    </w:rPr>
  </w:style>
  <w:style w:type="paragraph" w:styleId="7">
    <w:name w:val="Normal (Web)"/>
    <w:basedOn w:val="1"/>
    <w:autoRedefine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8">
    <w:name w:val="annotation subject"/>
    <w:basedOn w:val="5"/>
    <w:next w:val="5"/>
    <w:link w:val="17"/>
    <w:autoRedefine/>
    <w:qFormat/>
    <w:uiPriority w:val="0"/>
    <w:rPr>
      <w:b/>
      <w:bCs/>
    </w:rPr>
  </w:style>
  <w:style w:type="table" w:styleId="10">
    <w:name w:val="Table Grid"/>
    <w:basedOn w:val="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autoRedefine/>
    <w:qFormat/>
    <w:uiPriority w:val="0"/>
    <w:rPr>
      <w:color w:val="0000FF"/>
      <w:u w:val="single"/>
    </w:rPr>
  </w:style>
  <w:style w:type="character" w:styleId="13">
    <w:name w:val="annotation reference"/>
    <w:basedOn w:val="11"/>
    <w:autoRedefine/>
    <w:qFormat/>
    <w:uiPriority w:val="0"/>
    <w:rPr>
      <w:sz w:val="16"/>
      <w:szCs w:val="16"/>
    </w:rPr>
  </w:style>
  <w:style w:type="character" w:customStyle="1" w:styleId="14">
    <w:name w:val="Heading 2 Char"/>
    <w:link w:val="3"/>
    <w:autoRedefine/>
    <w:qFormat/>
    <w:uiPriority w:val="0"/>
    <w:rPr>
      <w:rFonts w:eastAsia="宋体"/>
      <w:b/>
      <w:sz w:val="28"/>
    </w:rPr>
  </w:style>
  <w:style w:type="character" w:customStyle="1" w:styleId="15">
    <w:name w:val="Heading 1 Char"/>
    <w:link w:val="2"/>
    <w:autoRedefine/>
    <w:qFormat/>
    <w:uiPriority w:val="0"/>
    <w:rPr>
      <w:rFonts w:ascii="Times New Roman" w:hAnsi="Times New Roman" w:eastAsiaTheme="minorEastAsia"/>
      <w:b/>
      <w:kern w:val="44"/>
      <w:sz w:val="24"/>
    </w:rPr>
  </w:style>
  <w:style w:type="character" w:customStyle="1" w:styleId="16">
    <w:name w:val="Comment Text Char"/>
    <w:basedOn w:val="11"/>
    <w:link w:val="5"/>
    <w:autoRedefine/>
    <w:qFormat/>
    <w:uiPriority w:val="0"/>
    <w:rPr>
      <w:rFonts w:eastAsiaTheme="minorEastAsia" w:cstheme="minorBidi"/>
      <w:kern w:val="2"/>
      <w:lang w:val="en-US"/>
    </w:rPr>
  </w:style>
  <w:style w:type="character" w:customStyle="1" w:styleId="17">
    <w:name w:val="Comment Subject Char"/>
    <w:basedOn w:val="16"/>
    <w:link w:val="8"/>
    <w:autoRedefine/>
    <w:qFormat/>
    <w:uiPriority w:val="0"/>
    <w:rPr>
      <w:rFonts w:eastAsiaTheme="minorEastAsia" w:cstheme="minorBidi"/>
      <w:b/>
      <w:bCs/>
      <w:kern w:val="2"/>
      <w:lang w:val="en-US"/>
    </w:rPr>
  </w:style>
  <w:style w:type="character" w:customStyle="1" w:styleId="18">
    <w:name w:val="Balloon Text Char"/>
    <w:basedOn w:val="11"/>
    <w:link w:val="6"/>
    <w:autoRedefine/>
    <w:qFormat/>
    <w:uiPriority w:val="0"/>
    <w:rPr>
      <w:rFonts w:ascii="Segoe UI" w:hAnsi="Segoe UI" w:cs="Segoe UI" w:eastAsiaTheme="minorEastAsia"/>
      <w:kern w:val="2"/>
      <w:sz w:val="18"/>
      <w:szCs w:val="18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4" Type="http://schemas.microsoft.com/office/2011/relationships/people" Target="people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7801</Words>
  <Characters>44470</Characters>
  <Lines>370</Lines>
  <Paragraphs>104</Paragraphs>
  <TotalTime>66</TotalTime>
  <ScaleCrop>false</ScaleCrop>
  <LinksUpToDate>false</LinksUpToDate>
  <CharactersWithSpaces>52167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2023-09-15T08:45:00Z</dcterms:created>
  <dc:creator>野草</dc:creator>
  <cp:lastModifiedBy>野草</cp:lastModifiedBy>
  <dcterms:modified xsi:type="dcterms:W3CDTF">2024-05-01T13:57:40Z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E8B04801FC264A2092384BC33BFD7F6B_13</vt:lpwstr>
  </property>
</Properties>
</file>