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5"/>
          <w:rFonts w:hint="eastAsia"/>
          <w:sz w:val="24"/>
          <w:szCs w:val="24"/>
          <w:highlight w:val="none"/>
        </w:rPr>
      </w:pPr>
      <w:ins w:id="0" w:author="野草" w:date="2024-05-06T12:25:55Z">
        <w:bookmarkStart w:id="0" w:name="OLE_LINK50"/>
        <w:r>
          <w:rPr>
            <w:rStyle w:val="15"/>
            <w:rFonts w:hint="eastAsia"/>
            <w:sz w:val="24"/>
            <w:szCs w:val="24"/>
            <w:highlight w:val="none"/>
          </w:rPr>
          <w:t>Exploring R</w:t>
        </w:r>
      </w:ins>
      <w:ins w:id="1" w:author="野草" w:date="2024-05-06T12:26:01Z">
        <w:r>
          <w:rPr>
            <w:rStyle w:val="15"/>
            <w:rFonts w:hint="eastAsia"/>
            <w:sz w:val="24"/>
            <w:szCs w:val="24"/>
            <w:highlight w:val="none"/>
            <w:lang w:val="en-US" w:eastAsia="zh-CN"/>
          </w:rPr>
          <w:t>iver</w:t>
        </w:r>
      </w:ins>
      <w:ins w:id="2" w:author="野草" w:date="2024-05-06T12:25:55Z">
        <w:r>
          <w:rPr>
            <w:rStyle w:val="15"/>
            <w:rFonts w:hint="eastAsia"/>
            <w:sz w:val="24"/>
            <w:szCs w:val="24"/>
            <w:highlight w:val="none"/>
          </w:rPr>
          <w:t xml:space="preserve"> Cooling </w:t>
        </w:r>
      </w:ins>
      <w:ins w:id="3" w:author="野草" w:date="2024-05-06T12:26:03Z">
        <w:r>
          <w:rPr>
            <w:rStyle w:val="15"/>
            <w:rFonts w:hint="eastAsia"/>
            <w:sz w:val="24"/>
            <w:szCs w:val="24"/>
            <w:highlight w:val="none"/>
            <w:lang w:val="en-US" w:eastAsia="zh-CN"/>
          </w:rPr>
          <w:t>Ef</w:t>
        </w:r>
      </w:ins>
      <w:ins w:id="4" w:author="野草" w:date="2024-05-06T12:26:04Z">
        <w:r>
          <w:rPr>
            <w:rStyle w:val="15"/>
            <w:rFonts w:hint="eastAsia"/>
            <w:sz w:val="24"/>
            <w:szCs w:val="24"/>
            <w:highlight w:val="none"/>
            <w:lang w:val="en-US" w:eastAsia="zh-CN"/>
          </w:rPr>
          <w:t>fects</w:t>
        </w:r>
      </w:ins>
      <w:ins w:id="5" w:author="野草" w:date="2024-05-06T12:26:05Z">
        <w:r>
          <w:rPr>
            <w:rStyle w:val="15"/>
            <w:rFonts w:hint="eastAsia"/>
            <w:sz w:val="24"/>
            <w:szCs w:val="24"/>
            <w:highlight w:val="none"/>
            <w:lang w:val="en-US" w:eastAsia="zh-CN"/>
          </w:rPr>
          <w:t xml:space="preserve"> </w:t>
        </w:r>
      </w:ins>
      <w:ins w:id="6" w:author="野草" w:date="2024-05-06T12:26:06Z">
        <w:r>
          <w:rPr>
            <w:rStyle w:val="15"/>
            <w:rFonts w:hint="eastAsia"/>
            <w:sz w:val="24"/>
            <w:szCs w:val="24"/>
            <w:highlight w:val="none"/>
            <w:lang w:val="en-US" w:eastAsia="zh-CN"/>
          </w:rPr>
          <w:t>i</w:t>
        </w:r>
      </w:ins>
      <w:ins w:id="7" w:author="野草" w:date="2024-05-06T12:25:55Z">
        <w:r>
          <w:rPr>
            <w:rStyle w:val="15"/>
            <w:rFonts w:hint="eastAsia"/>
            <w:sz w:val="24"/>
            <w:szCs w:val="24"/>
            <w:highlight w:val="none"/>
          </w:rPr>
          <w:t>n a Mountainous City</w:t>
        </w:r>
      </w:ins>
      <w:del w:id="8" w:author="野草" w:date="2024-05-06T12:25:55Z">
        <w:r>
          <w:rPr>
            <w:rStyle w:val="15"/>
            <w:rFonts w:hint="eastAsia"/>
            <w:sz w:val="24"/>
            <w:szCs w:val="24"/>
            <w:highlight w:val="none"/>
          </w:rPr>
          <w:delText>Investigating the river cooling effects in a mountainous city</w:delText>
        </w:r>
      </w:del>
      <w:del w:id="9" w:author="野草" w:date="2024-05-06T12:32:35Z">
        <w:r>
          <w:rPr>
            <w:rStyle w:val="15"/>
            <w:rFonts w:hint="eastAsia"/>
            <w:sz w:val="24"/>
            <w:szCs w:val="24"/>
            <w:highlight w:val="none"/>
          </w:rPr>
          <w:delText xml:space="preserve"> </w:delText>
        </w:r>
      </w:del>
      <w:r>
        <w:rPr>
          <w:rStyle w:val="15"/>
          <w:rFonts w:hint="eastAsia"/>
          <w:sz w:val="24"/>
          <w:szCs w:val="24"/>
          <w:highlight w:val="none"/>
        </w:rPr>
        <w:t xml:space="preserve">: </w:t>
      </w:r>
      <w:ins w:id="10" w:author="野草" w:date="2024-05-06T12:30:49Z">
        <w:r>
          <w:rPr>
            <w:rStyle w:val="15"/>
            <w:rFonts w:hint="eastAsia"/>
            <w:sz w:val="24"/>
            <w:szCs w:val="24"/>
            <w:highlight w:val="none"/>
          </w:rPr>
          <w:t>A Study Across</w:t>
        </w:r>
      </w:ins>
      <w:ins w:id="11" w:author="野草" w:date="2024-05-06T12:26:16Z">
        <w:r>
          <w:rPr>
            <w:rStyle w:val="15"/>
            <w:rFonts w:hint="eastAsia"/>
            <w:sz w:val="24"/>
            <w:szCs w:val="24"/>
            <w:highlight w:val="none"/>
          </w:rPr>
          <w:t xml:space="preserve"> Normal and Extreme Summer Weather</w:t>
        </w:r>
      </w:ins>
      <w:del w:id="12" w:author="野草" w:date="2024-05-06T12:26:16Z">
        <w:r>
          <w:rPr>
            <w:rStyle w:val="15"/>
            <w:rFonts w:hint="eastAsia"/>
            <w:sz w:val="24"/>
            <w:szCs w:val="24"/>
            <w:highlight w:val="none"/>
          </w:rPr>
          <w:delText>Comparison between normal and extreme summer weather</w:delText>
        </w:r>
      </w:del>
      <w:r>
        <w:rPr>
          <w:rStyle w:val="15"/>
          <w:rFonts w:hint="eastAsia"/>
          <w:sz w:val="24"/>
          <w:szCs w:val="24"/>
          <w:highlight w:val="none"/>
        </w:rPr>
        <w:t xml:space="preserve"> conditions</w:t>
      </w:r>
    </w:p>
    <w:bookmarkEnd w:id="0"/>
    <w:p>
      <w:pPr>
        <w:jc w:val="center"/>
        <w:rPr>
          <w:rStyle w:val="15"/>
          <w:rFonts w:hint="eastAsia"/>
          <w:highlight w:val="none"/>
        </w:rPr>
      </w:pPr>
    </w:p>
    <w:p>
      <w:pPr>
        <w:jc w:val="center"/>
        <w:rPr>
          <w:rFonts w:hint="default"/>
          <w:sz w:val="18"/>
          <w:szCs w:val="18"/>
          <w:lang w:val="en-US" w:eastAsia="zh-CN"/>
        </w:rPr>
      </w:pPr>
      <w:r>
        <w:rPr>
          <w:rFonts w:hint="eastAsia"/>
          <w:sz w:val="18"/>
          <w:szCs w:val="18"/>
          <w:lang w:val="en-US" w:eastAsia="zh-CN"/>
        </w:rPr>
        <w:t>Yifei Zhou</w:t>
      </w:r>
      <w:r>
        <w:rPr>
          <w:rFonts w:hint="eastAsia"/>
          <w:sz w:val="18"/>
          <w:szCs w:val="18"/>
          <w:vertAlign w:val="superscript"/>
          <w:lang w:val="en-US" w:eastAsia="zh-CN"/>
        </w:rPr>
        <w:t>a,b</w:t>
      </w:r>
      <w:r>
        <w:rPr>
          <w:rFonts w:hint="eastAsia"/>
          <w:sz w:val="18"/>
          <w:szCs w:val="18"/>
          <w:lang w:val="en-US" w:eastAsia="zh-CN"/>
        </w:rPr>
        <w:t>, Rongfei Zhang</w:t>
      </w:r>
      <w:r>
        <w:rPr>
          <w:rFonts w:hint="eastAsia"/>
          <w:sz w:val="18"/>
          <w:szCs w:val="18"/>
          <w:vertAlign w:val="superscript"/>
          <w:lang w:val="en-US" w:eastAsia="zh-CN"/>
        </w:rPr>
        <w:t>b,*</w:t>
      </w:r>
      <w:r>
        <w:rPr>
          <w:rFonts w:hint="eastAsia"/>
          <w:sz w:val="18"/>
          <w:szCs w:val="18"/>
          <w:lang w:val="en-US" w:eastAsia="zh-CN"/>
        </w:rPr>
        <w:t>, Fei Xu</w:t>
      </w:r>
      <w:r>
        <w:rPr>
          <w:rFonts w:hint="eastAsia"/>
          <w:sz w:val="18"/>
          <w:szCs w:val="18"/>
          <w:vertAlign w:val="superscript"/>
          <w:lang w:val="en-US" w:eastAsia="zh-CN"/>
        </w:rPr>
        <w:t>a</w:t>
      </w:r>
      <w:r>
        <w:rPr>
          <w:rFonts w:hint="eastAsia"/>
          <w:sz w:val="18"/>
          <w:szCs w:val="18"/>
          <w:lang w:val="en-US" w:eastAsia="zh-CN"/>
        </w:rPr>
        <w:t>, Baojie He</w:t>
      </w:r>
      <w:r>
        <w:rPr>
          <w:rFonts w:hint="eastAsia"/>
          <w:sz w:val="18"/>
          <w:szCs w:val="18"/>
          <w:vertAlign w:val="superscript"/>
          <w:lang w:val="en-US" w:eastAsia="zh-CN"/>
        </w:rPr>
        <w:t>c,d,e</w:t>
      </w:r>
    </w:p>
    <w:p>
      <w:pPr>
        <w:jc w:val="left"/>
        <w:rPr>
          <w:rFonts w:hint="eastAsia"/>
          <w:sz w:val="16"/>
          <w:szCs w:val="16"/>
          <w:lang w:val="en-US" w:eastAsia="zh-CN"/>
        </w:rPr>
      </w:pPr>
      <w:r>
        <w:rPr>
          <w:rFonts w:hint="eastAsia"/>
          <w:sz w:val="16"/>
          <w:szCs w:val="16"/>
          <w:vertAlign w:val="superscript"/>
          <w:lang w:val="en-US" w:eastAsia="zh-CN"/>
        </w:rPr>
        <w:t xml:space="preserve">a </w:t>
      </w:r>
      <w:r>
        <w:rPr>
          <w:rFonts w:hint="eastAsia"/>
          <w:sz w:val="16"/>
          <w:szCs w:val="16"/>
          <w:lang w:val="en-US" w:eastAsia="zh-CN"/>
        </w:rPr>
        <w:t>Key Laboratory of the Three Gorges Reservoir Region's Eco-Environment, Ministry of Education, Chongqing University, Chongqing 400045, China</w:t>
      </w:r>
      <w:bookmarkStart w:id="106" w:name="_GoBack"/>
      <w:bookmarkEnd w:id="106"/>
    </w:p>
    <w:p>
      <w:pPr>
        <w:jc w:val="left"/>
        <w:rPr>
          <w:rFonts w:hint="eastAsia"/>
          <w:sz w:val="16"/>
          <w:szCs w:val="16"/>
          <w:lang w:val="en-US" w:eastAsia="zh-CN"/>
        </w:rPr>
      </w:pPr>
      <w:r>
        <w:rPr>
          <w:rFonts w:hint="eastAsia"/>
          <w:sz w:val="16"/>
          <w:szCs w:val="16"/>
          <w:vertAlign w:val="superscript"/>
          <w:lang w:val="en-US" w:eastAsia="zh-CN"/>
        </w:rPr>
        <w:t xml:space="preserve">b </w:t>
      </w:r>
      <w:r>
        <w:rPr>
          <w:rFonts w:hint="eastAsia"/>
          <w:sz w:val="16"/>
          <w:szCs w:val="16"/>
          <w:lang w:val="en-US" w:eastAsia="zh-CN"/>
        </w:rPr>
        <w:t>College of Environment and Ecology, Chongqing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c </w:t>
      </w:r>
      <w:r>
        <w:rPr>
          <w:rFonts w:hint="eastAsia" w:ascii="Times New Roman" w:hAnsi="Times New Roman" w:eastAsiaTheme="minorEastAsia" w:cstheme="minorBidi"/>
          <w:i w:val="0"/>
          <w:iCs w:val="0"/>
          <w:caps w:val="0"/>
          <w:color w:val="auto"/>
          <w:spacing w:val="0"/>
          <w:sz w:val="16"/>
          <w:szCs w:val="16"/>
          <w:highlight w:val="none"/>
        </w:rPr>
        <w:t>Centre for cli</w:t>
      </w:r>
      <w:r>
        <w:rPr>
          <w:rFonts w:hint="eastAsia" w:cstheme="minorBidi"/>
          <w:i w:val="0"/>
          <w:iCs w:val="0"/>
          <w:caps w:val="0"/>
          <w:color w:val="auto"/>
          <w:spacing w:val="0"/>
          <w:sz w:val="16"/>
          <w:szCs w:val="16"/>
          <w:highlight w:val="none"/>
          <w:lang w:val="en-US" w:eastAsia="zh-CN"/>
        </w:rPr>
        <w:t>m</w:t>
      </w:r>
      <w:r>
        <w:rPr>
          <w:rFonts w:hint="eastAsia" w:ascii="Times New Roman" w:hAnsi="Times New Roman" w:eastAsiaTheme="minorEastAsia" w:cstheme="minorBidi"/>
          <w:i w:val="0"/>
          <w:iCs w:val="0"/>
          <w:caps w:val="0"/>
          <w:color w:val="auto"/>
          <w:spacing w:val="0"/>
          <w:sz w:val="16"/>
          <w:szCs w:val="16"/>
          <w:highlight w:val="none"/>
        </w:rPr>
        <w:t>ate Resilient and Low-Carbon Cities, School of Architecture and Urban Planning</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Key Laboratory of New Technology for Construction of Cities in Mountain Area, Ministry of</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Education, Chong</w:t>
      </w:r>
      <w:r>
        <w:rPr>
          <w:rFonts w:hint="eastAsia" w:cstheme="minorBidi"/>
          <w:i w:val="0"/>
          <w:iCs w:val="0"/>
          <w:caps w:val="0"/>
          <w:color w:val="auto"/>
          <w:spacing w:val="0"/>
          <w:sz w:val="16"/>
          <w:szCs w:val="16"/>
          <w:highlight w:val="none"/>
          <w:lang w:eastAsia="zh-CN"/>
        </w:rPr>
        <w:t>q</w:t>
      </w:r>
      <w:r>
        <w:rPr>
          <w:rFonts w:hint="eastAsia" w:ascii="Times New Roman" w:hAnsi="Times New Roman" w:eastAsiaTheme="minorEastAsia" w:cstheme="minorBidi"/>
          <w:i w:val="0"/>
          <w:iCs w:val="0"/>
          <w:caps w:val="0"/>
          <w:color w:val="auto"/>
          <w:spacing w:val="0"/>
          <w:sz w:val="16"/>
          <w:szCs w:val="16"/>
          <w:highlight w:val="none"/>
        </w:rPr>
        <w:t>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d </w:t>
      </w:r>
      <w:r>
        <w:rPr>
          <w:rFonts w:hint="eastAsia" w:ascii="Times New Roman" w:hAnsi="Times New Roman" w:eastAsiaTheme="minorEastAsia" w:cstheme="minorBidi"/>
          <w:i w:val="0"/>
          <w:iCs w:val="0"/>
          <w:caps w:val="0"/>
          <w:color w:val="auto"/>
          <w:spacing w:val="0"/>
          <w:sz w:val="16"/>
          <w:szCs w:val="16"/>
          <w:highlight w:val="none"/>
        </w:rPr>
        <w:t>Institute for Smart City of Chongqing University in Liyang, Chongqing University, Liyang 213300</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Jiangsu, China</w:t>
      </w:r>
    </w:p>
    <w:p>
      <w:pPr>
        <w:numPr>
          <w:ilvl w:val="255"/>
          <w:numId w:val="0"/>
        </w:numPr>
        <w:jc w:val="left"/>
        <w:rPr>
          <w:rFonts w:hint="eastAsia" w:ascii="Times New Roman" w:hAnsi="Times New Roman" w:eastAsiaTheme="minorEastAsia" w:cstheme="minorBidi"/>
          <w:sz w:val="16"/>
          <w:szCs w:val="16"/>
          <w:highlight w:val="none"/>
          <w:lang w:val="en-US" w:eastAsia="zh-CN"/>
        </w:rPr>
      </w:pPr>
      <w:r>
        <w:rPr>
          <w:rFonts w:hint="eastAsia" w:cstheme="minorBidi"/>
          <w:i w:val="0"/>
          <w:iCs w:val="0"/>
          <w:caps w:val="0"/>
          <w:color w:val="auto"/>
          <w:spacing w:val="0"/>
          <w:sz w:val="16"/>
          <w:szCs w:val="16"/>
          <w:highlight w:val="none"/>
          <w:vertAlign w:val="superscript"/>
          <w:lang w:val="en-US" w:eastAsia="zh-CN"/>
        </w:rPr>
        <w:t xml:space="preserve">e </w:t>
      </w:r>
      <w:r>
        <w:rPr>
          <w:rFonts w:hint="eastAsia" w:ascii="Times New Roman" w:hAnsi="Times New Roman" w:eastAsiaTheme="minorEastAsia" w:cstheme="minorBidi"/>
          <w:i w:val="0"/>
          <w:iCs w:val="0"/>
          <w:caps w:val="0"/>
          <w:color w:val="auto"/>
          <w:spacing w:val="0"/>
          <w:sz w:val="16"/>
          <w:szCs w:val="16"/>
          <w:highlight w:val="none"/>
        </w:rPr>
        <w:t xml:space="preserve">CMA Key Open Laboratory of Transforming Climate Resources to Economy, Chongqing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limate</w:t>
      </w:r>
      <w:r>
        <w:rPr>
          <w:rFonts w:hint="eastAsia" w:cstheme="minorBidi"/>
          <w:i w:val="0"/>
          <w:iCs w:val="0"/>
          <w:caps w:val="0"/>
          <w:color w:val="auto"/>
          <w:spacing w:val="0"/>
          <w:sz w:val="16"/>
          <w:szCs w:val="16"/>
          <w:highlight w:val="none"/>
          <w:lang w:val="en-US" w:eastAsia="zh-CN"/>
        </w:rPr>
        <w:t xml:space="preserve">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enter, Chongqing 401147, China</w:t>
      </w:r>
    </w:p>
    <w:p>
      <w:pPr>
        <w:pStyle w:val="3"/>
        <w:rPr>
          <w:highlight w:val="none"/>
        </w:rPr>
      </w:pPr>
      <w:r>
        <w:rPr>
          <w:highlight w:val="none"/>
        </w:rPr>
        <w:t>Abstract</w:t>
      </w:r>
    </w:p>
    <w:p>
      <w:pPr>
        <w:numPr>
          <w:ilvl w:val="255"/>
          <w:numId w:val="0"/>
        </w:numPr>
        <w:rPr>
          <w:highlight w:val="none"/>
        </w:rPr>
      </w:pPr>
      <w:bookmarkStart w:id="1" w:name="OLE_LINK133"/>
      <w:r>
        <w:rPr>
          <w:rFonts w:hint="eastAsia"/>
          <w:highlight w:val="none"/>
        </w:rPr>
        <w:t xml:space="preserve">Although urban rivers are considered to have a mitigating effect on </w:t>
      </w:r>
      <w:r>
        <w:rPr>
          <w:rFonts w:hint="eastAsia"/>
          <w:highlight w:val="none"/>
          <w:lang w:val="en-US" w:eastAsia="zh-CN"/>
        </w:rPr>
        <w:t xml:space="preserve">the </w:t>
      </w:r>
      <w:r>
        <w:rPr>
          <w:rFonts w:hint="eastAsia"/>
          <w:highlight w:val="none"/>
        </w:rPr>
        <w:t xml:space="preserve">extreme heat stress, the influences of topographical characteristics </w:t>
      </w:r>
      <w:r>
        <w:rPr>
          <w:rFonts w:hint="eastAsia"/>
          <w:highlight w:val="none"/>
          <w:lang w:val="en-US" w:eastAsia="zh-CN"/>
        </w:rPr>
        <w:t xml:space="preserve">still </w:t>
      </w:r>
      <w:r>
        <w:rPr>
          <w:rFonts w:hint="eastAsia"/>
          <w:highlight w:val="none"/>
        </w:rPr>
        <w:t xml:space="preserve">remain poorly understood, particularly </w:t>
      </w:r>
      <w:r>
        <w:rPr>
          <w:rFonts w:hint="eastAsia"/>
          <w:highlight w:val="none"/>
          <w:lang w:val="en-US" w:eastAsia="zh-CN"/>
        </w:rPr>
        <w:t>under</w:t>
      </w:r>
      <w:r>
        <w:rPr>
          <w:rFonts w:hint="eastAsia"/>
          <w:highlight w:val="none"/>
        </w:rPr>
        <w:t xml:space="preserve"> extremely hot weather conditions. Taking the mountainous city of Chongqing as an example, this research focus</w:t>
      </w:r>
      <w:r>
        <w:rPr>
          <w:rFonts w:hint="eastAsia"/>
          <w:highlight w:val="none"/>
          <w:lang w:val="en-US" w:eastAsia="zh-CN"/>
        </w:rPr>
        <w:t>es</w:t>
      </w:r>
      <w:r>
        <w:rPr>
          <w:rFonts w:hint="eastAsia"/>
          <w:highlight w:val="none"/>
        </w:rPr>
        <w:t xml:space="preserve"> on the river cooling effects on the surrounding urban environment during normal and extreme summer days</w:t>
      </w:r>
      <w:ins w:id="13" w:author="野草" w:date="2024-05-06T11:15:45Z">
        <w:r>
          <w:rPr>
            <w:rFonts w:hint="eastAsia"/>
            <w:highlight w:val="none"/>
            <w:lang w:val="en-US" w:eastAsia="zh-CN"/>
          </w:rPr>
          <w:t xml:space="preserve"> </w:t>
        </w:r>
      </w:ins>
      <w:ins w:id="14" w:author="野草" w:date="2024-05-06T11:15:46Z">
        <w:r>
          <w:rPr>
            <w:rFonts w:hint="eastAsia"/>
            <w:highlight w:val="none"/>
            <w:lang w:val="en-US" w:eastAsia="zh-CN"/>
          </w:rPr>
          <w:t>ba</w:t>
        </w:r>
      </w:ins>
      <w:ins w:id="15" w:author="野草" w:date="2024-05-06T11:15:47Z">
        <w:r>
          <w:rPr>
            <w:rFonts w:hint="eastAsia"/>
            <w:highlight w:val="none"/>
            <w:lang w:val="en-US" w:eastAsia="zh-CN"/>
          </w:rPr>
          <w:t>sed on</w:t>
        </w:r>
      </w:ins>
      <w:ins w:id="16" w:author="野草" w:date="2024-05-06T11:15:48Z">
        <w:r>
          <w:rPr>
            <w:rFonts w:hint="eastAsia"/>
            <w:highlight w:val="none"/>
            <w:lang w:val="en-US" w:eastAsia="zh-CN"/>
          </w:rPr>
          <w:t xml:space="preserve"> </w:t>
        </w:r>
      </w:ins>
      <w:ins w:id="17" w:author="野草" w:date="2024-05-06T11:15:49Z">
        <w:r>
          <w:rPr>
            <w:rFonts w:hint="eastAsia"/>
            <w:highlight w:val="none"/>
            <w:lang w:val="en-US" w:eastAsia="zh-CN"/>
          </w:rPr>
          <w:t xml:space="preserve">3 </w:t>
        </w:r>
      </w:ins>
      <w:ins w:id="18" w:author="野草" w:date="2024-05-06T11:15:50Z">
        <w:r>
          <w:rPr>
            <w:rFonts w:hint="eastAsia"/>
            <w:highlight w:val="none"/>
            <w:lang w:val="en-US" w:eastAsia="zh-CN"/>
          </w:rPr>
          <w:t>in</w:t>
        </w:r>
      </w:ins>
      <w:ins w:id="19" w:author="野草" w:date="2024-05-06T11:15:51Z">
        <w:r>
          <w:rPr>
            <w:rFonts w:hint="eastAsia"/>
            <w:highlight w:val="none"/>
            <w:lang w:val="en-US" w:eastAsia="zh-CN"/>
          </w:rPr>
          <w:t>dice</w:t>
        </w:r>
      </w:ins>
      <w:ins w:id="20" w:author="野草" w:date="2024-05-06T11:15:52Z">
        <w:r>
          <w:rPr>
            <w:rFonts w:hint="eastAsia"/>
            <w:highlight w:val="none"/>
            <w:lang w:val="en-US" w:eastAsia="zh-CN"/>
          </w:rPr>
          <w:t>s:</w:t>
        </w:r>
      </w:ins>
      <w:ins w:id="21" w:author="野草" w:date="2024-05-06T11:15:53Z">
        <w:r>
          <w:rPr>
            <w:rFonts w:hint="eastAsia"/>
            <w:highlight w:val="none"/>
            <w:lang w:val="en-US" w:eastAsia="zh-CN"/>
          </w:rPr>
          <w:t xml:space="preserve"> </w:t>
        </w:r>
      </w:ins>
      <w:ins w:id="22" w:author="野草" w:date="2024-05-06T11:15:54Z">
        <w:r>
          <w:rPr>
            <w:rFonts w:hint="eastAsia"/>
            <w:highlight w:val="none"/>
            <w:lang w:val="en-US" w:eastAsia="zh-CN"/>
          </w:rPr>
          <w:t>Rive</w:t>
        </w:r>
      </w:ins>
      <w:ins w:id="23" w:author="野草" w:date="2024-05-06T11:15:55Z">
        <w:r>
          <w:rPr>
            <w:rFonts w:hint="eastAsia"/>
            <w:highlight w:val="none"/>
            <w:lang w:val="en-US" w:eastAsia="zh-CN"/>
          </w:rPr>
          <w:t xml:space="preserve">r </w:t>
        </w:r>
      </w:ins>
      <w:ins w:id="24" w:author="野草" w:date="2024-05-06T11:16:04Z">
        <w:r>
          <w:rPr>
            <w:rFonts w:hint="eastAsia"/>
            <w:highlight w:val="none"/>
            <w:lang w:val="en-US" w:eastAsia="zh-CN"/>
          </w:rPr>
          <w:t>C</w:t>
        </w:r>
      </w:ins>
      <w:ins w:id="25" w:author="野草" w:date="2024-05-06T11:16:05Z">
        <w:r>
          <w:rPr>
            <w:rFonts w:hint="eastAsia"/>
            <w:highlight w:val="none"/>
            <w:lang w:val="en-US" w:eastAsia="zh-CN"/>
          </w:rPr>
          <w:t>ooling</w:t>
        </w:r>
      </w:ins>
      <w:ins w:id="26" w:author="野草" w:date="2024-05-06T11:16:06Z">
        <w:r>
          <w:rPr>
            <w:rFonts w:hint="eastAsia"/>
            <w:highlight w:val="none"/>
            <w:lang w:val="en-US" w:eastAsia="zh-CN"/>
          </w:rPr>
          <w:t xml:space="preserve"> I</w:t>
        </w:r>
      </w:ins>
      <w:ins w:id="27" w:author="野草" w:date="2024-05-06T11:16:07Z">
        <w:r>
          <w:rPr>
            <w:rFonts w:hint="eastAsia"/>
            <w:highlight w:val="none"/>
            <w:lang w:val="en-US" w:eastAsia="zh-CN"/>
          </w:rPr>
          <w:t>nte</w:t>
        </w:r>
      </w:ins>
      <w:ins w:id="28" w:author="野草" w:date="2024-05-06T11:16:08Z">
        <w:r>
          <w:rPr>
            <w:rFonts w:hint="eastAsia"/>
            <w:highlight w:val="none"/>
            <w:lang w:val="en-US" w:eastAsia="zh-CN"/>
          </w:rPr>
          <w:t>n</w:t>
        </w:r>
      </w:ins>
      <w:ins w:id="29" w:author="野草" w:date="2024-05-06T11:16:09Z">
        <w:r>
          <w:rPr>
            <w:rFonts w:hint="eastAsia"/>
            <w:highlight w:val="none"/>
            <w:lang w:val="en-US" w:eastAsia="zh-CN"/>
          </w:rPr>
          <w:t>sity</w:t>
        </w:r>
      </w:ins>
      <w:ins w:id="30" w:author="野草" w:date="2024-05-06T11:18:08Z">
        <w:r>
          <w:rPr>
            <w:rFonts w:hint="eastAsia"/>
            <w:highlight w:val="none"/>
            <w:lang w:val="en-US" w:eastAsia="zh-CN"/>
          </w:rPr>
          <w:t xml:space="preserve"> </w:t>
        </w:r>
      </w:ins>
      <w:ins w:id="31" w:author="野草" w:date="2024-05-06T11:16:12Z">
        <w:r>
          <w:rPr>
            <w:rFonts w:hint="eastAsia"/>
            <w:highlight w:val="none"/>
            <w:lang w:val="en-US" w:eastAsia="zh-CN"/>
          </w:rPr>
          <w:t>(</w:t>
        </w:r>
      </w:ins>
      <w:ins w:id="32" w:author="野草" w:date="2024-05-06T11:16:13Z">
        <w:r>
          <w:rPr>
            <w:rFonts w:hint="eastAsia"/>
            <w:highlight w:val="none"/>
            <w:lang w:val="en-US" w:eastAsia="zh-CN"/>
          </w:rPr>
          <w:t>RCI</w:t>
        </w:r>
      </w:ins>
      <w:ins w:id="33" w:author="野草" w:date="2024-05-06T11:16:12Z">
        <w:r>
          <w:rPr>
            <w:rFonts w:hint="eastAsia"/>
            <w:highlight w:val="none"/>
            <w:lang w:val="en-US" w:eastAsia="zh-CN"/>
          </w:rPr>
          <w:t>)</w:t>
        </w:r>
      </w:ins>
      <w:ins w:id="34" w:author="野草" w:date="2024-05-06T11:16:14Z">
        <w:r>
          <w:rPr>
            <w:rFonts w:hint="eastAsia"/>
            <w:highlight w:val="none"/>
            <w:lang w:val="en-US" w:eastAsia="zh-CN"/>
          </w:rPr>
          <w:t>,</w:t>
        </w:r>
      </w:ins>
      <w:ins w:id="35" w:author="野草" w:date="2024-05-06T11:16:21Z">
        <w:r>
          <w:rPr>
            <w:rFonts w:hint="eastAsia"/>
            <w:highlight w:val="none"/>
            <w:lang w:val="en-US" w:eastAsia="zh-CN"/>
          </w:rPr>
          <w:t xml:space="preserve"> River Cooling </w:t>
        </w:r>
      </w:ins>
      <w:ins w:id="36" w:author="野草" w:date="2024-05-06T11:16:25Z">
        <w:r>
          <w:rPr>
            <w:rFonts w:hint="eastAsia"/>
            <w:highlight w:val="none"/>
            <w:lang w:val="en-US" w:eastAsia="zh-CN"/>
          </w:rPr>
          <w:t>D</w:t>
        </w:r>
      </w:ins>
      <w:ins w:id="37" w:author="野草" w:date="2024-05-06T11:16:26Z">
        <w:r>
          <w:rPr>
            <w:rFonts w:hint="eastAsia"/>
            <w:highlight w:val="none"/>
            <w:lang w:val="en-US" w:eastAsia="zh-CN"/>
          </w:rPr>
          <w:t>is</w:t>
        </w:r>
      </w:ins>
      <w:ins w:id="38" w:author="野草" w:date="2024-05-06T11:16:28Z">
        <w:r>
          <w:rPr>
            <w:rFonts w:hint="eastAsia"/>
            <w:highlight w:val="none"/>
            <w:lang w:val="en-US" w:eastAsia="zh-CN"/>
          </w:rPr>
          <w:t>tance</w:t>
        </w:r>
      </w:ins>
      <w:ins w:id="39" w:author="野草" w:date="2024-05-06T11:18:21Z">
        <w:r>
          <w:rPr>
            <w:rFonts w:hint="eastAsia"/>
            <w:highlight w:val="none"/>
            <w:lang w:val="en-US" w:eastAsia="zh-CN"/>
          </w:rPr>
          <w:t xml:space="preserve"> </w:t>
        </w:r>
      </w:ins>
      <w:ins w:id="40" w:author="野草" w:date="2024-05-06T11:16:21Z">
        <w:r>
          <w:rPr>
            <w:rFonts w:hint="eastAsia"/>
            <w:highlight w:val="none"/>
            <w:lang w:val="en-US" w:eastAsia="zh-CN"/>
          </w:rPr>
          <w:t>(RC</w:t>
        </w:r>
      </w:ins>
      <w:ins w:id="41" w:author="野草" w:date="2024-05-06T11:16:31Z">
        <w:r>
          <w:rPr>
            <w:rFonts w:hint="eastAsia"/>
            <w:highlight w:val="none"/>
            <w:lang w:val="en-US" w:eastAsia="zh-CN"/>
          </w:rPr>
          <w:t>D</w:t>
        </w:r>
      </w:ins>
      <w:ins w:id="42" w:author="野草" w:date="2024-05-06T11:16:21Z">
        <w:r>
          <w:rPr>
            <w:rFonts w:hint="eastAsia"/>
            <w:highlight w:val="none"/>
            <w:lang w:val="en-US" w:eastAsia="zh-CN"/>
          </w:rPr>
          <w:t>)</w:t>
        </w:r>
      </w:ins>
      <w:ins w:id="43" w:author="野草" w:date="2024-05-06T11:17:22Z">
        <w:r>
          <w:rPr>
            <w:rFonts w:hint="eastAsia"/>
            <w:highlight w:val="none"/>
            <w:lang w:val="en-US" w:eastAsia="zh-CN"/>
          </w:rPr>
          <w:t xml:space="preserve"> </w:t>
        </w:r>
      </w:ins>
      <w:ins w:id="44" w:author="野草" w:date="2024-05-06T11:17:23Z">
        <w:r>
          <w:rPr>
            <w:rFonts w:hint="eastAsia"/>
            <w:highlight w:val="none"/>
            <w:lang w:val="en-US" w:eastAsia="zh-CN"/>
          </w:rPr>
          <w:t xml:space="preserve">and </w:t>
        </w:r>
      </w:ins>
      <w:ins w:id="45" w:author="野草" w:date="2024-05-06T11:17:23Z">
        <w:r>
          <w:rPr>
            <w:rFonts w:hint="eastAsia" w:cs="Times New Roman"/>
            <w:highlight w:val="none"/>
          </w:rPr>
          <w:t>Cumulative River Cooling Intensity</w:t>
        </w:r>
      </w:ins>
      <w:ins w:id="46" w:author="野草" w:date="2024-05-06T11:18:19Z">
        <w:r>
          <w:rPr>
            <w:rFonts w:hint="eastAsia" w:cs="Times New Roman"/>
            <w:highlight w:val="none"/>
            <w:lang w:val="en-US" w:eastAsia="zh-CN"/>
          </w:rPr>
          <w:t xml:space="preserve"> </w:t>
        </w:r>
      </w:ins>
      <w:ins w:id="47" w:author="野草" w:date="2024-05-06T11:17:23Z">
        <w:r>
          <w:rPr>
            <w:rFonts w:hint="eastAsia" w:cs="Times New Roman"/>
            <w:highlight w:val="none"/>
          </w:rPr>
          <w:t>(CRCI)</w:t>
        </w:r>
      </w:ins>
      <w:r>
        <w:rPr>
          <w:rFonts w:hint="eastAsia"/>
          <w:highlight w:val="none"/>
        </w:rPr>
        <w:t>. Employing the Boosted Regression Tree</w:t>
      </w:r>
      <w:ins w:id="48" w:author="野草" w:date="2024-05-06T11:17:37Z">
        <w:r>
          <w:rPr>
            <w:rFonts w:hint="eastAsia"/>
            <w:highlight w:val="none"/>
            <w:lang w:val="en-US" w:eastAsia="zh-CN"/>
          </w:rPr>
          <w:t xml:space="preserve"> </w:t>
        </w:r>
      </w:ins>
      <w:del w:id="49" w:author="野草" w:date="2024-05-06T11:17:35Z">
        <w:r>
          <w:rPr>
            <w:rFonts w:hint="eastAsia"/>
            <w:highlight w:val="none"/>
          </w:rPr>
          <w:delText xml:space="preserve"> </w:delText>
        </w:r>
      </w:del>
      <w:r>
        <w:rPr>
          <w:rFonts w:hint="eastAsia"/>
          <w:highlight w:val="none"/>
        </w:rPr>
        <w:t xml:space="preserve">(BRT) model, the impacts of environmental variables on river cooling effects </w:t>
      </w:r>
      <w:r>
        <w:rPr>
          <w:rFonts w:hint="eastAsia"/>
          <w:highlight w:val="none"/>
          <w:lang w:val="en-US" w:eastAsia="zh-CN"/>
        </w:rPr>
        <w:t>have been</w:t>
      </w:r>
      <w:r>
        <w:rPr>
          <w:rFonts w:hint="eastAsia"/>
          <w:highlight w:val="none"/>
        </w:rPr>
        <w:t xml:space="preserve"> explored. </w:t>
      </w:r>
      <w:ins w:id="50" w:author="野草" w:date="2024-05-06T11:35:46Z">
        <w:bookmarkStart w:id="2" w:name="OLE_LINK26"/>
        <w:r>
          <w:rPr>
            <w:rFonts w:hint="eastAsia"/>
            <w:highlight w:val="none"/>
          </w:rPr>
          <w:t>The findings</w:t>
        </w:r>
        <w:bookmarkStart w:id="3" w:name="OLE_LINK48"/>
        <w:r>
          <w:rPr>
            <w:rFonts w:hint="eastAsia"/>
            <w:highlight w:val="none"/>
          </w:rPr>
          <w:t xml:space="preserve"> underscore</w:t>
        </w:r>
        <w:bookmarkEnd w:id="3"/>
        <w:r>
          <w:rPr>
            <w:rFonts w:hint="eastAsia"/>
            <w:highlight w:val="none"/>
          </w:rPr>
          <w:t xml:space="preserve"> a pronounced intensification of river cooling effects on </w:t>
        </w:r>
      </w:ins>
      <w:ins w:id="51" w:author="野草" w:date="2024-05-06T11:36:12Z">
        <w:r>
          <w:rPr>
            <w:rFonts w:hint="eastAsia"/>
            <w:highlight w:val="none"/>
            <w:lang w:val="en-US" w:eastAsia="zh-CN"/>
          </w:rPr>
          <w:t xml:space="preserve">the </w:t>
        </w:r>
      </w:ins>
      <w:ins w:id="52" w:author="野草" w:date="2024-05-06T11:35:46Z">
        <w:r>
          <w:rPr>
            <w:rFonts w:hint="eastAsia"/>
            <w:highlight w:val="none"/>
          </w:rPr>
          <w:t xml:space="preserve">extremely hot day, with the River Cooling Index (RCI) not only rising from an average of 5.5°C on </w:t>
        </w:r>
      </w:ins>
      <w:ins w:id="53" w:author="野草" w:date="2024-05-06T11:36:20Z">
        <w:r>
          <w:rPr>
            <w:rFonts w:hint="eastAsia"/>
            <w:highlight w:val="none"/>
            <w:lang w:val="en-US" w:eastAsia="zh-CN"/>
          </w:rPr>
          <w:t>the</w:t>
        </w:r>
      </w:ins>
      <w:ins w:id="54" w:author="野草" w:date="2024-05-06T11:35:46Z">
        <w:r>
          <w:rPr>
            <w:rFonts w:hint="eastAsia"/>
            <w:highlight w:val="none"/>
          </w:rPr>
          <w:t xml:space="preserve"> normal summer day to 6.4°C but also exhibiting a broader range of variability, as reflected by an increase in the standard deviation from 2.4°C to 3.1°C.</w:t>
        </w:r>
      </w:ins>
      <w:del w:id="55" w:author="野草" w:date="2024-05-06T11:35:46Z">
        <w:r>
          <w:rPr>
            <w:rFonts w:hint="eastAsia"/>
            <w:highlight w:val="none"/>
          </w:rPr>
          <w:delText>The results reveal that</w:delText>
        </w:r>
        <w:bookmarkStart w:id="4" w:name="OLE_LINK15"/>
        <w:r>
          <w:rPr>
            <w:rFonts w:hint="eastAsia"/>
            <w:highlight w:val="none"/>
          </w:rPr>
          <w:delText xml:space="preserve"> the </w:delText>
        </w:r>
        <w:bookmarkStart w:id="5" w:name="OLE_LINK6"/>
        <w:r>
          <w:rPr>
            <w:rFonts w:hint="eastAsia"/>
            <w:highlight w:val="none"/>
          </w:rPr>
          <w:delText>average values and standard deviation</w:delText>
        </w:r>
      </w:del>
      <w:del w:id="56" w:author="野草" w:date="2024-05-06T11:35:46Z">
        <w:r>
          <w:rPr>
            <w:rFonts w:hint="eastAsia"/>
            <w:highlight w:val="none"/>
            <w:lang w:val="en-US" w:eastAsia="zh-CN"/>
          </w:rPr>
          <w:delText>s</w:delText>
        </w:r>
        <w:bookmarkEnd w:id="5"/>
        <w:r>
          <w:rPr>
            <w:rFonts w:hint="eastAsia"/>
            <w:highlight w:val="none"/>
            <w:lang w:val="en-US" w:eastAsia="zh-CN"/>
          </w:rPr>
          <w:delText xml:space="preserve"> in</w:delText>
        </w:r>
      </w:del>
      <w:del w:id="57" w:author="野草" w:date="2024-05-06T11:35:46Z">
        <w:r>
          <w:rPr>
            <w:rFonts w:hint="eastAsia"/>
            <w:highlight w:val="none"/>
          </w:rPr>
          <w:delText xml:space="preserve"> </w:delText>
        </w:r>
      </w:del>
      <w:del w:id="58" w:author="野草" w:date="2024-05-06T11:35:46Z">
        <w:r>
          <w:rPr>
            <w:rFonts w:hint="eastAsia"/>
            <w:highlight w:val="none"/>
            <w:lang w:val="en-US"/>
          </w:rPr>
          <w:delText>River Cooling Intensity (RCI)</w:delText>
        </w:r>
      </w:del>
      <w:del w:id="59" w:author="野草" w:date="2024-05-06T11:35:46Z">
        <w:r>
          <w:rPr>
            <w:rFonts w:hint="eastAsia"/>
            <w:highlight w:val="none"/>
          </w:rPr>
          <w:delText xml:space="preserve"> were </w:delText>
        </w:r>
      </w:del>
      <w:del w:id="60" w:author="野草" w:date="2024-05-06T11:35:46Z">
        <w:bookmarkStart w:id="6" w:name="OLE_LINK17"/>
        <w:r>
          <w:rPr>
            <w:rFonts w:hint="eastAsia"/>
            <w:highlight w:val="none"/>
            <w:lang w:val="en-US" w:eastAsia="zh-CN"/>
          </w:rPr>
          <w:delText>5.5°C and 2.4°C</w:delText>
        </w:r>
        <w:bookmarkEnd w:id="6"/>
        <w:r>
          <w:rPr>
            <w:rFonts w:hint="eastAsia"/>
            <w:highlight w:val="none"/>
            <w:lang w:val="en-US" w:eastAsia="zh-CN"/>
          </w:rPr>
          <w:delText xml:space="preserve"> on the normal summer day.</w:delText>
        </w:r>
        <w:bookmarkEnd w:id="4"/>
        <w:r>
          <w:rPr>
            <w:rFonts w:hint="eastAsia"/>
            <w:highlight w:val="none"/>
            <w:lang w:val="en-US" w:eastAsia="zh-CN"/>
          </w:rPr>
          <w:delText xml:space="preserve"> The corresponding values became significantly higher on the extremely hot day, being 6.4°C and 3.1°C</w:delText>
        </w:r>
      </w:del>
      <w:del w:id="61" w:author="野草" w:date="2024-05-06T11:35:46Z">
        <w:r>
          <w:rPr>
            <w:rFonts w:hint="eastAsia"/>
            <w:highlight w:val="none"/>
          </w:rPr>
          <w:delText>.</w:delText>
        </w:r>
      </w:del>
      <w:r>
        <w:rPr>
          <w:rFonts w:hint="eastAsia"/>
          <w:highlight w:val="none"/>
        </w:rPr>
        <w:t xml:space="preserve"> </w:t>
      </w:r>
      <w:bookmarkEnd w:id="2"/>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w:t>
      </w:r>
      <w:del w:id="62" w:author="野草" w:date="2024-05-06T12:06:56Z">
        <w:r>
          <w:rPr>
            <w:rFonts w:hint="eastAsia"/>
            <w:highlight w:val="none"/>
          </w:rPr>
          <w:delText xml:space="preserve"> of</w:delText>
        </w:r>
      </w:del>
      <w:r>
        <w:rPr>
          <w:rFonts w:hint="eastAsia"/>
          <w:highlight w:val="none"/>
        </w:rPr>
        <w:t xml:space="preserve"> </w:t>
      </w:r>
      <w:del w:id="63" w:author="野草" w:date="2024-05-06T12:06:37Z">
        <w:r>
          <w:rPr>
            <w:rFonts w:hint="eastAsia"/>
            <w:highlight w:val="none"/>
            <w:lang w:val="en-US" w:eastAsia="zh-CN"/>
          </w:rPr>
          <w:delText xml:space="preserve">average </w:delText>
        </w:r>
      </w:del>
      <w:del w:id="64" w:author="野草" w:date="2024-05-06T12:06:37Z">
        <w:r>
          <w:rPr>
            <w:rFonts w:hint="eastAsia"/>
            <w:highlight w:val="none"/>
          </w:rPr>
          <w:delText xml:space="preserve">elevation </w:delText>
        </w:r>
      </w:del>
      <w:r>
        <w:rPr>
          <w:rFonts w:hint="eastAsia"/>
          <w:highlight w:val="none"/>
        </w:rPr>
        <w:t xml:space="preserve">for RCI being </w:t>
      </w:r>
      <w:ins w:id="65" w:author="野草" w:date="2024-05-06T12:06:59Z">
        <w:r>
          <w:rPr>
            <w:rFonts w:hint="eastAsia"/>
            <w:highlight w:val="none"/>
            <w:lang w:val="en-US" w:eastAsia="zh-CN"/>
          </w:rPr>
          <w:t>27.6</w:t>
        </w:r>
      </w:ins>
      <w:ins w:id="66" w:author="野草" w:date="2024-05-06T12:06:59Z">
        <w:r>
          <w:rPr>
            <w:rFonts w:hint="eastAsia"/>
            <w:highlight w:val="none"/>
          </w:rPr>
          <w:t xml:space="preserve">% and </w:t>
        </w:r>
      </w:ins>
      <w:ins w:id="67" w:author="野草" w:date="2024-05-06T12:06:59Z">
        <w:r>
          <w:rPr>
            <w:rFonts w:hint="eastAsia"/>
            <w:highlight w:val="none"/>
            <w:lang w:val="en-US" w:eastAsia="zh-CN"/>
          </w:rPr>
          <w:t>31.5</w:t>
        </w:r>
      </w:ins>
      <w:ins w:id="68" w:author="野草" w:date="2024-05-06T12:06:59Z">
        <w:r>
          <w:rPr>
            <w:rFonts w:hint="eastAsia"/>
            <w:highlight w:val="none"/>
          </w:rPr>
          <w:t>%</w:t>
        </w:r>
      </w:ins>
      <w:del w:id="69" w:author="野草" w:date="2024-05-06T12:06:59Z">
        <w:r>
          <w:rPr>
            <w:rFonts w:hint="eastAsia"/>
            <w:highlight w:val="none"/>
          </w:rPr>
          <w:delText>11.0% and 16.1%</w:delText>
        </w:r>
      </w:del>
      <w:r>
        <w:rPr>
          <w:rFonts w:hint="eastAsia"/>
          <w:highlight w:val="none"/>
        </w:rPr>
        <w:t xml:space="preserve"> on the normal summer day and the extremely hot day, respectively. </w:t>
      </w:r>
      <w:r>
        <w:rPr>
          <w:rFonts w:hint="eastAsia"/>
          <w:highlight w:val="none"/>
          <w:lang w:val="en-US" w:eastAsia="zh-CN"/>
        </w:rPr>
        <w:t xml:space="preserve">Moreover, </w:t>
      </w:r>
      <w:bookmarkStart w:id="7" w:name="OLE_LINK52"/>
      <w:r>
        <w:rPr>
          <w:rFonts w:hint="eastAsia"/>
          <w:highlight w:val="none"/>
        </w:rPr>
        <w:t>average</w:t>
      </w:r>
      <w:r>
        <w:rPr>
          <w:rFonts w:hint="eastAsia"/>
          <w:highlight w:val="none"/>
          <w:lang w:val="en-US" w:eastAsia="zh-CN"/>
        </w:rPr>
        <w:t xml:space="preserve"> elevation </w:t>
      </w:r>
      <w:r>
        <w:rPr>
          <w:rFonts w:hint="eastAsia"/>
          <w:highlight w:val="none"/>
        </w:rPr>
        <w:t xml:space="preserve">and </w:t>
      </w:r>
      <w:r>
        <w:rPr>
          <w:rFonts w:hint="eastAsia"/>
          <w:highlight w:val="none"/>
          <w:lang w:val="en-US" w:eastAsia="zh-CN"/>
        </w:rPr>
        <w:t>slope</w:t>
      </w:r>
      <w:r>
        <w:rPr>
          <w:rFonts w:hint="eastAsia"/>
          <w:highlight w:val="none"/>
        </w:rPr>
        <w:t xml:space="preserve"> exhibited ascent and descent patterns</w:t>
      </w:r>
      <w:r>
        <w:rPr>
          <w:rFonts w:hint="eastAsia"/>
          <w:highlight w:val="none"/>
          <w:lang w:val="en-US" w:eastAsia="zh-CN"/>
        </w:rPr>
        <w:t xml:space="preserve"> in their influences on river cooling</w:t>
      </w:r>
      <w:r>
        <w:rPr>
          <w:rFonts w:hint="eastAsia"/>
          <w:highlight w:val="none"/>
        </w:rPr>
        <w:t xml:space="preserve">,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patch density</w:t>
      </w:r>
      <w:r>
        <w:rPr>
          <w:rFonts w:hint="eastAsia"/>
          <w:highlight w:val="none"/>
        </w:rPr>
        <w:t xml:space="preserve"> and </w:t>
      </w:r>
      <w:r>
        <w:rPr>
          <w:rFonts w:hint="eastAsia"/>
          <w:highlight w:val="none"/>
          <w:lang w:val="en-US" w:eastAsia="zh-CN"/>
        </w:rPr>
        <w:t>river width</w:t>
      </w:r>
      <w:r>
        <w:rPr>
          <w:rFonts w:hint="eastAsia"/>
          <w:highlight w:val="none"/>
        </w:rPr>
        <w:t xml:space="preserve"> were relatively fluctuating, showing descent and ascent patterns as a whole</w:t>
      </w:r>
      <w:r>
        <w:rPr>
          <w:rFonts w:hint="eastAsia"/>
          <w:highlight w:val="none"/>
          <w:lang w:val="en-US" w:eastAsia="zh-CN"/>
        </w:rPr>
        <w:t>.</w:t>
      </w:r>
      <w:bookmarkEnd w:id="7"/>
      <w:r>
        <w:rPr>
          <w:rFonts w:hint="eastAsia"/>
          <w:highlight w:val="none"/>
          <w:lang w:val="en-US" w:eastAsia="zh-CN"/>
        </w:rPr>
        <w:t xml:space="preserve"> </w:t>
      </w:r>
      <w:r>
        <w:rPr>
          <w:rFonts w:hint="eastAsia"/>
          <w:highlight w:val="none"/>
        </w:rPr>
        <w:t>These findings can provide a foundation for urban planners and managers to develop strategies aimed at improving the thermal environment of riverside areas.</w:t>
      </w:r>
    </w:p>
    <w:bookmarkEnd w:id="1"/>
    <w:p>
      <w:pPr>
        <w:pStyle w:val="3"/>
        <w:numPr>
          <w:ilvl w:val="0"/>
          <w:numId w:val="1"/>
        </w:numPr>
        <w:rPr>
          <w:rFonts w:asciiTheme="majorHAnsi" w:hAnsiTheme="majorHAnsi"/>
          <w:highlight w:val="none"/>
        </w:rPr>
      </w:pPr>
      <w:r>
        <w:rPr>
          <w:highlight w:val="none"/>
        </w:rPr>
        <w:t>Introduction</w:t>
      </w:r>
    </w:p>
    <w:p>
      <w:pPr>
        <w:jc w:val="left"/>
        <w:rPr>
          <w:rFonts w:cs="Times New Roman"/>
          <w:color w:val="000000" w:themeColor="text1"/>
          <w:highlight w:val="none"/>
          <w14:textFill>
            <w14:solidFill>
              <w14:schemeClr w14:val="tx1"/>
            </w14:solidFill>
          </w14:textFill>
        </w:rPr>
      </w:pPr>
      <w:bookmarkStart w:id="8" w:name="OLE_LINK69"/>
      <w:bookmarkStart w:id="9" w:name="OLE_LINK45"/>
      <w:bookmarkStart w:id="10" w:name="OLE_LINK41"/>
      <w:bookmarkStart w:id="11" w:name="OLE_LINK39"/>
      <w:r>
        <w:rPr>
          <w:rFonts w:cs="Times New Roman"/>
          <w:color w:val="000000" w:themeColor="text1"/>
          <w:highlight w:val="none"/>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r>
        <w:rPr>
          <w:rFonts w:hint="eastAsia" w:cs="Times New Roman"/>
          <w:color w:val="000000" w:themeColor="text1"/>
          <w:highlight w:val="none"/>
          <w:lang w:val="en-US" w:eastAsia="zh-CN"/>
          <w14:textFill>
            <w14:solidFill>
              <w14:schemeClr w14:val="tx1"/>
            </w14:solidFill>
          </w14:textFill>
        </w:rPr>
        <w:t>[1,2]</w:t>
      </w:r>
      <w:r>
        <w:rPr>
          <w:rFonts w:cs="Times New Roman"/>
          <w:color w:val="000000" w:themeColor="text1"/>
          <w:highlight w:val="none"/>
          <w14:textFill>
            <w14:solidFill>
              <w14:schemeClr w14:val="tx1"/>
            </w14:solidFill>
          </w14:textFill>
        </w:rPr>
        <w:t xml:space="preserve">. Urban heat island </w:t>
      </w:r>
      <w:bookmarkStart w:id="12"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12"/>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r>
        <w:rPr>
          <w:rFonts w:hint="eastAsia" w:cs="Times New Roman"/>
          <w:color w:val="000000" w:themeColor="text1"/>
          <w:highlight w:val="none"/>
          <w:lang w:val="en-US" w:eastAsia="zh-CN"/>
          <w14:textFill>
            <w14:solidFill>
              <w14:schemeClr w14:val="tx1"/>
            </w14:solidFill>
          </w14:textFill>
        </w:rPr>
        <w:t>[3,4]</w:t>
      </w:r>
      <w:r>
        <w:rPr>
          <w:rFonts w:cs="Times New Roman"/>
          <w:color w:val="000000" w:themeColor="text1"/>
          <w:highlight w:val="none"/>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xml:space="preserve">, and enhancement of ventilation </w:t>
      </w:r>
      <w:r>
        <w:rPr>
          <w:rFonts w:hint="eastAsia" w:cs="Times New Roman"/>
          <w:color w:val="000000" w:themeColor="text1"/>
          <w:highlight w:val="none"/>
          <w:lang w:val="en-US" w:eastAsia="zh-CN"/>
          <w14:textFill>
            <w14:solidFill>
              <w14:schemeClr w14:val="tx1"/>
            </w14:solidFill>
          </w14:textFill>
        </w:rPr>
        <w:t>[5-7]</w:t>
      </w:r>
      <w:r>
        <w:rPr>
          <w:rFonts w:cs="Times New Roman"/>
          <w:color w:val="000000" w:themeColor="text1"/>
          <w:highlight w:val="none"/>
          <w14:textFill>
            <w14:solidFill>
              <w14:schemeClr w14:val="tx1"/>
            </w14:solidFill>
          </w14:textFill>
        </w:rPr>
        <w:t>.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w:t>
      </w:r>
      <w:r>
        <w:rPr>
          <w:rFonts w:hint="eastAsia" w:cs="Times New Roman"/>
          <w:color w:val="000000" w:themeColor="text1"/>
          <w:highlight w:val="none"/>
          <w:lang w:val="en-US" w:eastAsia="zh-CN"/>
          <w14:textFill>
            <w14:solidFill>
              <w14:schemeClr w14:val="tx1"/>
            </w14:solidFill>
          </w14:textFill>
        </w:rPr>
        <w:t>[8]</w:t>
      </w:r>
      <w:r>
        <w:rPr>
          <w:rFonts w:cs="Times New Roman"/>
          <w:color w:val="000000" w:themeColor="text1"/>
          <w:highlight w:val="none"/>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xml:space="preserve">. A study conducted in Chengdu revealed a temperature contrast exceeding 8 °C between lakeside and inland areas </w:t>
      </w:r>
      <w:r>
        <w:rPr>
          <w:rFonts w:hint="eastAsia" w:cs="Times New Roman"/>
          <w:color w:val="000000" w:themeColor="text1"/>
          <w:highlight w:val="none"/>
          <w:lang w:val="en-US" w:eastAsia="zh-CN"/>
          <w14:textFill>
            <w14:solidFill>
              <w14:schemeClr w14:val="tx1"/>
            </w14:solidFill>
          </w14:textFill>
        </w:rPr>
        <w:t>[9]</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[10]</w:t>
      </w:r>
      <w:r>
        <w:rPr>
          <w:rFonts w:cs="Times New Roman"/>
          <w:color w:val="000000" w:themeColor="text1"/>
          <w:highlight w:val="none"/>
          <w14:textFill>
            <w14:solidFill>
              <w14:schemeClr w14:val="tx1"/>
            </w14:solidFill>
          </w14:textFill>
        </w:rPr>
        <w:t>.</w:t>
      </w:r>
    </w:p>
    <w:bookmarkEnd w:id="8"/>
    <w:bookmarkEnd w:id="9"/>
    <w:p>
      <w:pPr>
        <w:jc w:val="left"/>
        <w:rPr>
          <w:rFonts w:cs="Times New Roman"/>
          <w:color w:val="000000" w:themeColor="text1"/>
          <w:highlight w:val="none"/>
          <w14:textFill>
            <w14:solidFill>
              <w14:schemeClr w14:val="tx1"/>
            </w14:solidFill>
          </w14:textFill>
        </w:rPr>
      </w:pPr>
    </w:p>
    <w:p>
      <w:pPr>
        <w:jc w:val="left"/>
        <w:rPr>
          <w:rFonts w:hint="eastAsia" w:cs="Times New Roman"/>
          <w:color w:val="000000" w:themeColor="text1"/>
          <w:highlight w:val="none"/>
          <w14:textFill>
            <w14:solidFill>
              <w14:schemeClr w14:val="tx1"/>
            </w14:solidFill>
          </w14:textFill>
        </w:rPr>
      </w:pPr>
      <w:bookmarkStart w:id="13" w:name="OLE_LINK46"/>
      <w:bookmarkStart w:id="14" w:name="OLE_LINK70"/>
      <w:bookmarkStart w:id="15" w:name="OLE_LINK42"/>
      <w:r>
        <w:rPr>
          <w:rFonts w:hint="eastAsia" w:cs="Times New Roman"/>
          <w:color w:val="000000" w:themeColor="text1"/>
          <w:highlight w:val="none"/>
          <w14:textFill>
            <w14:solidFill>
              <w14:schemeClr w14:val="tx1"/>
            </w14:solidFill>
          </w14:textFill>
        </w:rPr>
        <w:t xml:space="preserve">The cooling effects of blue spaces exhibit significant spatiotemporal variations. The cooling intensity is higher in the summer compared to the winter </w:t>
      </w:r>
      <w:r>
        <w:rPr>
          <w:rFonts w:hint="eastAsia" w:cs="Times New Roman"/>
          <w:color w:val="000000" w:themeColor="text1"/>
          <w:highlight w:val="none"/>
          <w:lang w:val="en-US" w:eastAsia="zh-CN"/>
          <w14:textFill>
            <w14:solidFill>
              <w14:schemeClr w14:val="tx1"/>
            </w14:solidFill>
          </w14:textFill>
        </w:rPr>
        <w:t>[11]</w:t>
      </w:r>
      <w:r>
        <w:rPr>
          <w:rFonts w:hint="eastAsia" w:cs="Times New Roman"/>
          <w:color w:val="000000" w:themeColor="text1"/>
          <w:highlight w:val="none"/>
          <w14:textFill>
            <w14:solidFill>
              <w14:schemeClr w14:val="tx1"/>
            </w14:solidFill>
          </w14:textFill>
        </w:rPr>
        <w:t xml:space="preserve">. Throughout a day, the daytime water cooling intensity typically exceeds that of nighttime </w:t>
      </w:r>
      <w:r>
        <w:rPr>
          <w:rFonts w:hint="eastAsia" w:cs="Times New Roman"/>
          <w:color w:val="000000" w:themeColor="text1"/>
          <w:highlight w:val="none"/>
          <w:lang w:val="en-US" w:eastAsia="zh-CN"/>
          <w14:textFill>
            <w14:solidFill>
              <w14:schemeClr w14:val="tx1"/>
            </w14:solidFill>
          </w14:textFill>
        </w:rPr>
        <w:t>[12]</w:t>
      </w:r>
      <w:r>
        <w:rPr>
          <w:rFonts w:hint="eastAsia" w:cs="Times New Roman"/>
          <w:color w:val="000000" w:themeColor="text1"/>
          <w:highlight w:val="none"/>
          <w14:textFill>
            <w14:solidFill>
              <w14:schemeClr w14:val="tx1"/>
            </w14:solidFill>
          </w14:textFill>
        </w:rPr>
        <w:t>.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[13]</w:t>
      </w:r>
      <w:r>
        <w:rPr>
          <w:rFonts w:hint="eastAsia" w:cs="Times New Roman"/>
          <w:color w:val="000000" w:themeColor="text1"/>
          <w:highlight w:val="none"/>
          <w14:textFill>
            <w14:solidFill>
              <w14:schemeClr w14:val="tx1"/>
            </w14:solidFill>
          </w14:textFill>
        </w:rPr>
        <w:t>.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in water cooling effects within same cities </w:t>
      </w:r>
      <w:r>
        <w:rPr>
          <w:rFonts w:hint="eastAsia" w:cs="Times New Roman"/>
          <w:color w:val="000000" w:themeColor="text1"/>
          <w:highlight w:val="none"/>
          <w:lang w:val="en-US" w:eastAsia="zh-CN"/>
          <w14:textFill>
            <w14:solidFill>
              <w14:schemeClr w14:val="tx1"/>
            </w14:solidFill>
          </w14:textFill>
        </w:rPr>
        <w:t>[14]</w:t>
      </w:r>
      <w:r>
        <w:rPr>
          <w:rFonts w:hint="eastAsia" w:cs="Times New Roman"/>
          <w:color w:val="000000" w:themeColor="text1"/>
          <w:highlight w:val="none"/>
          <w14:textFill>
            <w14:solidFill>
              <w14:schemeClr w14:val="tx1"/>
            </w14:solidFill>
          </w14:textFill>
        </w:rPr>
        <w:t>.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w:t>
      </w:r>
      <w:r>
        <w:rPr>
          <w:rFonts w:hint="eastAsia" w:cs="Times New Roman"/>
          <w:color w:val="000000" w:themeColor="text1"/>
          <w:highlight w:val="none"/>
          <w:lang w:val="en-US" w:eastAsia="zh-CN"/>
          <w14:textFill>
            <w14:solidFill>
              <w14:schemeClr w14:val="tx1"/>
            </w14:solidFill>
          </w14:textFill>
        </w:rPr>
        <w:t>[15]</w:t>
      </w:r>
      <w:r>
        <w:rPr>
          <w:rFonts w:hint="eastAsia" w:cs="Times New Roman"/>
          <w:color w:val="000000" w:themeColor="text1"/>
          <w:highlight w:val="none"/>
          <w14:textFill>
            <w14:solidFill>
              <w14:schemeClr w14:val="tx1"/>
            </w14:solidFill>
          </w14:textFill>
        </w:rPr>
        <w:t xml:space="preserve">. The morphological characteristics of water bodies are important factors affecting their cooling effects, with stronger cooling frequently observed near larger water bodies </w:t>
      </w:r>
      <w:r>
        <w:rPr>
          <w:rFonts w:hint="eastAsia" w:cs="Times New Roman"/>
          <w:color w:val="000000" w:themeColor="text1"/>
          <w:highlight w:val="none"/>
          <w:lang w:val="en-US" w:eastAsia="zh-CN"/>
          <w14:textFill>
            <w14:solidFill>
              <w14:schemeClr w14:val="tx1"/>
            </w14:solidFill>
          </w14:textFill>
        </w:rPr>
        <w:t>[16]</w:t>
      </w:r>
      <w:r>
        <w:rPr>
          <w:rFonts w:hint="eastAsia" w:cs="Times New Roman"/>
          <w:color w:val="000000" w:themeColor="text1"/>
          <w:highlight w:val="none"/>
          <w14:textFill>
            <w14:solidFill>
              <w14:schemeClr w14:val="tx1"/>
            </w14:solidFill>
          </w14:textFill>
        </w:rPr>
        <w:t xml:space="preserve">.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w:t>
      </w:r>
      <w:r>
        <w:rPr>
          <w:rFonts w:hint="eastAsia" w:cs="Times New Roman"/>
          <w:color w:val="000000" w:themeColor="text1"/>
          <w:highlight w:val="none"/>
          <w:lang w:val="en-US" w:eastAsia="zh-CN"/>
          <w14:textFill>
            <w14:solidFill>
              <w14:schemeClr w14:val="tx1"/>
            </w14:solidFill>
          </w14:textFill>
        </w:rPr>
        <w:t>[17-19]</w:t>
      </w:r>
      <w:r>
        <w:rPr>
          <w:rFonts w:hint="eastAsia" w:cs="Times New Roman"/>
          <w:color w:val="000000" w:themeColor="text1"/>
          <w:highlight w:val="none"/>
          <w14:textFill>
            <w14:solidFill>
              <w14:schemeClr w14:val="tx1"/>
            </w14:solidFill>
          </w14:textFill>
        </w:rPr>
        <w:t xml:space="preserve">.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w:t>
      </w:r>
      <w:r>
        <w:rPr>
          <w:rFonts w:hint="eastAsia" w:cs="Times New Roman"/>
          <w:color w:val="000000" w:themeColor="text1"/>
          <w:highlight w:val="none"/>
          <w:lang w:val="en-US" w:eastAsia="zh-CN"/>
          <w14:textFill>
            <w14:solidFill>
              <w14:schemeClr w14:val="tx1"/>
            </w14:solidFill>
          </w14:textFill>
        </w:rPr>
        <w:t>[20,21]</w:t>
      </w:r>
      <w:r>
        <w:rPr>
          <w:rFonts w:hint="eastAsia" w:cs="Times New Roman"/>
          <w:color w:val="000000" w:themeColor="text1"/>
          <w:highlight w:val="none"/>
          <w14:textFill>
            <w14:solidFill>
              <w14:schemeClr w14:val="tx1"/>
            </w14:solidFill>
          </w14:textFill>
        </w:rPr>
        <w:t xml:space="preserve">.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宋体"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w:t>
      </w:r>
      <w:r>
        <w:rPr>
          <w:rFonts w:hint="eastAsia" w:cs="Times New Roman"/>
          <w:color w:val="000000" w:themeColor="text1"/>
          <w:highlight w:val="none"/>
          <w:lang w:val="en-US" w:eastAsia="zh-CN"/>
          <w14:textFill>
            <w14:solidFill>
              <w14:schemeClr w14:val="tx1"/>
            </w14:solidFill>
          </w14:textFill>
        </w:rPr>
        <w:t>[22,23]</w:t>
      </w:r>
      <w:r>
        <w:rPr>
          <w:rFonts w:hint="eastAsia" w:cs="Times New Roman"/>
          <w:color w:val="000000" w:themeColor="text1"/>
          <w:highlight w:val="none"/>
          <w14:textFill>
            <w14:solidFill>
              <w14:schemeClr w14:val="tx1"/>
            </w14:solidFill>
          </w14:textFill>
        </w:rPr>
        <w:t xml:space="preserve">. </w:t>
      </w:r>
      <w:bookmarkEnd w:id="13"/>
    </w:p>
    <w:bookmarkEnd w:id="14"/>
    <w:p>
      <w:pPr>
        <w:jc w:val="left"/>
        <w:rPr>
          <w:rFonts w:hint="eastAsia" w:cs="Times New Roman"/>
          <w:color w:val="000000" w:themeColor="text1"/>
          <w:highlight w:val="none"/>
          <w:lang w:eastAsia="zh-CN"/>
          <w14:textFill>
            <w14:solidFill>
              <w14:schemeClr w14:val="tx1"/>
            </w14:solidFill>
          </w14:textFill>
        </w:rPr>
      </w:pPr>
    </w:p>
    <w:bookmarkEnd w:id="15"/>
    <w:p>
      <w:pPr>
        <w:jc w:val="left"/>
        <w:rPr>
          <w:rFonts w:cs="Times New Roman"/>
          <w:highlight w:val="none"/>
        </w:rPr>
      </w:pPr>
      <w:bookmarkStart w:id="16" w:name="OLE_LINK43"/>
      <w:bookmarkStart w:id="17" w:name="OLE_LINK40"/>
      <w:bookmarkStart w:id="18" w:name="OLE_LINK72"/>
      <w:bookmarkStart w:id="19"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ind plays a crucial role in transporting cool air and expelling excess heat from specific areas.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 resulting from local topographic variations such as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topographical features could significantly </w:t>
      </w:r>
      <w:bookmarkStart w:id="20"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20"/>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[24,25]</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Previous researches on water cooling effects were primarily conducted in cities with flat terrains, resulting in a gap in understanding how various topographic indicators influence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urban areas with 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[8]</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Secondly,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w:t>
      </w:r>
      <w:r>
        <w:rPr>
          <w:rFonts w:hint="eastAsia" w:cs="Times New Roman"/>
          <w:highlight w:val="none"/>
          <w:lang w:val="en-US" w:eastAsia="zh-CN"/>
        </w:rPr>
        <w:t>[19]</w:t>
      </w:r>
      <w:r>
        <w:rPr>
          <w:rFonts w:cs="Times New Roman"/>
          <w:highlight w:val="none"/>
        </w:rPr>
        <w:t>.</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w:t>
      </w:r>
      <w:r>
        <w:rPr>
          <w:rFonts w:hint="eastAsia" w:cs="Times New Roman"/>
          <w:highlight w:val="none"/>
          <w:lang w:val="en-US" w:eastAsia="zh-CN"/>
        </w:rPr>
        <w:t>[26,27]</w:t>
      </w:r>
      <w:r>
        <w:rPr>
          <w:rFonts w:hint="eastAsia" w:cs="Times New Roman"/>
          <w:highlight w:val="none"/>
        </w:rPr>
        <w:t xml:space="preserve">. Rivers, as crucial water bodies in cities, have received comparatively less attention. </w:t>
      </w:r>
      <w:r>
        <w:rPr>
          <w:rFonts w:hint="eastAsia" w:cs="Times New Roman"/>
          <w:highlight w:val="none"/>
          <w:lang w:val="en-US" w:eastAsia="zh-CN"/>
        </w:rPr>
        <w:t xml:space="preserve">Finally, </w:t>
      </w:r>
      <w:r>
        <w:rPr>
          <w:rFonts w:hint="eastAsia" w:cs="Times New Roman"/>
          <w:highlight w:val="none"/>
        </w:rPr>
        <w:t xml:space="preserve">existing </w:t>
      </w:r>
      <w:r>
        <w:rPr>
          <w:rFonts w:hint="eastAsia" w:cs="Times New Roman"/>
          <w:highlight w:val="none"/>
          <w:lang w:val="en-US" w:eastAsia="zh-CN"/>
        </w:rPr>
        <w:t xml:space="preserve">relevant </w:t>
      </w:r>
      <w:r>
        <w:rPr>
          <w:rFonts w:hint="eastAsia" w:cs="Times New Roman"/>
          <w:highlight w:val="none"/>
        </w:rPr>
        <w:t xml:space="preserve">studies </w:t>
      </w:r>
      <w:r>
        <w:rPr>
          <w:rFonts w:hint="eastAsia" w:cs="Times New Roman"/>
          <w:highlight w:val="none"/>
          <w:lang w:val="en-US" w:eastAsia="zh-CN"/>
        </w:rPr>
        <w:t>mostly</w:t>
      </w:r>
      <w:r>
        <w:rPr>
          <w:rFonts w:hint="eastAsia" w:cs="Times New Roman"/>
          <w:highlight w:val="none"/>
        </w:rPr>
        <w:t xml:space="preserve"> focu</w:t>
      </w:r>
      <w:r>
        <w:rPr>
          <w:rFonts w:hint="eastAsia" w:cs="Times New Roman"/>
          <w:highlight w:val="none"/>
          <w:lang w:val="en-US" w:eastAsia="zh-CN"/>
        </w:rPr>
        <w:t>sed</w:t>
      </w:r>
      <w:r>
        <w:rPr>
          <w:rFonts w:hint="eastAsia" w:cs="Times New Roman"/>
          <w:highlight w:val="none"/>
        </w:rPr>
        <w:t xml:space="preserve"> on normal summer days, typically characterized by days with maximum </w:t>
      </w:r>
      <w:r>
        <w:rPr>
          <w:rFonts w:hint="eastAsia" w:cs="Times New Roman"/>
          <w:highlight w:val="none"/>
          <w:lang w:val="en-US" w:eastAsia="zh-CN"/>
        </w:rPr>
        <w:t xml:space="preserve">air </w:t>
      </w:r>
      <w:r>
        <w:rPr>
          <w:rFonts w:hint="eastAsia" w:cs="Times New Roman"/>
          <w:highlight w:val="none"/>
        </w:rPr>
        <w:t xml:space="preserve">temperatures below 35 °C. The understanding of water cooling </w:t>
      </w:r>
      <w:r>
        <w:rPr>
          <w:rFonts w:hint="eastAsia" w:cs="Times New Roman"/>
          <w:highlight w:val="none"/>
          <w:lang w:val="en-US" w:eastAsia="zh-CN"/>
        </w:rPr>
        <w:t>o</w:t>
      </w:r>
      <w:r>
        <w:rPr>
          <w:rFonts w:hint="eastAsia" w:cs="Times New Roman"/>
          <w:highlight w:val="none"/>
        </w:rPr>
        <w:t xml:space="preserve">n extremely hot days is insufficient. </w:t>
      </w:r>
      <w:r>
        <w:rPr>
          <w:rFonts w:hint="eastAsia" w:cs="Times New Roman"/>
          <w:highlight w:val="none"/>
          <w:lang w:val="en-US" w:eastAsia="zh-CN"/>
        </w:rPr>
        <w:t>However, t</w:t>
      </w:r>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r>
        <w:rPr>
          <w:rFonts w:hint="eastAsia" w:cs="Times New Roman"/>
          <w:highlight w:val="none"/>
          <w:lang w:val="en-US" w:eastAsia="zh-CN"/>
        </w:rPr>
        <w:t>o</w:t>
      </w:r>
      <w:r>
        <w:rPr>
          <w:rFonts w:hint="eastAsia" w:cs="Times New Roman"/>
          <w:highlight w:val="none"/>
        </w:rPr>
        <w:t xml:space="preserve">n extremely hot days </w:t>
      </w:r>
      <w:r>
        <w:rPr>
          <w:rFonts w:hint="eastAsia" w:cs="Times New Roman"/>
          <w:highlight w:val="none"/>
          <w:lang w:val="en-US" w:eastAsia="zh-CN"/>
        </w:rPr>
        <w:t>[28-31]</w:t>
      </w:r>
      <w:r>
        <w:rPr>
          <w:rFonts w:hint="eastAsia" w:cs="Times New Roman"/>
          <w:highlight w:val="none"/>
        </w:rPr>
        <w:t>.</w:t>
      </w:r>
      <w:r>
        <w:rPr>
          <w:rFonts w:cs="Times New Roman"/>
          <w:highlight w:val="none"/>
        </w:rPr>
        <w:t xml:space="preserve"> </w:t>
      </w:r>
    </w:p>
    <w:bookmarkEnd w:id="16"/>
    <w:p>
      <w:pPr>
        <w:rPr>
          <w:rFonts w:cs="Times New Roman"/>
          <w:highlight w:val="none"/>
        </w:rPr>
      </w:pPr>
    </w:p>
    <w:p>
      <w:pPr>
        <w:rPr>
          <w:rFonts w:cs="Times New Roman"/>
          <w:highlight w:val="none"/>
        </w:rPr>
      </w:pPr>
      <w:bookmarkStart w:id="21" w:name="OLE_LINK44"/>
      <w:r>
        <w:rPr>
          <w:rFonts w:hint="eastAsia" w:cs="Times New Roman"/>
          <w:highlight w:val="none"/>
          <w:lang w:val="en-US" w:eastAsia="zh-CN"/>
        </w:rPr>
        <w:t>Given the above-mentioned 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22" w:name="OLE_LINK75"/>
      <w:r>
        <w:rPr>
          <w:rFonts w:hint="eastAsia" w:cs="Times New Roman"/>
          <w:highlight w:val="none"/>
        </w:rPr>
        <w:t>environmental variable</w:t>
      </w:r>
      <w:bookmarkEnd w:id="22"/>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10"/>
      <w:bookmarkEnd w:id="17"/>
      <w:bookmarkEnd w:id="18"/>
      <w:bookmarkEnd w:id="21"/>
    </w:p>
    <w:bookmarkEnd w:id="11"/>
    <w:bookmarkEnd w:id="19"/>
    <w:p>
      <w:pPr>
        <w:pStyle w:val="3"/>
        <w:numPr>
          <w:ilvl w:val="0"/>
          <w:numId w:val="1"/>
        </w:numPr>
        <w:rPr>
          <w:highlight w:val="none"/>
        </w:rPr>
      </w:pPr>
      <w:r>
        <w:rPr>
          <w:highlight w:val="none"/>
        </w:rPr>
        <w:t>Data and Methods</w:t>
      </w:r>
    </w:p>
    <w:p>
      <w:pPr>
        <w:rPr>
          <w:rFonts w:cs="Times New Roman"/>
          <w:highlight w:val="none"/>
        </w:rPr>
      </w:pPr>
      <w:bookmarkStart w:id="23"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jc w:val="center"/>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5265420" cy="2494915"/>
                    </a:xfrm>
                    <a:prstGeom prst="rect">
                      <a:avLst/>
                    </a:prstGeom>
                    <a:noFill/>
                    <a:ln>
                      <a:noFill/>
                    </a:ln>
                  </pic:spPr>
                </pic:pic>
              </a:graphicData>
            </a:graphic>
          </wp:inline>
        </w:drawing>
      </w:r>
    </w:p>
    <w:bookmarkEnd w:id="23"/>
    <w:p>
      <w:pPr>
        <w:jc w:val="center"/>
        <w:rPr>
          <w:rFonts w:cs="Times New Roman"/>
          <w:sz w:val="16"/>
          <w:szCs w:val="16"/>
          <w:highlight w:val="none"/>
        </w:rPr>
      </w:pPr>
      <w:r>
        <w:rPr>
          <w:rFonts w:hint="eastAsia" w:cs="Times New Roman"/>
          <w:sz w:val="16"/>
          <w:szCs w:val="16"/>
          <w:highlight w:val="none"/>
        </w:rPr>
        <w:t>Fig. 1  Flowchart of this study</w:t>
      </w:r>
    </w:p>
    <w:p>
      <w:pPr>
        <w:rPr>
          <w:rFonts w:cs="Times New Roman"/>
          <w:highlight w:val="none"/>
        </w:rPr>
      </w:pPr>
    </w:p>
    <w:p>
      <w:pPr>
        <w:pStyle w:val="4"/>
        <w:rPr>
          <w:highlight w:val="none"/>
        </w:rPr>
      </w:pPr>
      <w:r>
        <w:rPr>
          <w:highlight w:val="none"/>
        </w:rPr>
        <w:t>2.1. Study area</w:t>
      </w:r>
    </w:p>
    <w:p>
      <w:pPr>
        <w:rPr>
          <w:rFonts w:hint="eastAsia" w:eastAsia="宋体"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宋体" w:cs="Times New Roman"/>
          <w:highlight w:val="none"/>
        </w:rPr>
        <w:t xml:space="preserve">The urban area of Chongqing is primarily </w:t>
      </w:r>
      <w:r>
        <w:rPr>
          <w:rFonts w:hint="eastAsia" w:eastAsia="宋体" w:cs="Times New Roman"/>
          <w:highlight w:val="none"/>
        </w:rPr>
        <w:t>composed of</w:t>
      </w:r>
      <w:r>
        <w:rPr>
          <w:rFonts w:eastAsia="宋体" w:cs="Times New Roman"/>
          <w:highlight w:val="none"/>
        </w:rPr>
        <w:t xml:space="preserve"> hills and mountain</w:t>
      </w:r>
      <w:r>
        <w:rPr>
          <w:rFonts w:hint="eastAsia" w:eastAsia="宋体" w:cs="Times New Roman"/>
          <w:highlight w:val="none"/>
        </w:rPr>
        <w:t>s and it is therefore characterized by</w:t>
      </w:r>
      <w:r>
        <w:rPr>
          <w:rFonts w:eastAsia="宋体" w:cs="Times New Roman"/>
          <w:highlight w:val="none"/>
        </w:rPr>
        <w:t xml:space="preserve"> significant</w:t>
      </w:r>
      <w:r>
        <w:rPr>
          <w:rFonts w:hint="eastAsia" w:eastAsia="宋体" w:cs="Times New Roman"/>
          <w:highlight w:val="none"/>
        </w:rPr>
        <w:t>ly u</w:t>
      </w:r>
      <w:r>
        <w:rPr>
          <w:rFonts w:eastAsia="宋体" w:cs="Times New Roman"/>
          <w:highlight w:val="none"/>
        </w:rPr>
        <w:t>ndulating terrain</w:t>
      </w:r>
      <w:r>
        <w:rPr>
          <w:rFonts w:hint="eastAsia" w:eastAsia="宋体" w:cs="Times New Roman"/>
          <w:highlight w:val="none"/>
        </w:rPr>
        <w:t xml:space="preserve">s with elevations ranging from 170 meters to more than 400 meters. </w:t>
      </w:r>
      <w:r>
        <w:rPr>
          <w:rFonts w:eastAsia="宋体" w:cs="Times New Roman"/>
          <w:highlight w:val="none"/>
        </w:rPr>
        <w:t xml:space="preserve">Chongqing is located in </w:t>
      </w:r>
      <w:r>
        <w:rPr>
          <w:rFonts w:hint="eastAsia" w:eastAsia="宋体" w:cs="Times New Roman"/>
          <w:highlight w:val="none"/>
        </w:rPr>
        <w:t>the</w:t>
      </w:r>
      <w:r>
        <w:rPr>
          <w:rFonts w:eastAsia="宋体" w:cs="Times New Roman"/>
          <w:highlight w:val="none"/>
        </w:rPr>
        <w:t xml:space="preserve"> subtropical monsoon climate zone.</w:t>
      </w:r>
      <w:r>
        <w:rPr>
          <w:rFonts w:hint="eastAsia" w:eastAsia="宋体" w:cs="Times New Roman"/>
          <w:highlight w:val="none"/>
        </w:rPr>
        <w:t xml:space="preserve"> </w:t>
      </w:r>
      <w:r>
        <w:rPr>
          <w:rFonts w:eastAsia="宋体" w:cs="Times New Roman"/>
          <w:highlight w:val="none"/>
        </w:rPr>
        <w:t xml:space="preserve">Summer periods normally last from </w:t>
      </w:r>
      <w:r>
        <w:rPr>
          <w:rFonts w:hint="eastAsia" w:eastAsia="宋体" w:cs="Times New Roman"/>
          <w:highlight w:val="none"/>
        </w:rPr>
        <w:t>May</w:t>
      </w:r>
      <w:r>
        <w:rPr>
          <w:rFonts w:eastAsia="宋体" w:cs="Times New Roman"/>
          <w:highlight w:val="none"/>
        </w:rPr>
        <w:t xml:space="preserve"> to September, which are</w:t>
      </w:r>
      <w:r>
        <w:rPr>
          <w:rFonts w:hint="eastAsia" w:eastAsia="宋体" w:cs="Times New Roman"/>
          <w:highlight w:val="none"/>
        </w:rPr>
        <w:t xml:space="preserve"> featured</w:t>
      </w:r>
      <w:r>
        <w:rPr>
          <w:rFonts w:eastAsia="宋体" w:cs="Times New Roman"/>
          <w:highlight w:val="none"/>
        </w:rPr>
        <w:t xml:space="preserve"> by high temperature</w:t>
      </w:r>
      <w:r>
        <w:rPr>
          <w:rFonts w:hint="eastAsia" w:eastAsia="宋体" w:cs="Times New Roman"/>
          <w:highlight w:val="none"/>
        </w:rPr>
        <w:t xml:space="preserve"> and</w:t>
      </w:r>
      <w:r>
        <w:rPr>
          <w:rFonts w:eastAsia="宋体" w:cs="Times New Roman"/>
          <w:highlight w:val="none"/>
        </w:rPr>
        <w:t xml:space="preserve"> high humidity</w:t>
      </w:r>
      <w:r>
        <w:rPr>
          <w:rFonts w:hint="eastAsia" w:eastAsia="宋体" w:cs="Times New Roman"/>
          <w:highlight w:val="none"/>
        </w:rPr>
        <w:t>. On average, there can be more than 30 heatwave days with maximum air temperature</w:t>
      </w:r>
      <w:r>
        <w:rPr>
          <w:rFonts w:hint="eastAsia" w:eastAsia="宋体" w:cs="Times New Roman"/>
          <w:highlight w:val="none"/>
          <w:lang w:val="en-US" w:eastAsia="zh-CN"/>
        </w:rPr>
        <w:t>s</w:t>
      </w:r>
      <w:r>
        <w:rPr>
          <w:rFonts w:hint="eastAsia" w:eastAsia="宋体"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宋体" w:cs="Times New Roman"/>
          <w:highlight w:val="none"/>
          <w:lang w:val="en-US" w:eastAsia="zh-CN"/>
        </w:rPr>
        <w:t>u</w:t>
      </w:r>
      <w:r>
        <w:rPr>
          <w:rFonts w:hint="eastAsia" w:eastAsia="宋体" w:cs="Times New Roman"/>
          <w:highlight w:val="none"/>
        </w:rPr>
        <w:t xml:space="preserve">rban construction has accelerated, and the built-up area has expanded </w:t>
      </w:r>
      <w:r>
        <w:rPr>
          <w:rFonts w:hint="eastAsia" w:eastAsia="宋体" w:cs="Times New Roman"/>
          <w:highlight w:val="none"/>
          <w:lang w:val="en-US" w:eastAsia="zh-CN"/>
        </w:rPr>
        <w:t>fast</w:t>
      </w:r>
      <w:r>
        <w:rPr>
          <w:rFonts w:hint="eastAsia" w:eastAsia="宋体" w:cs="Times New Roman"/>
          <w:highlight w:val="none"/>
        </w:rPr>
        <w:t>.</w:t>
      </w:r>
    </w:p>
    <w:p>
      <w:pPr>
        <w:rPr>
          <w:rFonts w:hint="eastAsia" w:eastAsia="宋体" w:cs="Times New Roman"/>
          <w:highlight w:val="none"/>
        </w:rPr>
      </w:pPr>
    </w:p>
    <w:p>
      <w:pPr>
        <w:jc w:val="center"/>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
                    <a:stretch>
                      <a:fillRect/>
                    </a:stretch>
                  </pic:blipFill>
                  <pic:spPr>
                    <a:xfrm>
                      <a:off x="0" y="0"/>
                      <a:ext cx="3645535" cy="236855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rPr>
          <w:rFonts w:asciiTheme="majorHAnsi" w:hAnsiTheme="majorHAnsi"/>
          <w:sz w:val="21"/>
          <w:highlight w:val="none"/>
        </w:rPr>
      </w:pPr>
      <w:r>
        <w:rPr>
          <w:highlight w:val="none"/>
        </w:rPr>
        <w:t>2.2. Data</w:t>
      </w:r>
    </w:p>
    <w:p>
      <w:pPr>
        <w:pStyle w:val="7"/>
        <w:widowControl/>
        <w:spacing w:beforeAutospacing="0" w:after="160" w:afterAutospacing="0"/>
        <w:rPr>
          <w:rFonts w:eastAsia="宋体"/>
          <w:kern w:val="2"/>
          <w:sz w:val="21"/>
          <w:highlight w:val="none"/>
        </w:rPr>
      </w:pPr>
      <w:r>
        <w:rPr>
          <w:rFonts w:hint="eastAsia" w:eastAsia="宋体"/>
          <w:kern w:val="2"/>
          <w:sz w:val="21"/>
          <w:highlight w:val="none"/>
        </w:rPr>
        <w:t>R</w:t>
      </w:r>
      <w:r>
        <w:rPr>
          <w:rFonts w:eastAsia="宋体"/>
          <w:kern w:val="2"/>
          <w:sz w:val="21"/>
          <w:highlight w:val="none"/>
        </w:rPr>
        <w:t xml:space="preserve">emote sensing imagery, land </w:t>
      </w:r>
      <w:r>
        <w:rPr>
          <w:rFonts w:hint="eastAsia" w:eastAsia="宋体"/>
          <w:kern w:val="2"/>
          <w:sz w:val="21"/>
          <w:highlight w:val="none"/>
        </w:rPr>
        <w:t>cover</w:t>
      </w:r>
      <w:r>
        <w:rPr>
          <w:rFonts w:eastAsia="宋体"/>
          <w:kern w:val="2"/>
          <w:sz w:val="21"/>
          <w:highlight w:val="none"/>
        </w:rPr>
        <w:t xml:space="preserve"> data, building data, and Digital Elevation Model </w:t>
      </w:r>
      <w:r>
        <w:rPr>
          <w:rFonts w:hint="eastAsia" w:eastAsia="宋体"/>
          <w:kern w:val="2"/>
          <w:sz w:val="21"/>
          <w:highlight w:val="none"/>
        </w:rPr>
        <w:t>(DEM)</w:t>
      </w:r>
      <w:r>
        <w:rPr>
          <w:rFonts w:eastAsia="宋体"/>
          <w:kern w:val="2"/>
          <w:sz w:val="21"/>
          <w:highlight w:val="none"/>
        </w:rPr>
        <w:t xml:space="preserve"> data</w:t>
      </w:r>
      <w:r>
        <w:rPr>
          <w:rFonts w:hint="eastAsia" w:eastAsia="宋体"/>
          <w:kern w:val="2"/>
          <w:sz w:val="21"/>
          <w:highlight w:val="none"/>
        </w:rPr>
        <w:t xml:space="preserve"> were </w:t>
      </w:r>
      <w:r>
        <w:rPr>
          <w:rFonts w:eastAsia="宋体"/>
          <w:kern w:val="2"/>
          <w:sz w:val="21"/>
          <w:highlight w:val="none"/>
        </w:rPr>
        <w:t xml:space="preserve">utilized </w:t>
      </w:r>
      <w:r>
        <w:rPr>
          <w:rFonts w:hint="eastAsia" w:eastAsia="宋体"/>
          <w:kern w:val="2"/>
          <w:sz w:val="21"/>
          <w:highlight w:val="none"/>
        </w:rPr>
        <w:t>in this study</w:t>
      </w:r>
      <w:r>
        <w:rPr>
          <w:rFonts w:eastAsia="宋体"/>
          <w:kern w:val="2"/>
          <w:sz w:val="21"/>
          <w:highlight w:val="none"/>
        </w:rPr>
        <w:t xml:space="preserve">. The detailed information </w:t>
      </w:r>
      <w:r>
        <w:rPr>
          <w:rFonts w:hint="eastAsia" w:eastAsia="宋体"/>
          <w:kern w:val="2"/>
          <w:sz w:val="21"/>
          <w:highlight w:val="none"/>
        </w:rPr>
        <w:t>of each</w:t>
      </w:r>
      <w:r>
        <w:rPr>
          <w:rFonts w:eastAsia="宋体"/>
          <w:kern w:val="2"/>
          <w:sz w:val="21"/>
          <w:highlight w:val="none"/>
        </w:rPr>
        <w:t xml:space="preserve"> data</w:t>
      </w:r>
      <w:r>
        <w:rPr>
          <w:rFonts w:hint="eastAsia" w:eastAsia="宋体"/>
          <w:kern w:val="2"/>
          <w:sz w:val="21"/>
          <w:highlight w:val="none"/>
        </w:rPr>
        <w:t xml:space="preserve"> </w:t>
      </w:r>
      <w:r>
        <w:rPr>
          <w:rFonts w:eastAsia="宋体"/>
          <w:kern w:val="2"/>
          <w:sz w:val="21"/>
          <w:highlight w:val="none"/>
        </w:rPr>
        <w:t>set is provided in Table 1.</w:t>
      </w:r>
    </w:p>
    <w:p>
      <w:pPr>
        <w:jc w:val="center"/>
        <w:rPr>
          <w:sz w:val="16"/>
          <w:szCs w:val="16"/>
          <w:highlight w:val="none"/>
        </w:rPr>
      </w:pPr>
      <w:r>
        <w:rPr>
          <w:rFonts w:hint="eastAsia"/>
          <w:sz w:val="16"/>
          <w:szCs w:val="16"/>
          <w:highlight w:val="none"/>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bookmarkStart w:id="24"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24"/>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ins w:id="70" w:author="野草" w:date="2024-05-06T11:17:54Z">
              <w:r>
                <w:rPr>
                  <w:rFonts w:hint="eastAsia" w:ascii="Georgia" w:hAnsi="Georgia" w:eastAsia="宋体" w:cs="Georgia"/>
                  <w:i w:val="0"/>
                  <w:iCs w:val="0"/>
                  <w:caps w:val="0"/>
                  <w:color w:val="1F1F1F"/>
                  <w:spacing w:val="0"/>
                  <w:sz w:val="15"/>
                  <w:szCs w:val="15"/>
                  <w:highlight w:val="none"/>
                  <w:u w:val="none"/>
                  <w:lang w:val="en-US" w:eastAsia="zh-CN"/>
                </w:rPr>
                <w:t xml:space="preserve"> </w:t>
              </w:r>
            </w:ins>
            <w:del w:id="71" w:author="野草" w:date="2024-05-06T11:17:53Z">
              <w:r>
                <w:rPr>
                  <w:rFonts w:hint="eastAsia" w:ascii="Georgia" w:hAnsi="Georgia" w:eastAsia="Georgia" w:cs="Georgia"/>
                  <w:i w:val="0"/>
                  <w:iCs w:val="0"/>
                  <w:caps w:val="0"/>
                  <w:color w:val="1F1F1F"/>
                  <w:spacing w:val="0"/>
                  <w:sz w:val="15"/>
                  <w:szCs w:val="15"/>
                  <w:highlight w:val="none"/>
                  <w:u w:val="none"/>
                  <w:lang w:val="en-US" w:eastAsia="zh-CN"/>
                </w:rPr>
                <w:delText xml:space="preserve"> </w:delText>
              </w:r>
            </w:del>
            <w:r>
              <w:rPr>
                <w:rFonts w:hint="eastAsia" w:ascii="Georgia" w:hAnsi="Georgia" w:eastAsia="Georgia" w:cs="Georgia"/>
                <w:i w:val="0"/>
                <w:iCs w:val="0"/>
                <w:caps w:val="0"/>
                <w:color w:val="1F1F1F"/>
                <w:spacing w:val="0"/>
                <w:sz w:val="15"/>
                <w:szCs w:val="15"/>
                <w:highlight w:val="none"/>
                <w:u w:val="none"/>
                <w:lang w:val="en-US" w:eastAsia="zh-CN"/>
              </w:rPr>
              <w:t>(</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w:t>
            </w:r>
            <w:ins w:id="72" w:author="野草" w:date="2024-05-06T11:17:56Z">
              <w:r>
                <w:rPr>
                  <w:rFonts w:hint="eastAsia" w:ascii="Georgia" w:hAnsi="Georgia" w:eastAsia="Georgia" w:cs="Georgia"/>
                  <w:i w:val="0"/>
                  <w:iCs w:val="0"/>
                  <w:caps w:val="0"/>
                  <w:color w:val="1F1F1F"/>
                  <w:spacing w:val="0"/>
                  <w:sz w:val="15"/>
                  <w:szCs w:val="15"/>
                  <w:highlight w:val="none"/>
                  <w:u w:val="none"/>
                  <w:lang w:val="en-US" w:eastAsia="zh-CN"/>
                </w:rPr>
                <w:t xml:space="preserve"> </w:t>
              </w:r>
            </w:ins>
            <w:del w:id="73" w:author="野草" w:date="2024-05-06T11:17:50Z">
              <w:r>
                <w:rPr>
                  <w:rFonts w:hint="eastAsia" w:ascii="Georgia" w:hAnsi="Georgia" w:eastAsia="Georgia" w:cs="Georgia"/>
                  <w:i w:val="0"/>
                  <w:iCs w:val="0"/>
                  <w:caps w:val="0"/>
                  <w:color w:val="1F1F1F"/>
                  <w:spacing w:val="0"/>
                  <w:sz w:val="15"/>
                  <w:szCs w:val="15"/>
                  <w:highlight w:val="none"/>
                  <w:u w:val="none"/>
                  <w:lang w:val="en-US" w:eastAsia="zh-CN"/>
                </w:rPr>
                <w:delText xml:space="preserve"> </w:delText>
              </w:r>
            </w:del>
            <w:r>
              <w:rPr>
                <w:rFonts w:hint="eastAsia" w:ascii="Georgia" w:hAnsi="Georgia" w:eastAsia="Georgia" w:cs="Georgia"/>
                <w:i w:val="0"/>
                <w:iCs w:val="0"/>
                <w:caps w:val="0"/>
                <w:color w:val="1F1F1F"/>
                <w:spacing w:val="0"/>
                <w:sz w:val="15"/>
                <w:szCs w:val="15"/>
                <w:highlight w:val="none"/>
                <w:u w:val="none"/>
                <w:lang w:val="en-US" w:eastAsia="zh-CN"/>
              </w:rPr>
              <w:t>(</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jc w:val="left"/>
        <w:rPr>
          <w:rFonts w:cs="Times New Roman"/>
          <w:highlight w:val="none"/>
        </w:rPr>
      </w:pPr>
    </w:p>
    <w:p>
      <w:pPr>
        <w:jc w:val="left"/>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25" w:name="OLE_LINK66"/>
      <w:r>
        <w:rPr>
          <w:rFonts w:hint="eastAsia" w:cs="Times New Roman"/>
          <w:highlight w:val="none"/>
        </w:rPr>
        <w:t>http://earthexplorer.usgs.gov</w:t>
      </w:r>
      <w:bookmarkEnd w:id="25"/>
      <w:r>
        <w:rPr>
          <w:rFonts w:hint="eastAsia" w:cs="Times New Roman"/>
          <w:highlight w:val="none"/>
        </w:rPr>
        <w:t>). Two specific days, May 8, 2022 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jc w:val="left"/>
        <w:rPr>
          <w:rFonts w:cs="Times New Roman"/>
          <w:highlight w:val="none"/>
        </w:rPr>
      </w:pPr>
    </w:p>
    <w:p>
      <w:pPr>
        <w:jc w:val="center"/>
        <w:rPr>
          <w:rFonts w:hint="eastAsia" w:cstheme="minorBidi"/>
          <w:sz w:val="16"/>
          <w:szCs w:val="16"/>
          <w:highlight w:val="none"/>
        </w:rPr>
      </w:pPr>
      <w:r>
        <w:rPr>
          <w:rFonts w:hint="eastAsia"/>
          <w:sz w:val="16"/>
          <w:szCs w:val="16"/>
          <w:highlight w:val="none"/>
        </w:rPr>
        <w:t>Table 2  Minimum, maximum and mean air temperatures of the 2 selected case days.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jc w:val="left"/>
        <w:rPr>
          <w:rFonts w:asciiTheme="majorHAnsi" w:hAnsiTheme="majorHAnsi"/>
          <w:highlight w:val="none"/>
        </w:rPr>
      </w:pPr>
      <w:r>
        <w:rPr>
          <w:rFonts w:hint="eastAsia" w:cs="Times New Roman"/>
          <w:highlight w:val="none"/>
        </w:rPr>
        <w:t xml:space="preserve"> </w:t>
      </w:r>
    </w:p>
    <w:p>
      <w:pPr>
        <w:rPr>
          <w:rFonts w:cs="Times New Roman"/>
          <w:highlight w:val="none"/>
        </w:rPr>
      </w:pPr>
      <w:bookmarkStart w:id="26"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Baidu online map. This data set includes information on the outlines and 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2"/>
          <w:rFonts w:hint="eastAsia" w:cs="Times New Roman"/>
          <w:highlight w:val="none"/>
          <w:u w:val="none"/>
        </w:rPr>
        <w:t>http://earthexplorer.usgs.gov.</w:t>
      </w:r>
      <w:r>
        <w:rPr>
          <w:rStyle w:val="12"/>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w:t>
      </w:r>
      <w:r>
        <w:rPr>
          <w:rFonts w:hint="eastAsia" w:cs="Times New Roman"/>
          <w:highlight w:val="none"/>
          <w:lang w:val="en-US" w:eastAsia="zh-CN"/>
        </w:rPr>
        <w:t>[32]</w:t>
      </w:r>
      <w:r>
        <w:rPr>
          <w:rFonts w:hint="eastAsia" w:cs="Times New Roman"/>
          <w:highlight w:val="none"/>
        </w:rPr>
        <w:t>.</w:t>
      </w:r>
    </w:p>
    <w:bookmarkEnd w:id="26"/>
    <w:p>
      <w:pPr>
        <w:rPr>
          <w:rFonts w:cs="Times New Roman"/>
          <w:highlight w:val="none"/>
        </w:rPr>
      </w:pPr>
    </w:p>
    <w:p>
      <w:pPr>
        <w:pStyle w:val="4"/>
        <w:rPr>
          <w:highlight w:val="none"/>
        </w:rPr>
      </w:pPr>
      <w:r>
        <w:rPr>
          <w:highlight w:val="none"/>
        </w:rPr>
        <w:t xml:space="preserve">2.3. </w:t>
      </w:r>
      <w:r>
        <w:rPr>
          <w:rFonts w:hint="eastAsia"/>
          <w:highlight w:val="none"/>
        </w:rPr>
        <w:t>Calculation of l</w:t>
      </w:r>
      <w:r>
        <w:rPr>
          <w:highlight w:val="none"/>
        </w:rPr>
        <w:t>and surface temperature</w:t>
      </w:r>
    </w:p>
    <w:p>
      <w:pPr>
        <w:jc w:val="left"/>
        <w:rPr>
          <w:rFonts w:cs="Times New Roman"/>
          <w:highlight w:val="none"/>
        </w:rPr>
      </w:pPr>
      <w:r>
        <w:rPr>
          <w:rFonts w:hint="eastAsia" w:cs="Times New Roman"/>
          <w:highlight w:val="none"/>
        </w:rPr>
        <w:t xml:space="preserve">Before the calculation of land surface temperature, it was imperative to perform </w:t>
      </w:r>
      <w:bookmarkStart w:id="27" w:name="OLE_LINK76"/>
      <w:r>
        <w:rPr>
          <w:rFonts w:hint="eastAsia" w:cs="Times New Roman"/>
          <w:highlight w:val="none"/>
        </w:rPr>
        <w:t>radiometric calibration</w:t>
      </w:r>
      <w:bookmarkEnd w:id="27"/>
      <w:r>
        <w:rPr>
          <w:rFonts w:hint="eastAsia" w:cs="Times New Roman"/>
          <w:highlight w:val="none"/>
        </w:rPr>
        <w:t xml:space="preserve"> and atmospheric correction on the original Landsat-8 images. Subsequently, the radiative transfer equation (RTE) method was employed. The equation can be expressed as:</w:t>
      </w:r>
    </w:p>
    <w:p>
      <w:pPr>
        <w:jc w:val="right"/>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jc w:val="left"/>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楷体" w:cs="Times New Roman"/>
          <w:bCs/>
          <w:i/>
          <w:iCs/>
          <w:szCs w:val="21"/>
          <w:highlight w:val="none"/>
        </w:rPr>
        <w:t xml:space="preserve">ε </w:t>
      </w:r>
      <w:r>
        <w:rPr>
          <w:rFonts w:hint="eastAsia" w:eastAsia="楷体"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jc w:val="left"/>
        <w:rPr>
          <w:rFonts w:hint="eastAsia" w:hAnsi="Cambria Math" w:cs="Times New Roman"/>
          <w:highlight w:val="none"/>
        </w:rPr>
      </w:pPr>
    </w:p>
    <w:p>
      <w:pPr>
        <w:jc w:val="left"/>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jc w:val="right"/>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jc w:val="left"/>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8" w:name="OLE_LINK79"/>
      <w:r>
        <w:rPr>
          <w:rFonts w:eastAsia="楷体" w:cs="Times New Roman"/>
          <w:bCs/>
          <w:szCs w:val="21"/>
          <w:highlight w:val="none"/>
        </w:rPr>
        <w:t>NASA Atmospheric Correction Parameter Calculator</w:t>
      </w:r>
      <w:bookmarkEnd w:id="28"/>
      <w:r>
        <w:rPr>
          <w:rFonts w:hint="eastAsia" w:eastAsia="楷体"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jc w:val="right"/>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jc w:val="left"/>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rPr>
          <w:rFonts w:hAnsi="Cambria Math"/>
          <w:highlight w:val="none"/>
        </w:rPr>
      </w:pPr>
    </w:p>
    <w:p>
      <w:pPr>
        <w:rPr>
          <w:rFonts w:hAnsi="Cambria Math"/>
          <w:highlight w:val="none"/>
        </w:rPr>
      </w:pPr>
    </w:p>
    <w:p>
      <w:pPr>
        <w:pStyle w:val="4"/>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er cooling effect</w:t>
      </w:r>
      <w:r>
        <w:rPr>
          <w:rFonts w:hint="eastAsia"/>
          <w:highlight w:val="none"/>
        </w:rPr>
        <w:t>s</w:t>
      </w:r>
    </w:p>
    <w:p>
      <w:pPr>
        <w:rPr>
          <w:highlight w:val="none"/>
        </w:rPr>
      </w:pPr>
      <w:bookmarkStart w:id="29" w:name="OLE_LINK81"/>
      <w:r>
        <w:rPr>
          <w:rFonts w:hint="eastAsia"/>
          <w:highlight w:val="none"/>
        </w:rPr>
        <w:t>Near</w:t>
      </w:r>
      <w:r>
        <w:rPr>
          <w:highlight w:val="none"/>
        </w:rPr>
        <w:t xml:space="preserve"> the </w:t>
      </w:r>
      <w:bookmarkStart w:id="30" w:name="OLE_LINK80"/>
      <w:r>
        <w:rPr>
          <w:highlight w:val="none"/>
        </w:rPr>
        <w:t>confluence</w:t>
      </w:r>
      <w:bookmarkEnd w:id="30"/>
      <w:r>
        <w:rPr>
          <w:highlight w:val="none"/>
        </w:rPr>
        <w:t xml:space="preserve"> of the </w:t>
      </w:r>
      <w:r>
        <w:rPr>
          <w:rFonts w:hint="eastAsia"/>
          <w:highlight w:val="none"/>
        </w:rPr>
        <w:t>Yangtze River and the Jialing River</w:t>
      </w:r>
      <w:r>
        <w:rPr>
          <w:highlight w:val="none"/>
        </w:rPr>
        <w:t xml:space="preserve">, a small area is </w:t>
      </w:r>
      <w:bookmarkStart w:id="31" w:name="OLE_LINK58"/>
      <w:r>
        <w:rPr>
          <w:highlight w:val="none"/>
        </w:rPr>
        <w:t>obscured</w:t>
      </w:r>
      <w:bookmarkEnd w:id="31"/>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32" w:name="OLE_LINK59"/>
      <w:r>
        <w:rPr>
          <w:rFonts w:hint="eastAsia" w:cs="Times New Roman"/>
          <w:highlight w:val="none"/>
          <w:lang w:val="en-US" w:eastAsia="zh-CN"/>
        </w:rPr>
        <w:t>is</w:t>
      </w:r>
      <w:r>
        <w:rPr>
          <w:rFonts w:hint="eastAsia" w:cs="Times New Roman"/>
          <w:highlight w:val="none"/>
        </w:rPr>
        <w:t xml:space="preserve"> </w:t>
      </w:r>
      <w:bookmarkEnd w:id="32"/>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 xml:space="preserve">s influenced by river cooling. Therefore, 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33" w:name="OLE_LINK60"/>
      <w:r>
        <w:rPr>
          <w:rFonts w:hint="eastAsia" w:cs="Times New Roman"/>
          <w:highlight w:val="none"/>
        </w:rPr>
        <w:t>characterized to be</w:t>
      </w:r>
      <w:bookmarkEnd w:id="33"/>
      <w:r>
        <w:rPr>
          <w:rFonts w:hint="eastAsia" w:cs="Times New Roman"/>
          <w:highlight w:val="none"/>
        </w:rPr>
        <w:t xml:space="preserve"> the temperature contrast between the river surface's edge and the first turning point, expressed in the following equation:</w:t>
      </w:r>
    </w:p>
    <w:p>
      <w:pPr>
        <w:jc w:val="right"/>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jc w:val="left"/>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9"/>
    <w:p>
      <w:pPr>
        <w:wordWrap w:val="0"/>
        <w:jc w:val="right"/>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jc w:val="center"/>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3688715" cy="266446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river cooling effects.</w:t>
      </w:r>
    </w:p>
    <w:p>
      <w:pPr>
        <w:pStyle w:val="4"/>
        <w:rPr>
          <w:highlight w:val="none"/>
        </w:rPr>
      </w:pPr>
      <w:r>
        <w:rPr>
          <w:highlight w:val="none"/>
        </w:rPr>
        <w:t>2.5. Calculation of</w:t>
      </w:r>
      <w:r>
        <w:rPr>
          <w:rFonts w:hint="eastAsia"/>
          <w:highlight w:val="none"/>
        </w:rPr>
        <w:t xml:space="preserve"> influencing </w:t>
      </w:r>
      <w:r>
        <w:rPr>
          <w:highlight w:val="none"/>
        </w:rPr>
        <w:t>factors</w:t>
      </w:r>
    </w:p>
    <w:p>
      <w:pPr>
        <w:rPr>
          <w:rFonts w:eastAsia="宋体" w:cs="Times New Roman"/>
          <w:color w:val="2E2E2E"/>
          <w:highlight w:val="none"/>
        </w:rPr>
      </w:pPr>
      <w:r>
        <w:rPr>
          <w:rFonts w:hint="eastAsia" w:eastAsia="宋体" w:cs="Times New Roman"/>
          <w:color w:val="2E2E2E"/>
          <w:highlight w:val="none"/>
        </w:rPr>
        <w:t>The potential influencing factors of river cooling effects can be classified into the following types: river c</w:t>
      </w:r>
      <w:bookmarkStart w:id="34" w:name="OLE_LINK36"/>
      <w:r>
        <w:rPr>
          <w:rFonts w:hint="eastAsia" w:eastAsia="宋体" w:cs="Times New Roman"/>
          <w:color w:val="2E2E2E"/>
          <w:highlight w:val="none"/>
        </w:rPr>
        <w:t>haracteristics</w:t>
      </w:r>
      <w:bookmarkEnd w:id="34"/>
      <w:r>
        <w:rPr>
          <w:rFonts w:hint="eastAsia" w:eastAsia="宋体" w:cs="Times New Roman"/>
          <w:color w:val="2E2E2E"/>
          <w:highlight w:val="none"/>
        </w:rPr>
        <w:t xml:space="preserve">, land cover characteristics,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characteristics, and topographical characteristics.</w:t>
      </w:r>
      <w:r>
        <w:rPr>
          <w:rFonts w:hint="eastAsia" w:eastAsia="宋体" w:cs="Times New Roman"/>
          <w:color w:val="2E2E2E"/>
          <w:highlight w:val="none"/>
          <w:lang w:val="en-US" w:eastAsia="zh-CN"/>
        </w:rPr>
        <w:t xml:space="preserve"> </w:t>
      </w:r>
      <w:r>
        <w:rPr>
          <w:rFonts w:hint="eastAsia" w:eastAsia="宋体" w:cs="Times New Roman"/>
          <w:color w:val="2E2E2E"/>
          <w:highlight w:val="none"/>
        </w:rPr>
        <w:t xml:space="preserve">It is worth noting that </w:t>
      </w:r>
      <w:r>
        <w:rPr>
          <w:rFonts w:hint="eastAsia" w:eastAsia="宋体" w:cs="Times New Roman"/>
          <w:color w:val="2E2E2E"/>
          <w:highlight w:val="none"/>
          <w:lang w:val="en-US" w:eastAsia="zh-CN"/>
        </w:rPr>
        <w:t xml:space="preserve">the calculation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and topographical characteristics were based on the riverside areas within the river cooling distance</w:t>
      </w:r>
      <w:r>
        <w:rPr>
          <w:rFonts w:hint="eastAsia" w:eastAsia="宋体" w:cs="Times New Roman"/>
          <w:color w:val="2E2E2E"/>
          <w:highlight w:val="none"/>
          <w:lang w:val="en-US" w:eastAsia="zh-CN"/>
        </w:rPr>
        <w:t>s</w:t>
      </w:r>
      <w:r>
        <w:rPr>
          <w:rFonts w:hint="eastAsia" w:eastAsia="宋体" w:cs="Times New Roman"/>
          <w:color w:val="2E2E2E"/>
          <w:highlight w:val="none"/>
        </w:rPr>
        <w:t xml:space="preserve"> in this study.</w:t>
      </w:r>
    </w:p>
    <w:p>
      <w:pPr>
        <w:rPr>
          <w:rFonts w:eastAsia="宋体" w:cs="Times New Roman"/>
          <w:color w:val="2E2E2E"/>
          <w:highlight w:val="none"/>
        </w:rPr>
      </w:pPr>
      <w:r>
        <w:rPr>
          <w:rFonts w:hint="eastAsia" w:eastAsia="宋体" w:cs="Times New Roman"/>
          <w:color w:val="2E2E2E"/>
          <w:highlight w:val="none"/>
          <w:lang w:val="en-US" w:eastAsia="zh-CN"/>
        </w:rPr>
        <w:t>We chose river width (RW</w:t>
      </w:r>
      <w:bookmarkStart w:id="35" w:name="OLE_LINK67"/>
      <w:r>
        <w:rPr>
          <w:rFonts w:hint="eastAsia" w:eastAsia="宋体" w:cs="Times New Roman"/>
          <w:color w:val="2E2E2E"/>
          <w:highlight w:val="none"/>
          <w:lang w:val="en-US" w:eastAsia="zh-CN"/>
        </w:rPr>
        <w:t>, unit: m</w:t>
      </w:r>
      <w:bookmarkEnd w:id="35"/>
      <w:r>
        <w:rPr>
          <w:rFonts w:hint="eastAsia" w:eastAsia="宋体" w:cs="Times New Roman"/>
          <w:color w:val="2E2E2E"/>
          <w:highlight w:val="none"/>
          <w:lang w:val="en-US" w:eastAsia="zh-CN"/>
        </w:rPr>
        <w:t xml:space="preserve">), </w:t>
      </w:r>
      <w:bookmarkStart w:id="36" w:name="OLE_LINK38"/>
      <w:r>
        <w:rPr>
          <w:rFonts w:hint="eastAsia" w:eastAsia="宋体" w:cs="Times New Roman"/>
          <w:color w:val="2E2E2E"/>
          <w:highlight w:val="none"/>
          <w:lang w:val="en-US" w:eastAsia="zh-CN"/>
        </w:rPr>
        <w:t>river orientation</w:t>
      </w:r>
      <w:bookmarkEnd w:id="36"/>
      <w:r>
        <w:rPr>
          <w:rFonts w:hint="eastAsia" w:eastAsia="宋体" w:cs="Times New Roman"/>
          <w:color w:val="2E2E2E"/>
          <w:highlight w:val="none"/>
          <w:lang w:val="en-US" w:eastAsia="zh-CN"/>
        </w:rPr>
        <w:t xml:space="preserve"> (ORI</w:t>
      </w:r>
      <w:bookmarkStart w:id="37" w:name="OLE_LINK68"/>
      <w:r>
        <w:rPr>
          <w:rFonts w:hint="eastAsia" w:eastAsia="宋体" w:cs="Times New Roman"/>
          <w:color w:val="2E2E2E"/>
          <w:highlight w:val="none"/>
          <w:lang w:val="en-US" w:eastAsia="zh-CN"/>
        </w:rPr>
        <w:t>, unit: °</w:t>
      </w:r>
      <w:bookmarkEnd w:id="37"/>
      <w:r>
        <w:rPr>
          <w:rFonts w:hint="eastAsia" w:eastAsia="宋体" w:cs="Times New Roman"/>
          <w:color w:val="2E2E2E"/>
          <w:highlight w:val="none"/>
          <w:lang w:val="en-US" w:eastAsia="zh-CN"/>
        </w:rPr>
        <w:t xml:space="preserve">) and river rotation angle (ROT, unit: °) to represent the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of rivers. </w:t>
      </w:r>
      <w:r>
        <w:rPr>
          <w:rFonts w:hint="eastAsia" w:eastAsia="宋体" w:cs="Times New Roman"/>
          <w:color w:val="2E2E2E"/>
          <w:highlight w:val="none"/>
        </w:rPr>
        <w:t>Regarding land cover characteristics, area percentage of impervious surface (PLAND_I</w:t>
      </w:r>
      <w:bookmarkStart w:id="38" w:name="OLE_LINK63"/>
      <w:r>
        <w:rPr>
          <w:rFonts w:hint="eastAsia" w:eastAsia="宋体" w:cs="Times New Roman"/>
          <w:color w:val="2E2E2E"/>
          <w:highlight w:val="none"/>
          <w:lang w:val="en-US" w:eastAsia="zh-CN"/>
        </w:rPr>
        <w:t xml:space="preserve">, unit: </w:t>
      </w:r>
      <w:bookmarkEnd w:id="38"/>
      <w:r>
        <w:rPr>
          <w:rFonts w:hint="eastAsia" w:eastAsia="宋体" w:cs="Times New Roman"/>
          <w:color w:val="2E2E2E"/>
          <w:highlight w:val="none"/>
        </w:rPr>
        <w:t>%), area percentage of vegetation (PLAND_V</w:t>
      </w:r>
      <w:bookmarkStart w:id="39" w:name="OLE_LINK65"/>
      <w:r>
        <w:rPr>
          <w:rFonts w:hint="eastAsia" w:eastAsia="宋体" w:cs="Times New Roman"/>
          <w:color w:val="2E2E2E"/>
          <w:highlight w:val="none"/>
          <w:lang w:val="en-US" w:eastAsia="zh-CN"/>
        </w:rPr>
        <w:t xml:space="preserve">, unit: </w:t>
      </w:r>
      <w:r>
        <w:rPr>
          <w:rFonts w:hint="eastAsia" w:eastAsia="宋体" w:cs="Times New Roman"/>
          <w:color w:val="2E2E2E"/>
          <w:highlight w:val="none"/>
        </w:rPr>
        <w:t>%</w:t>
      </w:r>
      <w:bookmarkEnd w:id="39"/>
      <w:r>
        <w:rPr>
          <w:rFonts w:hint="eastAsia" w:eastAsia="宋体" w:cs="Times New Roman"/>
          <w:color w:val="2E2E2E"/>
          <w:highlight w:val="none"/>
        </w:rPr>
        <w:t>), aggregation index of impervious surface (AI_I</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aggregation index of vegetation (AI_V</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patch density (PD</w:t>
      </w:r>
      <w:r>
        <w:rPr>
          <w:rFonts w:hint="eastAsia" w:eastAsia="宋体" w:cs="Times New Roman"/>
          <w:color w:val="2E2E2E"/>
          <w:highlight w:val="none"/>
          <w:lang w:val="en-US" w:eastAsia="zh-CN"/>
        </w:rPr>
        <w:t xml:space="preserve">, </w:t>
      </w:r>
      <w:r>
        <w:rPr>
          <w:rFonts w:ascii="Times New Roman" w:hAnsi="Times New Roman" w:eastAsia="宋体"/>
          <w:highlight w:val="none"/>
        </w:rPr>
        <w:t xml:space="preserve">unit: </w:t>
      </w:r>
      <w:r>
        <w:rPr>
          <w:rFonts w:hint="eastAsia" w:eastAsia="宋体"/>
          <w:highlight w:val="none"/>
          <w:lang w:val="en-US" w:eastAsia="zh-CN"/>
        </w:rPr>
        <w:t>100ha</w:t>
      </w:r>
      <w:r>
        <w:rPr>
          <w:rFonts w:hint="eastAsia" w:eastAsia="宋体"/>
          <w:highlight w:val="none"/>
          <w:vertAlign w:val="superscript"/>
          <w:lang w:val="en-US" w:eastAsia="zh-CN"/>
        </w:rPr>
        <w:t>-1</w:t>
      </w:r>
      <w:r>
        <w:rPr>
          <w:rFonts w:hint="eastAsia" w:eastAsia="宋体" w:cs="Times New Roman"/>
          <w:color w:val="2E2E2E"/>
          <w:highlight w:val="none"/>
        </w:rPr>
        <w:t>) were selected as potential influencing factors.</w:t>
      </w:r>
      <w:r>
        <w:rPr>
          <w:rStyle w:val="13"/>
          <w:rFonts w:hint="eastAsia"/>
          <w:highlight w:val="none"/>
          <w:lang w:val="en-US" w:eastAsia="zh-CN"/>
        </w:rPr>
        <w:t xml:space="preserve"> </w:t>
      </w:r>
      <w:r>
        <w:rPr>
          <w:rFonts w:hint="eastAsia" w:eastAsia="宋体" w:cs="Times New Roman"/>
          <w:color w:val="2E2E2E"/>
          <w:highlight w:val="none"/>
        </w:rPr>
        <w:t>The aggregation index is defined as the ratio of actual number to the theoretical maximum number of like adjacencies</w:t>
      </w:r>
      <w:r>
        <w:rPr>
          <w:rFonts w:hint="eastAsia" w:eastAsia="宋体" w:cs="Times New Roman"/>
          <w:color w:val="2E2E2E"/>
          <w:highlight w:val="none"/>
          <w:lang w:val="en-US" w:eastAsia="zh-CN"/>
        </w:rPr>
        <w:t xml:space="preserve">. It </w:t>
      </w:r>
      <w:r>
        <w:rPr>
          <w:rFonts w:hint="eastAsia" w:eastAsia="宋体" w:cs="Times New Roman"/>
          <w:color w:val="2E2E2E"/>
          <w:highlight w:val="none"/>
        </w:rPr>
        <w:t>was used here to reflect the a</w:t>
      </w:r>
      <w:r>
        <w:rPr>
          <w:rFonts w:eastAsia="宋体" w:cs="Times New Roman"/>
          <w:color w:val="2E2E2E"/>
          <w:highlight w:val="none"/>
        </w:rPr>
        <w:t xml:space="preserve">ggregating </w:t>
      </w:r>
      <w:r>
        <w:rPr>
          <w:rFonts w:hint="eastAsia" w:eastAsia="宋体" w:cs="Times New Roman"/>
          <w:color w:val="2E2E2E"/>
          <w:highlight w:val="none"/>
        </w:rPr>
        <w:t>level</w:t>
      </w:r>
      <w:r>
        <w:rPr>
          <w:rFonts w:eastAsia="宋体" w:cs="Times New Roman"/>
          <w:color w:val="2E2E2E"/>
          <w:highlight w:val="none"/>
        </w:rPr>
        <w:t xml:space="preserve"> of patches</w:t>
      </w:r>
      <w:r>
        <w:rPr>
          <w:rFonts w:hint="eastAsia" w:eastAsia="宋体" w:cs="Times New Roman"/>
          <w:color w:val="2E2E2E"/>
          <w:highlight w:val="none"/>
        </w:rPr>
        <w:t xml:space="preserve"> for particular land cover types. P</w:t>
      </w:r>
      <w:r>
        <w:rPr>
          <w:rFonts w:hint="eastAsia" w:eastAsia="宋体" w:cs="Times New Roman"/>
          <w:color w:val="2E2E2E"/>
          <w:highlight w:val="none"/>
          <w:lang w:val="en-US" w:eastAsia="zh-CN"/>
        </w:rPr>
        <w:t>atch density</w:t>
      </w:r>
      <w:r>
        <w:rPr>
          <w:rFonts w:hint="eastAsia" w:eastAsia="宋体" w:cs="Times New Roman"/>
          <w:color w:val="2E2E2E"/>
          <w:highlight w:val="none"/>
        </w:rPr>
        <w:t xml:space="preserve"> is defined as t</w:t>
      </w:r>
      <w:r>
        <w:rPr>
          <w:rFonts w:eastAsia="宋体" w:cs="Times New Roman"/>
          <w:color w:val="2E2E2E"/>
          <w:highlight w:val="none"/>
        </w:rPr>
        <w:t xml:space="preserve">he </w:t>
      </w:r>
      <w:r>
        <w:rPr>
          <w:rFonts w:hint="eastAsia" w:eastAsia="宋体" w:cs="Times New Roman"/>
          <w:color w:val="2E2E2E"/>
          <w:highlight w:val="none"/>
          <w:lang w:val="en-US" w:eastAsia="zh-CN"/>
        </w:rPr>
        <w:t>number</w:t>
      </w:r>
      <w:r>
        <w:rPr>
          <w:rFonts w:eastAsia="宋体" w:cs="Times New Roman"/>
          <w:color w:val="2E2E2E"/>
          <w:highlight w:val="none"/>
        </w:rPr>
        <w:t xml:space="preserve"> of patches</w:t>
      </w:r>
      <w:r>
        <w:rPr>
          <w:rFonts w:hint="eastAsia" w:eastAsia="宋体" w:cs="Times New Roman"/>
          <w:color w:val="2E2E2E"/>
          <w:highlight w:val="none"/>
        </w:rPr>
        <w:t xml:space="preserve"> in a particular area</w:t>
      </w:r>
      <w:r>
        <w:rPr>
          <w:rFonts w:hint="eastAsia" w:eastAsia="宋体" w:cs="Times New Roman"/>
          <w:color w:val="2E2E2E"/>
          <w:highlight w:val="none"/>
          <w:lang w:eastAsia="zh-CN"/>
        </w:rPr>
        <w:t xml:space="preserve"> </w:t>
      </w:r>
      <w:r>
        <w:rPr>
          <w:rFonts w:hint="eastAsia" w:eastAsia="宋体" w:cs="Times New Roman"/>
          <w:color w:val="2E2E2E"/>
          <w:highlight w:val="none"/>
          <w:lang w:val="en-US" w:eastAsia="zh-CN"/>
        </w:rPr>
        <w:t>and it can</w:t>
      </w:r>
      <w:r>
        <w:rPr>
          <w:rFonts w:hint="eastAsia" w:eastAsia="宋体" w:cs="Times New Roman"/>
          <w:color w:val="2E2E2E"/>
          <w:highlight w:val="none"/>
        </w:rPr>
        <w:t xml:space="preserve"> reflect the fragmentation of landscape within each river segment.</w:t>
      </w:r>
    </w:p>
    <w:p>
      <w:pPr>
        <w:ind w:firstLine="0" w:firstLineChars="0"/>
        <w:rPr>
          <w:rFonts w:eastAsia="宋体" w:cs="Times New Roman"/>
          <w:color w:val="2E2E2E"/>
          <w:highlight w:val="none"/>
        </w:rPr>
      </w:pPr>
      <w:r>
        <w:rPr>
          <w:rFonts w:hint="eastAsia" w:eastAsia="宋体" w:cs="Times New Roman"/>
          <w:color w:val="2E2E2E"/>
          <w:highlight w:val="none"/>
          <w:lang w:val="en-US" w:eastAsia="zh-CN"/>
        </w:rPr>
        <w:t>3D b</w:t>
      </w:r>
      <w:r>
        <w:rPr>
          <w:rFonts w:hint="eastAsia" w:eastAsia="宋体"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40" w:name="OLE_LINK73"/>
      <w:r>
        <w:rPr>
          <w:rFonts w:hint="eastAsia" w:eastAsia="宋体" w:cs="Times New Roman"/>
          <w:color w:val="2E2E2E"/>
          <w:highlight w:val="none"/>
        </w:rPr>
        <w:t>coverage</w:t>
      </w:r>
      <w:bookmarkEnd w:id="40"/>
      <w:r>
        <w:rPr>
          <w:rFonts w:hint="eastAsia" w:eastAsia="宋体" w:cs="Times New Roman"/>
          <w:color w:val="2E2E2E"/>
          <w:highlight w:val="none"/>
        </w:rPr>
        <w:t xml:space="preserve"> ratio (BCR</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mean building height (MBH</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宋体" w:cs="Times New Roman"/>
          <w:color w:val="2E2E2E"/>
          <w:highlight w:val="none"/>
          <w:lang w:val="en-US" w:eastAsia="zh-CN"/>
        </w:rPr>
        <w:t>of a specific building area</w:t>
      </w:r>
      <w:r>
        <w:rPr>
          <w:rFonts w:hint="eastAsia" w:eastAsia="宋体" w:cs="Times New Roman"/>
          <w:color w:val="2E2E2E"/>
          <w:highlight w:val="none"/>
        </w:rPr>
        <w:t>. Topographical characteristics were chosen because of the moderate fluctuations in elevation in the metropolitan area of Chongqing. Average elevation (ELE</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m) and average slope (SLP</w:t>
      </w:r>
      <w:r>
        <w:rPr>
          <w:rFonts w:hint="eastAsia" w:eastAsia="宋体" w:cs="Times New Roman"/>
          <w:color w:val="2E2E2E"/>
          <w:highlight w:val="none"/>
          <w:lang w:val="en-US" w:eastAsia="zh-CN"/>
        </w:rPr>
        <w:t>, unit: °</w:t>
      </w:r>
      <w:r>
        <w:rPr>
          <w:rFonts w:hint="eastAsia" w:eastAsia="宋体"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rPr>
          <w:rFonts w:eastAsia="宋体" w:cs="Georgia" w:asciiTheme="majorHAnsi" w:hAnsiTheme="majorHAnsi"/>
          <w:color w:val="2E2E2E"/>
          <w:highlight w:val="none"/>
        </w:rPr>
      </w:pPr>
    </w:p>
    <w:p>
      <w:pPr>
        <w:pStyle w:val="4"/>
        <w:rPr>
          <w:rFonts w:hint="default" w:eastAsia="宋体"/>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rPr>
          <w:highlight w:val="none"/>
        </w:rPr>
      </w:pPr>
      <w:bookmarkStart w:id="41" w:name="OLE_LINK84"/>
      <w:bookmarkStart w:id="42" w:name="OLE_LINK85"/>
      <w:r>
        <w:rPr>
          <w:rFonts w:hint="eastAsia"/>
          <w:highlight w:val="none"/>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w:t>
      </w:r>
      <w:r>
        <w:rPr>
          <w:rFonts w:hint="eastAsia"/>
          <w:highlight w:val="none"/>
          <w:lang w:val="en-US" w:eastAsia="zh-CN"/>
        </w:rPr>
        <w:t xml:space="preserve"> [33]</w:t>
      </w:r>
      <w:r>
        <w:rPr>
          <w:rFonts w:hint="eastAsia"/>
          <w:highlight w:val="none"/>
        </w:rPr>
        <w:t>. In this study, we utilized the Boosted Regression Tree (BRT) model to explore the effects of influencing factors on river cooling.</w:t>
      </w:r>
    </w:p>
    <w:p>
      <w:pPr>
        <w:rPr>
          <w:highlight w:val="none"/>
        </w:rPr>
      </w:pPr>
    </w:p>
    <w:p>
      <w:pPr>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r>
        <w:rPr>
          <w:rFonts w:hint="eastAsia"/>
          <w:highlight w:val="none"/>
          <w:lang w:val="en-US" w:eastAsia="zh-CN"/>
        </w:rPr>
        <w:t>[34]</w:t>
      </w:r>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rPr>
          <w:highlight w:val="none"/>
        </w:rPr>
      </w:pPr>
      <w:r>
        <w:rPr>
          <w:rFonts w:hint="eastAsia"/>
          <w:highlight w:val="none"/>
        </w:rPr>
        <w:t xml:space="preserve">In this study, the BRT model was implemented using the "gbm" package in R. The data set was partitioned into training (75%) and testing (25%) subsets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41"/>
    </w:p>
    <w:bookmarkEnd w:id="42"/>
    <w:p>
      <w:pPr>
        <w:rPr>
          <w:highlight w:val="none"/>
        </w:rPr>
      </w:pPr>
    </w:p>
    <w:p>
      <w:pPr>
        <w:rPr>
          <w:rFonts w:ascii="Georgia" w:hAnsi="Georgia" w:eastAsia="宋体" w:cs="Georgia"/>
          <w:color w:val="1F1F1F"/>
          <w:highlight w:val="none"/>
        </w:rPr>
      </w:pPr>
    </w:p>
    <w:p>
      <w:pPr>
        <w:pStyle w:val="3"/>
        <w:numPr>
          <w:ilvl w:val="0"/>
          <w:numId w:val="1"/>
        </w:numPr>
        <w:rPr>
          <w:highlight w:val="none"/>
        </w:rPr>
      </w:pPr>
      <w:r>
        <w:rPr>
          <w:rFonts w:hint="eastAsia"/>
          <w:highlight w:val="none"/>
        </w:rPr>
        <w:t>Results</w:t>
      </w:r>
    </w:p>
    <w:p>
      <w:pPr>
        <w:pStyle w:val="4"/>
        <w:numPr>
          <w:ilvl w:val="1"/>
          <w:numId w:val="1"/>
        </w:numPr>
        <w:rPr>
          <w:rFonts w:hint="eastAsia"/>
          <w:highlight w:val="none"/>
        </w:rPr>
      </w:pPr>
      <w:r>
        <w:rPr>
          <w:rFonts w:hint="eastAsia"/>
          <w:highlight w:val="none"/>
        </w:rPr>
        <w:t xml:space="preserve">River cooling effects on the normal summer day and the extremely hot day </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7"/>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8"/>
                    <a:stretch>
                      <a:fillRect/>
                    </a:stretch>
                  </pic:blipFill>
                  <pic:spPr>
                    <a:xfrm>
                      <a:off x="0" y="0"/>
                      <a:ext cx="2201545" cy="3115945"/>
                    </a:xfrm>
                    <a:prstGeom prst="rect">
                      <a:avLst/>
                    </a:prstGeom>
                  </pic:spPr>
                </pic:pic>
              </a:graphicData>
            </a:graphic>
          </wp:inline>
        </w:drawing>
      </w:r>
    </w:p>
    <w:p>
      <w:pPr>
        <w:jc w:val="center"/>
        <w:rPr>
          <w:highlight w:val="none"/>
        </w:rPr>
      </w:pP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spatial patterns of average RCI of individual river segments on the normal summer day (a) and the extremely hot day (b), respectively. The widths of river segments represent the corresponding RCD.</w:t>
      </w:r>
    </w:p>
    <w:p>
      <w:pPr>
        <w:numPr>
          <w:ilvl w:val="-1"/>
          <w:numId w:val="0"/>
        </w:numPr>
        <w:rPr>
          <w:highlight w:val="none"/>
        </w:rPr>
      </w:pPr>
    </w:p>
    <w:p>
      <w:pPr>
        <w:jc w:val="center"/>
        <w:rPr>
          <w:rFonts w:hint="eastAsia" w:eastAsiaTheme="minorEastAsia"/>
          <w:highlight w:val="none"/>
          <w:lang w:eastAsia="zh-CN"/>
        </w:rPr>
      </w:pPr>
    </w:p>
    <w:p>
      <w:pPr>
        <w:jc w:val="center"/>
        <w:rPr>
          <w:rStyle w:val="13"/>
          <w:highlight w:val="none"/>
        </w:rPr>
      </w:pPr>
    </w:p>
    <w:p>
      <w:pPr>
        <w:jc w:val="center"/>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9"/>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0"/>
                    <a:stretch>
                      <a:fillRect/>
                    </a:stretch>
                  </pic:blipFill>
                  <pic:spPr>
                    <a:xfrm>
                      <a:off x="0" y="0"/>
                      <a:ext cx="2193925" cy="3103880"/>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spatial patterns of average RC</w:t>
      </w:r>
      <w:r>
        <w:rPr>
          <w:rFonts w:hint="eastAsia"/>
          <w:sz w:val="16"/>
          <w:szCs w:val="16"/>
          <w:highlight w:val="none"/>
          <w:lang w:val="en-US" w:eastAsia="zh-CN"/>
        </w:rPr>
        <w:t>D</w:t>
      </w:r>
      <w:r>
        <w:rPr>
          <w:rFonts w:hint="eastAsia"/>
          <w:sz w:val="16"/>
          <w:szCs w:val="16"/>
          <w:highlight w:val="none"/>
        </w:rPr>
        <w:t xml:space="preserve"> of individual river segments on the normal summer day (a) and the extremely hot day (b), respectively. </w:t>
      </w:r>
    </w:p>
    <w:p>
      <w:pPr>
        <w:jc w:val="center"/>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1"/>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2"/>
                    <a:stretch>
                      <a:fillRect/>
                    </a:stretch>
                  </pic:blipFill>
                  <pic:spPr>
                    <a:xfrm>
                      <a:off x="0" y="0"/>
                      <a:ext cx="2262505" cy="3201035"/>
                    </a:xfrm>
                    <a:prstGeom prst="rect">
                      <a:avLst/>
                    </a:prstGeom>
                  </pic:spPr>
                </pic:pic>
              </a:graphicData>
            </a:graphic>
          </wp:inline>
        </w:drawing>
      </w: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spatial patterns of average </w:t>
      </w:r>
      <w:r>
        <w:rPr>
          <w:rFonts w:hint="eastAsia"/>
          <w:sz w:val="16"/>
          <w:szCs w:val="16"/>
          <w:highlight w:val="none"/>
          <w:lang w:val="en-US" w:eastAsia="zh-CN"/>
        </w:rPr>
        <w:t>C</w:t>
      </w:r>
      <w:r>
        <w:rPr>
          <w:rFonts w:hint="eastAsia"/>
          <w:sz w:val="16"/>
          <w:szCs w:val="16"/>
          <w:highlight w:val="none"/>
        </w:rPr>
        <w:t>RCI of individual river segments on the normal summer day (a) and the extremely hot day (b), respectively.</w:t>
      </w:r>
    </w:p>
    <w:p>
      <w:pPr>
        <w:jc w:val="center"/>
        <w:rPr>
          <w:highlight w:val="none"/>
        </w:rPr>
      </w:pPr>
    </w:p>
    <w:p>
      <w:pPr>
        <w:rPr>
          <w:highlight w:val="none"/>
        </w:rPr>
      </w:pPr>
    </w:p>
    <w:p>
      <w:pPr>
        <w:numPr>
          <w:ilvl w:val="255"/>
          <w:numId w:val="0"/>
        </w:numPr>
        <w:rPr>
          <w:highlight w:val="none"/>
        </w:rPr>
      </w:pPr>
      <w:bookmarkStart w:id="43"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numPr>
          <w:ilvl w:val="255"/>
          <w:numId w:val="0"/>
        </w:numPr>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numPr>
          <w:ilvl w:val="255"/>
          <w:numId w:val="0"/>
        </w:numPr>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rPr>
          <w:highlight w:val="none"/>
        </w:rPr>
      </w:pPr>
      <w:bookmarkStart w:id="44"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45" w:name="OLE_LINK90"/>
      <w:r>
        <w:rPr>
          <w:rFonts w:hint="eastAsia"/>
          <w:highlight w:val="none"/>
          <w:lang w:val="en-US" w:eastAsia="zh-CN"/>
        </w:rPr>
        <w:t>22</w:t>
      </w:r>
      <w:bookmarkEnd w:id="45"/>
      <w:r>
        <w:rPr>
          <w:rFonts w:hint="eastAsia"/>
          <w:highlight w:val="none"/>
          <w:lang w:val="en-US" w:eastAsia="zh-CN"/>
        </w:rPr>
        <w:t>2.2 meters on the extremely hot day (Fig. 5)</w:t>
      </w:r>
      <w:r>
        <w:rPr>
          <w:rFonts w:hint="eastAsia"/>
          <w:highlight w:val="none"/>
        </w:rPr>
        <w:t>.</w:t>
      </w:r>
      <w:r>
        <w:rPr>
          <w:rFonts w:hint="eastAsia"/>
          <w:highlight w:val="none"/>
          <w:lang w:val="en-US" w:eastAsia="zh-CN"/>
        </w:rPr>
        <w:t xml:space="preserve"> </w:t>
      </w:r>
      <w:bookmarkEnd w:id="44"/>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43"/>
    <w:p>
      <w:pPr>
        <w:numPr>
          <w:ilvl w:val="255"/>
          <w:numId w:val="0"/>
        </w:numPr>
        <w:rPr>
          <w:highlight w:val="none"/>
        </w:rPr>
      </w:pPr>
    </w:p>
    <w:p>
      <w:pPr>
        <w:pStyle w:val="4"/>
        <w:rPr>
          <w:highlight w:val="none"/>
        </w:rPr>
      </w:pPr>
      <w:r>
        <w:rPr>
          <w:rFonts w:hint="eastAsia"/>
          <w:highlight w:val="none"/>
        </w:rPr>
        <w:t>3.2. Model performance</w:t>
      </w:r>
    </w:p>
    <w:p>
      <w:pPr>
        <w:jc w:val="center"/>
        <w:rPr>
          <w:rFonts w:hint="eastAsia"/>
          <w:sz w:val="16"/>
          <w:szCs w:val="16"/>
          <w:highlight w:val="none"/>
        </w:rPr>
      </w:pPr>
      <w:r>
        <w:rPr>
          <w:rFonts w:hint="eastAsia"/>
          <w:sz w:val="16"/>
          <w:szCs w:val="16"/>
          <w:highlight w:val="none"/>
        </w:rPr>
        <w:t xml:space="preserve">Table 3  Performances of the BRT model in modelling </w:t>
      </w:r>
      <w:r>
        <w:rPr>
          <w:rFonts w:hint="eastAsia"/>
          <w:sz w:val="16"/>
          <w:szCs w:val="16"/>
          <w:highlight w:val="none"/>
          <w:lang w:val="en-US" w:eastAsia="zh-CN"/>
        </w:rPr>
        <w:t>river cooling effects</w:t>
      </w:r>
      <w:r>
        <w:rPr>
          <w:rFonts w:hint="eastAsia"/>
          <w:sz w:val="16"/>
          <w:szCs w:val="16"/>
          <w:highlight w:val="none"/>
        </w:rPr>
        <w:t xml:space="preserve"> on the 2 case days.</w:t>
      </w:r>
    </w:p>
    <w:p>
      <w:pPr>
        <w:rPr>
          <w:highlight w:val="none"/>
        </w:rPr>
      </w:pP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bookmarkStart w:id="46" w:name="OLE_LINK3"/>
            <w:r>
              <w:rPr>
                <w:rFonts w:hint="eastAsia"/>
                <w:b w:val="0"/>
                <w:color w:val="000000"/>
                <w:highlight w:val="none"/>
                <w:u w:val="none"/>
                <w:vertAlign w:val="baseline"/>
                <w:lang w:val="en-US" w:eastAsia="zh-CN"/>
              </w:rPr>
              <w:t>0.8 (°C)</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47" w:name="OLE_LINK4"/>
            <w:r>
              <w:rPr>
                <w:rFonts w:hint="eastAsia"/>
                <w:b w:val="0"/>
                <w:color w:val="000000"/>
                <w:highlight w:val="none"/>
                <w:u w:val="none"/>
                <w:vertAlign w:val="baseline"/>
                <w:lang w:val="en-US" w:eastAsia="zh-CN"/>
              </w:rPr>
              <w:t xml:space="preserve"> (°C·m)</w:t>
            </w:r>
            <w:bookmarkEnd w:id="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8" w:name="OLE_LINK8"/>
            <w:r>
              <w:rPr>
                <w:rFonts w:hint="eastAsia"/>
                <w:b w:val="0"/>
                <w:color w:val="000000"/>
                <w:highlight w:val="none"/>
                <w:u w:val="none"/>
                <w:vertAlign w:val="baseline"/>
                <w:lang w:val="en-US" w:eastAsia="zh-CN"/>
              </w:rPr>
              <w:t>·</w:t>
            </w:r>
            <w:bookmarkEnd w:id="48"/>
            <w:r>
              <w:rPr>
                <w:rFonts w:hint="eastAsia"/>
                <w:b w:val="0"/>
                <w:color w:val="000000"/>
                <w:highlight w:val="none"/>
                <w:u w:val="none"/>
                <w:vertAlign w:val="baseline"/>
                <w:lang w:val="en-US" w:eastAsia="zh-CN"/>
              </w:rPr>
              <w:t>m)</w:t>
            </w:r>
          </w:p>
        </w:tc>
      </w:tr>
    </w:tbl>
    <w:p>
      <w:pPr>
        <w:rPr>
          <w:highlight w:val="none"/>
        </w:rPr>
      </w:pPr>
    </w:p>
    <w:p>
      <w:pPr>
        <w:rPr>
          <w:highlight w:val="none"/>
        </w:rPr>
      </w:pPr>
    </w:p>
    <w:p>
      <w:pPr>
        <w:rPr>
          <w:rFonts w:hint="default"/>
          <w:highlight w:val="none"/>
          <w:lang w:val="en-US"/>
        </w:rPr>
      </w:pPr>
      <w:bookmarkStart w:id="49" w:name="OLE_LINK13"/>
      <w:bookmarkStart w:id="50" w:name="OLE_LINK9"/>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51"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52" w:name="OLE_LINK92"/>
      <w:r>
        <w:rPr>
          <w:rFonts w:hint="eastAsia"/>
          <w:highlight w:val="none"/>
          <w:lang w:val="en-US" w:eastAsia="zh-CN"/>
        </w:rPr>
        <w:t xml:space="preserve">the </w:t>
      </w:r>
      <w:bookmarkEnd w:id="51"/>
      <w:r>
        <w:rPr>
          <w:rFonts w:hint="eastAsia"/>
          <w:highlight w:val="none"/>
          <w:lang w:val="en-US" w:eastAsia="zh-CN"/>
        </w:rPr>
        <w:t>RCI simulations</w:t>
      </w:r>
      <w:bookmarkEnd w:id="52"/>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 xml:space="preserve">75 for the RCD simulations,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 xml:space="preserve">40.7 m.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53"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53"/>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54"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9"/>
      <w:bookmarkEnd w:id="50"/>
      <w:bookmarkEnd w:id="54"/>
      <w:r>
        <w:rPr>
          <w:rFonts w:hint="eastAsia"/>
          <w:highlight w:val="none"/>
          <w:lang w:val="en-US" w:eastAsia="zh-CN"/>
        </w:rPr>
        <w:t>, respectively.</w:t>
      </w:r>
      <w:ins w:id="74" w:author="野草" w:date="2024-05-06T13:43:16Z">
        <w:r>
          <w:rPr>
            <w:rFonts w:hint="eastAsia"/>
            <w:highlight w:val="none"/>
            <w:lang w:val="en-US" w:eastAsia="zh-CN"/>
          </w:rPr>
          <w:t xml:space="preserve"> This means that compared to intensity, distance </w:t>
        </w:r>
      </w:ins>
      <w:ins w:id="75" w:author="野草" w:date="2024-05-06T13:46:21Z">
        <w:r>
          <w:rPr>
            <w:rFonts w:hint="eastAsia"/>
            <w:highlight w:val="none"/>
            <w:lang w:val="en-US" w:eastAsia="zh-CN"/>
          </w:rPr>
          <w:t>and</w:t>
        </w:r>
      </w:ins>
      <w:ins w:id="76" w:author="野草" w:date="2024-05-06T13:43:16Z">
        <w:r>
          <w:rPr>
            <w:rFonts w:hint="eastAsia"/>
            <w:highlight w:val="none"/>
            <w:lang w:val="en-US" w:eastAsia="zh-CN"/>
          </w:rPr>
          <w:t xml:space="preserve"> cumulative effects </w:t>
        </w:r>
      </w:ins>
      <w:ins w:id="77" w:author="野草" w:date="2024-05-06T13:53:13Z">
        <w:r>
          <w:rPr>
            <w:rFonts w:hint="eastAsia"/>
            <w:highlight w:val="none"/>
            <w:lang w:val="en-US" w:eastAsia="zh-CN"/>
          </w:rPr>
          <w:t xml:space="preserve">of </w:t>
        </w:r>
      </w:ins>
      <w:ins w:id="78" w:author="野草" w:date="2024-05-06T13:53:14Z">
        <w:r>
          <w:rPr>
            <w:rFonts w:hint="eastAsia"/>
            <w:highlight w:val="none"/>
            <w:lang w:val="en-US" w:eastAsia="zh-CN"/>
          </w:rPr>
          <w:t xml:space="preserve">river </w:t>
        </w:r>
      </w:ins>
      <w:ins w:id="79" w:author="野草" w:date="2024-05-06T13:53:15Z">
        <w:r>
          <w:rPr>
            <w:rFonts w:hint="eastAsia"/>
            <w:highlight w:val="none"/>
            <w:lang w:val="en-US" w:eastAsia="zh-CN"/>
          </w:rPr>
          <w:t>coolin</w:t>
        </w:r>
      </w:ins>
      <w:ins w:id="80" w:author="野草" w:date="2024-05-06T13:53:16Z">
        <w:r>
          <w:rPr>
            <w:rFonts w:hint="eastAsia"/>
            <w:highlight w:val="none"/>
            <w:lang w:val="en-US" w:eastAsia="zh-CN"/>
          </w:rPr>
          <w:t xml:space="preserve">g </w:t>
        </w:r>
      </w:ins>
      <w:ins w:id="81" w:author="野草" w:date="2024-05-06T13:46:18Z">
        <w:r>
          <w:rPr>
            <w:rFonts w:hint="eastAsia"/>
            <w:highlight w:val="none"/>
            <w:lang w:val="en-US" w:eastAsia="zh-CN"/>
          </w:rPr>
          <w:t>were</w:t>
        </w:r>
      </w:ins>
      <w:ins w:id="82" w:author="野草" w:date="2024-05-06T13:43:16Z">
        <w:r>
          <w:rPr>
            <w:rFonts w:hint="eastAsia"/>
            <w:highlight w:val="none"/>
            <w:lang w:val="en-US" w:eastAsia="zh-CN"/>
          </w:rPr>
          <w:t xml:space="preserve"> more reflective of </w:t>
        </w:r>
      </w:ins>
      <w:ins w:id="83" w:author="野草" w:date="2024-05-06T13:53:05Z">
        <w:r>
          <w:rPr>
            <w:rFonts w:hint="eastAsia"/>
            <w:highlight w:val="none"/>
            <w:lang w:val="en-US" w:eastAsia="zh-CN"/>
          </w:rPr>
          <w:t>the influences of environmental variables</w:t>
        </w:r>
      </w:ins>
      <w:ins w:id="84" w:author="野草" w:date="2024-05-06T13:43:16Z">
        <w:r>
          <w:rPr>
            <w:rFonts w:hint="eastAsia"/>
            <w:highlight w:val="none"/>
            <w:lang w:val="en-US" w:eastAsia="zh-CN"/>
          </w:rPr>
          <w:t>.</w:t>
        </w:r>
      </w:ins>
    </w:p>
    <w:p>
      <w:pPr>
        <w:pStyle w:val="4"/>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3"/>
                    <a:srcRect l="9067" t="8897" r="9115" b="6835"/>
                    <a:stretch>
                      <a:fillRect/>
                    </a:stretch>
                  </pic:blipFill>
                  <pic:spPr>
                    <a:xfrm>
                      <a:off x="0" y="0"/>
                      <a:ext cx="4794250" cy="3292475"/>
                    </a:xfrm>
                    <a:prstGeom prst="rect">
                      <a:avLst/>
                    </a:prstGeom>
                  </pic:spPr>
                </pic:pic>
              </a:graphicData>
            </a:graphic>
          </wp:inline>
        </w:drawing>
      </w:r>
    </w:p>
    <w:p>
      <w:pPr>
        <w:rPr>
          <w:highlight w:val="none"/>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55" w:name="OLE_LINK95"/>
      <w:bookmarkStart w:id="56" w:name="OLE_LINK93"/>
      <w:r>
        <w:rPr>
          <w:rFonts w:hint="eastAsia"/>
          <w:sz w:val="16"/>
          <w:szCs w:val="16"/>
          <w:highlight w:val="none"/>
          <w:lang w:val="en-US" w:eastAsia="zh-CN"/>
        </w:rPr>
        <w:t>Relative importance</w:t>
      </w:r>
      <w:bookmarkEnd w:id="55"/>
      <w:r>
        <w:rPr>
          <w:rFonts w:hint="eastAsia"/>
          <w:sz w:val="16"/>
          <w:szCs w:val="16"/>
          <w:highlight w:val="none"/>
        </w:rPr>
        <w:t xml:space="preserve"> </w:t>
      </w:r>
      <w:bookmarkEnd w:id="56"/>
      <w:r>
        <w:rPr>
          <w:rFonts w:hint="eastAsia"/>
          <w:sz w:val="16"/>
          <w:szCs w:val="16"/>
          <w:highlight w:val="none"/>
        </w:rPr>
        <w:t xml:space="preserve">of influencing factors </w:t>
      </w:r>
      <w:r>
        <w:rPr>
          <w:rFonts w:hint="eastAsia"/>
          <w:sz w:val="16"/>
          <w:szCs w:val="16"/>
          <w:highlight w:val="none"/>
          <w:lang w:val="en-US" w:eastAsia="zh-CN"/>
        </w:rPr>
        <w:t>for</w:t>
      </w:r>
      <w:r>
        <w:rPr>
          <w:rFonts w:hint="eastAsia"/>
          <w:sz w:val="16"/>
          <w:szCs w:val="16"/>
          <w:highlight w:val="none"/>
        </w:rPr>
        <w:t xml:space="preserve"> 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n the normal summer day and the extremely hot day, respectively.</w:t>
      </w:r>
    </w:p>
    <w:p>
      <w:pPr>
        <w:rPr>
          <w:highlight w:val="none"/>
        </w:rPr>
      </w:pPr>
    </w:p>
    <w:p>
      <w:pPr>
        <w:numPr>
          <w:ilvl w:val="255"/>
          <w:numId w:val="0"/>
        </w:numPr>
        <w:rPr>
          <w:rFonts w:hint="default"/>
          <w:highlight w:val="none"/>
          <w:lang w:val="en-US"/>
        </w:rPr>
      </w:pPr>
      <w:bookmarkStart w:id="57"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8" w:name="OLE_LINK94"/>
      <w:r>
        <w:rPr>
          <w:rFonts w:hint="eastAsia"/>
          <w:highlight w:val="none"/>
        </w:rPr>
        <w:t>relative importance</w:t>
      </w:r>
      <w:bookmarkEnd w:id="58"/>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 </w:t>
      </w:r>
      <w:r>
        <w:rPr>
          <w:rFonts w:hint="eastAsia" w:eastAsia="宋体" w:cs="Times New Roman"/>
          <w:highlight w:val="none"/>
        </w:rPr>
        <w:t>u</w:t>
      </w:r>
      <w:r>
        <w:rPr>
          <w:rFonts w:eastAsia="宋体"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9" w:name="OLE_LINK96"/>
      <w:r>
        <w:rPr>
          <w:rFonts w:hint="eastAsia"/>
          <w:highlight w:val="none"/>
        </w:rPr>
        <w:t xml:space="preserve"> emerged as </w:t>
      </w:r>
      <w:bookmarkEnd w:id="59"/>
      <w:r>
        <w:rPr>
          <w:rFonts w:hint="eastAsia"/>
          <w:highlight w:val="none"/>
        </w:rPr>
        <w:t xml:space="preserve">the most </w:t>
      </w:r>
      <w:bookmarkStart w:id="60" w:name="OLE_LINK20"/>
      <w:r>
        <w:rPr>
          <w:rFonts w:hint="eastAsia"/>
          <w:highlight w:val="none"/>
        </w:rPr>
        <w:t>influential</w:t>
      </w:r>
      <w:bookmarkEnd w:id="60"/>
      <w:r>
        <w:rPr>
          <w:rFonts w:hint="eastAsia"/>
          <w:highlight w:val="none"/>
        </w:rPr>
        <w:t xml:space="preserve"> factor among all potential contributors on the normal summer day, constituting </w:t>
      </w:r>
      <w:bookmarkStart w:id="61"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61"/>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62"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62"/>
      <w:ins w:id="85" w:author="野草" w:date="2024-05-06T11:58:36Z">
        <w:r>
          <w:rPr>
            <w:rFonts w:hint="eastAsia"/>
            <w:highlight w:val="none"/>
            <w:lang w:val="en-US" w:eastAsia="zh-CN"/>
          </w:rPr>
          <w:t xml:space="preserve"> </w:t>
        </w:r>
      </w:ins>
      <w:ins w:id="86" w:author="野草" w:date="2024-05-06T11:58:39Z">
        <w:r>
          <w:rPr>
            <w:rFonts w:hint="eastAsia"/>
            <w:highlight w:val="none"/>
            <w:lang w:val="en-US" w:eastAsia="zh-CN"/>
          </w:rPr>
          <w:t>To</w:t>
        </w:r>
      </w:ins>
      <w:ins w:id="87" w:author="野草" w:date="2024-05-06T11:58:40Z">
        <w:r>
          <w:rPr>
            <w:rFonts w:hint="eastAsia"/>
            <w:highlight w:val="none"/>
            <w:lang w:val="en-US" w:eastAsia="zh-CN"/>
          </w:rPr>
          <w:t>ta</w:t>
        </w:r>
      </w:ins>
      <w:ins w:id="88" w:author="野草" w:date="2024-05-06T11:58:41Z">
        <w:r>
          <w:rPr>
            <w:rFonts w:hint="eastAsia"/>
            <w:highlight w:val="none"/>
            <w:lang w:val="en-US" w:eastAsia="zh-CN"/>
          </w:rPr>
          <w:t>lly</w:t>
        </w:r>
      </w:ins>
      <w:ins w:id="89" w:author="野草" w:date="2024-05-06T11:58:42Z">
        <w:r>
          <w:rPr>
            <w:rFonts w:hint="eastAsia"/>
            <w:highlight w:val="none"/>
            <w:lang w:val="en-US" w:eastAsia="zh-CN"/>
          </w:rPr>
          <w:t>,</w:t>
        </w:r>
      </w:ins>
      <w:ins w:id="90" w:author="野草" w:date="2024-05-06T11:58:43Z">
        <w:r>
          <w:rPr>
            <w:rFonts w:hint="eastAsia"/>
            <w:highlight w:val="none"/>
            <w:lang w:val="en-US" w:eastAsia="zh-CN"/>
          </w:rPr>
          <w:t xml:space="preserve"> </w:t>
        </w:r>
      </w:ins>
      <w:ins w:id="91" w:author="野草" w:date="2024-05-06T11:58:37Z">
        <w:r>
          <w:rPr>
            <w:rFonts w:hint="eastAsia"/>
            <w:highlight w:val="none"/>
            <w:lang w:val="en-US" w:eastAsia="zh-CN"/>
          </w:rPr>
          <w:t>topography accounted for 27.6% and 31.5% of the variation in RCI on</w:t>
        </w:r>
      </w:ins>
      <w:ins w:id="92" w:author="野草" w:date="2024-05-06T11:59:05Z">
        <w:r>
          <w:rPr>
            <w:rFonts w:hint="eastAsia"/>
            <w:highlight w:val="none"/>
            <w:lang w:val="en-US" w:eastAsia="zh-CN"/>
          </w:rPr>
          <w:t xml:space="preserve"> t</w:t>
        </w:r>
      </w:ins>
      <w:ins w:id="93" w:author="野草" w:date="2024-05-06T11:59:06Z">
        <w:r>
          <w:rPr>
            <w:rFonts w:hint="eastAsia"/>
            <w:highlight w:val="none"/>
            <w:lang w:val="en-US" w:eastAsia="zh-CN"/>
          </w:rPr>
          <w:t xml:space="preserve">he 2 </w:t>
        </w:r>
      </w:ins>
      <w:ins w:id="94" w:author="野草" w:date="2024-05-06T11:59:07Z">
        <w:r>
          <w:rPr>
            <w:rFonts w:hint="eastAsia"/>
            <w:highlight w:val="none"/>
            <w:lang w:val="en-US" w:eastAsia="zh-CN"/>
          </w:rPr>
          <w:t>case</w:t>
        </w:r>
      </w:ins>
      <w:ins w:id="95" w:author="野草" w:date="2024-05-06T11:59:08Z">
        <w:r>
          <w:rPr>
            <w:rFonts w:hint="eastAsia"/>
            <w:highlight w:val="none"/>
            <w:lang w:val="en-US" w:eastAsia="zh-CN"/>
          </w:rPr>
          <w:t xml:space="preserve"> days</w:t>
        </w:r>
      </w:ins>
      <w:ins w:id="96" w:author="野草" w:date="2024-05-06T11:58:37Z">
        <w:r>
          <w:rPr>
            <w:rFonts w:hint="eastAsia"/>
            <w:highlight w:val="none"/>
            <w:lang w:val="en-US" w:eastAsia="zh-CN"/>
          </w:rPr>
          <w:t>.</w:t>
        </w:r>
      </w:ins>
    </w:p>
    <w:p>
      <w:pPr>
        <w:numPr>
          <w:ilvl w:val="255"/>
          <w:numId w:val="0"/>
        </w:numPr>
        <w:rPr>
          <w:rFonts w:hint="eastAsia"/>
          <w:highlight w:val="none"/>
        </w:rPr>
      </w:pPr>
      <w:r>
        <w:rPr>
          <w:rFonts w:hint="eastAsia"/>
          <w:highlight w:val="none"/>
        </w:rPr>
        <w:t xml:space="preserve">In terms of </w:t>
      </w:r>
      <w:bookmarkStart w:id="63" w:name="OLE_LINK14"/>
      <w:r>
        <w:rPr>
          <w:rFonts w:hint="eastAsia"/>
          <w:highlight w:val="none"/>
        </w:rPr>
        <w:t>land cover characteristic</w:t>
      </w:r>
      <w:bookmarkEnd w:id="63"/>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64" w:name="OLE_LINK21"/>
      <w:r>
        <w:rPr>
          <w:rFonts w:hint="eastAsia"/>
          <w:highlight w:val="none"/>
          <w:lang w:val="en-US" w:eastAsia="zh-CN"/>
        </w:rPr>
        <w:t>(9.9%)</w:t>
      </w:r>
      <w:bookmarkEnd w:id="64"/>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65" w:name="OLE_LINK22"/>
      <w:r>
        <w:rPr>
          <w:rFonts w:hint="eastAsia"/>
          <w:highlight w:val="none"/>
          <w:lang w:val="en-US" w:eastAsia="zh-CN"/>
        </w:rPr>
        <w:t>(7.3%)</w:t>
      </w:r>
      <w:bookmarkEnd w:id="65"/>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 of MBH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 xml:space="preserve">2 case days,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numPr>
          <w:ilvl w:val="255"/>
          <w:numId w:val="0"/>
        </w:numPr>
        <w:jc w:val="left"/>
        <w:rPr>
          <w:rFonts w:hint="eastAsia"/>
          <w:highlight w:val="none"/>
          <w:lang w:val="en-US" w:eastAsia="zh-CN"/>
        </w:rPr>
      </w:pPr>
      <w:r>
        <w:rPr>
          <w:rFonts w:hint="eastAsia"/>
          <w:highlight w:val="none"/>
        </w:rPr>
        <w:t xml:space="preserve">As has been mentioned in Sect. 3.1, the impacts of </w:t>
      </w:r>
      <w:bookmarkStart w:id="66" w:name="OLE_LINK16"/>
      <w:r>
        <w:rPr>
          <w:rFonts w:hint="eastAsia"/>
          <w:highlight w:val="none"/>
        </w:rPr>
        <w:t xml:space="preserve">river </w:t>
      </w:r>
      <w:r>
        <w:rPr>
          <w:rFonts w:hint="eastAsia"/>
          <w:highlight w:val="none"/>
          <w:lang w:val="en-US" w:eastAsia="zh-CN"/>
        </w:rPr>
        <w:t>characteristics</w:t>
      </w:r>
      <w:bookmarkEnd w:id="66"/>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67" w:name="OLE_LINK23"/>
      <w:r>
        <w:rPr>
          <w:rFonts w:hint="eastAsia"/>
          <w:highlight w:val="none"/>
          <w:lang w:val="en-US" w:eastAsia="zh-CN"/>
        </w:rPr>
        <w:t xml:space="preserve">The roles of rotation angle and orientation of river </w:t>
      </w:r>
      <w:bookmarkEnd w:id="67"/>
      <w:r>
        <w:rPr>
          <w:rFonts w:hint="eastAsia"/>
          <w:highlight w:val="none"/>
          <w:lang w:val="en-US" w:eastAsia="zh-CN"/>
        </w:rPr>
        <w:t>decreased successively, accounting for 6.7% and 6.2% on the normal summer day. On the extremely hot day, the proportions were further decreased to 6.3% and 5.6%.</w:t>
      </w:r>
    </w:p>
    <w:p>
      <w:pPr>
        <w:numPr>
          <w:ilvl w:val="255"/>
          <w:numId w:val="0"/>
        </w:numPr>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 xml:space="preserve">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8" w:name="OLE_LINK24"/>
      <w:r>
        <w:rPr>
          <w:rFonts w:hint="eastAsia"/>
          <w:highlight w:val="none"/>
          <w:lang w:val="en-US" w:eastAsia="zh-CN"/>
        </w:rPr>
        <w:t xml:space="preserve">ELE (34.9%), SLP </w:t>
      </w:r>
      <w:bookmarkStart w:id="69" w:name="OLE_LINK25"/>
      <w:r>
        <w:rPr>
          <w:rFonts w:hint="eastAsia"/>
          <w:highlight w:val="none"/>
          <w:lang w:val="en-US" w:eastAsia="zh-CN"/>
        </w:rPr>
        <w:t>(12.1%)</w:t>
      </w:r>
      <w:bookmarkEnd w:id="69"/>
      <w:r>
        <w:rPr>
          <w:rFonts w:hint="eastAsia"/>
          <w:highlight w:val="none"/>
          <w:lang w:val="en-US" w:eastAsia="zh-CN"/>
        </w:rPr>
        <w:t>, PD (10.3%) and RW</w:t>
      </w:r>
      <w:bookmarkEnd w:id="68"/>
      <w:r>
        <w:rPr>
          <w:rFonts w:hint="eastAsia"/>
          <w:highlight w:val="none"/>
          <w:lang w:val="en-US" w:eastAsia="zh-CN"/>
        </w:rPr>
        <w:t xml:space="preserve"> (7.0%) on the normal summer day and ELE (32.2%), PD (16.5%), SLP (12.3%) and RW (5.7%) on the extremely hot day.</w:t>
      </w:r>
    </w:p>
    <w:p>
      <w:pPr>
        <w:numPr>
          <w:ilvl w:val="255"/>
          <w:numId w:val="0"/>
        </w:numPr>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70" w:name="OLE_LINK27"/>
      <w:r>
        <w:rPr>
          <w:rFonts w:hint="eastAsia"/>
          <w:highlight w:val="none"/>
          <w:lang w:val="en-US" w:eastAsia="zh-CN"/>
        </w:rPr>
        <w:t>contributions</w:t>
      </w:r>
      <w:bookmarkEnd w:id="70"/>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57"/>
    <w:p>
      <w:pPr>
        <w:rPr>
          <w:highlight w:val="none"/>
        </w:rPr>
      </w:pPr>
    </w:p>
    <w:p>
      <w:pPr>
        <w:pStyle w:val="4"/>
        <w:rPr>
          <w:rFonts w:hint="eastAsia" w:eastAsia="宋体"/>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161030" cy="3951605"/>
            <wp:effectExtent l="0" t="0" r="1270" b="1079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4"/>
                    <a:stretch>
                      <a:fillRect/>
                    </a:stretch>
                  </pic:blipFill>
                  <pic:spPr>
                    <a:xfrm>
                      <a:off x="0" y="0"/>
                      <a:ext cx="3161030" cy="3951605"/>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bookmarkStart w:id="71" w:name="OLE_LINK102"/>
    </w:p>
    <w:p>
      <w:pPr>
        <w:numPr>
          <w:ilvl w:val="255"/>
          <w:numId w:val="0"/>
        </w:numPr>
        <w:rPr>
          <w:rFonts w:eastAsia="宋体" w:cs="Times New Roman"/>
          <w:color w:val="1F1F1F"/>
          <w:szCs w:val="21"/>
          <w:highlight w:val="none"/>
        </w:rPr>
      </w:pPr>
      <w:bookmarkStart w:id="72" w:name="OLE_LINK101"/>
      <w:bookmarkStart w:id="73" w:name="OLE_LINK115"/>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74" w:name="OLE_LINK29"/>
      <w:r>
        <w:rPr>
          <w:rFonts w:hint="eastAsia"/>
          <w:szCs w:val="21"/>
          <w:highlight w:val="none"/>
        </w:rPr>
        <w:t xml:space="preserve"> unveil</w:t>
      </w:r>
      <w:bookmarkEnd w:id="74"/>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宋体" w:cs="Times New Roman"/>
          <w:color w:val="1F1F1F"/>
          <w:szCs w:val="21"/>
          <w:highlight w:val="none"/>
        </w:rPr>
        <w:t xml:space="preserve">As the most </w:t>
      </w:r>
      <w:r>
        <w:rPr>
          <w:rFonts w:hint="eastAsia"/>
          <w:szCs w:val="21"/>
          <w:highlight w:val="none"/>
          <w:lang w:val="en-US" w:eastAsia="zh-CN"/>
        </w:rPr>
        <w:t>influential</w:t>
      </w:r>
      <w:r>
        <w:rPr>
          <w:rFonts w:eastAsia="宋体" w:cs="Times New Roman"/>
          <w:color w:val="1F1F1F"/>
          <w:szCs w:val="21"/>
          <w:highlight w:val="none"/>
        </w:rPr>
        <w:t xml:space="preserve"> factor in explaining RCI</w:t>
      </w:r>
      <w:r>
        <w:rPr>
          <w:rFonts w:hint="eastAsia" w:eastAsia="宋体" w:cs="Times New Roman"/>
          <w:color w:val="1F1F1F"/>
          <w:szCs w:val="21"/>
          <w:highlight w:val="none"/>
        </w:rPr>
        <w:t xml:space="preserve"> on the normal summer day</w:t>
      </w:r>
      <w:r>
        <w:rPr>
          <w:rFonts w:eastAsia="宋体" w:cs="Times New Roman"/>
          <w:color w:val="1F1F1F"/>
          <w:szCs w:val="21"/>
          <w:highlight w:val="none"/>
        </w:rPr>
        <w:t xml:space="preserve">, average </w:t>
      </w:r>
      <w:r>
        <w:rPr>
          <w:rFonts w:hint="eastAsia" w:eastAsia="宋体" w:cs="Times New Roman"/>
          <w:color w:val="1F1F1F"/>
          <w:szCs w:val="21"/>
          <w:highlight w:val="none"/>
        </w:rPr>
        <w:t>slope</w:t>
      </w:r>
      <w:r>
        <w:rPr>
          <w:rFonts w:eastAsia="宋体" w:cs="Times New Roman"/>
          <w:color w:val="1F1F1F"/>
          <w:szCs w:val="21"/>
          <w:highlight w:val="none"/>
        </w:rPr>
        <w:t xml:space="preserve"> </w:t>
      </w:r>
      <w:bookmarkStart w:id="75" w:name="OLE_LINK33"/>
      <w:r>
        <w:rPr>
          <w:rFonts w:eastAsia="宋体" w:cs="Times New Roman"/>
          <w:color w:val="1F1F1F"/>
          <w:szCs w:val="21"/>
          <w:highlight w:val="none"/>
        </w:rPr>
        <w:t>manifest</w:t>
      </w:r>
      <w:bookmarkEnd w:id="75"/>
      <w:r>
        <w:rPr>
          <w:rFonts w:eastAsia="宋体" w:cs="Times New Roman"/>
          <w:color w:val="1F1F1F"/>
          <w:szCs w:val="21"/>
          <w:highlight w:val="none"/>
        </w:rPr>
        <w:t xml:space="preserve">ed </w:t>
      </w:r>
      <w:r>
        <w:rPr>
          <w:rFonts w:hint="eastAsia" w:eastAsia="宋体" w:cs="Times New Roman"/>
          <w:color w:val="1F1F1F"/>
          <w:szCs w:val="21"/>
          <w:highlight w:val="none"/>
        </w:rPr>
        <w:t>a</w:t>
      </w:r>
      <w:r>
        <w:rPr>
          <w:rFonts w:eastAsia="宋体" w:cs="Times New Roman"/>
          <w:color w:val="1F1F1F"/>
          <w:szCs w:val="21"/>
          <w:highlight w:val="none"/>
        </w:rPr>
        <w:t xml:space="preserve"> de</w:t>
      </w:r>
      <w:r>
        <w:rPr>
          <w:rFonts w:hint="eastAsia" w:eastAsia="宋体" w:cs="Times New Roman"/>
          <w:color w:val="1F1F1F"/>
          <w:szCs w:val="21"/>
          <w:highlight w:val="none"/>
        </w:rPr>
        <w:t>scent</w:t>
      </w:r>
      <w:r>
        <w:rPr>
          <w:rFonts w:eastAsia="宋体" w:cs="Times New Roman"/>
          <w:color w:val="1F1F1F"/>
          <w:szCs w:val="21"/>
          <w:highlight w:val="none"/>
        </w:rPr>
        <w:t xml:space="preserve"> pattern.</w:t>
      </w:r>
      <w:r>
        <w:rPr>
          <w:rFonts w:hint="eastAsia" w:eastAsia="宋体" w:cs="Times New Roman"/>
          <w:color w:val="1F1F1F"/>
          <w:szCs w:val="21"/>
          <w:highlight w:val="none"/>
        </w:rPr>
        <w:t xml:space="preserve"> When it increased from </w:t>
      </w:r>
      <w:r>
        <w:rPr>
          <w:rFonts w:hint="eastAsia" w:eastAsia="宋体" w:cs="Times New Roman"/>
          <w:color w:val="1F1F1F"/>
          <w:szCs w:val="21"/>
          <w:highlight w:val="none"/>
          <w:lang w:val="en-US" w:eastAsia="zh-CN"/>
        </w:rPr>
        <w:t>9.2°</w:t>
      </w:r>
      <w:r>
        <w:rPr>
          <w:rFonts w:hint="eastAsia" w:eastAsia="宋体" w:cs="Times New Roman"/>
          <w:color w:val="1F1F1F"/>
          <w:szCs w:val="21"/>
          <w:highlight w:val="none"/>
        </w:rPr>
        <w:t xml:space="preserve"> to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xml:space="preserve">, the </w:t>
      </w:r>
      <w:r>
        <w:rPr>
          <w:rFonts w:hint="eastAsia" w:eastAsia="宋体" w:cs="Times New Roman"/>
          <w:color w:val="1F1F1F"/>
          <w:szCs w:val="21"/>
          <w:highlight w:val="none"/>
          <w:lang w:val="en-US" w:eastAsia="zh-CN"/>
        </w:rPr>
        <w:t xml:space="preserve">average </w:t>
      </w:r>
      <w:r>
        <w:rPr>
          <w:rFonts w:hint="eastAsia" w:eastAsia="宋体" w:cs="Times New Roman"/>
          <w:color w:val="1F1F1F"/>
          <w:szCs w:val="21"/>
          <w:highlight w:val="none"/>
        </w:rPr>
        <w:t>cooling intensity induced by the river</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xml:space="preserve"> decreased, indicating that larger slope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w:t>
      </w:r>
      <w:r>
        <w:rPr>
          <w:rFonts w:hint="eastAsia" w:cs="Times New Roman"/>
          <w:highlight w:val="none"/>
        </w:rPr>
        <w:t>riverside</w:t>
      </w:r>
      <w:r>
        <w:rPr>
          <w:rFonts w:hint="eastAsia" w:eastAsia="宋体" w:cs="Times New Roman"/>
          <w:color w:val="1F1F1F"/>
          <w:szCs w:val="21"/>
          <w:highlight w:val="none"/>
        </w:rPr>
        <w:t xml:space="preserve"> area was not conducive to the</w:t>
      </w:r>
      <w:r>
        <w:rPr>
          <w:rFonts w:hint="eastAsia" w:eastAsia="宋体" w:cs="Times New Roman"/>
          <w:color w:val="1F1F1F"/>
          <w:szCs w:val="21"/>
          <w:highlight w:val="none"/>
          <w:lang w:val="en-US" w:eastAsia="zh-CN"/>
        </w:rPr>
        <w:t xml:space="preserve"> enhanced</w:t>
      </w:r>
      <w:r>
        <w:rPr>
          <w:rFonts w:hint="eastAsia" w:eastAsia="宋体" w:cs="Times New Roman"/>
          <w:color w:val="1F1F1F"/>
          <w:szCs w:val="21"/>
          <w:highlight w:val="none"/>
        </w:rPr>
        <w:t xml:space="preserve"> heat mitigation provided by the nearby river. It should be noted that when SLP was greater than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In contrast to SLP, the effects of RW and ELE demonstrated ascent patterns with fluctuations. </w:t>
      </w:r>
      <w:r>
        <w:rPr>
          <w:rFonts w:hint="eastAsia" w:eastAsia="宋体" w:cs="Times New Roman"/>
          <w:color w:val="1F1F1F"/>
          <w:szCs w:val="21"/>
          <w:highlight w:val="none"/>
        </w:rPr>
        <w:t>RCI demonstrated an increase</w:t>
      </w:r>
      <w:r>
        <w:rPr>
          <w:rFonts w:hint="eastAsia" w:eastAsia="宋体" w:cs="Times New Roman"/>
          <w:color w:val="1F1F1F"/>
          <w:szCs w:val="21"/>
          <w:highlight w:val="none"/>
          <w:lang w:val="en-US" w:eastAsia="zh-CN"/>
        </w:rPr>
        <w:t xml:space="preserve"> w</w:t>
      </w:r>
      <w:r>
        <w:rPr>
          <w:rFonts w:hint="eastAsia" w:eastAsia="宋体" w:cs="Times New Roman"/>
          <w:color w:val="1F1F1F"/>
          <w:szCs w:val="21"/>
          <w:highlight w:val="none"/>
        </w:rPr>
        <w:t xml:space="preserve">hen </w:t>
      </w:r>
      <w:r>
        <w:rPr>
          <w:rFonts w:hint="eastAsia" w:eastAsia="宋体" w:cs="Times New Roman"/>
          <w:color w:val="1F1F1F"/>
          <w:szCs w:val="21"/>
          <w:highlight w:val="none"/>
          <w:lang w:val="en-US" w:eastAsia="zh-CN"/>
        </w:rPr>
        <w:t>RW</w:t>
      </w:r>
      <w:r>
        <w:rPr>
          <w:rFonts w:hint="eastAsia" w:eastAsia="宋体" w:cs="Times New Roman"/>
          <w:color w:val="1F1F1F"/>
          <w:szCs w:val="21"/>
          <w:highlight w:val="none"/>
        </w:rPr>
        <w:t xml:space="preserve"> ranged </w:t>
      </w:r>
      <w:r>
        <w:rPr>
          <w:rFonts w:hint="eastAsia" w:eastAsia="宋体" w:cs="Times New Roman"/>
          <w:color w:val="1F1F1F"/>
          <w:szCs w:val="21"/>
          <w:highlight w:val="none"/>
          <w:lang w:val="en-US" w:eastAsia="zh-CN"/>
        </w:rPr>
        <w:t>from</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246.7</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to</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623.8</w:t>
      </w:r>
      <w:r>
        <w:rPr>
          <w:rFonts w:hint="eastAsia" w:eastAsia="宋体" w:cs="Times New Roman"/>
          <w:color w:val="1F1F1F"/>
          <w:szCs w:val="21"/>
          <w:highlight w:val="none"/>
        </w:rPr>
        <w:t xml:space="preserve"> </w:t>
      </w:r>
      <w:bookmarkStart w:id="76" w:name="OLE_LINK106"/>
      <w:r>
        <w:rPr>
          <w:rFonts w:hint="eastAsia" w:eastAsia="宋体" w:cs="Times New Roman"/>
          <w:color w:val="1F1F1F"/>
          <w:szCs w:val="21"/>
          <w:highlight w:val="none"/>
        </w:rPr>
        <w:t>meters</w:t>
      </w:r>
      <w:bookmarkEnd w:id="76"/>
      <w:r>
        <w:rPr>
          <w:rFonts w:hint="eastAsia" w:eastAsia="宋体" w:cs="Times New Roman"/>
          <w:color w:val="1F1F1F"/>
          <w:szCs w:val="21"/>
          <w:highlight w:val="none"/>
          <w:lang w:val="en-US" w:eastAsia="zh-CN"/>
        </w:rPr>
        <w:t xml:space="preserve"> or ELE fell within the range of 174.6 - 222.0 </w:t>
      </w:r>
      <w:bookmarkStart w:id="77" w:name="OLE_LINK107"/>
      <w:r>
        <w:rPr>
          <w:rFonts w:hint="eastAsia" w:eastAsia="宋体" w:cs="Times New Roman"/>
          <w:color w:val="1F1F1F"/>
          <w:szCs w:val="21"/>
          <w:highlight w:val="none"/>
          <w:lang w:val="en-US" w:eastAsia="zh-CN"/>
        </w:rPr>
        <w:t>meters</w:t>
      </w:r>
      <w:bookmarkEnd w:id="77"/>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Beyond th</w:t>
      </w:r>
      <w:r>
        <w:rPr>
          <w:rFonts w:hint="eastAsia" w:eastAsia="宋体" w:cs="Times New Roman"/>
          <w:color w:val="1F1F1F"/>
          <w:szCs w:val="21"/>
          <w:highlight w:val="none"/>
          <w:lang w:val="en-US" w:eastAsia="zh-CN"/>
        </w:rPr>
        <w:t>ese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 xml:space="preserve">specific </w:t>
      </w:r>
      <w:r>
        <w:rPr>
          <w:rFonts w:hint="eastAsia" w:eastAsia="宋体" w:cs="Times New Roman"/>
          <w:color w:val="1F1F1F"/>
          <w:szCs w:val="21"/>
          <w:highlight w:val="none"/>
        </w:rPr>
        <w:t>range</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w:t>
      </w:r>
      <w:r>
        <w:rPr>
          <w:rFonts w:hint="eastAsia" w:eastAsia="宋体" w:cs="Times New Roman"/>
          <w:color w:val="1F1F1F"/>
          <w:szCs w:val="21"/>
          <w:highlight w:val="none"/>
          <w:lang w:val="en-US" w:eastAsia="zh-CN"/>
        </w:rPr>
        <w:t>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positive relation between river width and RCI revealed here</w:t>
      </w:r>
      <w:r>
        <w:rPr>
          <w:rFonts w:hint="eastAsia" w:eastAsia="宋体" w:cs="Times New Roman"/>
          <w:color w:val="1F1F1F"/>
          <w:szCs w:val="21"/>
          <w:highlight w:val="none"/>
        </w:rPr>
        <w:t xml:space="preserve"> align</w:t>
      </w:r>
      <w:r>
        <w:rPr>
          <w:rFonts w:hint="eastAsia" w:eastAsia="宋体" w:cs="Times New Roman"/>
          <w:color w:val="1F1F1F"/>
          <w:szCs w:val="21"/>
          <w:highlight w:val="none"/>
          <w:lang w:eastAsia="zh-CN"/>
        </w:rPr>
        <w:t>e</w:t>
      </w:r>
      <w:r>
        <w:rPr>
          <w:rFonts w:hint="eastAsia" w:eastAsia="宋体" w:cs="Times New Roman"/>
          <w:color w:val="1F1F1F"/>
          <w:szCs w:val="21"/>
          <w:highlight w:val="none"/>
          <w:lang w:val="en-US" w:eastAsia="zh-CN"/>
        </w:rPr>
        <w:t>d</w:t>
      </w:r>
      <w:r>
        <w:rPr>
          <w:rFonts w:hint="eastAsia" w:eastAsia="宋体" w:cs="Times New Roman"/>
          <w:color w:val="1F1F1F"/>
          <w:szCs w:val="21"/>
          <w:highlight w:val="none"/>
        </w:rPr>
        <w:t xml:space="preserve"> with the higher RCI for river segments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the Yangtze River compared to the Jialing River, as discussed in Sect. 3.1.</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The influence of</w:t>
      </w:r>
      <w:r>
        <w:rPr>
          <w:rFonts w:hint="eastAsia" w:eastAsia="宋体" w:cs="Times New Roman"/>
          <w:color w:val="1F1F1F"/>
          <w:szCs w:val="21"/>
          <w:highlight w:val="none"/>
          <w:lang w:val="en-US" w:eastAsia="zh-CN"/>
        </w:rPr>
        <w:t xml:space="preserve"> patch density </w:t>
      </w:r>
      <w:r>
        <w:rPr>
          <w:rFonts w:hint="eastAsia" w:eastAsia="宋体" w:cs="Times New Roman"/>
          <w:color w:val="1F1F1F"/>
          <w:szCs w:val="21"/>
          <w:highlight w:val="none"/>
        </w:rPr>
        <w:t xml:space="preserve">exhibited </w:t>
      </w:r>
      <w:r>
        <w:rPr>
          <w:rFonts w:hint="eastAsia" w:eastAsia="宋体" w:cs="Times New Roman"/>
          <w:color w:val="1F1F1F"/>
          <w:szCs w:val="21"/>
          <w:highlight w:val="none"/>
          <w:lang w:val="en-US" w:eastAsia="zh-CN"/>
        </w:rPr>
        <w:t xml:space="preserve">a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elatively complicated</w:t>
      </w:r>
      <w:r>
        <w:rPr>
          <w:rFonts w:hint="eastAsia" w:eastAsia="宋体" w:cs="Times New Roman"/>
          <w:color w:val="1F1F1F"/>
          <w:szCs w:val="21"/>
          <w:highlight w:val="none"/>
        </w:rPr>
        <w:t xml:space="preserve"> pattern. As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increased within the range of </w:t>
      </w:r>
      <w:r>
        <w:rPr>
          <w:rFonts w:hint="eastAsia" w:eastAsia="宋体" w:cs="Times New Roman"/>
          <w:color w:val="1F1F1F"/>
          <w:szCs w:val="21"/>
          <w:highlight w:val="none"/>
          <w:lang w:val="en-US" w:eastAsia="zh-CN"/>
        </w:rPr>
        <w:t>18.2/</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eastAsia="zh-CN"/>
        </w:rPr>
        <w:t>-</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30.2/</w:t>
      </w:r>
      <w:r>
        <w:rPr>
          <w:rFonts w:hint="eastAsia" w:eastAsia="宋体"/>
          <w:highlight w:val="none"/>
          <w:lang w:val="en-US" w:eastAsia="zh-CN"/>
        </w:rPr>
        <w:t>100ha</w:t>
      </w:r>
      <w:r>
        <w:rPr>
          <w:rFonts w:hint="eastAsia" w:eastAsia="宋体" w:cs="Times New Roman"/>
          <w:color w:val="1F1F1F"/>
          <w:szCs w:val="21"/>
          <w:highlight w:val="none"/>
        </w:rPr>
        <w:t xml:space="preserve">, RCI showed a </w:t>
      </w:r>
      <w:bookmarkStart w:id="78" w:name="OLE_LINK30"/>
      <w:r>
        <w:rPr>
          <w:rFonts w:hint="eastAsia" w:eastAsia="宋体" w:cs="Times New Roman"/>
          <w:color w:val="1F1F1F"/>
          <w:szCs w:val="21"/>
          <w:highlight w:val="none"/>
        </w:rPr>
        <w:t>fluctuating upward trend</w:t>
      </w:r>
      <w:bookmarkEnd w:id="78"/>
      <w:r>
        <w:rPr>
          <w:rFonts w:hint="eastAsia" w:eastAsia="宋体" w:cs="Times New Roman"/>
          <w:color w:val="1F1F1F"/>
          <w:szCs w:val="21"/>
          <w:highlight w:val="none"/>
        </w:rPr>
        <w:t xml:space="preserve">. Subsequently,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gradually decreased </w:t>
      </w:r>
      <w:bookmarkStart w:id="79" w:name="OLE_LINK104"/>
      <w:r>
        <w:rPr>
          <w:rFonts w:hint="eastAsia" w:eastAsia="宋体" w:cs="Times New Roman"/>
          <w:color w:val="1F1F1F"/>
          <w:szCs w:val="21"/>
          <w:highlight w:val="none"/>
        </w:rPr>
        <w:t xml:space="preserve">until </w:t>
      </w:r>
      <w:bookmarkEnd w:id="79"/>
      <w:r>
        <w:rPr>
          <w:rFonts w:hint="eastAsia" w:eastAsia="宋体" w:cs="Times New Roman"/>
          <w:color w:val="1F1F1F"/>
          <w:szCs w:val="21"/>
          <w:highlight w:val="none"/>
        </w:rPr>
        <w:t xml:space="preserve">it reached </w:t>
      </w:r>
      <w:r>
        <w:rPr>
          <w:rFonts w:hint="eastAsia" w:eastAsia="宋体" w:cs="Times New Roman"/>
          <w:color w:val="1F1F1F"/>
          <w:szCs w:val="21"/>
          <w:highlight w:val="none"/>
          <w:lang w:val="en-US" w:eastAsia="zh-CN"/>
        </w:rPr>
        <w:t>66.1/</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A</w:t>
      </w:r>
      <w:r>
        <w:rPr>
          <w:rFonts w:hint="eastAsia" w:eastAsia="宋体" w:cs="Times New Roman"/>
          <w:color w:val="1F1F1F"/>
          <w:szCs w:val="21"/>
          <w:highlight w:val="none"/>
        </w:rPr>
        <w:t xml:space="preserve">s a whole, the increased </w:t>
      </w:r>
      <w:r>
        <w:rPr>
          <w:rFonts w:hint="eastAsia" w:eastAsia="宋体" w:cs="Times New Roman"/>
          <w:color w:val="1F1F1F"/>
          <w:szCs w:val="21"/>
          <w:highlight w:val="none"/>
          <w:lang w:eastAsia="zh-CN"/>
        </w:rPr>
        <w:t>p</w:t>
      </w:r>
      <w:r>
        <w:rPr>
          <w:rFonts w:hint="eastAsia" w:eastAsia="宋体" w:cs="Times New Roman"/>
          <w:color w:val="1F1F1F"/>
          <w:szCs w:val="21"/>
          <w:highlight w:val="none"/>
          <w:lang w:val="en-US" w:eastAsia="zh-CN"/>
        </w:rPr>
        <w:t>atch density</w:t>
      </w:r>
      <w:r>
        <w:rPr>
          <w:rFonts w:hint="eastAsia" w:eastAsia="宋体" w:cs="Times New Roman"/>
          <w:color w:val="1F1F1F"/>
          <w:szCs w:val="21"/>
          <w:highlight w:val="none"/>
        </w:rPr>
        <w:t xml:space="preserve"> was associated with </w:t>
      </w:r>
      <w:r>
        <w:rPr>
          <w:rFonts w:hint="eastAsia" w:eastAsia="宋体" w:cs="Times New Roman"/>
          <w:color w:val="1F1F1F"/>
          <w:szCs w:val="21"/>
          <w:highlight w:val="none"/>
          <w:lang w:val="en-US" w:eastAsia="zh-CN"/>
        </w:rPr>
        <w:t>the</w:t>
      </w:r>
      <w:r>
        <w:rPr>
          <w:rFonts w:hint="eastAsia" w:eastAsia="宋体" w:cs="Times New Roman"/>
          <w:color w:val="1F1F1F"/>
          <w:szCs w:val="21"/>
          <w:highlight w:val="none"/>
        </w:rPr>
        <w:t xml:space="preserve"> corresponding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educed</w:t>
      </w:r>
      <w:r>
        <w:rPr>
          <w:rFonts w:hint="eastAsia" w:eastAsia="宋体" w:cs="Times New Roman"/>
          <w:color w:val="1F1F1F"/>
          <w:szCs w:val="21"/>
          <w:highlight w:val="none"/>
        </w:rPr>
        <w:t xml:space="preserve"> RCI. </w:t>
      </w:r>
    </w:p>
    <w:p>
      <w:pPr>
        <w:numPr>
          <w:ilvl w:val="255"/>
          <w:numId w:val="0"/>
        </w:numPr>
        <w:rPr>
          <w:rFonts w:eastAsia="宋体" w:cs="Times New Roman"/>
          <w:color w:val="1F1F1F"/>
          <w:szCs w:val="21"/>
          <w:highlight w:val="none"/>
        </w:rPr>
      </w:pPr>
    </w:p>
    <w:p>
      <w:pPr>
        <w:numPr>
          <w:ilvl w:val="255"/>
          <w:numId w:val="0"/>
        </w:numPr>
        <w:jc w:val="left"/>
        <w:rPr>
          <w:highlight w:val="none"/>
        </w:rPr>
      </w:pPr>
      <w:r>
        <w:rPr>
          <w:rFonts w:hint="eastAsia" w:eastAsia="宋体" w:cs="Times New Roman"/>
          <w:color w:val="1F1F1F"/>
          <w:szCs w:val="21"/>
          <w:highlight w:val="none"/>
        </w:rPr>
        <w:t xml:space="preserve">Similar to the normal summer day, the impacts of ELE and SLP on RCI </w:t>
      </w:r>
      <w:r>
        <w:rPr>
          <w:rFonts w:hint="eastAsia" w:eastAsia="宋体" w:cs="Times New Roman"/>
          <w:color w:val="1F1F1F"/>
          <w:szCs w:val="21"/>
          <w:highlight w:val="none"/>
          <w:lang w:val="en-US" w:eastAsia="zh-CN"/>
        </w:rPr>
        <w:t>on</w:t>
      </w:r>
      <w:r>
        <w:rPr>
          <w:rFonts w:hint="eastAsia" w:eastAsia="宋体"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宋体" w:cs="Times New Roman"/>
          <w:color w:val="1F1F1F"/>
          <w:szCs w:val="21"/>
          <w:highlight w:val="none"/>
          <w:lang w:val="en-US" w:eastAsia="zh-CN"/>
        </w:rPr>
        <w:t xml:space="preserve">from 174.1 </w:t>
      </w:r>
      <w:r>
        <w:rPr>
          <w:rFonts w:hint="eastAsia" w:eastAsia="宋体" w:cs="Times New Roman"/>
          <w:color w:val="1F1F1F"/>
          <w:szCs w:val="21"/>
          <w:highlight w:val="none"/>
        </w:rPr>
        <w:t xml:space="preserve">to </w:t>
      </w:r>
      <w:r>
        <w:rPr>
          <w:rFonts w:hint="eastAsia" w:eastAsia="宋体" w:cs="Times New Roman"/>
          <w:color w:val="1F1F1F"/>
          <w:szCs w:val="21"/>
          <w:highlight w:val="none"/>
          <w:lang w:val="en-US" w:eastAsia="zh-CN"/>
        </w:rPr>
        <w:t>226.4</w:t>
      </w:r>
      <w:bookmarkStart w:id="80" w:name="OLE_LINK105"/>
      <w:r>
        <w:rPr>
          <w:rFonts w:hint="eastAsia" w:eastAsia="宋体" w:cs="Times New Roman"/>
          <w:color w:val="1F1F1F"/>
          <w:szCs w:val="21"/>
          <w:highlight w:val="none"/>
        </w:rPr>
        <w:t xml:space="preserve"> meters</w:t>
      </w:r>
      <w:bookmarkEnd w:id="80"/>
      <w:r>
        <w:rPr>
          <w:rFonts w:hint="eastAsia" w:eastAsia="宋体" w:cs="Times New Roman"/>
          <w:color w:val="1F1F1F"/>
          <w:szCs w:val="21"/>
          <w:highlight w:val="none"/>
        </w:rPr>
        <w:t xml:space="preserve">. Conversely, when SLP was between </w:t>
      </w:r>
      <w:r>
        <w:rPr>
          <w:rFonts w:hint="eastAsia" w:eastAsia="宋体" w:cs="Times New Roman"/>
          <w:color w:val="1F1F1F"/>
          <w:szCs w:val="21"/>
          <w:highlight w:val="none"/>
          <w:lang w:val="en-US" w:eastAsia="zh-CN"/>
        </w:rPr>
        <w:t>6.5°</w:t>
      </w:r>
      <w:r>
        <w:rPr>
          <w:rFonts w:hint="eastAsia" w:eastAsia="宋体" w:cs="Times New Roman"/>
          <w:color w:val="1F1F1F"/>
          <w:szCs w:val="21"/>
          <w:highlight w:val="none"/>
        </w:rPr>
        <w:t xml:space="preserve"> and </w:t>
      </w:r>
      <w:r>
        <w:rPr>
          <w:rFonts w:hint="eastAsia" w:eastAsia="宋体" w:cs="Times New Roman"/>
          <w:color w:val="1F1F1F"/>
          <w:szCs w:val="21"/>
          <w:highlight w:val="none"/>
          <w:lang w:val="en-US" w:eastAsia="zh-CN"/>
        </w:rPr>
        <w:t>20.9°</w:t>
      </w:r>
      <w:r>
        <w:rPr>
          <w:rFonts w:hint="eastAsia" w:eastAsia="宋体" w:cs="Times New Roman"/>
          <w:color w:val="1F1F1F"/>
          <w:szCs w:val="21"/>
          <w:highlight w:val="none"/>
        </w:rPr>
        <w:t>, RCI exhibited a decreasing trend.</w:t>
      </w:r>
      <w:r>
        <w:rPr>
          <w:rFonts w:hint="eastAsia" w:eastAsia="宋体" w:cs="Times New Roman"/>
          <w:color w:val="1F1F1F"/>
          <w:szCs w:val="21"/>
          <w:highlight w:val="none"/>
          <w:lang w:val="en-US" w:eastAsia="zh-CN"/>
        </w:rPr>
        <w:t xml:space="preserve"> In addition, t</w:t>
      </w:r>
      <w:r>
        <w:rPr>
          <w:rFonts w:hint="eastAsia" w:eastAsia="宋体" w:cs="Times New Roman"/>
          <w:color w:val="1F1F1F"/>
          <w:szCs w:val="21"/>
          <w:highlight w:val="none"/>
        </w:rPr>
        <w:t xml:space="preserve">he </w:t>
      </w:r>
      <w:r>
        <w:rPr>
          <w:rFonts w:hint="eastAsia" w:eastAsia="宋体" w:cs="Times New Roman"/>
          <w:color w:val="1F1F1F"/>
          <w:szCs w:val="21"/>
          <w:highlight w:val="none"/>
          <w:lang w:val="en-US" w:eastAsia="zh-CN"/>
        </w:rPr>
        <w:t>marginal effects</w:t>
      </w:r>
      <w:r>
        <w:rPr>
          <w:rFonts w:hint="eastAsia" w:eastAsia="宋体" w:cs="Times New Roman"/>
          <w:color w:val="1F1F1F"/>
          <w:szCs w:val="21"/>
          <w:highlight w:val="none"/>
        </w:rPr>
        <w:t xml:space="preserve"> of PD </w:t>
      </w:r>
      <w:r>
        <w:rPr>
          <w:rFonts w:hint="eastAsia" w:eastAsia="宋体" w:cs="Times New Roman"/>
          <w:color w:val="1F1F1F"/>
          <w:szCs w:val="21"/>
          <w:highlight w:val="none"/>
          <w:lang w:val="en-US" w:eastAsia="zh-CN"/>
        </w:rPr>
        <w:t xml:space="preserve">and RW </w:t>
      </w:r>
      <w:r>
        <w:rPr>
          <w:rFonts w:hint="eastAsia" w:eastAsia="宋体" w:cs="Times New Roman"/>
          <w:color w:val="1F1F1F"/>
          <w:szCs w:val="21"/>
          <w:highlight w:val="none"/>
        </w:rPr>
        <w:t>on RCI</w:t>
      </w:r>
      <w:r>
        <w:rPr>
          <w:rFonts w:hint="eastAsia" w:eastAsia="宋体" w:cs="Times New Roman"/>
          <w:color w:val="1F1F1F"/>
          <w:szCs w:val="21"/>
          <w:highlight w:val="none"/>
          <w:lang w:val="en-US" w:eastAsia="zh-CN"/>
        </w:rPr>
        <w:t xml:space="preserve"> can be described as descent and ascent patterns with fluctuations. </w:t>
      </w:r>
    </w:p>
    <w:bookmarkEnd w:id="71"/>
    <w:bookmarkEnd w:id="72"/>
    <w:bookmarkEnd w:id="73"/>
    <w:p>
      <w:pPr>
        <w:jc w:val="center"/>
        <w:rPr>
          <w:rFonts w:hint="eastAsia"/>
          <w:highlight w:val="none"/>
        </w:rPr>
      </w:pP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277870"/>
            <wp:effectExtent l="0" t="0" r="11430" b="1143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5"/>
                    <a:srcRect t="6169" b="8226"/>
                    <a:stretch>
                      <a:fillRect/>
                    </a:stretch>
                  </pic:blipFill>
                  <pic:spPr>
                    <a:xfrm>
                      <a:off x="0" y="0"/>
                      <a:ext cx="3061970" cy="3277870"/>
                    </a:xfrm>
                    <a:prstGeom prst="rect">
                      <a:avLst/>
                    </a:prstGeom>
                  </pic:spPr>
                </pic:pic>
              </a:graphicData>
            </a:graphic>
          </wp:inline>
        </w:drawing>
      </w:r>
    </w:p>
    <w:p>
      <w:pPr>
        <w:jc w:val="center"/>
        <w:rPr>
          <w:rFonts w:hint="eastAsia"/>
          <w:sz w:val="16"/>
          <w:szCs w:val="16"/>
          <w:highlight w:val="none"/>
        </w:rPr>
      </w:pPr>
      <w:bookmarkStart w:id="81"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D</w:t>
      </w:r>
      <w:r>
        <w:rPr>
          <w:rFonts w:hint="eastAsia"/>
          <w:sz w:val="16"/>
          <w:szCs w:val="16"/>
          <w:highlight w:val="none"/>
        </w:rPr>
        <w:t xml:space="preserve"> on the 2 case days.</w:t>
      </w:r>
    </w:p>
    <w:bookmarkEnd w:id="81"/>
    <w:p>
      <w:pPr>
        <w:jc w:val="center"/>
        <w:rPr>
          <w:rFonts w:hint="eastAsia"/>
          <w:highlight w:val="none"/>
        </w:rPr>
      </w:pPr>
    </w:p>
    <w:p>
      <w:pPr>
        <w:rPr>
          <w:rFonts w:hint="default" w:eastAsia="宋体" w:cs="Times New Roman"/>
          <w:color w:val="1F1F1F"/>
          <w:szCs w:val="21"/>
          <w:highlight w:val="none"/>
          <w:lang w:val="en-US" w:eastAsia="zh-CN"/>
        </w:rPr>
      </w:pPr>
      <w:bookmarkStart w:id="82" w:name="OLE_LINK108"/>
      <w:r>
        <w:rPr>
          <w:rFonts w:eastAsia="宋体" w:cs="Times New Roman"/>
          <w:color w:val="1F1F1F"/>
          <w:highlight w:val="none"/>
        </w:rPr>
        <w:t>Fig</w:t>
      </w:r>
      <w:r>
        <w:rPr>
          <w:rFonts w:hint="eastAsia" w:eastAsia="宋体" w:cs="Times New Roman"/>
          <w:color w:val="1F1F1F"/>
          <w:highlight w:val="none"/>
        </w:rPr>
        <w:t>.</w:t>
      </w:r>
      <w:r>
        <w:rPr>
          <w:rFonts w:eastAsia="宋体" w:cs="Times New Roman"/>
          <w:color w:val="1F1F1F"/>
          <w:highlight w:val="none"/>
        </w:rPr>
        <w:t xml:space="preserve"> 9 illustrates the marginal effects of the top 4 </w:t>
      </w:r>
      <w:r>
        <w:rPr>
          <w:rFonts w:hint="eastAsia" w:eastAsia="宋体"/>
          <w:highlight w:val="none"/>
          <w:lang w:eastAsia="zh-CN"/>
        </w:rPr>
        <w:t>m</w:t>
      </w:r>
      <w:r>
        <w:rPr>
          <w:rFonts w:hint="eastAsia" w:eastAsia="宋体"/>
          <w:highlight w:val="none"/>
          <w:lang w:val="en-US" w:eastAsia="zh-CN"/>
        </w:rPr>
        <w:t>ost influential</w:t>
      </w:r>
      <w:r>
        <w:rPr>
          <w:rFonts w:eastAsia="宋体" w:cs="Times New Roman"/>
          <w:color w:val="1F1F1F"/>
          <w:highlight w:val="none"/>
        </w:rPr>
        <w:t xml:space="preserve"> factors on RC</w:t>
      </w:r>
      <w:r>
        <w:rPr>
          <w:rFonts w:hint="eastAsia" w:eastAsia="宋体" w:cs="Times New Roman"/>
          <w:color w:val="1F1F1F"/>
          <w:highlight w:val="none"/>
          <w:lang w:val="en-US" w:eastAsia="zh-CN"/>
        </w:rPr>
        <w:t>D</w:t>
      </w:r>
      <w:r>
        <w:rPr>
          <w:rFonts w:eastAsia="宋体" w:cs="Times New Roman"/>
          <w:color w:val="1F1F1F"/>
          <w:highlight w:val="none"/>
        </w:rPr>
        <w:t>.</w:t>
      </w:r>
      <w:r>
        <w:rPr>
          <w:rFonts w:hint="eastAsia" w:eastAsia="宋体" w:cs="Times New Roman"/>
          <w:color w:val="1F1F1F"/>
          <w:highlight w:val="none"/>
        </w:rPr>
        <w:t xml:space="preserve"> O</w:t>
      </w:r>
      <w:r>
        <w:rPr>
          <w:rFonts w:eastAsia="宋体" w:cs="Times New Roman"/>
          <w:color w:val="1F1F1F"/>
          <w:highlight w:val="none"/>
        </w:rPr>
        <w:t xml:space="preserve">n </w:t>
      </w:r>
      <w:r>
        <w:rPr>
          <w:rFonts w:hint="eastAsia" w:eastAsia="宋体" w:cs="Times New Roman"/>
          <w:color w:val="1F1F1F"/>
          <w:highlight w:val="none"/>
        </w:rPr>
        <w:t>both</w:t>
      </w:r>
      <w:r>
        <w:rPr>
          <w:rFonts w:eastAsia="宋体" w:cs="Times New Roman"/>
          <w:color w:val="1F1F1F"/>
          <w:highlight w:val="none"/>
        </w:rPr>
        <w:t xml:space="preserve"> </w:t>
      </w:r>
      <w:r>
        <w:rPr>
          <w:rFonts w:hint="eastAsia" w:eastAsia="宋体" w:cs="Times New Roman"/>
          <w:color w:val="1F1F1F"/>
          <w:highlight w:val="none"/>
        </w:rPr>
        <w:t>case</w:t>
      </w:r>
      <w:r>
        <w:rPr>
          <w:rFonts w:eastAsia="宋体" w:cs="Times New Roman"/>
          <w:color w:val="1F1F1F"/>
          <w:highlight w:val="none"/>
        </w:rPr>
        <w:t xml:space="preserve"> days, the influences of the </w:t>
      </w:r>
      <w:r>
        <w:rPr>
          <w:rFonts w:hint="eastAsia" w:eastAsia="宋体" w:cs="Times New Roman"/>
          <w:color w:val="1F1F1F"/>
          <w:highlight w:val="none"/>
        </w:rPr>
        <w:t>2</w:t>
      </w:r>
      <w:r>
        <w:rPr>
          <w:rFonts w:eastAsia="宋体" w:cs="Times New Roman"/>
          <w:color w:val="1F1F1F"/>
          <w:highlight w:val="none"/>
        </w:rPr>
        <w:t xml:space="preserve"> topographical variables, namely ELE and SLP, on </w:t>
      </w:r>
      <w:r>
        <w:rPr>
          <w:rFonts w:hint="eastAsia" w:eastAsia="宋体" w:cs="Times New Roman"/>
          <w:color w:val="1F1F1F"/>
          <w:highlight w:val="none"/>
          <w:lang w:val="en-US" w:eastAsia="zh-CN"/>
        </w:rPr>
        <w:t>RCD</w:t>
      </w:r>
      <w:r>
        <w:rPr>
          <w:rFonts w:eastAsia="宋体" w:cs="Times New Roman"/>
          <w:color w:val="1F1F1F"/>
          <w:highlight w:val="none"/>
        </w:rPr>
        <w:t xml:space="preserve"> were characterized by ascent and descent patterns, respectively</w:t>
      </w:r>
      <w:r>
        <w:rPr>
          <w:rFonts w:hint="eastAsia" w:eastAsia="宋体" w:cs="Times New Roman"/>
          <w:color w:val="1F1F1F"/>
          <w:highlight w:val="none"/>
        </w:rPr>
        <w:t xml:space="preserve">. </w:t>
      </w:r>
      <w:bookmarkStart w:id="83" w:name="OLE_LINK31"/>
      <w:r>
        <w:rPr>
          <w:rFonts w:hint="eastAsia" w:eastAsia="宋体" w:cs="Times New Roman"/>
          <w:color w:val="1F1F1F"/>
          <w:highlight w:val="none"/>
          <w:lang w:val="en-US" w:eastAsia="zh-CN"/>
        </w:rPr>
        <w:t>RCD</w:t>
      </w:r>
      <w:r>
        <w:rPr>
          <w:rFonts w:eastAsia="宋体" w:cs="Times New Roman"/>
          <w:color w:val="1F1F1F"/>
          <w:highlight w:val="none"/>
        </w:rPr>
        <w:t xml:space="preserve"> exhibited an </w:t>
      </w:r>
      <w:r>
        <w:rPr>
          <w:rFonts w:hint="eastAsia" w:eastAsia="宋体" w:cs="Times New Roman"/>
          <w:color w:val="1F1F1F"/>
          <w:highlight w:val="none"/>
        </w:rPr>
        <w:t>upward</w:t>
      </w:r>
      <w:r>
        <w:rPr>
          <w:rFonts w:eastAsia="宋体" w:cs="Times New Roman"/>
          <w:color w:val="1F1F1F"/>
          <w:highlight w:val="none"/>
        </w:rPr>
        <w:t xml:space="preserve"> trend when ELE increased from 174.</w:t>
      </w:r>
      <w:r>
        <w:rPr>
          <w:rFonts w:hint="eastAsia" w:eastAsia="宋体" w:cs="Times New Roman"/>
          <w:color w:val="1F1F1F"/>
          <w:highlight w:val="none"/>
          <w:lang w:val="en-US" w:eastAsia="zh-CN"/>
        </w:rPr>
        <w:t>7</w:t>
      </w:r>
      <w:r>
        <w:rPr>
          <w:rFonts w:eastAsia="宋体" w:cs="Times New Roman"/>
          <w:color w:val="1F1F1F"/>
          <w:highlight w:val="none"/>
        </w:rPr>
        <w:t xml:space="preserve"> to 2</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6</w:t>
      </w:r>
      <w:r>
        <w:rPr>
          <w:rFonts w:eastAsia="宋体" w:cs="Times New Roman"/>
          <w:color w:val="1F1F1F"/>
          <w:highlight w:val="none"/>
        </w:rPr>
        <w:t>.</w:t>
      </w:r>
      <w:r>
        <w:rPr>
          <w:rFonts w:hint="eastAsia" w:eastAsia="宋体" w:cs="Times New Roman"/>
          <w:color w:val="1F1F1F"/>
          <w:highlight w:val="none"/>
          <w:lang w:eastAsia="zh-CN"/>
        </w:rPr>
        <w:t>9</w:t>
      </w:r>
      <w:r>
        <w:rPr>
          <w:rFonts w:hint="eastAsia" w:eastAsia="宋体" w:cs="Times New Roman"/>
          <w:color w:val="1F1F1F"/>
          <w:highlight w:val="none"/>
        </w:rPr>
        <w:t xml:space="preserve"> meters</w:t>
      </w:r>
      <w:r>
        <w:rPr>
          <w:rFonts w:eastAsia="宋体" w:cs="Times New Roman"/>
          <w:color w:val="1F1F1F"/>
          <w:highlight w:val="none"/>
        </w:rPr>
        <w:t xml:space="preserve"> on the normal summer day and from 17</w:t>
      </w:r>
      <w:r>
        <w:rPr>
          <w:rFonts w:hint="eastAsia" w:eastAsia="宋体" w:cs="Times New Roman"/>
          <w:color w:val="1F1F1F"/>
          <w:highlight w:val="none"/>
          <w:lang w:eastAsia="zh-CN"/>
        </w:rPr>
        <w:t>5</w:t>
      </w:r>
      <w:r>
        <w:rPr>
          <w:rFonts w:hint="eastAsia" w:eastAsia="宋体" w:cs="Times New Roman"/>
          <w:color w:val="1F1F1F"/>
          <w:highlight w:val="none"/>
          <w:lang w:val="en-US" w:eastAsia="zh-CN"/>
        </w:rPr>
        <w:t>.2</w:t>
      </w:r>
      <w:r>
        <w:rPr>
          <w:rFonts w:eastAsia="宋体" w:cs="Times New Roman"/>
          <w:color w:val="1F1F1F"/>
          <w:highlight w:val="none"/>
        </w:rPr>
        <w:t xml:space="preserve"> to 2</w:t>
      </w:r>
      <w:r>
        <w:rPr>
          <w:rFonts w:hint="eastAsia" w:eastAsia="宋体" w:cs="Times New Roman"/>
          <w:color w:val="1F1F1F"/>
          <w:highlight w:val="none"/>
          <w:lang w:val="en-US" w:eastAsia="zh-CN"/>
        </w:rPr>
        <w:t>30</w:t>
      </w:r>
      <w:r>
        <w:rPr>
          <w:rFonts w:eastAsia="宋体" w:cs="Times New Roman"/>
          <w:color w:val="1F1F1F"/>
          <w:highlight w:val="none"/>
        </w:rPr>
        <w:t>.</w:t>
      </w:r>
      <w:r>
        <w:rPr>
          <w:rFonts w:hint="eastAsia" w:eastAsia="宋体" w:cs="Times New Roman"/>
          <w:color w:val="1F1F1F"/>
          <w:highlight w:val="none"/>
          <w:lang w:val="en-US" w:eastAsia="zh-CN"/>
        </w:rPr>
        <w:t>0</w:t>
      </w:r>
      <w:r>
        <w:rPr>
          <w:rFonts w:hint="eastAsia" w:eastAsia="宋体" w:cs="Times New Roman"/>
          <w:color w:val="1F1F1F"/>
          <w:highlight w:val="none"/>
        </w:rPr>
        <w:t xml:space="preserve"> meters</w:t>
      </w:r>
      <w:r>
        <w:rPr>
          <w:rFonts w:eastAsia="宋体" w:cs="Times New Roman"/>
          <w:color w:val="1F1F1F"/>
          <w:highlight w:val="none"/>
        </w:rPr>
        <w:t xml:space="preserve"> on the extremely hot day. </w:t>
      </w:r>
      <w:bookmarkEnd w:id="83"/>
      <w:r>
        <w:rPr>
          <w:rFonts w:eastAsia="宋体" w:cs="Times New Roman"/>
          <w:color w:val="1F1F1F"/>
          <w:highlight w:val="none"/>
        </w:rPr>
        <w:t>Meanwhile, opposing trends in RC</w:t>
      </w:r>
      <w:r>
        <w:rPr>
          <w:rFonts w:hint="eastAsia" w:eastAsia="宋体" w:cs="Times New Roman"/>
          <w:color w:val="1F1F1F"/>
          <w:highlight w:val="none"/>
          <w:lang w:val="en-US" w:eastAsia="zh-CN"/>
        </w:rPr>
        <w:t>D</w:t>
      </w:r>
      <w:r>
        <w:rPr>
          <w:rFonts w:eastAsia="宋体" w:cs="Times New Roman"/>
          <w:color w:val="1F1F1F"/>
          <w:highlight w:val="none"/>
        </w:rPr>
        <w:t xml:space="preserve"> were observed when SLP increased within the ranges of </w:t>
      </w:r>
      <w:bookmarkStart w:id="84" w:name="OLE_LINK34"/>
      <w:r>
        <w:rPr>
          <w:rFonts w:eastAsia="宋体" w:cs="Times New Roman"/>
          <w:color w:val="1F1F1F"/>
          <w:highlight w:val="none"/>
        </w:rPr>
        <w:t>8.</w:t>
      </w:r>
      <w:r>
        <w:rPr>
          <w:rFonts w:hint="eastAsia" w:eastAsia="宋体" w:cs="Times New Roman"/>
          <w:color w:val="1F1F1F"/>
          <w:highlight w:val="none"/>
          <w:lang w:eastAsia="zh-CN"/>
        </w:rPr>
        <w:t>9</w:t>
      </w:r>
      <w:r>
        <w:rPr>
          <w:rFonts w:hint="eastAsia" w:eastAsia="宋体" w:cs="Times New Roman"/>
          <w:color w:val="1F1F1F"/>
          <w:highlight w:val="none"/>
          <w:lang w:val="en-US" w:eastAsia="zh-CN"/>
        </w:rPr>
        <w:t>°</w:t>
      </w:r>
      <w:r>
        <w:rPr>
          <w:rFonts w:eastAsia="宋体" w:cs="Times New Roman"/>
          <w:color w:val="1F1F1F"/>
          <w:highlight w:val="none"/>
        </w:rPr>
        <w:t xml:space="preserve"> to </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5.0°</w:t>
      </w:r>
      <w:bookmarkEnd w:id="84"/>
      <w:r>
        <w:rPr>
          <w:rFonts w:eastAsia="宋体" w:cs="Times New Roman"/>
          <w:color w:val="1F1F1F"/>
          <w:highlight w:val="none"/>
        </w:rPr>
        <w:t xml:space="preserve"> and </w:t>
      </w:r>
      <w:r>
        <w:rPr>
          <w:rFonts w:hint="eastAsia" w:eastAsia="宋体" w:cs="Times New Roman"/>
          <w:color w:val="1F1F1F"/>
          <w:highlight w:val="none"/>
          <w:lang w:val="en-US" w:eastAsia="zh-CN"/>
        </w:rPr>
        <w:t>10.4°</w:t>
      </w:r>
      <w:r>
        <w:rPr>
          <w:rFonts w:eastAsia="宋体" w:cs="Times New Roman"/>
          <w:color w:val="1F1F1F"/>
          <w:highlight w:val="none"/>
        </w:rPr>
        <w:t xml:space="preserve"> to 22.</w:t>
      </w:r>
      <w:r>
        <w:rPr>
          <w:rFonts w:hint="eastAsia" w:eastAsia="宋体" w:cs="Times New Roman"/>
          <w:color w:val="1F1F1F"/>
          <w:highlight w:val="none"/>
          <w:lang w:eastAsia="zh-CN"/>
        </w:rPr>
        <w:t>8</w:t>
      </w:r>
      <w:r>
        <w:rPr>
          <w:rFonts w:hint="eastAsia" w:eastAsia="宋体" w:cs="Times New Roman"/>
          <w:color w:val="1F1F1F"/>
          <w:highlight w:val="none"/>
          <w:lang w:val="en-US" w:eastAsia="zh-CN"/>
        </w:rPr>
        <w:t>°</w:t>
      </w:r>
      <w:r>
        <w:rPr>
          <w:rFonts w:eastAsia="宋体" w:cs="Times New Roman"/>
          <w:color w:val="1F1F1F"/>
          <w:highlight w:val="none"/>
        </w:rPr>
        <w:t xml:space="preserve"> on th</w:t>
      </w:r>
      <w:r>
        <w:rPr>
          <w:rFonts w:hint="eastAsia" w:eastAsia="宋体" w:cs="Times New Roman"/>
          <w:color w:val="1F1F1F"/>
          <w:highlight w:val="none"/>
          <w:lang w:eastAsia="zh-CN"/>
        </w:rPr>
        <w:t>e</w:t>
      </w:r>
      <w:r>
        <w:rPr>
          <w:rFonts w:hint="eastAsia" w:eastAsia="宋体" w:cs="Times New Roman"/>
          <w:color w:val="1F1F1F"/>
          <w:highlight w:val="none"/>
          <w:lang w:val="en-US" w:eastAsia="zh-CN"/>
        </w:rPr>
        <w:t>se day</w:t>
      </w:r>
      <w:r>
        <w:rPr>
          <w:rFonts w:eastAsia="宋体" w:cs="Times New Roman"/>
          <w:color w:val="1F1F1F"/>
          <w:highlight w:val="none"/>
        </w:rPr>
        <w:t>s.</w:t>
      </w:r>
      <w:r>
        <w:rPr>
          <w:rFonts w:hint="eastAsia" w:eastAsia="宋体" w:cs="Times New Roman"/>
          <w:color w:val="1F1F1F"/>
          <w:highlight w:val="none"/>
          <w:lang w:val="en-US" w:eastAsia="zh-CN"/>
        </w:rPr>
        <w:t xml:space="preserve"> Similar to the effects on RCI, the effects of PD on RCD can be </w:t>
      </w:r>
      <w:bookmarkStart w:id="85" w:name="OLE_LINK35"/>
      <w:r>
        <w:rPr>
          <w:rFonts w:hint="eastAsia" w:eastAsia="宋体" w:cs="Times New Roman"/>
          <w:color w:val="1F1F1F"/>
          <w:highlight w:val="none"/>
          <w:lang w:val="en-US" w:eastAsia="zh-CN"/>
        </w:rPr>
        <w:t>characterized</w:t>
      </w:r>
      <w:bookmarkEnd w:id="85"/>
      <w:r>
        <w:rPr>
          <w:rFonts w:hint="eastAsia" w:eastAsia="宋体" w:cs="Times New Roman"/>
          <w:color w:val="1F1F1F"/>
          <w:highlight w:val="none"/>
          <w:lang w:val="en-US" w:eastAsia="zh-CN"/>
        </w:rPr>
        <w:t xml:space="preserve"> by </w:t>
      </w:r>
      <w:r>
        <w:rPr>
          <w:rFonts w:hint="eastAsia" w:eastAsia="宋体" w:cs="Times New Roman"/>
          <w:color w:val="1F1F1F"/>
          <w:szCs w:val="21"/>
          <w:highlight w:val="none"/>
        </w:rPr>
        <w:t xml:space="preserve">fluctuating </w:t>
      </w:r>
      <w:r>
        <w:rPr>
          <w:rFonts w:hint="eastAsia" w:eastAsia="宋体" w:cs="Times New Roman"/>
          <w:color w:val="1F1F1F"/>
          <w:szCs w:val="21"/>
          <w:highlight w:val="none"/>
          <w:lang w:val="en-US" w:eastAsia="zh-CN"/>
        </w:rPr>
        <w:t>down</w:t>
      </w:r>
      <w:r>
        <w:rPr>
          <w:rFonts w:hint="eastAsia" w:eastAsia="宋体" w:cs="Times New Roman"/>
          <w:color w:val="1F1F1F"/>
          <w:szCs w:val="21"/>
          <w:highlight w:val="none"/>
        </w:rPr>
        <w:t>ward trend</w:t>
      </w:r>
      <w:r>
        <w:rPr>
          <w:rFonts w:hint="eastAsia" w:eastAsia="宋体" w:cs="Times New Roman"/>
          <w:color w:val="1F1F1F"/>
          <w:szCs w:val="21"/>
          <w:highlight w:val="none"/>
          <w:lang w:val="en-US" w:eastAsia="zh-CN"/>
        </w:rPr>
        <w:t xml:space="preserve">s on the 2 case days. The fourth most influential factor on the normal summer day was AI_I, which was </w:t>
      </w:r>
      <w:bookmarkStart w:id="86" w:name="OLE_LINK37"/>
      <w:r>
        <w:rPr>
          <w:rFonts w:hint="eastAsia" w:eastAsia="宋体" w:cs="Times New Roman"/>
          <w:color w:val="1F1F1F"/>
          <w:highlight w:val="none"/>
          <w:lang w:val="en-US" w:eastAsia="zh-CN"/>
        </w:rPr>
        <w:t>characterized</w:t>
      </w:r>
      <w:bookmarkEnd w:id="86"/>
      <w:r>
        <w:rPr>
          <w:rFonts w:hint="eastAsia" w:eastAsia="宋体" w:cs="Times New Roman"/>
          <w:color w:val="1F1F1F"/>
          <w:szCs w:val="21"/>
          <w:highlight w:val="none"/>
          <w:lang w:val="en-US" w:eastAsia="zh-CN"/>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rPr>
          <w:rFonts w:eastAsia="宋体" w:cs="Times New Roman"/>
          <w:color w:val="1F1F1F"/>
          <w:highlight w:val="none"/>
        </w:rPr>
      </w:pPr>
    </w:p>
    <w:p>
      <w:pPr>
        <w:jc w:val="left"/>
        <w:rPr>
          <w:rFonts w:hint="eastAsia"/>
          <w:highlight w:val="none"/>
        </w:rPr>
      </w:pPr>
      <w:r>
        <w:rPr>
          <w:rFonts w:hint="eastAsia" w:eastAsia="宋体" w:cs="Times New Roman"/>
          <w:color w:val="1F1F1F"/>
          <w:highlight w:val="none"/>
          <w:lang w:val="en-US" w:eastAsia="zh-CN"/>
        </w:rPr>
        <w:t>Similar to the influences on RCI, the top 4 most influential factors for CRCI</w:t>
      </w:r>
      <w:r>
        <w:rPr>
          <w:rFonts w:eastAsia="宋体" w:cs="Times New Roman"/>
          <w:color w:val="1F1F1F"/>
          <w:highlight w:val="none"/>
        </w:rPr>
        <w:t xml:space="preserve"> </w:t>
      </w:r>
      <w:r>
        <w:rPr>
          <w:rFonts w:hint="eastAsia" w:eastAsia="宋体" w:cs="Times New Roman"/>
          <w:color w:val="1F1F1F"/>
          <w:highlight w:val="none"/>
          <w:lang w:val="en-US" w:eastAsia="zh-CN"/>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82"/>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242945" cy="3448050"/>
            <wp:effectExtent l="0" t="0" r="8255" b="6350"/>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6"/>
                    <a:srcRect t="6878" b="8103"/>
                    <a:stretch>
                      <a:fillRect/>
                    </a:stretch>
                  </pic:blipFill>
                  <pic:spPr>
                    <a:xfrm>
                      <a:off x="0" y="0"/>
                      <a:ext cx="3242945" cy="3448050"/>
                    </a:xfrm>
                    <a:prstGeom prst="rect">
                      <a:avLst/>
                    </a:prstGeom>
                  </pic:spPr>
                </pic:pic>
              </a:graphicData>
            </a:graphic>
          </wp:inline>
        </w:drawing>
      </w:r>
    </w:p>
    <w:p>
      <w:pPr>
        <w:jc w:val="center"/>
        <w:rPr>
          <w:rFonts w:hint="eastAsia" w:eastAsiaTheme="minorEastAsia"/>
          <w:highlight w:val="none"/>
          <w:lang w:eastAsia="zh-CN"/>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p>
    <w:p>
      <w:pPr>
        <w:jc w:val="center"/>
        <w:rPr>
          <w:highlight w:val="none"/>
        </w:rPr>
      </w:pPr>
    </w:p>
    <w:p>
      <w:pPr>
        <w:jc w:val="center"/>
        <w:rPr>
          <w:highlight w:val="none"/>
        </w:rPr>
      </w:pPr>
      <w:bookmarkStart w:id="87" w:name="OLE_LINK28"/>
    </w:p>
    <w:bookmarkEnd w:id="87"/>
    <w:p>
      <w:pPr>
        <w:pStyle w:val="3"/>
        <w:numPr>
          <w:ilvl w:val="0"/>
          <w:numId w:val="1"/>
        </w:numPr>
        <w:rPr>
          <w:highlight w:val="none"/>
        </w:rPr>
      </w:pPr>
      <w:r>
        <w:rPr>
          <w:rFonts w:hint="eastAsia"/>
          <w:highlight w:val="none"/>
        </w:rPr>
        <w:t>Discussions</w:t>
      </w:r>
    </w:p>
    <w:p>
      <w:pPr>
        <w:pStyle w:val="4"/>
        <w:numPr>
          <w:ilvl w:val="1"/>
          <w:numId w:val="1"/>
        </w:numPr>
        <w:rPr>
          <w:highlight w:val="none"/>
        </w:rPr>
      </w:pPr>
      <w:r>
        <w:rPr>
          <w:rFonts w:hint="eastAsia"/>
          <w:highlight w:val="none"/>
        </w:rPr>
        <w:t>The impacts of influencing factors on river cooling effects</w:t>
      </w:r>
    </w:p>
    <w:p>
      <w:pPr>
        <w:widowControl/>
        <w:numPr>
          <w:ilvl w:val="255"/>
          <w:numId w:val="0"/>
        </w:numPr>
        <w:jc w:val="left"/>
        <w:rPr>
          <w:highlight w:val="none"/>
        </w:rPr>
      </w:pPr>
      <w:bookmarkStart w:id="88"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water bodies</w:t>
      </w:r>
      <w:r>
        <w:rPr>
          <w:rFonts w:hint="eastAsia"/>
          <w:highlight w:val="none"/>
        </w:rPr>
        <w:t xml:space="preserve"> </w:t>
      </w:r>
      <w:r>
        <w:rPr>
          <w:rFonts w:hint="eastAsia"/>
          <w:highlight w:val="none"/>
          <w:lang w:val="en-US" w:eastAsia="zh-CN"/>
        </w:rPr>
        <w:t>[35]</w:t>
      </w:r>
      <w:r>
        <w:rPr>
          <w:rFonts w:hint="eastAsia"/>
          <w:highlight w:val="none"/>
        </w:rPr>
        <w:t xml:space="preserve">. When compared to the cooling intensity of less than 4 °C near the Huangpu River reported in Shanghai, our observed intensity was significantly higher </w:t>
      </w:r>
      <w:r>
        <w:rPr>
          <w:rFonts w:hint="eastAsia"/>
          <w:highlight w:val="none"/>
          <w:lang w:val="en-US" w:eastAsia="zh-CN"/>
        </w:rPr>
        <w:t>[17]</w:t>
      </w:r>
      <w:r>
        <w:rPr>
          <w:rFonts w:hint="eastAsia"/>
          <w:highlight w:val="none"/>
        </w:rPr>
        <w:t xml:space="preserve">. This contrast can be explained by the difference in river width, as the </w:t>
      </w:r>
      <w:r>
        <w:rPr>
          <w:rFonts w:hint="eastAsia"/>
          <w:highlight w:val="none"/>
          <w:lang w:eastAsia="zh-CN"/>
        </w:rPr>
        <w:t>a</w:t>
      </w:r>
      <w:r>
        <w:rPr>
          <w:rFonts w:hint="eastAsia"/>
          <w:highlight w:val="none"/>
          <w:lang w:val="en-US" w:eastAsia="zh-CN"/>
        </w:rPr>
        <w:t>verage river width in Chongqing is larger than that of</w:t>
      </w:r>
      <w:r>
        <w:rPr>
          <w:rFonts w:hint="eastAsia"/>
          <w:highlight w:val="none"/>
        </w:rPr>
        <w:t xml:space="preserve"> the Huangpu River. Furthermore, background weather conditions and surrounding urban characteristics were potential contributors to the observed river cooling effects.</w:t>
      </w:r>
    </w:p>
    <w:p>
      <w:pPr>
        <w:numPr>
          <w:ilvl w:val="255"/>
          <w:numId w:val="0"/>
        </w:numPr>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9" w:name="OLE_LINK112"/>
      <w:r>
        <w:rPr>
          <w:rFonts w:hint="eastAsia"/>
          <w:highlight w:val="none"/>
        </w:rPr>
        <w:t>unveil</w:t>
      </w:r>
      <w:r>
        <w:rPr>
          <w:rFonts w:hint="eastAsia"/>
          <w:highlight w:val="none"/>
          <w:lang w:val="en-US" w:eastAsia="zh-CN"/>
        </w:rPr>
        <w:t>s</w:t>
      </w:r>
      <w:bookmarkEnd w:id="89"/>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w:t>
      </w:r>
      <w:r>
        <w:rPr>
          <w:rFonts w:hint="eastAsia"/>
          <w:highlight w:val="none"/>
          <w:lang w:val="en-US" w:eastAsia="zh-CN"/>
        </w:rPr>
        <w:t>[25]</w:t>
      </w:r>
      <w:r>
        <w:rPr>
          <w:rFonts w:hint="eastAsia"/>
          <w:highlight w:val="none"/>
        </w:rPr>
        <w:t xml:space="preserve">. </w:t>
      </w:r>
    </w:p>
    <w:p>
      <w:pPr>
        <w:numPr>
          <w:ilvl w:val="255"/>
          <w:numId w:val="0"/>
        </w:numPr>
        <w:rPr>
          <w:highlight w:val="none"/>
        </w:rPr>
      </w:pPr>
      <w:r>
        <w:rPr>
          <w:rFonts w:hint="eastAsia"/>
          <w:highlight w:val="none"/>
        </w:rPr>
        <w:t xml:space="preserve">Some studies have explored the relationship between urban climate and topography </w:t>
      </w:r>
      <w:r>
        <w:rPr>
          <w:rFonts w:hint="eastAsia"/>
          <w:highlight w:val="none"/>
          <w:lang w:val="en-US" w:eastAsia="zh-CN"/>
        </w:rPr>
        <w:t>[36-38]</w:t>
      </w:r>
      <w:r>
        <w:rPr>
          <w:rFonts w:hint="eastAsia"/>
          <w:highlight w:val="none"/>
        </w:rPr>
        <w:t>.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90" w:name="OLE_LINK116"/>
      <w:r>
        <w:rPr>
          <w:rFonts w:hint="eastAsia"/>
          <w:highlight w:val="none"/>
          <w:lang w:val="en-US" w:eastAsia="zh-CN"/>
        </w:rPr>
        <w:t>waterfron</w:t>
      </w:r>
      <w:bookmarkEnd w:id="90"/>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widowControl/>
        <w:numPr>
          <w:ilvl w:val="255"/>
          <w:numId w:val="0"/>
        </w:numPr>
        <w:jc w:val="left"/>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 correlation between river cooling and the proportion of vegetation area</w:t>
      </w:r>
      <w:r>
        <w:rPr>
          <w:rFonts w:hint="eastAsia"/>
          <w:highlight w:val="none"/>
          <w:lang w:val="en-US" w:eastAsia="zh-CN"/>
        </w:rPr>
        <w:t>, which</w:t>
      </w:r>
      <w:r>
        <w:rPr>
          <w:rFonts w:hint="eastAsia"/>
          <w:highlight w:val="none"/>
        </w:rPr>
        <w:t xml:space="preserve">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w:t>
      </w:r>
      <w:r>
        <w:rPr>
          <w:rFonts w:hint="eastAsia"/>
          <w:highlight w:val="none"/>
          <w:lang w:val="en-US" w:eastAsia="zh-CN"/>
        </w:rPr>
        <w:t>[11,18]</w:t>
      </w:r>
      <w:r>
        <w:rPr>
          <w:rFonts w:hint="eastAsia"/>
          <w:highlight w:val="none"/>
        </w:rPr>
        <w:t xml:space="preserve">. In Chengdu, no significant correlation was found between the cooling intensity of wetland and the proportion of vegetation cover </w:t>
      </w:r>
      <w:r>
        <w:rPr>
          <w:rFonts w:hint="eastAsia"/>
          <w:highlight w:val="none"/>
          <w:lang w:val="en-US" w:eastAsia="zh-CN"/>
        </w:rPr>
        <w:t>[9]</w:t>
      </w:r>
      <w:r>
        <w:rPr>
          <w:rFonts w:hint="eastAsia"/>
          <w:highlight w:val="none"/>
        </w:rPr>
        <w:t>. Hence, further investigations are required to gain a better understanding of the relationship between land cover composition and water cooling.</w:t>
      </w:r>
    </w:p>
    <w:bookmarkEnd w:id="88"/>
    <w:p>
      <w:pPr>
        <w:rPr>
          <w:highlight w:val="none"/>
        </w:rPr>
      </w:pPr>
    </w:p>
    <w:p>
      <w:pPr>
        <w:pStyle w:val="4"/>
        <w:numPr>
          <w:ilvl w:val="1"/>
          <w:numId w:val="1"/>
        </w:numPr>
        <w:rPr>
          <w:highlight w:val="none"/>
        </w:rPr>
      </w:pPr>
      <w:r>
        <w:rPr>
          <w:rFonts w:hint="eastAsia"/>
          <w:highlight w:val="none"/>
        </w:rPr>
        <w:t>Implications for urban planning</w:t>
      </w:r>
    </w:p>
    <w:p>
      <w:pPr>
        <w:numPr>
          <w:ilvl w:val="255"/>
          <w:numId w:val="0"/>
        </w:numPr>
        <w:rPr>
          <w:highlight w:val="none"/>
        </w:rPr>
      </w:pPr>
      <w:bookmarkStart w:id="91" w:name="OLE_LINK121"/>
      <w:bookmarkStart w:id="92" w:name="OLE_LINK119"/>
      <w:bookmarkStart w:id="93"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94" w:name="OLE_LINK64"/>
      <w:r>
        <w:rPr>
          <w:highlight w:val="none"/>
        </w:rPr>
        <w:t>configurations</w:t>
      </w:r>
      <w:bookmarkEnd w:id="94"/>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91"/>
    </w:p>
    <w:bookmarkEnd w:id="92"/>
    <w:p>
      <w:pPr>
        <w:numPr>
          <w:ilvl w:val="255"/>
          <w:numId w:val="0"/>
        </w:numPr>
        <w:rPr>
          <w:highlight w:val="none"/>
        </w:rPr>
      </w:pPr>
    </w:p>
    <w:bookmarkEnd w:id="93"/>
    <w:p>
      <w:pPr>
        <w:pStyle w:val="4"/>
        <w:numPr>
          <w:ilvl w:val="1"/>
          <w:numId w:val="1"/>
        </w:numPr>
        <w:ind w:left="420" w:hanging="420"/>
        <w:rPr>
          <w:highlight w:val="none"/>
        </w:rPr>
      </w:pPr>
      <w:r>
        <w:rPr>
          <w:rFonts w:hint="eastAsia"/>
          <w:highlight w:val="none"/>
        </w:rPr>
        <w:t>Limitations of this study and future work</w:t>
      </w:r>
    </w:p>
    <w:p>
      <w:pPr>
        <w:numPr>
          <w:ilvl w:val="255"/>
          <w:numId w:val="0"/>
        </w:numPr>
        <w:rPr>
          <w:highlight w:val="none"/>
        </w:rPr>
      </w:pPr>
      <w:bookmarkStart w:id="95" w:name="OLE_LINK122"/>
      <w:bookmarkStart w:id="96" w:name="OLE_LINK123"/>
      <w:bookmarkStart w:id="97" w:name="OLE_LINK125"/>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8"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95"/>
    </w:p>
    <w:bookmarkEnd w:id="96"/>
    <w:bookmarkEnd w:id="97"/>
    <w:bookmarkEnd w:id="98"/>
    <w:p>
      <w:pPr>
        <w:pStyle w:val="3"/>
        <w:numPr>
          <w:ilvl w:val="0"/>
          <w:numId w:val="1"/>
        </w:numPr>
        <w:rPr>
          <w:highlight w:val="none"/>
        </w:rPr>
      </w:pPr>
      <w:r>
        <w:rPr>
          <w:rFonts w:hint="eastAsia"/>
          <w:highlight w:val="none"/>
        </w:rPr>
        <w:t>Conclusions</w:t>
      </w:r>
    </w:p>
    <w:p>
      <w:pPr>
        <w:rPr>
          <w:rFonts w:hint="eastAsia"/>
          <w:highlight w:val="none"/>
        </w:rPr>
      </w:pPr>
      <w:bookmarkStart w:id="99" w:name="OLE_LINK131"/>
      <w:bookmarkStart w:id="100" w:name="OLE_LINK128"/>
      <w:bookmarkStart w:id="101" w:name="OLE_LINK126"/>
      <w:bookmarkStart w:id="102" w:name="OLE_LINK130"/>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rPr>
          <w:rFonts w:hint="eastAsia"/>
          <w:highlight w:val="none"/>
        </w:rPr>
      </w:pPr>
    </w:p>
    <w:p>
      <w:pPr>
        <w:rPr>
          <w:rFonts w:hint="eastAsia"/>
          <w:highlight w:val="none"/>
        </w:rPr>
      </w:pPr>
      <w:r>
        <w:rPr>
          <w:rFonts w:hint="eastAsia"/>
          <w:highlight w:val="none"/>
        </w:rPr>
        <w:t>The conclusions are as follows:</w:t>
      </w:r>
    </w:p>
    <w:p>
      <w:pPr>
        <w:numPr>
          <w:ilvl w:val="0"/>
          <w:numId w:val="2"/>
        </w:numPr>
        <w:rPr>
          <w:rFonts w:hint="eastAsia"/>
          <w:highlight w:val="none"/>
        </w:rPr>
      </w:pPr>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 and they increased to 6.4°C and 3.1 °C on the extremely hot day.</w:t>
      </w:r>
    </w:p>
    <w:p>
      <w:pPr>
        <w:numPr>
          <w:ilvl w:val="0"/>
          <w:numId w:val="2"/>
        </w:numPr>
        <w:rPr>
          <w:rFonts w:hint="eastAsia"/>
          <w:highlight w:val="none"/>
        </w:rPr>
      </w:pPr>
      <w:bookmarkStart w:id="103" w:name="OLE_LINK1"/>
      <w:r>
        <w:rPr>
          <w:rFonts w:hint="eastAsia"/>
          <w:highlight w:val="none"/>
        </w:rPr>
        <w:t>Explanatory powers of the environmental variables on RCD and CRCI were notably higher compared to RCI for the 2 case days</w:t>
      </w:r>
      <w:ins w:id="97" w:author="野草" w:date="2024-05-06T13:48:37Z">
        <w:r>
          <w:rPr>
            <w:rFonts w:hint="eastAsia"/>
            <w:highlight w:val="none"/>
            <w:lang w:val="en-US" w:eastAsia="zh-CN"/>
          </w:rPr>
          <w:t xml:space="preserve">, </w:t>
        </w:r>
      </w:ins>
      <w:ins w:id="98" w:author="野草" w:date="2024-05-06T13:48:41Z">
        <w:r>
          <w:rPr>
            <w:rFonts w:hint="eastAsia"/>
            <w:highlight w:val="none"/>
            <w:lang w:val="en-US" w:eastAsia="zh-CN"/>
          </w:rPr>
          <w:t>indicat</w:t>
        </w:r>
      </w:ins>
      <w:ins w:id="99" w:author="野草" w:date="2024-05-06T13:48:42Z">
        <w:r>
          <w:rPr>
            <w:rFonts w:hint="eastAsia"/>
            <w:highlight w:val="none"/>
            <w:lang w:val="en-US" w:eastAsia="zh-CN"/>
          </w:rPr>
          <w:t>ing th</w:t>
        </w:r>
      </w:ins>
      <w:ins w:id="100" w:author="野草" w:date="2024-05-06T13:48:43Z">
        <w:r>
          <w:rPr>
            <w:rFonts w:hint="eastAsia"/>
            <w:highlight w:val="none"/>
            <w:lang w:val="en-US" w:eastAsia="zh-CN"/>
          </w:rPr>
          <w:t xml:space="preserve">e </w:t>
        </w:r>
      </w:ins>
      <w:ins w:id="101" w:author="野草" w:date="2024-05-06T13:48:49Z">
        <w:r>
          <w:rPr>
            <w:rFonts w:hint="eastAsia"/>
            <w:highlight w:val="none"/>
            <w:lang w:val="en-US" w:eastAsia="zh-CN"/>
          </w:rPr>
          <w:t>stronger capacit</w:t>
        </w:r>
      </w:ins>
      <w:ins w:id="102" w:author="野草" w:date="2024-05-06T13:48:51Z">
        <w:r>
          <w:rPr>
            <w:rFonts w:hint="eastAsia"/>
            <w:highlight w:val="none"/>
            <w:lang w:val="en-US" w:eastAsia="zh-CN"/>
          </w:rPr>
          <w:t xml:space="preserve">ies of </w:t>
        </w:r>
      </w:ins>
      <w:ins w:id="103" w:author="野草" w:date="2024-05-06T13:48:38Z">
        <w:r>
          <w:rPr>
            <w:rFonts w:hint="eastAsia"/>
            <w:highlight w:val="none"/>
            <w:lang w:val="en-US" w:eastAsia="zh-CN"/>
          </w:rPr>
          <w:t xml:space="preserve">distance and cumulative effects </w:t>
        </w:r>
      </w:ins>
      <w:ins w:id="104" w:author="野草" w:date="2024-05-06T13:49:40Z">
        <w:r>
          <w:rPr>
            <w:rFonts w:hint="eastAsia"/>
            <w:highlight w:val="none"/>
            <w:lang w:val="en-US" w:eastAsia="zh-CN"/>
          </w:rPr>
          <w:t xml:space="preserve">than </w:t>
        </w:r>
      </w:ins>
      <w:ins w:id="105" w:author="野草" w:date="2024-05-06T13:49:41Z">
        <w:r>
          <w:rPr>
            <w:rFonts w:hint="eastAsia"/>
            <w:highlight w:val="none"/>
            <w:lang w:val="en-US" w:eastAsia="zh-CN"/>
          </w:rPr>
          <w:t>in</w:t>
        </w:r>
      </w:ins>
      <w:ins w:id="106" w:author="野草" w:date="2024-05-06T13:49:42Z">
        <w:r>
          <w:rPr>
            <w:rFonts w:hint="eastAsia"/>
            <w:highlight w:val="none"/>
            <w:lang w:val="en-US" w:eastAsia="zh-CN"/>
          </w:rPr>
          <w:t xml:space="preserve">tensity </w:t>
        </w:r>
      </w:ins>
      <w:ins w:id="107" w:author="野草" w:date="2024-05-06T13:49:53Z">
        <w:r>
          <w:rPr>
            <w:rFonts w:hint="eastAsia"/>
            <w:highlight w:val="none"/>
            <w:lang w:val="en-US" w:eastAsia="zh-CN"/>
          </w:rPr>
          <w:t>o</w:t>
        </w:r>
      </w:ins>
      <w:ins w:id="108" w:author="野草" w:date="2024-05-06T13:49:54Z">
        <w:r>
          <w:rPr>
            <w:rFonts w:hint="eastAsia"/>
            <w:highlight w:val="none"/>
            <w:lang w:val="en-US" w:eastAsia="zh-CN"/>
          </w:rPr>
          <w:t>f</w:t>
        </w:r>
      </w:ins>
      <w:ins w:id="109" w:author="野草" w:date="2024-05-06T13:49:43Z">
        <w:r>
          <w:rPr>
            <w:rFonts w:hint="eastAsia"/>
            <w:highlight w:val="none"/>
            <w:lang w:val="en-US" w:eastAsia="zh-CN"/>
          </w:rPr>
          <w:t xml:space="preserve"> rive</w:t>
        </w:r>
      </w:ins>
      <w:ins w:id="110" w:author="野草" w:date="2024-05-06T13:49:44Z">
        <w:r>
          <w:rPr>
            <w:rFonts w:hint="eastAsia"/>
            <w:highlight w:val="none"/>
            <w:lang w:val="en-US" w:eastAsia="zh-CN"/>
          </w:rPr>
          <w:t>r cool</w:t>
        </w:r>
      </w:ins>
      <w:ins w:id="111" w:author="野草" w:date="2024-05-06T13:49:45Z">
        <w:r>
          <w:rPr>
            <w:rFonts w:hint="eastAsia"/>
            <w:highlight w:val="none"/>
            <w:lang w:val="en-US" w:eastAsia="zh-CN"/>
          </w:rPr>
          <w:t xml:space="preserve">ing </w:t>
        </w:r>
      </w:ins>
      <w:ins w:id="112" w:author="野草" w:date="2024-05-06T13:48:56Z">
        <w:r>
          <w:rPr>
            <w:rFonts w:hint="eastAsia"/>
            <w:highlight w:val="none"/>
            <w:lang w:val="en-US" w:eastAsia="zh-CN"/>
          </w:rPr>
          <w:t>in</w:t>
        </w:r>
      </w:ins>
      <w:ins w:id="113" w:author="野草" w:date="2024-05-06T13:48:38Z">
        <w:r>
          <w:rPr>
            <w:rFonts w:hint="eastAsia"/>
            <w:highlight w:val="none"/>
            <w:lang w:val="en-US" w:eastAsia="zh-CN"/>
          </w:rPr>
          <w:t xml:space="preserve"> reflect</w:t>
        </w:r>
      </w:ins>
      <w:ins w:id="114" w:author="野草" w:date="2024-05-06T13:48:58Z">
        <w:r>
          <w:rPr>
            <w:rFonts w:hint="eastAsia"/>
            <w:highlight w:val="none"/>
            <w:lang w:val="en-US" w:eastAsia="zh-CN"/>
          </w:rPr>
          <w:t>ing</w:t>
        </w:r>
      </w:ins>
      <w:ins w:id="115" w:author="野草" w:date="2024-05-06T13:48:38Z">
        <w:r>
          <w:rPr>
            <w:rFonts w:hint="eastAsia"/>
            <w:highlight w:val="none"/>
            <w:lang w:val="en-US" w:eastAsia="zh-CN"/>
          </w:rPr>
          <w:t xml:space="preserve"> </w:t>
        </w:r>
        <w:bookmarkStart w:id="104" w:name="OLE_LINK51"/>
        <w:r>
          <w:rPr>
            <w:rFonts w:hint="eastAsia"/>
            <w:highlight w:val="none"/>
            <w:lang w:val="en-US" w:eastAsia="zh-CN"/>
          </w:rPr>
          <w:t>the influence</w:t>
        </w:r>
      </w:ins>
      <w:ins w:id="116" w:author="野草" w:date="2024-05-06T13:49:18Z">
        <w:r>
          <w:rPr>
            <w:rFonts w:hint="eastAsia"/>
            <w:highlight w:val="none"/>
            <w:lang w:val="en-US" w:eastAsia="zh-CN"/>
          </w:rPr>
          <w:t>s</w:t>
        </w:r>
      </w:ins>
      <w:ins w:id="117" w:author="野草" w:date="2024-05-06T13:48:38Z">
        <w:r>
          <w:rPr>
            <w:rFonts w:hint="eastAsia"/>
            <w:highlight w:val="none"/>
            <w:lang w:val="en-US" w:eastAsia="zh-CN"/>
          </w:rPr>
          <w:t xml:space="preserve"> of environmental </w:t>
        </w:r>
      </w:ins>
      <w:ins w:id="118" w:author="野草" w:date="2024-05-06T13:49:03Z">
        <w:r>
          <w:rPr>
            <w:rFonts w:hint="eastAsia"/>
            <w:highlight w:val="none"/>
            <w:lang w:val="en-US" w:eastAsia="zh-CN"/>
          </w:rPr>
          <w:t>va</w:t>
        </w:r>
      </w:ins>
      <w:ins w:id="119" w:author="野草" w:date="2024-05-06T13:49:04Z">
        <w:r>
          <w:rPr>
            <w:rFonts w:hint="eastAsia"/>
            <w:highlight w:val="none"/>
            <w:lang w:val="en-US" w:eastAsia="zh-CN"/>
          </w:rPr>
          <w:t>riable</w:t>
        </w:r>
      </w:ins>
      <w:ins w:id="120" w:author="野草" w:date="2024-05-06T13:48:38Z">
        <w:r>
          <w:rPr>
            <w:rFonts w:hint="eastAsia"/>
            <w:highlight w:val="none"/>
            <w:lang w:val="en-US" w:eastAsia="zh-CN"/>
          </w:rPr>
          <w:t>s.</w:t>
        </w:r>
        <w:bookmarkEnd w:id="104"/>
      </w:ins>
      <w:del w:id="121" w:author="野草" w:date="2024-05-06T13:46:55Z">
        <w:r>
          <w:rPr>
            <w:rFonts w:hint="eastAsia"/>
            <w:highlight w:val="none"/>
          </w:rPr>
          <w:delText>.</w:delText>
        </w:r>
      </w:del>
    </w:p>
    <w:bookmarkEnd w:id="103"/>
    <w:p>
      <w:pPr>
        <w:numPr>
          <w:ilvl w:val="0"/>
          <w:numId w:val="2"/>
        </w:numPr>
        <w:rPr>
          <w:ins w:id="122" w:author="野草" w:date="2024-05-06T11:43:40Z"/>
          <w:rFonts w:hint="eastAsia"/>
          <w:highlight w:val="none"/>
        </w:rPr>
      </w:pPr>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w:t>
      </w:r>
      <w:del w:id="123" w:author="野草" w:date="2024-05-06T11:56:20Z">
        <w:r>
          <w:rPr>
            <w:rFonts w:hint="eastAsia"/>
            <w:highlight w:val="none"/>
          </w:rPr>
          <w:delText xml:space="preserve">of </w:delText>
        </w:r>
      </w:del>
      <w:del w:id="124" w:author="野草" w:date="2024-05-06T11:56:20Z">
        <w:r>
          <w:rPr>
            <w:rFonts w:hint="eastAsia"/>
            <w:highlight w:val="none"/>
            <w:lang w:val="en-US" w:eastAsia="zh-CN"/>
          </w:rPr>
          <w:delText xml:space="preserve">average </w:delText>
        </w:r>
      </w:del>
      <w:del w:id="125" w:author="野草" w:date="2024-05-06T11:56:20Z">
        <w:r>
          <w:rPr>
            <w:rFonts w:hint="eastAsia"/>
            <w:highlight w:val="none"/>
          </w:rPr>
          <w:delText xml:space="preserve">elevation </w:delText>
        </w:r>
      </w:del>
      <w:r>
        <w:rPr>
          <w:rFonts w:hint="eastAsia"/>
          <w:highlight w:val="none"/>
        </w:rPr>
        <w:t xml:space="preserve">for RCI being </w:t>
      </w:r>
      <w:del w:id="126" w:author="野草" w:date="2024-05-06T11:56:26Z">
        <w:bookmarkStart w:id="105" w:name="OLE_LINK49"/>
        <w:r>
          <w:rPr>
            <w:rFonts w:hint="default"/>
            <w:highlight w:val="none"/>
            <w:lang w:val="en-US"/>
          </w:rPr>
          <w:delText>11.0</w:delText>
        </w:r>
      </w:del>
      <w:ins w:id="127" w:author="野草" w:date="2024-05-06T11:56:26Z">
        <w:r>
          <w:rPr>
            <w:rFonts w:hint="eastAsia"/>
            <w:highlight w:val="none"/>
            <w:lang w:val="en-US" w:eastAsia="zh-CN"/>
          </w:rPr>
          <w:t>27.6</w:t>
        </w:r>
      </w:ins>
      <w:r>
        <w:rPr>
          <w:rFonts w:hint="eastAsia"/>
          <w:highlight w:val="none"/>
        </w:rPr>
        <w:t xml:space="preserve">% and </w:t>
      </w:r>
      <w:del w:id="128" w:author="野草" w:date="2024-05-06T11:56:28Z">
        <w:r>
          <w:rPr>
            <w:rFonts w:hint="default"/>
            <w:highlight w:val="none"/>
            <w:lang w:val="en-US"/>
          </w:rPr>
          <w:delText>16.1</w:delText>
        </w:r>
      </w:del>
      <w:ins w:id="129" w:author="野草" w:date="2024-05-06T11:56:28Z">
        <w:r>
          <w:rPr>
            <w:rFonts w:hint="eastAsia"/>
            <w:highlight w:val="none"/>
            <w:lang w:val="en-US" w:eastAsia="zh-CN"/>
          </w:rPr>
          <w:t>3</w:t>
        </w:r>
      </w:ins>
      <w:ins w:id="130" w:author="野草" w:date="2024-05-06T11:56:29Z">
        <w:r>
          <w:rPr>
            <w:rFonts w:hint="eastAsia"/>
            <w:highlight w:val="none"/>
            <w:lang w:val="en-US" w:eastAsia="zh-CN"/>
          </w:rPr>
          <w:t>1.5</w:t>
        </w:r>
      </w:ins>
      <w:r>
        <w:rPr>
          <w:rFonts w:hint="eastAsia"/>
          <w:highlight w:val="none"/>
        </w:rPr>
        <w:t>%</w:t>
      </w:r>
      <w:bookmarkEnd w:id="105"/>
      <w:r>
        <w:rPr>
          <w:rFonts w:hint="eastAsia"/>
          <w:highlight w:val="none"/>
        </w:rPr>
        <w:t xml:space="preserve"> on the normal summer day and the extremely hot day, respectively. </w:t>
      </w:r>
      <w:ins w:id="131" w:author="野草" w:date="2024-05-06T11:47:25Z">
        <w:r>
          <w:rPr>
            <w:rFonts w:hint="eastAsia"/>
            <w:highlight w:val="none"/>
          </w:rPr>
          <w:t xml:space="preserve">Regarding land cover characteristics, the configuration contributed more significantly to river cooling than the composition, with patch density playing a </w:t>
        </w:r>
      </w:ins>
      <w:ins w:id="132" w:author="野草" w:date="2024-05-06T13:35:49Z">
        <w:r>
          <w:rPr>
            <w:rFonts w:hint="eastAsia"/>
            <w:highlight w:val="none"/>
            <w:lang w:val="en-US" w:eastAsia="zh-CN"/>
          </w:rPr>
          <w:t>l</w:t>
        </w:r>
      </w:ins>
      <w:ins w:id="133" w:author="野草" w:date="2024-05-06T13:35:50Z">
        <w:r>
          <w:rPr>
            <w:rFonts w:hint="eastAsia"/>
            <w:highlight w:val="none"/>
            <w:lang w:val="en-US" w:eastAsia="zh-CN"/>
          </w:rPr>
          <w:t>eading</w:t>
        </w:r>
      </w:ins>
      <w:ins w:id="134" w:author="野草" w:date="2024-05-06T11:47:25Z">
        <w:r>
          <w:rPr>
            <w:rFonts w:hint="eastAsia"/>
            <w:highlight w:val="none"/>
          </w:rPr>
          <w:t xml:space="preserve"> role.</w:t>
        </w:r>
      </w:ins>
    </w:p>
    <w:p>
      <w:pPr>
        <w:numPr>
          <w:ilvl w:val="0"/>
          <w:numId w:val="2"/>
        </w:numPr>
        <w:rPr>
          <w:rFonts w:hint="eastAsia"/>
          <w:highlight w:val="none"/>
        </w:rPr>
      </w:pPr>
      <w:r>
        <w:rPr>
          <w:rFonts w:hint="eastAsia"/>
          <w:highlight w:val="none"/>
        </w:rPr>
        <w:t>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numPr>
          <w:ilvl w:val="0"/>
          <w:numId w:val="2"/>
        </w:numPr>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ELE and SLP exhibited ascent and descent patterns on both summer days, while the </w:t>
      </w:r>
      <w:r>
        <w:rPr>
          <w:rFonts w:hint="eastAsia"/>
          <w:highlight w:val="none"/>
          <w:lang w:val="en-US" w:eastAsia="zh-CN"/>
        </w:rPr>
        <w:t>impacts</w:t>
      </w:r>
      <w:r>
        <w:rPr>
          <w:rFonts w:hint="eastAsia"/>
          <w:highlight w:val="none"/>
        </w:rPr>
        <w:t xml:space="preserve"> of PD and RW were relatively fluctuating, showing descent and ascent patterns as a whole.</w:t>
      </w:r>
    </w:p>
    <w:p>
      <w:pPr>
        <w:widowControl/>
        <w:spacing w:after="160"/>
        <w:rPr>
          <w:rFonts w:hint="eastAsia"/>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9"/>
      <w:r>
        <w:rPr>
          <w:rFonts w:hint="eastAsia"/>
          <w:highlight w:val="none"/>
        </w:rPr>
        <w:t>.</w:t>
      </w:r>
      <w:bookmarkEnd w:id="100"/>
    </w:p>
    <w:p>
      <w:pPr>
        <w:widowControl/>
        <w:spacing w:after="160"/>
        <w:rPr>
          <w:rFonts w:hint="eastAsia"/>
          <w:highlight w:val="none"/>
        </w:rPr>
      </w:pPr>
    </w:p>
    <w:p>
      <w:pPr>
        <w:pStyle w:val="3"/>
        <w:widowControl/>
        <w:spacing w:after="160"/>
        <w:rPr>
          <w:rFonts w:hint="eastAsia"/>
          <w:highlight w:val="none"/>
          <w:lang w:val="en-US" w:eastAsia="zh-CN"/>
        </w:rPr>
      </w:pPr>
      <w:r>
        <w:rPr>
          <w:rFonts w:hint="eastAsia"/>
          <w:highlight w:val="none"/>
          <w:lang w:val="en-US" w:eastAsia="zh-CN"/>
        </w:rPr>
        <w:t>Acknowledgement</w:t>
      </w:r>
    </w:p>
    <w:p>
      <w:r>
        <w:rPr>
          <w:rFonts w:hint="eastAsia"/>
        </w:rPr>
        <w:t xml:space="preserve">This study </w:t>
      </w:r>
      <w:r>
        <w:rPr>
          <w:rFonts w:hint="eastAsia"/>
          <w:lang w:val="en-US" w:eastAsia="zh-CN"/>
        </w:rPr>
        <w:t>wa</w:t>
      </w:r>
      <w:r>
        <w:rPr>
          <w:rFonts w:hint="eastAsia"/>
        </w:rPr>
        <w:t>s supported by the National Natural Science Foundation of China (</w:t>
      </w:r>
      <w:r>
        <w:rPr>
          <w:rFonts w:hint="eastAsia"/>
          <w:lang w:val="en-US" w:eastAsia="zh-CN"/>
        </w:rPr>
        <w:t xml:space="preserve">No. </w:t>
      </w:r>
      <w:r>
        <w:rPr>
          <w:rFonts w:hint="eastAsia"/>
        </w:rPr>
        <w:t>42101036)</w:t>
      </w:r>
      <w:r>
        <w:rPr>
          <w:rFonts w:hint="eastAsia"/>
          <w:lang w:val="en-US" w:eastAsia="zh-CN"/>
        </w:rPr>
        <w:t>, Youth Innovation Team Project (No. CMA2024QN15) and CMA Key Open Laboratory of Transforming Climate Resources to Economy (2023018).</w:t>
      </w:r>
    </w:p>
    <w:p>
      <w:pPr>
        <w:widowControl/>
        <w:spacing w:after="160"/>
        <w:rPr>
          <w:rFonts w:hint="default"/>
          <w:highlight w:val="none"/>
          <w:lang w:val="en-US" w:eastAsia="zh-CN"/>
        </w:rPr>
      </w:pPr>
    </w:p>
    <w:bookmarkEnd w:id="101"/>
    <w:bookmarkEnd w:id="102"/>
    <w:p>
      <w:pPr>
        <w:pStyle w:val="3"/>
        <w:rPr>
          <w:highlight w:val="none"/>
        </w:rPr>
      </w:pPr>
      <w:r>
        <w:rPr>
          <w:highlight w:val="none"/>
        </w:rPr>
        <w:t>References</w:t>
      </w:r>
    </w:p>
    <w:p>
      <w:pPr>
        <w:numPr>
          <w:ilvl w:val="0"/>
          <w:numId w:val="3"/>
        </w:numPr>
        <w:rPr>
          <w:rFonts w:hint="eastAsia" w:cs="Times New Roman"/>
          <w:sz w:val="15"/>
          <w:szCs w:val="15"/>
          <w:highlight w:val="none"/>
        </w:rPr>
      </w:pPr>
      <w:r>
        <w:rPr>
          <w:rFonts w:hint="eastAsia" w:cs="Times New Roman"/>
          <w:sz w:val="15"/>
          <w:szCs w:val="15"/>
          <w:highlight w:val="none"/>
        </w:rPr>
        <w:t xml:space="preserve">S. Wang, S. Gao, S. Li, K. Feng, Strategizing the relation between urbanization and air pollution: Empirical evidence from global countries, J. Clean. Prod. 243 (2020) 118615. </w:t>
      </w:r>
    </w:p>
    <w:p>
      <w:pPr>
        <w:numPr>
          <w:ilvl w:val="255"/>
          <w:numId w:val="0"/>
        </w:numPr>
        <w:rPr>
          <w:rFonts w:hint="eastAsia" w:cs="Times New Roman"/>
          <w:sz w:val="15"/>
          <w:szCs w:val="15"/>
          <w:highlight w:val="none"/>
        </w:rPr>
      </w:pPr>
      <w:r>
        <w:rPr>
          <w:rFonts w:hint="eastAsia" w:cs="Times New Roman"/>
          <w:sz w:val="15"/>
          <w:szCs w:val="15"/>
          <w:highlight w:val="none"/>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p>
    <w:p>
      <w:pPr>
        <w:numPr>
          <w:ilvl w:val="255"/>
          <w:numId w:val="0"/>
        </w:numPr>
        <w:rPr>
          <w:rFonts w:hint="eastAsia" w:cs="Times New Roman"/>
          <w:sz w:val="15"/>
          <w:szCs w:val="15"/>
          <w:highlight w:val="none"/>
        </w:rPr>
      </w:pPr>
      <w:r>
        <w:rPr>
          <w:rFonts w:hint="eastAsia" w:cs="Times New Roman"/>
          <w:sz w:val="15"/>
          <w:szCs w:val="15"/>
          <w:highlight w:val="none"/>
        </w:rPr>
        <w:t xml:space="preserve">[3] H. Guan, S. Beecham, H. Xu, G. Ingleton, Incorporating residual temperature and specific humidity in predicting weather-dependent warm-season electricity consumption, Environ. Res. Lett. 12(2) (2017) 024021. </w:t>
      </w:r>
    </w:p>
    <w:p>
      <w:pPr>
        <w:numPr>
          <w:ilvl w:val="255"/>
          <w:numId w:val="0"/>
        </w:numPr>
        <w:rPr>
          <w:rFonts w:hint="eastAsia" w:cs="Times New Roman"/>
          <w:sz w:val="15"/>
          <w:szCs w:val="15"/>
          <w:highlight w:val="none"/>
        </w:rPr>
      </w:pPr>
      <w:r>
        <w:rPr>
          <w:rFonts w:hint="eastAsia" w:cs="Times New Roman"/>
          <w:sz w:val="15"/>
          <w:szCs w:val="15"/>
          <w:highlight w:val="none"/>
        </w:rPr>
        <w:t xml:space="preserve">[4] M. J. Nieuwenhuijsen, Influence of urban and transport planning and the city environment on cardiovascular disease, Nat. Rev. Cardiol. 15(7) (2018) 432-438. </w:t>
      </w:r>
    </w:p>
    <w:p>
      <w:pPr>
        <w:numPr>
          <w:ilvl w:val="255"/>
          <w:numId w:val="0"/>
        </w:numPr>
        <w:rPr>
          <w:rFonts w:hint="eastAsia" w:cs="Times New Roman"/>
          <w:sz w:val="15"/>
          <w:szCs w:val="15"/>
          <w:highlight w:val="none"/>
        </w:rPr>
      </w:pPr>
      <w:r>
        <w:rPr>
          <w:rFonts w:hint="eastAsia" w:cs="Times New Roman"/>
          <w:sz w:val="15"/>
          <w:szCs w:val="15"/>
          <w:highlight w:val="none"/>
        </w:rPr>
        <w:t>[5] A. Azhdari, A. Soltani, M. Alidadi, Urban morphology and landscape structure effect on land surface temperature: Evidence from Shiraz, a semi-arid city, Sustain. Cities Soc. 41 (2018) 853-864.</w:t>
      </w:r>
    </w:p>
    <w:p>
      <w:pPr>
        <w:numPr>
          <w:ilvl w:val="255"/>
          <w:numId w:val="0"/>
        </w:numPr>
        <w:rPr>
          <w:rFonts w:hint="eastAsia" w:cs="Times New Roman"/>
          <w:sz w:val="15"/>
          <w:szCs w:val="15"/>
          <w:highlight w:val="none"/>
        </w:rPr>
      </w:pPr>
      <w:r>
        <w:rPr>
          <w:rFonts w:hint="eastAsia" w:cs="Times New Roman"/>
          <w:sz w:val="15"/>
          <w:szCs w:val="15"/>
          <w:highlight w:val="none"/>
        </w:rPr>
        <w:t>[6] M. Taleghani, Outdoor thermal comfort by different heat mitigation strategies-A review, Renew. Sustain. Energy Rev. 81 (2018) 2011-2018.</w:t>
      </w:r>
    </w:p>
    <w:p>
      <w:pPr>
        <w:numPr>
          <w:ilvl w:val="255"/>
          <w:numId w:val="0"/>
        </w:numPr>
        <w:rPr>
          <w:rFonts w:hint="eastAsia" w:cs="Times New Roman"/>
          <w:sz w:val="15"/>
          <w:szCs w:val="15"/>
          <w:highlight w:val="none"/>
        </w:rPr>
      </w:pPr>
      <w:r>
        <w:rPr>
          <w:rFonts w:hint="eastAsia" w:cs="Times New Roman"/>
          <w:sz w:val="15"/>
          <w:szCs w:val="15"/>
          <w:highlight w:val="none"/>
        </w:rPr>
        <w:t>[7] B. He, Mitigating urban heat island effects: An analysis of precinct ventilation performance and its impact on urban heat islands and outdoor thermal comfort, PhD diss., UNSW Sydney, 2020.</w:t>
      </w:r>
    </w:p>
    <w:p>
      <w:pPr>
        <w:numPr>
          <w:ilvl w:val="255"/>
          <w:numId w:val="0"/>
        </w:numPr>
        <w:rPr>
          <w:rFonts w:hint="eastAsia" w:cs="Times New Roman"/>
          <w:sz w:val="15"/>
          <w:szCs w:val="15"/>
          <w:highlight w:val="none"/>
        </w:rPr>
      </w:pPr>
      <w:r>
        <w:rPr>
          <w:rFonts w:hint="eastAsia" w:cs="Times New Roman"/>
          <w:sz w:val="15"/>
          <w:szCs w:val="15"/>
          <w:highlight w:val="none"/>
        </w:rPr>
        <w:t>[8] P. Ampatzidis, T. Kershaw, A review of the impact of blue space on the urban microclimate, Sci. Total Environ. 730 (2020) 139068.</w:t>
      </w:r>
    </w:p>
    <w:p>
      <w:pPr>
        <w:numPr>
          <w:ilvl w:val="255"/>
          <w:numId w:val="0"/>
        </w:numPr>
        <w:rPr>
          <w:rFonts w:hint="eastAsia" w:cs="Times New Roman"/>
          <w:sz w:val="15"/>
          <w:szCs w:val="15"/>
          <w:highlight w:val="none"/>
        </w:rPr>
      </w:pPr>
      <w:r>
        <w:rPr>
          <w:rFonts w:hint="eastAsia" w:cs="Times New Roman"/>
          <w:sz w:val="15"/>
          <w:szCs w:val="15"/>
          <w:highlight w:val="none"/>
        </w:rPr>
        <w:t>[9] S. Wu, H. Yang, P. Luo, C. Luo, H. Li, M. Liu, Y. Ruan, et al., The effects of the cooling efficiency of urban wetlands in an inland megacity: A case study of Chengdu, Southwest China, Build. Environ. 204 (2021) 108128.</w:t>
      </w:r>
    </w:p>
    <w:p>
      <w:pPr>
        <w:numPr>
          <w:ilvl w:val="255"/>
          <w:numId w:val="0"/>
        </w:numPr>
        <w:rPr>
          <w:rFonts w:hint="eastAsia" w:cs="Times New Roman"/>
          <w:sz w:val="15"/>
          <w:szCs w:val="15"/>
          <w:highlight w:val="none"/>
        </w:rPr>
      </w:pPr>
      <w:r>
        <w:rPr>
          <w:rFonts w:hint="eastAsia" w:cs="Times New Roman"/>
          <w:sz w:val="15"/>
          <w:szCs w:val="15"/>
          <w:highlight w:val="none"/>
        </w:rPr>
        <w:t>[10] P.-A. Dugord, S. Lauf, C. Schuster, B. Kleinschmit, Land use patterns, temperature distribution, and potential heat stress risk–the case study Berlin, Germany, Comput. Environ. Urban Syst. 48 (2014) 86-98.</w:t>
      </w:r>
    </w:p>
    <w:p>
      <w:pPr>
        <w:numPr>
          <w:ilvl w:val="255"/>
          <w:numId w:val="0"/>
        </w:numPr>
        <w:rPr>
          <w:rFonts w:hint="eastAsia" w:cs="Times New Roman"/>
          <w:sz w:val="15"/>
          <w:szCs w:val="15"/>
          <w:highlight w:val="none"/>
        </w:rPr>
      </w:pPr>
      <w:r>
        <w:rPr>
          <w:rFonts w:hint="eastAsia" w:cs="Times New Roman"/>
          <w:sz w:val="15"/>
          <w:szCs w:val="15"/>
          <w:highlight w:val="none"/>
        </w:rPr>
        <w:t>[11] J. Wu, C. Li, X. Zhang, Y. Zhao, J. Liang, Z. Wang, Seasonal variations and main influencing factors of the water cooling islands effect in Shenzhen, Ecol. Indic. 117 (2020) 106699.</w:t>
      </w:r>
    </w:p>
    <w:p>
      <w:pPr>
        <w:numPr>
          <w:ilvl w:val="255"/>
          <w:numId w:val="0"/>
        </w:numPr>
        <w:rPr>
          <w:rFonts w:hint="eastAsia" w:cs="Times New Roman"/>
          <w:sz w:val="15"/>
          <w:szCs w:val="15"/>
          <w:highlight w:val="none"/>
        </w:rPr>
      </w:pPr>
      <w:r>
        <w:rPr>
          <w:rFonts w:hint="eastAsia" w:cs="Times New Roman"/>
          <w:sz w:val="15"/>
          <w:szCs w:val="15"/>
          <w:highlight w:val="none"/>
        </w:rPr>
        <w:t>[12] E. A. Hathway, S. Sharples, The interaction of rivers and urban form in mitigating the Urban Heat Island effect: A UK case study, Build. Environ. 58 (2012) 14-22.</w:t>
      </w:r>
    </w:p>
    <w:p>
      <w:pPr>
        <w:numPr>
          <w:ilvl w:val="255"/>
          <w:numId w:val="0"/>
        </w:numPr>
        <w:rPr>
          <w:rFonts w:hint="eastAsia" w:cs="Times New Roman"/>
          <w:sz w:val="15"/>
          <w:szCs w:val="15"/>
          <w:highlight w:val="none"/>
        </w:rPr>
      </w:pPr>
      <w:r>
        <w:rPr>
          <w:rFonts w:hint="eastAsia" w:cs="Times New Roman"/>
          <w:sz w:val="15"/>
          <w:szCs w:val="15"/>
          <w:highlight w:val="none"/>
        </w:rPr>
        <w:t>[13] A. N. Moyer, T. W. Hawkins, River effects on the heat island of a small urban area, Urban Clim. 21 (2017) 262-277.</w:t>
      </w:r>
    </w:p>
    <w:p>
      <w:pPr>
        <w:numPr>
          <w:ilvl w:val="255"/>
          <w:numId w:val="0"/>
        </w:numPr>
        <w:rPr>
          <w:rFonts w:hint="eastAsia" w:cs="Times New Roman"/>
          <w:sz w:val="15"/>
          <w:szCs w:val="15"/>
          <w:highlight w:val="none"/>
        </w:rPr>
      </w:pPr>
      <w:r>
        <w:rPr>
          <w:rFonts w:hint="eastAsia" w:cs="Times New Roman"/>
          <w:sz w:val="15"/>
          <w:szCs w:val="15"/>
          <w:highlight w:val="none"/>
        </w:rPr>
        <w:t>[14] Y. Lin, Z. Wang, C. Y. Jim, J. Li, J. Deng, J. Liu, Water as an urban heat sink: Blue infrastructure alleviates urban heat island effect in mega-city agglomeration, J. Clean. Prod. 262 (2020) 121411.</w:t>
      </w:r>
    </w:p>
    <w:p>
      <w:pPr>
        <w:numPr>
          <w:ilvl w:val="255"/>
          <w:numId w:val="0"/>
        </w:numPr>
        <w:rPr>
          <w:rFonts w:hint="eastAsia" w:cs="Times New Roman"/>
          <w:sz w:val="15"/>
          <w:szCs w:val="15"/>
          <w:highlight w:val="none"/>
        </w:rPr>
      </w:pPr>
      <w:r>
        <w:rPr>
          <w:rFonts w:hint="eastAsia" w:cs="Times New Roman"/>
          <w:sz w:val="15"/>
          <w:szCs w:val="15"/>
          <w:highlight w:val="none"/>
        </w:rPr>
        <w:t>[15] N. Hu, G. Wang, Z. Ma, Z. Ren, M. Zhao, J. Meng, The cooling effects of urban waterbodies and their driving forces in China, Ecol. Indic. 156 (2023) 111200.</w:t>
      </w:r>
    </w:p>
    <w:p>
      <w:pPr>
        <w:numPr>
          <w:ilvl w:val="255"/>
          <w:numId w:val="0"/>
        </w:numPr>
        <w:rPr>
          <w:rFonts w:hint="eastAsia" w:cs="Times New Roman"/>
          <w:sz w:val="15"/>
          <w:szCs w:val="15"/>
          <w:highlight w:val="none"/>
        </w:rPr>
      </w:pPr>
      <w:r>
        <w:rPr>
          <w:rFonts w:hint="eastAsia" w:cs="Times New Roman"/>
          <w:sz w:val="15"/>
          <w:szCs w:val="15"/>
          <w:highlight w:val="none"/>
        </w:rPr>
        <w:t>[16] N. E. Theeuwes, A. Solcerova, G. J. Steeneveld, Modeling the influence of open water surfaces on the summertime temperature and thermal comfort in the city, J. Geophys. Res. Atmos. 118(16) (2013) 8881-8896.</w:t>
      </w:r>
    </w:p>
    <w:p>
      <w:pPr>
        <w:numPr>
          <w:ilvl w:val="255"/>
          <w:numId w:val="0"/>
        </w:numPr>
        <w:rPr>
          <w:rFonts w:hint="eastAsia" w:cs="Times New Roman"/>
          <w:sz w:val="15"/>
          <w:szCs w:val="15"/>
          <w:highlight w:val="none"/>
        </w:rPr>
      </w:pPr>
      <w:r>
        <w:rPr>
          <w:rFonts w:hint="eastAsia" w:cs="Times New Roman"/>
          <w:sz w:val="15"/>
          <w:szCs w:val="15"/>
          <w:highlight w:val="none"/>
        </w:rPr>
        <w:t>[17] H. Du, X. Song, H. Jiang, Z. Kan, Z. Wang, Y. Cai, Research on the cooling island effects of water body: A case study of Shanghai, China, Ecol. Indic. 67 (2016) 31-38.</w:t>
      </w:r>
    </w:p>
    <w:p>
      <w:pPr>
        <w:numPr>
          <w:ilvl w:val="255"/>
          <w:numId w:val="0"/>
        </w:numPr>
        <w:rPr>
          <w:rFonts w:hint="eastAsia" w:cs="Times New Roman"/>
          <w:sz w:val="15"/>
          <w:szCs w:val="15"/>
          <w:highlight w:val="none"/>
        </w:rPr>
      </w:pPr>
      <w:r>
        <w:rPr>
          <w:rFonts w:hint="eastAsia" w:cs="Times New Roman"/>
          <w:sz w:val="15"/>
          <w:szCs w:val="15"/>
          <w:highlight w:val="none"/>
        </w:rPr>
        <w:t>[18] R. Sun, L. Chen, How can urban water bodies be designed for climate adaptation?, Landsc. Urban Plan. 105(1-2) (2012) 27-33.</w:t>
      </w:r>
    </w:p>
    <w:p>
      <w:pPr>
        <w:numPr>
          <w:ilvl w:val="255"/>
          <w:numId w:val="0"/>
        </w:numPr>
        <w:rPr>
          <w:rFonts w:hint="eastAsia" w:cs="Times New Roman"/>
          <w:sz w:val="15"/>
          <w:szCs w:val="15"/>
          <w:highlight w:val="none"/>
        </w:rPr>
      </w:pPr>
      <w:r>
        <w:rPr>
          <w:rFonts w:hint="eastAsia" w:cs="Times New Roman"/>
          <w:sz w:val="15"/>
          <w:szCs w:val="15"/>
          <w:highlight w:val="none"/>
        </w:rPr>
        <w:t>[19] Z. Xue, G. Hou, Z. Zhang, X. Lyu, M. Jiang, Y. Zou, X. Shen, J. Wang, X. Liu, Quantifying the cooling-effects of urban and peri-urban wetlands using remote sensing data: Case study of cities of Northeast China, Landsc. Urban Plan. 182 (2019) 92-100.</w:t>
      </w:r>
    </w:p>
    <w:p>
      <w:pPr>
        <w:numPr>
          <w:ilvl w:val="255"/>
          <w:numId w:val="0"/>
        </w:numPr>
        <w:rPr>
          <w:rFonts w:hint="eastAsia" w:cs="Times New Roman"/>
          <w:sz w:val="15"/>
          <w:szCs w:val="15"/>
          <w:highlight w:val="none"/>
        </w:rPr>
      </w:pPr>
      <w:r>
        <w:rPr>
          <w:rFonts w:hint="eastAsia" w:cs="Times New Roman"/>
          <w:sz w:val="15"/>
          <w:szCs w:val="15"/>
          <w:highlight w:val="none"/>
        </w:rPr>
        <w:t xml:space="preserve">[20] J. Peng, Q. Liu, Z. Xu, D. Lyu, Y. Du, R. Qiao, J. Wu, How to effectively mitigate urban heat island effect? A perspective of waterbody patch size threshold, Landsc. Urban Plan. 202 (2020) 103873. </w:t>
      </w:r>
    </w:p>
    <w:p>
      <w:pPr>
        <w:numPr>
          <w:ilvl w:val="255"/>
          <w:numId w:val="0"/>
        </w:numPr>
        <w:rPr>
          <w:rFonts w:hint="eastAsia" w:cs="Times New Roman"/>
          <w:sz w:val="15"/>
          <w:szCs w:val="15"/>
          <w:highlight w:val="none"/>
        </w:rPr>
      </w:pPr>
      <w:r>
        <w:rPr>
          <w:rFonts w:hint="eastAsia" w:cs="Times New Roman"/>
          <w:sz w:val="15"/>
          <w:szCs w:val="15"/>
          <w:highlight w:val="none"/>
        </w:rPr>
        <w:t>[21] F. Guo, J. Zhao, H. Zhang, J. Dong, P. Zhu, S. S. Y. Lau, Effects of urban form on sea cooling capacity under the heatwave, Sustain. Cities Soc. 88 (2023) 104271.</w:t>
      </w:r>
    </w:p>
    <w:p>
      <w:pPr>
        <w:numPr>
          <w:ilvl w:val="255"/>
          <w:numId w:val="0"/>
        </w:numPr>
        <w:rPr>
          <w:rFonts w:hint="eastAsia" w:cs="Times New Roman"/>
          <w:sz w:val="15"/>
          <w:szCs w:val="15"/>
          <w:highlight w:val="none"/>
        </w:rPr>
      </w:pPr>
      <w:r>
        <w:rPr>
          <w:rFonts w:hint="eastAsia" w:cs="Times New Roman"/>
          <w:sz w:val="15"/>
          <w:szCs w:val="15"/>
          <w:highlight w:val="none"/>
        </w:rPr>
        <w:t>[22] N. I. Syafii, M. Ichinose, E. Kumakura, S. K. Jusuf, K. Chigusa, N. H. Wong, Thermal environment assessment around bodies of water in urban canyons: A scale model study, Sustain. Cities Soc. 34 (2017) 79-89.</w:t>
      </w:r>
    </w:p>
    <w:p>
      <w:pPr>
        <w:numPr>
          <w:ilvl w:val="255"/>
          <w:numId w:val="0"/>
        </w:numPr>
        <w:rPr>
          <w:rFonts w:hint="eastAsia" w:cs="Times New Roman"/>
          <w:sz w:val="15"/>
          <w:szCs w:val="15"/>
          <w:highlight w:val="none"/>
        </w:rPr>
      </w:pPr>
      <w:r>
        <w:rPr>
          <w:rFonts w:hint="eastAsia" w:cs="Times New Roman"/>
          <w:sz w:val="15"/>
          <w:szCs w:val="15"/>
          <w:highlight w:val="none"/>
        </w:rPr>
        <w:t>[23] X. Zhou, S. Zhang, Y. Liu, Q. Zhou, B. Wu, Y. Gao, T. Zhang, Impact of urban morphology on the microclimatic regulation of water bodies on waterfront in summer: A case study of Wuhan, Build. Environ. 226 (2022) 109720.</w:t>
      </w:r>
    </w:p>
    <w:p>
      <w:pPr>
        <w:numPr>
          <w:ilvl w:val="255"/>
          <w:numId w:val="0"/>
        </w:numPr>
        <w:rPr>
          <w:rFonts w:hint="eastAsia" w:cs="Times New Roman"/>
          <w:sz w:val="15"/>
          <w:szCs w:val="15"/>
          <w:highlight w:val="none"/>
        </w:rPr>
      </w:pPr>
      <w:r>
        <w:rPr>
          <w:rFonts w:hint="eastAsia" w:cs="Times New Roman"/>
          <w:sz w:val="15"/>
          <w:szCs w:val="15"/>
          <w:highlight w:val="none"/>
        </w:rPr>
        <w:t>[24] X. Chen, Z. Wang, Y. Bao, Cool island effects of urban remnant natural mountains for cooling communities: A case study of Guiyang, China, Sustain. Cities Soc. 71 (2021) 102983.</w:t>
      </w:r>
    </w:p>
    <w:p>
      <w:pPr>
        <w:numPr>
          <w:ilvl w:val="255"/>
          <w:numId w:val="0"/>
        </w:numPr>
        <w:rPr>
          <w:rFonts w:hint="eastAsia" w:cs="Times New Roman"/>
          <w:sz w:val="15"/>
          <w:szCs w:val="15"/>
          <w:highlight w:val="none"/>
        </w:rPr>
      </w:pPr>
      <w:r>
        <w:rPr>
          <w:rFonts w:hint="eastAsia" w:cs="Times New Roman"/>
          <w:sz w:val="15"/>
          <w:szCs w:val="15"/>
          <w:highlight w:val="none"/>
        </w:rPr>
        <w:t>[25] Z. Zhou, Z. Zhang, X. Zou, K. Zhang, W. Zhang, Quantifying wind erosion at landscape scale in a temperate grassland: Nonignorable influence of topography, Geomorphology 370 (2020) 107401.</w:t>
      </w:r>
    </w:p>
    <w:p>
      <w:pPr>
        <w:numPr>
          <w:ilvl w:val="255"/>
          <w:numId w:val="0"/>
        </w:numPr>
        <w:rPr>
          <w:rFonts w:hint="eastAsia" w:cs="Times New Roman"/>
          <w:sz w:val="15"/>
          <w:szCs w:val="15"/>
          <w:highlight w:val="none"/>
        </w:rPr>
      </w:pPr>
      <w:r>
        <w:rPr>
          <w:rFonts w:hint="eastAsia" w:cs="Times New Roman"/>
          <w:sz w:val="15"/>
          <w:szCs w:val="15"/>
          <w:highlight w:val="none"/>
        </w:rPr>
        <w:t>[26] S. Cheval, A.-M. Popa, I. Șandric, I.-C. Iojă, Exploratory analysis of cooling effect of urban lakes on land surface temperature in Bucharest (Romania) using Landsat imagery, Urban Clim. 34 (2020) 100696.</w:t>
      </w:r>
    </w:p>
    <w:p>
      <w:pPr>
        <w:numPr>
          <w:ilvl w:val="255"/>
          <w:numId w:val="0"/>
        </w:numPr>
        <w:rPr>
          <w:rFonts w:hint="eastAsia" w:cs="Times New Roman"/>
          <w:sz w:val="15"/>
          <w:szCs w:val="15"/>
          <w:highlight w:val="none"/>
        </w:rPr>
      </w:pPr>
      <w:r>
        <w:rPr>
          <w:rFonts w:hint="eastAsia" w:cs="Times New Roman"/>
          <w:sz w:val="15"/>
          <w:szCs w:val="15"/>
          <w:highlight w:val="none"/>
        </w:rPr>
        <w:t>[27] L. Yao, D. J. Sailor, X. Yang, G. Xu, L. Zhao, Are water bodies effective for urban heat mitigation? Evidence from field studies of urban lakes in two humid subtropical cities, Build. Environ. 245 (2023) 110860.</w:t>
      </w:r>
    </w:p>
    <w:p>
      <w:pPr>
        <w:numPr>
          <w:ilvl w:val="255"/>
          <w:numId w:val="0"/>
        </w:numPr>
        <w:rPr>
          <w:rFonts w:hint="eastAsia" w:cs="Times New Roman"/>
          <w:sz w:val="15"/>
          <w:szCs w:val="15"/>
          <w:highlight w:val="none"/>
        </w:rPr>
      </w:pPr>
      <w:r>
        <w:rPr>
          <w:rFonts w:hint="eastAsia" w:cs="Times New Roman"/>
          <w:sz w:val="15"/>
          <w:szCs w:val="15"/>
          <w:highlight w:val="none"/>
        </w:rPr>
        <w:t>[28] D. Li, T. Sun, M. Liu, L. Yang, L. Wang, Z. Gao, Contrasting responses of urban and rural surface energy budgets to heat waves explain synergies between urban heat islands and heat waves, Environ. Res. Lett. 10(5) (2015) 054009.</w:t>
      </w:r>
    </w:p>
    <w:p>
      <w:pPr>
        <w:numPr>
          <w:ilvl w:val="255"/>
          <w:numId w:val="0"/>
        </w:numPr>
        <w:rPr>
          <w:rFonts w:hint="eastAsia" w:cs="Times New Roman"/>
          <w:sz w:val="15"/>
          <w:szCs w:val="15"/>
          <w:highlight w:val="none"/>
        </w:rPr>
      </w:pPr>
      <w:r>
        <w:rPr>
          <w:rFonts w:hint="eastAsia" w:cs="Times New Roman"/>
          <w:sz w:val="15"/>
          <w:szCs w:val="15"/>
          <w:highlight w:val="none"/>
        </w:rPr>
        <w:t>[29] P. Ramamurthy, J. González, L. Ortiz, M. Arend, F. Moshary, Impact of heatwave on a megacity: an observational analysis of New York City during July 2016, Environ. Res. Lett. 12(5) (2017) 054011.</w:t>
      </w:r>
    </w:p>
    <w:p>
      <w:pPr>
        <w:numPr>
          <w:ilvl w:val="255"/>
          <w:numId w:val="0"/>
        </w:numPr>
        <w:rPr>
          <w:rFonts w:hint="eastAsia" w:cs="Times New Roman"/>
          <w:sz w:val="15"/>
          <w:szCs w:val="15"/>
          <w:highlight w:val="none"/>
        </w:rPr>
      </w:pPr>
      <w:r>
        <w:rPr>
          <w:rFonts w:hint="eastAsia" w:cs="Times New Roman"/>
          <w:sz w:val="15"/>
          <w:szCs w:val="15"/>
          <w:highlight w:val="none"/>
        </w:rPr>
        <w:t>[30] Z. Gao, Y. Hou, W. Chen, Enhanced sensitivity of the urban heat island effect to summer temperatures induced by urban expansion, Environ. Res. Lett. 14(9) (2019) 094005.</w:t>
      </w:r>
    </w:p>
    <w:p>
      <w:pPr>
        <w:numPr>
          <w:ilvl w:val="255"/>
          <w:numId w:val="0"/>
        </w:numPr>
        <w:rPr>
          <w:rFonts w:hint="eastAsia" w:cs="Times New Roman"/>
          <w:sz w:val="15"/>
          <w:szCs w:val="15"/>
          <w:highlight w:val="none"/>
        </w:rPr>
      </w:pPr>
      <w:r>
        <w:rPr>
          <w:rFonts w:hint="eastAsia" w:cs="Times New Roman"/>
          <w:sz w:val="15"/>
          <w:szCs w:val="15"/>
          <w:highlight w:val="none"/>
        </w:rPr>
        <w:t>[31] N. An, J. Dou, J. E. González-Cruz, R. D. Bornstein, S. Miao, L. Li, An observational case study of synergies between an intense heat wave and the urban heat island in Beijing, J. Appl. Meteorol. Climatol. 59(4) (2020) 605-620.</w:t>
      </w:r>
    </w:p>
    <w:p>
      <w:pPr>
        <w:numPr>
          <w:ilvl w:val="255"/>
          <w:numId w:val="0"/>
        </w:numPr>
        <w:rPr>
          <w:rFonts w:hint="eastAsia" w:cs="Times New Roman"/>
          <w:sz w:val="15"/>
          <w:szCs w:val="15"/>
          <w:highlight w:val="none"/>
        </w:rPr>
      </w:pPr>
      <w:r>
        <w:rPr>
          <w:rFonts w:hint="eastAsia" w:cs="Times New Roman"/>
          <w:sz w:val="15"/>
          <w:szCs w:val="15"/>
          <w:highlight w:val="none"/>
        </w:rPr>
        <w:t>[32] H. Liu, P. Gong, J. Wang, N. Clinton, Y. Bai, S. Liang, Annual dynamics of global land cover and its long-term changes from 1982 to 2015, Earth Syst. Sci. Data 12(2) (2020) 1217-1243.</w:t>
      </w:r>
    </w:p>
    <w:p>
      <w:pPr>
        <w:numPr>
          <w:ilvl w:val="255"/>
          <w:numId w:val="0"/>
        </w:numPr>
        <w:rPr>
          <w:rFonts w:hint="eastAsia" w:cs="Times New Roman" w:eastAsiaTheme="minorEastAsia"/>
          <w:sz w:val="15"/>
          <w:szCs w:val="15"/>
          <w:highlight w:val="none"/>
          <w:lang w:val="en-US" w:eastAsia="zh-CN"/>
        </w:rPr>
      </w:pPr>
      <w:r>
        <w:rPr>
          <w:rFonts w:hint="eastAsia" w:cs="Times New Roman"/>
          <w:sz w:val="15"/>
          <w:szCs w:val="15"/>
          <w:highlight w:val="none"/>
          <w:lang w:val="en-US" w:eastAsia="zh-CN"/>
        </w:rPr>
        <w:t xml:space="preserve">[33] </w:t>
      </w:r>
      <w:r>
        <w:rPr>
          <w:rFonts w:hint="eastAsia" w:ascii="Times New Roman" w:hAnsi="Times New Roman" w:cs="Times New Roman" w:eastAsiaTheme="minorEastAsia"/>
          <w:i w:val="0"/>
          <w:iCs w:val="0"/>
          <w:caps w:val="0"/>
          <w:spacing w:val="0"/>
          <w:sz w:val="15"/>
          <w:szCs w:val="15"/>
          <w:highlight w:val="none"/>
          <w:shd w:val="clear"/>
        </w:rPr>
        <w:t>J. Ma, J. C. Cheng, F. Jiang, W. Chen, J. Zhang, Analyzing driving factors of land values in urban scale based on big data and non-linear machine learning techniques, Land Use Policy 94 (2020) 104537.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4</w:t>
      </w:r>
      <w:r>
        <w:rPr>
          <w:rFonts w:hint="eastAsia" w:cs="Times New Roman"/>
          <w:sz w:val="15"/>
          <w:szCs w:val="15"/>
          <w:highlight w:val="none"/>
        </w:rPr>
        <w:t xml:space="preserve">] J. Elith, J. R. Leathwick, T. Hastie, A working guide to boosted regression trees, J. Anim. Ecol. 77(4) (2008) 802-813. </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5</w:t>
      </w:r>
      <w:r>
        <w:rPr>
          <w:rFonts w:hint="eastAsia" w:cs="Times New Roman"/>
          <w:sz w:val="15"/>
          <w:szCs w:val="15"/>
          <w:highlight w:val="none"/>
        </w:rPr>
        <w:t>] G. Manteghi, H. bin Limit, D. Remaz, Water bodies an urban microclimate: A review, Mod. Appl. Sci. 9(6) (2015) 1.</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6</w:t>
      </w:r>
      <w:r>
        <w:rPr>
          <w:rFonts w:hint="eastAsia" w:cs="Times New Roman"/>
          <w:sz w:val="15"/>
          <w:szCs w:val="15"/>
          <w:highlight w:val="none"/>
        </w:rPr>
        <w:t>] T. R. Oke, G. Mills, A. Christen, J. A. Voogt, Urban climates, Cambridge University Press, 2017.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7</w:t>
      </w:r>
      <w:r>
        <w:rPr>
          <w:rFonts w:hint="eastAsia" w:cs="Times New Roman"/>
          <w:sz w:val="15"/>
          <w:szCs w:val="15"/>
          <w:highlight w:val="none"/>
        </w:rPr>
        <w:t>] S. Liao, H. Cai, P. Tian, B. Zhang, Y. Li, Combined impacts of the abnormal and urban heat island effect in Guiyang, a typical Karst Mountain City in China, Urban Clim. 41 (2022) 101014.</w:t>
      </w:r>
    </w:p>
    <w:p>
      <w:pPr>
        <w:numPr>
          <w:ilvl w:val="255"/>
          <w:numId w:val="0"/>
        </w:numPr>
        <w:rPr>
          <w:highlight w:val="none"/>
        </w:rPr>
      </w:pPr>
      <w:r>
        <w:rPr>
          <w:rFonts w:hint="eastAsia" w:cs="Times New Roman"/>
          <w:sz w:val="15"/>
          <w:szCs w:val="15"/>
          <w:highlight w:val="none"/>
        </w:rPr>
        <w:t>[3</w:t>
      </w:r>
      <w:r>
        <w:rPr>
          <w:rFonts w:hint="eastAsia" w:cs="Times New Roman"/>
          <w:sz w:val="15"/>
          <w:szCs w:val="15"/>
          <w:highlight w:val="none"/>
          <w:lang w:val="en-US" w:eastAsia="zh-CN"/>
        </w:rPr>
        <w:t>8</w:t>
      </w:r>
      <w:r>
        <w:rPr>
          <w:rFonts w:hint="eastAsia" w:cs="Times New Roman"/>
          <w:sz w:val="15"/>
          <w:szCs w:val="15"/>
          <w:highlight w:val="none"/>
        </w:rPr>
        <w:t>] N. Mo, J. Han, Y. Yin, Y. Zhang, Seasonal analysis of land surface temperature using local climate zones in peak forest basin topography: A case study of Guilin, Build. Environ. 247 (2024) 111042.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revisionView w:markup="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2AA3271"/>
    <w:rsid w:val="034F4625"/>
    <w:rsid w:val="03911ADA"/>
    <w:rsid w:val="03C82333"/>
    <w:rsid w:val="04262BCE"/>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625410"/>
    <w:rsid w:val="08972D4D"/>
    <w:rsid w:val="09096DB7"/>
    <w:rsid w:val="090B1A8A"/>
    <w:rsid w:val="094D790A"/>
    <w:rsid w:val="096E25E1"/>
    <w:rsid w:val="09914313"/>
    <w:rsid w:val="099148F8"/>
    <w:rsid w:val="09F00045"/>
    <w:rsid w:val="09F23133"/>
    <w:rsid w:val="0A01178E"/>
    <w:rsid w:val="0A075BF1"/>
    <w:rsid w:val="0A0C42B6"/>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11AA6"/>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F0470E"/>
    <w:rsid w:val="16FE1B3D"/>
    <w:rsid w:val="17380F1A"/>
    <w:rsid w:val="17510F69"/>
    <w:rsid w:val="178E6195"/>
    <w:rsid w:val="17971543"/>
    <w:rsid w:val="179E7F1D"/>
    <w:rsid w:val="179F7694"/>
    <w:rsid w:val="17A15335"/>
    <w:rsid w:val="17C11B63"/>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E6250"/>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AE5ADC"/>
    <w:rsid w:val="25B9108B"/>
    <w:rsid w:val="2604304D"/>
    <w:rsid w:val="261E2113"/>
    <w:rsid w:val="263761B4"/>
    <w:rsid w:val="2641274C"/>
    <w:rsid w:val="266805A0"/>
    <w:rsid w:val="26F939A6"/>
    <w:rsid w:val="270D202F"/>
    <w:rsid w:val="2722107C"/>
    <w:rsid w:val="274806C8"/>
    <w:rsid w:val="275D2784"/>
    <w:rsid w:val="277E7D5A"/>
    <w:rsid w:val="278F793C"/>
    <w:rsid w:val="2791112C"/>
    <w:rsid w:val="27AB1818"/>
    <w:rsid w:val="27DD7C53"/>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05455C"/>
    <w:rsid w:val="303B08B2"/>
    <w:rsid w:val="304804CE"/>
    <w:rsid w:val="30B61E3F"/>
    <w:rsid w:val="30B97271"/>
    <w:rsid w:val="30C4066F"/>
    <w:rsid w:val="30E43E01"/>
    <w:rsid w:val="311B7E73"/>
    <w:rsid w:val="31374878"/>
    <w:rsid w:val="31592A40"/>
    <w:rsid w:val="316663EC"/>
    <w:rsid w:val="316928CB"/>
    <w:rsid w:val="31A96394"/>
    <w:rsid w:val="31D21655"/>
    <w:rsid w:val="32081E7D"/>
    <w:rsid w:val="323E10A9"/>
    <w:rsid w:val="32404D1C"/>
    <w:rsid w:val="324651A8"/>
    <w:rsid w:val="32657D82"/>
    <w:rsid w:val="32735501"/>
    <w:rsid w:val="3286775A"/>
    <w:rsid w:val="32A42846"/>
    <w:rsid w:val="330B4D5A"/>
    <w:rsid w:val="33142B02"/>
    <w:rsid w:val="333C69D1"/>
    <w:rsid w:val="33842D28"/>
    <w:rsid w:val="338813BB"/>
    <w:rsid w:val="33932D48"/>
    <w:rsid w:val="339A4642"/>
    <w:rsid w:val="33B37E2F"/>
    <w:rsid w:val="33D97C50"/>
    <w:rsid w:val="3449531A"/>
    <w:rsid w:val="347A2268"/>
    <w:rsid w:val="348151C9"/>
    <w:rsid w:val="34E1008B"/>
    <w:rsid w:val="35077571"/>
    <w:rsid w:val="3516538B"/>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34E12"/>
    <w:rsid w:val="37E776C2"/>
    <w:rsid w:val="37EB5B58"/>
    <w:rsid w:val="37EE7CB3"/>
    <w:rsid w:val="37F94BAD"/>
    <w:rsid w:val="37FF6F02"/>
    <w:rsid w:val="3810730B"/>
    <w:rsid w:val="381C6576"/>
    <w:rsid w:val="38635AB7"/>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A125E82"/>
    <w:rsid w:val="3A166389"/>
    <w:rsid w:val="3A210FA9"/>
    <w:rsid w:val="3A313ACB"/>
    <w:rsid w:val="3A39447E"/>
    <w:rsid w:val="3A5B0406"/>
    <w:rsid w:val="3A7C122B"/>
    <w:rsid w:val="3A963133"/>
    <w:rsid w:val="3ABF4BC2"/>
    <w:rsid w:val="3AC3717D"/>
    <w:rsid w:val="3ADB0022"/>
    <w:rsid w:val="3AFC3F30"/>
    <w:rsid w:val="3B0A11D1"/>
    <w:rsid w:val="3B117EE8"/>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933B1F"/>
    <w:rsid w:val="41E52BE1"/>
    <w:rsid w:val="41EC023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04D6B"/>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5751EC"/>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5A1C22"/>
    <w:rsid w:val="4E8C356D"/>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72729"/>
    <w:rsid w:val="4FEC1735"/>
    <w:rsid w:val="4FF12638"/>
    <w:rsid w:val="50040D6C"/>
    <w:rsid w:val="502B3F12"/>
    <w:rsid w:val="50611296"/>
    <w:rsid w:val="50740BAA"/>
    <w:rsid w:val="5096406E"/>
    <w:rsid w:val="50982FAE"/>
    <w:rsid w:val="50A92489"/>
    <w:rsid w:val="50B22461"/>
    <w:rsid w:val="50B778FA"/>
    <w:rsid w:val="50C82A48"/>
    <w:rsid w:val="513403C7"/>
    <w:rsid w:val="514839CF"/>
    <w:rsid w:val="5149750E"/>
    <w:rsid w:val="518C2182"/>
    <w:rsid w:val="51BC0756"/>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A67804"/>
    <w:rsid w:val="53C175DE"/>
    <w:rsid w:val="53D546C8"/>
    <w:rsid w:val="53EA7E15"/>
    <w:rsid w:val="53EC4323"/>
    <w:rsid w:val="54363862"/>
    <w:rsid w:val="545C1D7C"/>
    <w:rsid w:val="5480195A"/>
    <w:rsid w:val="54A13C33"/>
    <w:rsid w:val="54A2271B"/>
    <w:rsid w:val="54C97D8A"/>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979CB"/>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27F324F"/>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1D0B18"/>
    <w:rsid w:val="693B0A3A"/>
    <w:rsid w:val="69632D9E"/>
    <w:rsid w:val="69677B23"/>
    <w:rsid w:val="696C192A"/>
    <w:rsid w:val="69722FFB"/>
    <w:rsid w:val="69AE677E"/>
    <w:rsid w:val="69B66A34"/>
    <w:rsid w:val="69BC4C49"/>
    <w:rsid w:val="69C27DEF"/>
    <w:rsid w:val="6A000160"/>
    <w:rsid w:val="6A104818"/>
    <w:rsid w:val="6A1519C1"/>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2467D"/>
    <w:rsid w:val="6E83167E"/>
    <w:rsid w:val="6E87323F"/>
    <w:rsid w:val="6E88365C"/>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9D7EA2"/>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宋体"/>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7801</Words>
  <Characters>44470</Characters>
  <Lines>370</Lines>
  <Paragraphs>104</Paragraphs>
  <TotalTime>3</TotalTime>
  <ScaleCrop>false</ScaleCrop>
  <LinksUpToDate>false</LinksUpToDate>
  <CharactersWithSpaces>52167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2024-05-06T06:28:25Z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65E4C5C19EDE4922904E90AFC0300F74_13</vt:lpwstr>
  </property>
</Properties>
</file>