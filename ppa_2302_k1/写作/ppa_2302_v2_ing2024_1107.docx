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D8E4FB">
      <w:pPr>
        <w:pStyle w:val="3"/>
        <w:numPr>
          <w:ilvl w:val="0"/>
          <w:numId w:val="2"/>
          <w:ins w:id="1" w:author="野草" w:date="2024-11-10T20:46:28Z"/>
        </w:numPr>
        <w:bidi w:val="0"/>
        <w:rPr>
          <w:rFonts w:hint="eastAsia"/>
          <w:lang w:val="en-US" w:eastAsia="zh-CN"/>
        </w:rPr>
        <w:pPrChange w:id="0" w:author="野草" w:date="2024-11-10T20:46:28Z">
          <w:pPr>
            <w:pStyle w:val="3"/>
            <w:numPr>
              <w:ilvl w:val="0"/>
              <w:numId w:val="1"/>
            </w:numPr>
            <w:bidi w:val="0"/>
          </w:pPr>
        </w:pPrChange>
      </w:pPr>
      <w:r>
        <w:rPr>
          <w:rFonts w:hint="eastAsia"/>
          <w:lang w:val="en-US" w:eastAsia="zh-CN"/>
        </w:rPr>
        <w:t>Introduction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Change w:id="2" w:author="野草" w:date="2024-11-07T20:11:43Z">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PrChange>
      </w:tblPr>
      <w:tblGrid>
        <w:gridCol w:w="5128"/>
        <w:gridCol w:w="3394"/>
        <w:tblGridChange w:id="3">
          <w:tblGrid>
            <w:gridCol w:w="5082"/>
            <w:gridCol w:w="3440"/>
          </w:tblGrid>
        </w:tblGridChange>
      </w:tblGrid>
      <w:tr w14:paraId="72B43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Change w:id="5" w:author="野草" w:date="2024-11-07T20:11:4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blPrExChange>
        </w:tblPrEx>
        <w:trPr>
          <w:ins w:id="4" w:author="野草" w:date="2024-11-07T16:26:03Z"/>
        </w:trPr>
        <w:tc>
          <w:tcPr>
            <w:tcW w:w="5128" w:type="dxa"/>
            <w:tcBorders>
              <w:top w:val="single" w:color="F2BA02" w:sz="12" w:space="0"/>
              <w:left w:val="single" w:color="F2BA02" w:sz="12" w:space="0"/>
              <w:bottom w:val="single" w:color="F2BA02" w:sz="4" w:space="0"/>
              <w:right w:val="single" w:color="F2BA02" w:sz="4" w:space="0"/>
              <w:tl2br w:val="nil"/>
            </w:tcBorders>
            <w:shd w:val="clear" w:color="auto" w:fill="FFFFFF" w:themeFill="background1"/>
            <w:tcPrChange w:id="6" w:author="野草" w:date="2024-11-07T20:11:43Z">
              <w:tcPr>
                <w:tcW w:w="5082" w:type="dxa"/>
                <w:tcBorders>
                  <w:top w:val="single" w:color="F2BA02" w:sz="12" w:space="0"/>
                  <w:left w:val="single" w:color="F2BA02" w:sz="12" w:space="0"/>
                  <w:bottom w:val="single" w:color="F2BA02" w:sz="4" w:space="0"/>
                  <w:right w:val="single" w:color="F2BA02" w:sz="4" w:space="0"/>
                  <w:tl2br w:val="nil"/>
                </w:tcBorders>
              </w:tcPr>
            </w:tcPrChange>
          </w:tcPr>
          <w:p w14:paraId="6FFAFA7A">
            <w:pPr>
              <w:numPr>
                <w:ilvl w:val="0"/>
                <w:numId w:val="0"/>
              </w:numPr>
              <w:rPr>
                <w:ins w:id="7" w:author="野草" w:date="2024-11-07T16:26:03Z"/>
                <w:rFonts w:hint="eastAsia"/>
                <w:b w:val="0"/>
                <w:color w:val="000000"/>
                <w:vertAlign w:val="baseline"/>
                <w:lang w:val="en-US" w:eastAsia="zh-CN"/>
              </w:rPr>
            </w:pPr>
          </w:p>
        </w:tc>
        <w:tc>
          <w:tcPr>
            <w:tcW w:w="3394" w:type="dxa"/>
            <w:tcBorders>
              <w:top w:val="single" w:color="F2BA02" w:sz="12" w:space="0"/>
              <w:left w:val="single" w:color="F2BA02" w:sz="4" w:space="0"/>
              <w:bottom w:val="single" w:color="F2BA02" w:sz="4" w:space="0"/>
              <w:right w:val="single" w:color="F2BA02" w:sz="12" w:space="0"/>
              <w:tl2br w:val="nil"/>
            </w:tcBorders>
            <w:shd w:val="clear" w:color="auto" w:fill="FFFFFF" w:themeFill="background1"/>
            <w:tcPrChange w:id="8" w:author="野草" w:date="2024-11-07T20:11:43Z">
              <w:tcPr>
                <w:tcW w:w="3440" w:type="dxa"/>
                <w:tcBorders>
                  <w:top w:val="single" w:color="F2BA02" w:sz="12" w:space="0"/>
                  <w:left w:val="single" w:color="F2BA02" w:sz="4" w:space="0"/>
                  <w:bottom w:val="single" w:color="F2BA02" w:sz="4" w:space="0"/>
                  <w:right w:val="single" w:color="F2BA02" w:sz="12" w:space="0"/>
                  <w:tl2br w:val="nil"/>
                </w:tcBorders>
              </w:tcPr>
            </w:tcPrChange>
          </w:tcPr>
          <w:p w14:paraId="5954003A">
            <w:pPr>
              <w:pStyle w:val="13"/>
              <w:ind w:left="420" w:leftChars="0" w:firstLineChars="0"/>
              <w:rPr>
                <w:ins w:id="10" w:author="野草" w:date="2024-11-07T16:26:03Z"/>
                <w:rFonts w:hint="eastAsia"/>
                <w:lang w:val="en-US" w:eastAsia="zh-CN"/>
              </w:rPr>
              <w:pPrChange w:id="9" w:author="野草" w:date="2024-11-07T20:08:43Z">
                <w:pPr>
                  <w:numPr>
                    <w:ilvl w:val="0"/>
                    <w:numId w:val="3"/>
                  </w:numPr>
                  <w:ind w:left="420" w:leftChars="0" w:hanging="420" w:firstLineChars="0"/>
                </w:pPr>
              </w:pPrChange>
            </w:pPr>
          </w:p>
        </w:tc>
      </w:tr>
      <w:tr w14:paraId="0A9B4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Change w:id="11" w:author="野草" w:date="2024-11-07T20:11:4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128" w:type="dxa"/>
            <w:tcBorders>
              <w:top w:val="single" w:color="F2BA02" w:sz="12" w:space="0"/>
              <w:left w:val="single" w:color="F2BA02" w:sz="12" w:space="0"/>
              <w:bottom w:val="single" w:color="F2BA02" w:sz="4" w:space="0"/>
              <w:right w:val="single" w:color="F2BA02" w:sz="4" w:space="0"/>
              <w:tl2br w:val="nil"/>
            </w:tcBorders>
            <w:shd w:val="clear" w:color="auto" w:fill="D4F4F1" w:themeFill="accent5" w:themeFillTint="32"/>
            <w:tcPrChange w:id="12" w:author="野草" w:date="2024-11-07T20:11:43Z">
              <w:tcPr>
                <w:tcW w:w="5082" w:type="dxa"/>
                <w:tcBorders>
                  <w:top w:val="single" w:color="F2BA02" w:sz="12" w:space="0"/>
                  <w:left w:val="single" w:color="F2BA02" w:sz="12" w:space="0"/>
                  <w:bottom w:val="single" w:color="F2BA02" w:sz="4" w:space="0"/>
                  <w:right w:val="single" w:color="F2BA02" w:sz="4" w:space="0"/>
                  <w:tl2br w:val="nil"/>
                </w:tcBorders>
              </w:tcPr>
            </w:tcPrChange>
          </w:tcPr>
          <w:p w14:paraId="7A9F7067">
            <w:pPr>
              <w:numPr>
                <w:ilvl w:val="-1"/>
                <w:numId w:val="0"/>
              </w:numPr>
              <w:ind w:left="0" w:leftChars="0" w:firstLine="0" w:firstLineChars="0"/>
              <w:jc w:val="left"/>
              <w:rPr>
                <w:ins w:id="14" w:author="野草" w:date="2024-11-07T16:30:57Z"/>
                <w:rFonts w:hint="eastAsia"/>
                <w:b w:val="0"/>
                <w:color w:val="000000"/>
                <w:highlight w:val="none"/>
                <w:lang w:val="en-US" w:eastAsia="zh-CN"/>
                <w:rPrChange w:id="15" w:author="野草" w:date="2024-11-07T16:35:11Z">
                  <w:rPr>
                    <w:ins w:id="16" w:author="野草" w:date="2024-11-07T16:30:57Z"/>
                    <w:rFonts w:hint="eastAsia"/>
                    <w:b w:val="0"/>
                    <w:color w:val="000000"/>
                    <w:lang w:val="en-US" w:eastAsia="zh-CN"/>
                  </w:rPr>
                </w:rPrChange>
              </w:rPr>
              <w:pPrChange w:id="13" w:author="野草" w:date="2024-11-07T20:07:52Z">
                <w:pPr>
                  <w:numPr>
                    <w:ilvl w:val="0"/>
                    <w:numId w:val="4"/>
                  </w:numPr>
                  <w:ind w:left="420" w:leftChars="0" w:hanging="420" w:firstLineChars="0"/>
                </w:pPr>
              </w:pPrChange>
            </w:pPr>
            <w:r>
              <w:rPr>
                <w:rFonts w:hint="eastAsia"/>
                <w:b w:val="0"/>
                <w:color w:val="000000"/>
                <w:highlight w:val="none"/>
                <w:lang w:val="en-US" w:eastAsia="zh-CN"/>
                <w:rPrChange w:id="17" w:author="野草" w:date="2024-11-07T16:35:11Z">
                  <w:rPr>
                    <w:rFonts w:hint="eastAsia"/>
                    <w:b w:val="0"/>
                    <w:color w:val="000000"/>
                    <w:lang w:val="en-US" w:eastAsia="zh-CN"/>
                  </w:rPr>
                </w:rPrChange>
              </w:rPr>
              <w:t>【up2024 110</w:t>
            </w:r>
            <w:del w:id="18" w:author="野草" w:date="2024-11-07T16:31:04Z">
              <w:r>
                <w:rPr>
                  <w:rFonts w:hint="default"/>
                  <w:b w:val="0"/>
                  <w:color w:val="000000"/>
                  <w:highlight w:val="none"/>
                  <w:lang w:val="en-US" w:eastAsia="zh-CN"/>
                  <w:rPrChange w:id="19" w:author="野草" w:date="2024-11-07T16:35:11Z">
                    <w:rPr>
                      <w:rFonts w:hint="default"/>
                      <w:b w:val="0"/>
                      <w:color w:val="000000"/>
                      <w:lang w:val="en-US" w:eastAsia="zh-CN"/>
                    </w:rPr>
                  </w:rPrChange>
                </w:rPr>
                <w:delText>5</w:delText>
              </w:r>
            </w:del>
            <w:ins w:id="20" w:author="野草" w:date="2024-11-07T16:31:04Z">
              <w:r>
                <w:rPr>
                  <w:rFonts w:hint="eastAsia"/>
                  <w:b w:val="0"/>
                  <w:color w:val="000000"/>
                  <w:highlight w:val="none"/>
                  <w:lang w:val="en-US" w:eastAsia="zh-CN"/>
                  <w:rPrChange w:id="21" w:author="野草" w:date="2024-11-07T16:35:11Z">
                    <w:rPr>
                      <w:rFonts w:hint="eastAsia"/>
                      <w:b w:val="0"/>
                      <w:color w:val="000000"/>
                      <w:lang w:val="en-US" w:eastAsia="zh-CN"/>
                    </w:rPr>
                  </w:rPrChange>
                </w:rPr>
                <w:t>7</w:t>
              </w:r>
            </w:ins>
            <w:r>
              <w:rPr>
                <w:rFonts w:hint="eastAsia"/>
                <w:b w:val="0"/>
                <w:color w:val="000000"/>
                <w:highlight w:val="none"/>
                <w:lang w:val="en-US" w:eastAsia="zh-CN"/>
                <w:rPrChange w:id="22" w:author="野草" w:date="2024-11-07T16:35:11Z">
                  <w:rPr>
                    <w:rFonts w:hint="eastAsia"/>
                    <w:b w:val="0"/>
                    <w:color w:val="000000"/>
                    <w:lang w:val="en-US" w:eastAsia="zh-CN"/>
                  </w:rPr>
                </w:rPrChange>
              </w:rPr>
              <w:t xml:space="preserve"> 16:</w:t>
            </w:r>
            <w:del w:id="23" w:author="野草" w:date="2024-11-07T16:31:03Z">
              <w:r>
                <w:rPr>
                  <w:rFonts w:hint="default"/>
                  <w:b w:val="0"/>
                  <w:color w:val="000000"/>
                  <w:highlight w:val="none"/>
                  <w:lang w:val="en-US" w:eastAsia="zh-CN"/>
                  <w:rPrChange w:id="24" w:author="野草" w:date="2024-11-07T16:35:11Z">
                    <w:rPr>
                      <w:rFonts w:hint="default"/>
                      <w:b w:val="0"/>
                      <w:color w:val="000000"/>
                      <w:lang w:val="en-US" w:eastAsia="zh-CN"/>
                    </w:rPr>
                  </w:rPrChange>
                </w:rPr>
                <w:delText>57</w:delText>
              </w:r>
            </w:del>
            <w:ins w:id="25" w:author="野草" w:date="2024-11-07T16:31:03Z">
              <w:r>
                <w:rPr>
                  <w:rFonts w:hint="eastAsia"/>
                  <w:b w:val="0"/>
                  <w:color w:val="000000"/>
                  <w:highlight w:val="none"/>
                  <w:lang w:val="en-US" w:eastAsia="zh-CN"/>
                  <w:rPrChange w:id="26" w:author="野草" w:date="2024-11-07T16:35:11Z">
                    <w:rPr>
                      <w:rFonts w:hint="eastAsia"/>
                      <w:b w:val="0"/>
                      <w:color w:val="000000"/>
                      <w:lang w:val="en-US" w:eastAsia="zh-CN"/>
                    </w:rPr>
                  </w:rPrChange>
                </w:rPr>
                <w:t>31</w:t>
              </w:r>
            </w:ins>
            <w:r>
              <w:rPr>
                <w:rFonts w:hint="eastAsia"/>
                <w:b w:val="0"/>
                <w:color w:val="000000"/>
                <w:highlight w:val="none"/>
                <w:lang w:val="en-US" w:eastAsia="zh-CN"/>
                <w:rPrChange w:id="27" w:author="野草" w:date="2024-11-07T16:35:11Z">
                  <w:rPr>
                    <w:rFonts w:hint="eastAsia"/>
                    <w:b w:val="0"/>
                    <w:color w:val="000000"/>
                    <w:lang w:val="en-US" w:eastAsia="zh-CN"/>
                  </w:rPr>
                </w:rPrChange>
              </w:rPr>
              <w:t>】</w:t>
            </w:r>
          </w:p>
          <w:p w14:paraId="704DAA9A">
            <w:pPr>
              <w:numPr>
                <w:ilvl w:val="-1"/>
                <w:numId w:val="0"/>
              </w:numPr>
              <w:ind w:left="0" w:leftChars="0" w:firstLine="0" w:firstLineChars="0"/>
              <w:jc w:val="left"/>
              <w:rPr>
                <w:rFonts w:hint="eastAsia"/>
                <w:b w:val="0"/>
                <w:color w:val="000000"/>
                <w:highlight w:val="none"/>
                <w:lang w:val="en-US" w:eastAsia="zh-CN"/>
                <w:rPrChange w:id="29" w:author="野草" w:date="2024-11-07T16:35:11Z">
                  <w:rPr>
                    <w:rFonts w:hint="eastAsia"/>
                    <w:b w:val="0"/>
                    <w:color w:val="000000"/>
                    <w:lang w:val="en-US" w:eastAsia="zh-CN"/>
                  </w:rPr>
                </w:rPrChange>
              </w:rPr>
              <w:pPrChange w:id="28" w:author="野草" w:date="2024-11-07T20:07:52Z">
                <w:pPr>
                  <w:numPr>
                    <w:ilvl w:val="0"/>
                    <w:numId w:val="4"/>
                  </w:numPr>
                  <w:ind w:left="420" w:leftChars="0" w:hanging="420" w:firstLineChars="0"/>
                </w:pPr>
              </w:pPrChange>
            </w:pPr>
          </w:p>
          <w:p w14:paraId="1EBF5BA0">
            <w:pPr>
              <w:numPr>
                <w:ilvl w:val="0"/>
                <w:numId w:val="5"/>
                <w:ins w:id="31" w:author="野草" w:date="2024-11-07T20:07:52Z"/>
              </w:numPr>
              <w:ind w:left="425" w:leftChars="0" w:hanging="425" w:firstLineChars="0"/>
              <w:jc w:val="left"/>
              <w:rPr>
                <w:ins w:id="32" w:author="野草" w:date="2024-11-07T16:31:59Z"/>
                <w:rFonts w:hint="eastAsia"/>
                <w:b w:val="0"/>
                <w:color w:val="000000"/>
                <w:highlight w:val="none"/>
                <w:lang w:val="en-US" w:eastAsia="zh-CN"/>
                <w:rPrChange w:id="33" w:author="野草" w:date="2024-11-07T16:35:11Z">
                  <w:rPr>
                    <w:ins w:id="34" w:author="野草" w:date="2024-11-07T16:31:59Z"/>
                    <w:rFonts w:hint="eastAsia"/>
                    <w:b w:val="0"/>
                    <w:color w:val="000000"/>
                    <w:lang w:val="en-US" w:eastAsia="zh-CN"/>
                  </w:rPr>
                </w:rPrChange>
              </w:rPr>
              <w:pPrChange w:id="30" w:author="野草" w:date="2024-11-07T20:07:52Z">
                <w:pPr>
                  <w:numPr>
                    <w:ilvl w:val="0"/>
                    <w:numId w:val="3"/>
                  </w:numPr>
                  <w:ind w:left="420" w:leftChars="0" w:hanging="420" w:firstLineChars="0"/>
                </w:pPr>
              </w:pPrChange>
            </w:pPr>
            <w:ins w:id="35" w:author="野草" w:date="2024-11-07T16:31:42Z">
              <w:r>
                <w:rPr>
                  <w:rFonts w:hint="eastAsia"/>
                  <w:b w:val="0"/>
                  <w:color w:val="000000"/>
                  <w:highlight w:val="none"/>
                  <w:lang w:val="en-US" w:eastAsia="zh-CN"/>
                  <w:rPrChange w:id="36" w:author="野草" w:date="2024-11-07T16:35:11Z">
                    <w:rPr>
                      <w:rFonts w:hint="eastAsia"/>
                      <w:b w:val="0"/>
                      <w:color w:val="000000"/>
                      <w:lang w:val="en-US" w:eastAsia="zh-CN"/>
                    </w:rPr>
                  </w:rPrChange>
                </w:rPr>
                <w:t xml:space="preserve">The urban heat island effect refers to the phenomenon where urban temperatures are significantly higher than those in surrounding rural areas (Oke, 1995), resulting in greater heat exposure for city residents during hot seasons. </w:t>
              </w:r>
            </w:ins>
          </w:p>
          <w:p w14:paraId="1FA1E8A0">
            <w:pPr>
              <w:numPr>
                <w:ilvl w:val="0"/>
                <w:numId w:val="5"/>
                <w:ins w:id="38" w:author="野草" w:date="2024-11-07T20:07:52Z"/>
              </w:numPr>
              <w:ind w:left="425" w:leftChars="0" w:hanging="425" w:firstLineChars="0"/>
              <w:jc w:val="left"/>
              <w:rPr>
                <w:ins w:id="39" w:author="野草" w:date="2024-11-07T16:31:42Z"/>
                <w:rFonts w:hint="eastAsia"/>
                <w:b w:val="0"/>
                <w:color w:val="000000"/>
                <w:highlight w:val="none"/>
                <w:lang w:val="en-US" w:eastAsia="zh-CN"/>
                <w:rPrChange w:id="40" w:author="野草" w:date="2024-11-07T16:35:11Z">
                  <w:rPr>
                    <w:ins w:id="41" w:author="野草" w:date="2024-11-07T16:31:42Z"/>
                    <w:rFonts w:hint="eastAsia"/>
                    <w:b w:val="0"/>
                    <w:color w:val="000000"/>
                    <w:lang w:val="en-US" w:eastAsia="zh-CN"/>
                  </w:rPr>
                </w:rPrChange>
              </w:rPr>
              <w:pPrChange w:id="37" w:author="野草" w:date="2024-11-07T20:07:52Z">
                <w:pPr>
                  <w:numPr>
                    <w:ilvl w:val="0"/>
                    <w:numId w:val="3"/>
                  </w:numPr>
                  <w:ind w:left="420" w:leftChars="0" w:hanging="420" w:firstLineChars="0"/>
                </w:pPr>
              </w:pPrChange>
            </w:pPr>
            <w:ins w:id="42" w:author="野草" w:date="2024-11-07T16:31:42Z">
              <w:r>
                <w:rPr>
                  <w:rFonts w:hint="eastAsia"/>
                  <w:b w:val="0"/>
                  <w:color w:val="000000"/>
                  <w:highlight w:val="none"/>
                  <w:lang w:val="en-US" w:eastAsia="zh-CN"/>
                  <w:rPrChange w:id="43" w:author="野草" w:date="2024-11-07T16:35:11Z">
                    <w:rPr>
                      <w:rFonts w:hint="eastAsia"/>
                      <w:b w:val="0"/>
                      <w:color w:val="000000"/>
                      <w:lang w:val="en-US" w:eastAsia="zh-CN"/>
                    </w:rPr>
                  </w:rPrChange>
                </w:rPr>
                <w:t>With the continued warming of the global climate, the frequency and intensity of urban heat waves are expected to increase. It is projected that by 2050, urban summer temperatures could rise by as much as 3°C (Huang et al., 2019).</w:t>
              </w:r>
            </w:ins>
          </w:p>
          <w:p w14:paraId="3A553B0D">
            <w:pPr>
              <w:numPr>
                <w:ilvl w:val="0"/>
                <w:numId w:val="5"/>
                <w:ins w:id="45" w:author="野草" w:date="2024-11-07T20:07:52Z"/>
              </w:numPr>
              <w:ind w:left="425" w:leftChars="0" w:hanging="425" w:firstLineChars="0"/>
              <w:jc w:val="left"/>
              <w:rPr>
                <w:ins w:id="46" w:author="野草" w:date="2024-11-07T16:31:47Z"/>
                <w:rFonts w:hint="eastAsia"/>
                <w:b w:val="0"/>
                <w:color w:val="000000"/>
                <w:highlight w:val="none"/>
                <w:lang w:val="en-US" w:eastAsia="zh-CN"/>
                <w:rPrChange w:id="47" w:author="野草" w:date="2024-11-07T16:35:11Z">
                  <w:rPr>
                    <w:ins w:id="48" w:author="野草" w:date="2024-11-07T16:31:47Z"/>
                    <w:rFonts w:hint="eastAsia"/>
                    <w:b w:val="0"/>
                    <w:color w:val="000000"/>
                    <w:lang w:val="en-US" w:eastAsia="zh-CN"/>
                  </w:rPr>
                </w:rPrChange>
              </w:rPr>
              <w:pPrChange w:id="44" w:author="野草" w:date="2024-11-07T20:07:52Z">
                <w:pPr>
                  <w:numPr>
                    <w:ilvl w:val="0"/>
                    <w:numId w:val="3"/>
                  </w:numPr>
                  <w:ind w:left="420" w:leftChars="0" w:hanging="420" w:firstLineChars="0"/>
                </w:pPr>
              </w:pPrChange>
            </w:pPr>
            <w:ins w:id="49" w:author="野草" w:date="2024-11-07T16:31:42Z">
              <w:r>
                <w:rPr>
                  <w:rFonts w:hint="eastAsia"/>
                  <w:b w:val="0"/>
                  <w:color w:val="000000"/>
                  <w:highlight w:val="none"/>
                  <w:lang w:val="en-US" w:eastAsia="zh-CN"/>
                  <w:rPrChange w:id="50" w:author="野草" w:date="2024-11-07T16:35:11Z">
                    <w:rPr>
                      <w:rFonts w:hint="eastAsia"/>
                      <w:b w:val="0"/>
                      <w:color w:val="000000"/>
                      <w:lang w:val="en-US" w:eastAsia="zh-CN"/>
                    </w:rPr>
                  </w:rPrChange>
                </w:rPr>
                <w:t>Increasingly frequent and intense urban heat waves have numerous negative impacts on urban ecosystems. Specifically, they can inhibit vegetation growth and raise the risk of forest fires (Ganeshan et al., 2013). In addition, heat waves adversely affect various aspects of urban socio-economic activities, including increasing energy consumption, reducing residents' comfort levels, and even elevating mortality risk (Santamouris, 2020; Huang et al., 2024; Gao et al., 2023).</w:t>
              </w:r>
            </w:ins>
          </w:p>
          <w:p w14:paraId="7435FD97">
            <w:pPr>
              <w:numPr>
                <w:ilvl w:val="0"/>
                <w:numId w:val="5"/>
                <w:ins w:id="52" w:author="野草" w:date="2024-11-07T20:07:52Z"/>
              </w:numPr>
              <w:ind w:left="425" w:leftChars="0" w:hanging="425" w:firstLineChars="0"/>
              <w:jc w:val="left"/>
              <w:rPr>
                <w:del w:id="53" w:author="野草" w:date="2024-11-07T16:30:03Z"/>
                <w:rFonts w:hint="eastAsia"/>
                <w:b w:val="0"/>
                <w:color w:val="000000"/>
                <w:highlight w:val="none"/>
                <w:lang w:val="en-US" w:eastAsia="zh-CN"/>
                <w:rPrChange w:id="54" w:author="野草" w:date="2024-11-07T16:35:11Z">
                  <w:rPr>
                    <w:del w:id="55" w:author="野草" w:date="2024-11-07T16:30:03Z"/>
                    <w:rFonts w:hint="eastAsia"/>
                    <w:b w:val="0"/>
                    <w:color w:val="000000"/>
                    <w:lang w:val="en-US" w:eastAsia="zh-CN"/>
                  </w:rPr>
                </w:rPrChange>
              </w:rPr>
              <w:pPrChange w:id="51" w:author="野草" w:date="2024-11-07T20:07:52Z">
                <w:pPr>
                  <w:numPr>
                    <w:ilvl w:val="0"/>
                    <w:numId w:val="3"/>
                  </w:numPr>
                  <w:ind w:left="420" w:leftChars="0" w:hanging="420" w:firstLineChars="0"/>
                </w:pPr>
              </w:pPrChange>
            </w:pPr>
            <w:ins w:id="56" w:author="野草" w:date="2024-11-07T16:31:42Z">
              <w:r>
                <w:rPr>
                  <w:rFonts w:hint="eastAsia"/>
                  <w:b w:val="0"/>
                  <w:color w:val="000000"/>
                  <w:highlight w:val="none"/>
                  <w:lang w:val="en-US" w:eastAsia="zh-CN"/>
                  <w:rPrChange w:id="57" w:author="野草" w:date="2024-11-07T16:35:11Z">
                    <w:rPr>
                      <w:rFonts w:hint="eastAsia"/>
                      <w:b w:val="0"/>
                      <w:color w:val="000000"/>
                      <w:lang w:val="en-US" w:eastAsia="zh-CN"/>
                    </w:rPr>
                  </w:rPrChange>
                </w:rPr>
                <w:t>As awareness of the harms caused by the urban heat island effect grows, finding effective ways to mitigate this effect and regulate urban microclimates has become one of the most pressing environmental issues facing cities today.</w:t>
              </w:r>
            </w:ins>
            <w:del w:id="58" w:author="野草" w:date="2024-11-07T16:30:03Z">
              <w:r>
                <w:rPr>
                  <w:rFonts w:hint="eastAsia"/>
                  <w:b w:val="0"/>
                  <w:color w:val="000000"/>
                  <w:highlight w:val="none"/>
                  <w:lang w:val="en-US" w:eastAsia="zh-CN"/>
                  <w:rPrChange w:id="59" w:author="野草" w:date="2024-11-07T16:35:11Z">
                    <w:rPr>
                      <w:rFonts w:hint="eastAsia"/>
                      <w:b w:val="0"/>
                      <w:color w:val="000000"/>
                      <w:lang w:val="en-US" w:eastAsia="zh-CN"/>
                    </w:rPr>
                  </w:rPrChange>
                </w:rPr>
                <w:delText xml:space="preserve">The </w:delText>
              </w:r>
            </w:del>
            <w:del w:id="60" w:author="野草" w:date="2024-11-07T16:30:03Z">
              <w:r>
                <w:rPr>
                  <w:rFonts w:hint="eastAsia"/>
                  <w:b w:val="0"/>
                  <w:color w:val="000000"/>
                  <w:highlight w:val="none"/>
                  <w:lang w:val="en-US" w:eastAsia="zh-CN"/>
                  <w:rPrChange w:id="61" w:author="野草" w:date="2024-11-07T16:35:11Z">
                    <w:rPr>
                      <w:rFonts w:hint="eastAsia"/>
                      <w:b w:val="0"/>
                      <w:color w:val="000000"/>
                      <w:highlight w:val="yellow"/>
                      <w:lang w:val="en-US" w:eastAsia="zh-CN"/>
                    </w:rPr>
                  </w:rPrChange>
                </w:rPr>
                <w:delText>urban heat island effect</w:delText>
              </w:r>
            </w:del>
            <w:del w:id="62" w:author="野草" w:date="2024-11-07T16:30:03Z">
              <w:r>
                <w:rPr>
                  <w:rFonts w:hint="eastAsia"/>
                  <w:b w:val="0"/>
                  <w:color w:val="000000"/>
                  <w:highlight w:val="none"/>
                  <w:lang w:val="en-US" w:eastAsia="zh-CN"/>
                  <w:rPrChange w:id="63" w:author="野草" w:date="2024-11-07T16:35:11Z">
                    <w:rPr>
                      <w:rFonts w:hint="eastAsia"/>
                      <w:b w:val="0"/>
                      <w:color w:val="000000"/>
                      <w:lang w:val="en-US" w:eastAsia="zh-CN"/>
                    </w:rPr>
                  </w:rPrChange>
                </w:rPr>
                <w:delText xml:space="preserve"> refers to the phenomenon where </w:delText>
              </w:r>
            </w:del>
            <w:del w:id="64" w:author="野草" w:date="2024-11-07T16:30:03Z">
              <w:r>
                <w:rPr>
                  <w:rFonts w:hint="eastAsia"/>
                  <w:b w:val="0"/>
                  <w:color w:val="000000"/>
                  <w:highlight w:val="none"/>
                  <w:lang w:val="en-US" w:eastAsia="zh-CN"/>
                  <w:rPrChange w:id="65" w:author="野草" w:date="2024-11-07T16:35:11Z">
                    <w:rPr>
                      <w:rFonts w:hint="eastAsia"/>
                      <w:b w:val="0"/>
                      <w:color w:val="000000"/>
                      <w:highlight w:val="yellow"/>
                      <w:lang w:val="en-US" w:eastAsia="zh-CN"/>
                    </w:rPr>
                  </w:rPrChange>
                </w:rPr>
                <w:delText>temperatures in cities</w:delText>
              </w:r>
            </w:del>
            <w:del w:id="66" w:author="野草" w:date="2024-11-07T16:30:03Z">
              <w:r>
                <w:rPr>
                  <w:rFonts w:hint="eastAsia"/>
                  <w:b w:val="0"/>
                  <w:color w:val="000000"/>
                  <w:highlight w:val="none"/>
                  <w:lang w:val="en-US" w:eastAsia="zh-CN"/>
                  <w:rPrChange w:id="67" w:author="野草" w:date="2024-11-07T16:35:11Z">
                    <w:rPr>
                      <w:rFonts w:hint="eastAsia"/>
                      <w:b w:val="0"/>
                      <w:color w:val="000000"/>
                      <w:lang w:val="en-US" w:eastAsia="zh-CN"/>
                    </w:rPr>
                  </w:rPrChange>
                </w:rPr>
                <w:delText xml:space="preserve"> are significantly higher than those in</w:delText>
              </w:r>
            </w:del>
            <w:del w:id="68" w:author="野草" w:date="2024-11-07T16:30:03Z">
              <w:r>
                <w:rPr>
                  <w:rFonts w:hint="eastAsia"/>
                  <w:b w:val="0"/>
                  <w:color w:val="000000"/>
                  <w:highlight w:val="none"/>
                  <w:lang w:val="en-US" w:eastAsia="zh-CN"/>
                  <w:rPrChange w:id="69" w:author="野草" w:date="2024-11-07T16:35:11Z">
                    <w:rPr>
                      <w:rFonts w:hint="eastAsia"/>
                      <w:b w:val="0"/>
                      <w:color w:val="000000"/>
                      <w:highlight w:val="yellow"/>
                      <w:lang w:val="en-US" w:eastAsia="zh-CN"/>
                    </w:rPr>
                  </w:rPrChange>
                </w:rPr>
                <w:delText xml:space="preserve"> surrounding rural areas</w:delText>
              </w:r>
            </w:del>
            <w:del w:id="70" w:author="野草" w:date="2024-11-07T16:30:03Z">
              <w:r>
                <w:rPr>
                  <w:rFonts w:hint="eastAsia"/>
                  <w:b w:val="0"/>
                  <w:color w:val="000000"/>
                  <w:highlight w:val="none"/>
                  <w:lang w:val="en-US" w:eastAsia="zh-CN"/>
                  <w:rPrChange w:id="71" w:author="野草" w:date="2024-11-07T16:35:11Z">
                    <w:rPr>
                      <w:rFonts w:hint="eastAsia"/>
                      <w:b w:val="0"/>
                      <w:color w:val="000000"/>
                      <w:lang w:val="en-US" w:eastAsia="zh-CN"/>
                    </w:rPr>
                  </w:rPrChange>
                </w:rPr>
                <w:delText xml:space="preserve"> (Oke, 1995), resulting in greater </w:delText>
              </w:r>
            </w:del>
            <w:del w:id="72" w:author="野草" w:date="2024-11-07T16:30:03Z">
              <w:r>
                <w:rPr>
                  <w:rFonts w:hint="eastAsia"/>
                  <w:b w:val="0"/>
                  <w:color w:val="000000"/>
                  <w:highlight w:val="none"/>
                  <w:lang w:val="en-US" w:eastAsia="zh-CN"/>
                  <w:rPrChange w:id="73" w:author="野草" w:date="2024-11-07T16:35:11Z">
                    <w:rPr>
                      <w:rFonts w:hint="eastAsia"/>
                      <w:b w:val="0"/>
                      <w:color w:val="000000"/>
                      <w:highlight w:val="yellow"/>
                      <w:lang w:val="en-US" w:eastAsia="zh-CN"/>
                    </w:rPr>
                  </w:rPrChange>
                </w:rPr>
                <w:delText>heat exposure</w:delText>
              </w:r>
            </w:del>
            <w:del w:id="74" w:author="野草" w:date="2024-11-07T16:30:03Z">
              <w:r>
                <w:rPr>
                  <w:rFonts w:hint="eastAsia"/>
                  <w:b w:val="0"/>
                  <w:color w:val="000000"/>
                  <w:highlight w:val="none"/>
                  <w:lang w:val="en-US" w:eastAsia="zh-CN"/>
                  <w:rPrChange w:id="75" w:author="野草" w:date="2024-11-07T16:35:11Z">
                    <w:rPr>
                      <w:rFonts w:hint="eastAsia"/>
                      <w:b w:val="0"/>
                      <w:color w:val="000000"/>
                      <w:lang w:val="en-US" w:eastAsia="zh-CN"/>
                    </w:rPr>
                  </w:rPrChange>
                </w:rPr>
                <w:delText xml:space="preserve"> for </w:delText>
              </w:r>
            </w:del>
            <w:del w:id="76" w:author="野草" w:date="2024-11-07T16:30:03Z">
              <w:r>
                <w:rPr>
                  <w:rFonts w:hint="eastAsia"/>
                  <w:b w:val="0"/>
                  <w:color w:val="000000"/>
                  <w:highlight w:val="none"/>
                  <w:lang w:val="en-US" w:eastAsia="zh-CN"/>
                  <w:rPrChange w:id="77" w:author="野草" w:date="2024-11-07T16:35:11Z">
                    <w:rPr>
                      <w:rFonts w:hint="eastAsia"/>
                      <w:b w:val="0"/>
                      <w:color w:val="000000"/>
                      <w:highlight w:val="yellow"/>
                      <w:lang w:val="en-US" w:eastAsia="zh-CN"/>
                    </w:rPr>
                  </w:rPrChange>
                </w:rPr>
                <w:delText>urban residents</w:delText>
              </w:r>
            </w:del>
            <w:del w:id="78" w:author="野草" w:date="2024-11-07T16:30:03Z">
              <w:r>
                <w:rPr>
                  <w:rFonts w:hint="eastAsia"/>
                  <w:b w:val="0"/>
                  <w:color w:val="000000"/>
                  <w:highlight w:val="none"/>
                  <w:lang w:val="en-US" w:eastAsia="zh-CN"/>
                  <w:rPrChange w:id="79" w:author="野草" w:date="2024-11-07T16:35:11Z">
                    <w:rPr>
                      <w:rFonts w:hint="eastAsia"/>
                      <w:b w:val="0"/>
                      <w:color w:val="000000"/>
                      <w:lang w:val="en-US" w:eastAsia="zh-CN"/>
                    </w:rPr>
                  </w:rPrChange>
                </w:rPr>
                <w:delText xml:space="preserve"> during </w:delText>
              </w:r>
            </w:del>
            <w:del w:id="80" w:author="野草" w:date="2024-11-07T16:30:03Z">
              <w:r>
                <w:rPr>
                  <w:rFonts w:hint="eastAsia"/>
                  <w:b w:val="0"/>
                  <w:color w:val="000000"/>
                  <w:highlight w:val="none"/>
                  <w:lang w:val="en-US" w:eastAsia="zh-CN"/>
                  <w:rPrChange w:id="81" w:author="野草" w:date="2024-11-07T16:35:11Z">
                    <w:rPr>
                      <w:rFonts w:hint="eastAsia"/>
                      <w:b w:val="0"/>
                      <w:color w:val="000000"/>
                      <w:highlight w:val="yellow"/>
                      <w:lang w:val="en-US" w:eastAsia="zh-CN"/>
                    </w:rPr>
                  </w:rPrChange>
                </w:rPr>
                <w:delText>hot seasons</w:delText>
              </w:r>
            </w:del>
            <w:del w:id="82" w:author="野草" w:date="2024-11-07T16:30:03Z">
              <w:r>
                <w:rPr>
                  <w:rFonts w:hint="eastAsia"/>
                  <w:b w:val="0"/>
                  <w:color w:val="000000"/>
                  <w:highlight w:val="none"/>
                  <w:lang w:val="en-US" w:eastAsia="zh-CN"/>
                  <w:rPrChange w:id="83" w:author="野草" w:date="2024-11-07T16:35:11Z">
                    <w:rPr>
                      <w:rFonts w:hint="eastAsia"/>
                      <w:b w:val="0"/>
                      <w:color w:val="000000"/>
                      <w:lang w:val="en-US" w:eastAsia="zh-CN"/>
                    </w:rPr>
                  </w:rPrChange>
                </w:rPr>
                <w:delText>.</w:delText>
              </w:r>
            </w:del>
          </w:p>
          <w:p w14:paraId="3B5361F0">
            <w:pPr>
              <w:numPr>
                <w:ilvl w:val="0"/>
                <w:numId w:val="5"/>
                <w:ins w:id="85" w:author="野草" w:date="2024-11-07T20:07:52Z"/>
              </w:numPr>
              <w:ind w:left="425" w:leftChars="0" w:hanging="425"/>
              <w:jc w:val="left"/>
              <w:rPr>
                <w:del w:id="86" w:author="野草" w:date="2024-11-07T16:30:03Z"/>
                <w:rFonts w:hint="eastAsia"/>
                <w:b w:val="0"/>
                <w:color w:val="000000"/>
                <w:highlight w:val="none"/>
                <w:lang w:val="en-US" w:eastAsia="zh-CN"/>
                <w:rPrChange w:id="87" w:author="野草" w:date="2024-11-07T16:35:11Z">
                  <w:rPr>
                    <w:del w:id="88" w:author="野草" w:date="2024-11-07T16:30:03Z"/>
                    <w:rFonts w:hint="eastAsia"/>
                    <w:b w:val="0"/>
                    <w:color w:val="000000"/>
                    <w:lang w:val="en-US" w:eastAsia="zh-CN"/>
                  </w:rPr>
                </w:rPrChange>
              </w:rPr>
              <w:pPrChange w:id="84" w:author="野草" w:date="2024-11-07T20:07:52Z">
                <w:pPr>
                  <w:numPr>
                    <w:ilvl w:val="0"/>
                    <w:numId w:val="0"/>
                  </w:numPr>
                  <w:ind w:leftChars="0"/>
                </w:pPr>
              </w:pPrChange>
            </w:pPr>
          </w:p>
          <w:p w14:paraId="15C576CE">
            <w:pPr>
              <w:numPr>
                <w:ilvl w:val="0"/>
                <w:numId w:val="5"/>
                <w:ins w:id="90" w:author="野草" w:date="2024-11-07T20:07:52Z"/>
              </w:numPr>
              <w:ind w:left="425" w:leftChars="0" w:hanging="425" w:firstLineChars="0"/>
              <w:jc w:val="left"/>
              <w:rPr>
                <w:del w:id="91" w:author="野草" w:date="2024-11-07T16:30:03Z"/>
                <w:rFonts w:hint="eastAsia"/>
                <w:b w:val="0"/>
                <w:color w:val="000000"/>
                <w:highlight w:val="none"/>
                <w:lang w:val="en-US" w:eastAsia="zh-CN"/>
                <w:rPrChange w:id="92" w:author="野草" w:date="2024-11-07T16:35:11Z">
                  <w:rPr>
                    <w:del w:id="93" w:author="野草" w:date="2024-11-07T16:30:03Z"/>
                    <w:rFonts w:hint="eastAsia"/>
                    <w:b w:val="0"/>
                    <w:color w:val="000000"/>
                    <w:lang w:val="en-US" w:eastAsia="zh-CN"/>
                  </w:rPr>
                </w:rPrChange>
              </w:rPr>
              <w:pPrChange w:id="89" w:author="野草" w:date="2024-11-07T20:07:52Z">
                <w:pPr>
                  <w:numPr>
                    <w:ilvl w:val="0"/>
                    <w:numId w:val="3"/>
                  </w:numPr>
                  <w:ind w:left="420" w:leftChars="0" w:hanging="420" w:firstLineChars="0"/>
                </w:pPr>
              </w:pPrChange>
            </w:pPr>
            <w:del w:id="94" w:author="野草" w:date="2024-11-07T16:30:03Z">
              <w:r>
                <w:rPr>
                  <w:rFonts w:hint="eastAsia"/>
                  <w:b w:val="0"/>
                  <w:color w:val="000000"/>
                  <w:highlight w:val="none"/>
                  <w:lang w:val="en-US" w:eastAsia="zh-CN"/>
                  <w:rPrChange w:id="95" w:author="野草" w:date="2024-11-07T16:35:11Z">
                    <w:rPr>
                      <w:rFonts w:hint="eastAsia"/>
                      <w:b w:val="0"/>
                      <w:color w:val="000000"/>
                      <w:lang w:val="en-US" w:eastAsia="zh-CN"/>
                    </w:rPr>
                  </w:rPrChange>
                </w:rPr>
                <w:delText xml:space="preserve">With the </w:delText>
              </w:r>
            </w:del>
            <w:del w:id="96" w:author="野草" w:date="2024-11-07T16:30:03Z">
              <w:r>
                <w:rPr>
                  <w:rFonts w:hint="eastAsia"/>
                  <w:b w:val="0"/>
                  <w:color w:val="000000"/>
                  <w:highlight w:val="none"/>
                  <w:lang w:val="en-US" w:eastAsia="zh-CN"/>
                  <w:rPrChange w:id="97" w:author="野草" w:date="2024-11-07T16:35:11Z">
                    <w:rPr>
                      <w:rFonts w:hint="eastAsia"/>
                      <w:b w:val="0"/>
                      <w:color w:val="000000"/>
                      <w:highlight w:val="yellow"/>
                      <w:lang w:val="en-US" w:eastAsia="zh-CN"/>
                    </w:rPr>
                  </w:rPrChange>
                </w:rPr>
                <w:delText>ongoing trend</w:delText>
              </w:r>
            </w:del>
            <w:del w:id="98" w:author="野草" w:date="2024-11-07T16:30:03Z">
              <w:r>
                <w:rPr>
                  <w:rFonts w:hint="eastAsia"/>
                  <w:b w:val="0"/>
                  <w:color w:val="000000"/>
                  <w:highlight w:val="none"/>
                  <w:lang w:val="en-US" w:eastAsia="zh-CN"/>
                  <w:rPrChange w:id="99" w:author="野草" w:date="2024-11-07T16:35:11Z">
                    <w:rPr>
                      <w:rFonts w:hint="eastAsia"/>
                      <w:b w:val="0"/>
                      <w:color w:val="000000"/>
                      <w:lang w:val="en-US" w:eastAsia="zh-CN"/>
                    </w:rPr>
                  </w:rPrChange>
                </w:rPr>
                <w:delText xml:space="preserve"> of </w:delText>
              </w:r>
            </w:del>
            <w:del w:id="100" w:author="野草" w:date="2024-11-07T16:30:03Z">
              <w:r>
                <w:rPr>
                  <w:rFonts w:hint="eastAsia"/>
                  <w:b w:val="0"/>
                  <w:color w:val="000000"/>
                  <w:highlight w:val="none"/>
                  <w:lang w:val="en-US" w:eastAsia="zh-CN"/>
                  <w:rPrChange w:id="101" w:author="野草" w:date="2024-11-07T16:35:11Z">
                    <w:rPr>
                      <w:rFonts w:hint="eastAsia"/>
                      <w:b w:val="0"/>
                      <w:color w:val="000000"/>
                      <w:highlight w:val="yellow"/>
                      <w:lang w:val="en-US" w:eastAsia="zh-CN"/>
                    </w:rPr>
                  </w:rPrChange>
                </w:rPr>
                <w:delText>global warming</w:delText>
              </w:r>
            </w:del>
            <w:del w:id="102" w:author="野草" w:date="2024-11-07T16:30:03Z">
              <w:r>
                <w:rPr>
                  <w:rFonts w:hint="eastAsia"/>
                  <w:b w:val="0"/>
                  <w:color w:val="000000"/>
                  <w:highlight w:val="none"/>
                  <w:lang w:val="en-US" w:eastAsia="zh-CN"/>
                  <w:rPrChange w:id="103" w:author="野草" w:date="2024-11-07T16:35:11Z">
                    <w:rPr>
                      <w:rFonts w:hint="eastAsia"/>
                      <w:b w:val="0"/>
                      <w:color w:val="000000"/>
                      <w:lang w:val="en-US" w:eastAsia="zh-CN"/>
                    </w:rPr>
                  </w:rPrChange>
                </w:rPr>
                <w:delText xml:space="preserve">, the </w:delText>
              </w:r>
            </w:del>
            <w:del w:id="104" w:author="野草" w:date="2024-11-07T16:30:03Z">
              <w:r>
                <w:rPr>
                  <w:rFonts w:hint="eastAsia"/>
                  <w:b w:val="0"/>
                  <w:color w:val="000000"/>
                  <w:highlight w:val="none"/>
                  <w:lang w:val="en-US" w:eastAsia="zh-CN"/>
                  <w:rPrChange w:id="105" w:author="野草" w:date="2024-11-07T16:35:11Z">
                    <w:rPr>
                      <w:rFonts w:hint="eastAsia"/>
                      <w:b w:val="0"/>
                      <w:color w:val="000000"/>
                      <w:highlight w:val="yellow"/>
                      <w:lang w:val="en-US" w:eastAsia="zh-CN"/>
                    </w:rPr>
                  </w:rPrChange>
                </w:rPr>
                <w:delText>frequency and intensity</w:delText>
              </w:r>
            </w:del>
            <w:del w:id="106" w:author="野草" w:date="2024-11-07T16:30:03Z">
              <w:r>
                <w:rPr>
                  <w:rFonts w:hint="eastAsia"/>
                  <w:b w:val="0"/>
                  <w:color w:val="000000"/>
                  <w:highlight w:val="none"/>
                  <w:lang w:val="en-US" w:eastAsia="zh-CN"/>
                  <w:rPrChange w:id="107" w:author="野草" w:date="2024-11-07T16:35:11Z">
                    <w:rPr>
                      <w:rFonts w:hint="eastAsia"/>
                      <w:b w:val="0"/>
                      <w:color w:val="000000"/>
                      <w:lang w:val="en-US" w:eastAsia="zh-CN"/>
                    </w:rPr>
                  </w:rPrChange>
                </w:rPr>
                <w:delText xml:space="preserve"> of </w:delText>
              </w:r>
            </w:del>
            <w:del w:id="108" w:author="野草" w:date="2024-11-07T16:30:03Z">
              <w:r>
                <w:rPr>
                  <w:rFonts w:hint="eastAsia"/>
                  <w:b w:val="0"/>
                  <w:color w:val="000000"/>
                  <w:highlight w:val="none"/>
                  <w:lang w:val="en-US" w:eastAsia="zh-CN"/>
                  <w:rPrChange w:id="109" w:author="野草" w:date="2024-11-07T16:35:11Z">
                    <w:rPr>
                      <w:rFonts w:hint="eastAsia"/>
                      <w:b w:val="0"/>
                      <w:color w:val="000000"/>
                      <w:highlight w:val="yellow"/>
                      <w:lang w:val="en-US" w:eastAsia="zh-CN"/>
                    </w:rPr>
                  </w:rPrChange>
                </w:rPr>
                <w:delText>urban heatwaves</w:delText>
              </w:r>
            </w:del>
            <w:del w:id="110" w:author="野草" w:date="2024-11-07T16:30:03Z">
              <w:r>
                <w:rPr>
                  <w:rFonts w:hint="eastAsia"/>
                  <w:b w:val="0"/>
                  <w:color w:val="000000"/>
                  <w:highlight w:val="none"/>
                  <w:lang w:val="en-US" w:eastAsia="zh-CN"/>
                  <w:rPrChange w:id="111" w:author="野草" w:date="2024-11-07T16:35:11Z">
                    <w:rPr>
                      <w:rFonts w:hint="eastAsia"/>
                      <w:b w:val="0"/>
                      <w:color w:val="000000"/>
                      <w:lang w:val="en-US" w:eastAsia="zh-CN"/>
                    </w:rPr>
                  </w:rPrChange>
                </w:rPr>
                <w:delText xml:space="preserve"> are expected to increase. According to </w:delText>
              </w:r>
            </w:del>
            <w:del w:id="112" w:author="野草" w:date="2024-11-07T16:30:03Z">
              <w:r>
                <w:rPr>
                  <w:rFonts w:hint="eastAsia"/>
                  <w:b w:val="0"/>
                  <w:color w:val="000000"/>
                  <w:highlight w:val="none"/>
                  <w:u w:val="single"/>
                  <w:lang w:val="en-US" w:eastAsia="zh-CN"/>
                  <w:rPrChange w:id="113" w:author="野草" w:date="2024-11-07T16:35:11Z">
                    <w:rPr>
                      <w:rFonts w:hint="eastAsia"/>
                      <w:b w:val="0"/>
                      <w:color w:val="000000"/>
                      <w:highlight w:val="yellow"/>
                      <w:u w:val="single"/>
                      <w:lang w:val="en-US" w:eastAsia="zh-CN"/>
                    </w:rPr>
                  </w:rPrChange>
                </w:rPr>
                <w:delText>projections</w:delText>
              </w:r>
            </w:del>
            <w:del w:id="114" w:author="野草" w:date="2024-11-07T16:30:03Z">
              <w:r>
                <w:rPr>
                  <w:rFonts w:hint="eastAsia"/>
                  <w:b w:val="0"/>
                  <w:color w:val="000000"/>
                  <w:highlight w:val="none"/>
                  <w:lang w:val="en-US" w:eastAsia="zh-CN"/>
                  <w:rPrChange w:id="115" w:author="野草" w:date="2024-11-07T16:35:11Z">
                    <w:rPr>
                      <w:rFonts w:hint="eastAsia"/>
                      <w:b w:val="0"/>
                      <w:color w:val="000000"/>
                      <w:lang w:val="en-US" w:eastAsia="zh-CN"/>
                    </w:rPr>
                  </w:rPrChange>
                </w:rPr>
                <w:delText xml:space="preserve">, </w:delText>
              </w:r>
            </w:del>
            <w:del w:id="116" w:author="野草" w:date="2024-11-07T16:30:03Z">
              <w:r>
                <w:rPr>
                  <w:rFonts w:hint="eastAsia"/>
                  <w:b w:val="0"/>
                  <w:color w:val="000000"/>
                  <w:highlight w:val="none"/>
                  <w:lang w:val="en-US" w:eastAsia="zh-CN"/>
                  <w:rPrChange w:id="117" w:author="野草" w:date="2024-11-07T16:35:11Z">
                    <w:rPr>
                      <w:rFonts w:hint="eastAsia"/>
                      <w:b w:val="0"/>
                      <w:color w:val="000000"/>
                      <w:highlight w:val="yellow"/>
                      <w:lang w:val="en-US" w:eastAsia="zh-CN"/>
                    </w:rPr>
                  </w:rPrChange>
                </w:rPr>
                <w:delText>summer temperatures</w:delText>
              </w:r>
            </w:del>
            <w:del w:id="118" w:author="野草" w:date="2024-11-07T16:30:03Z">
              <w:r>
                <w:rPr>
                  <w:rFonts w:hint="eastAsia"/>
                  <w:b w:val="0"/>
                  <w:color w:val="000000"/>
                  <w:highlight w:val="none"/>
                  <w:lang w:val="en-US" w:eastAsia="zh-CN"/>
                  <w:rPrChange w:id="119" w:author="野草" w:date="2024-11-07T16:35:11Z">
                    <w:rPr>
                      <w:rFonts w:hint="eastAsia"/>
                      <w:b w:val="0"/>
                      <w:color w:val="000000"/>
                      <w:lang w:val="en-US" w:eastAsia="zh-CN"/>
                    </w:rPr>
                  </w:rPrChange>
                </w:rPr>
                <w:delText xml:space="preserve"> in urban areas could rise by </w:delText>
              </w:r>
            </w:del>
            <w:del w:id="120" w:author="野草" w:date="2024-11-07T16:30:03Z">
              <w:r>
                <w:rPr>
                  <w:rFonts w:hint="eastAsia"/>
                  <w:b w:val="0"/>
                  <w:color w:val="000000"/>
                  <w:highlight w:val="none"/>
                  <w:lang w:val="en-US" w:eastAsia="zh-CN"/>
                  <w:rPrChange w:id="121" w:author="野草" w:date="2024-11-07T16:35:11Z">
                    <w:rPr>
                      <w:rFonts w:hint="eastAsia"/>
                      <w:b w:val="0"/>
                      <w:color w:val="000000"/>
                      <w:highlight w:val="yellow"/>
                      <w:lang w:val="en-US" w:eastAsia="zh-CN"/>
                    </w:rPr>
                  </w:rPrChange>
                </w:rPr>
                <w:delText>as much as 3°C</w:delText>
              </w:r>
            </w:del>
            <w:del w:id="122" w:author="野草" w:date="2024-11-07T16:30:03Z">
              <w:r>
                <w:rPr>
                  <w:rFonts w:hint="eastAsia"/>
                  <w:b w:val="0"/>
                  <w:color w:val="000000"/>
                  <w:highlight w:val="none"/>
                  <w:lang w:val="en-US" w:eastAsia="zh-CN"/>
                  <w:rPrChange w:id="123" w:author="野草" w:date="2024-11-07T16:35:11Z">
                    <w:rPr>
                      <w:rFonts w:hint="eastAsia"/>
                      <w:b w:val="0"/>
                      <w:color w:val="000000"/>
                      <w:lang w:val="en-US" w:eastAsia="zh-CN"/>
                    </w:rPr>
                  </w:rPrChange>
                </w:rPr>
                <w:delText xml:space="preserve"> by 2050 (Huang et al., 2019).</w:delText>
              </w:r>
            </w:del>
          </w:p>
          <w:p w14:paraId="5FD3C6D2">
            <w:pPr>
              <w:numPr>
                <w:ilvl w:val="0"/>
                <w:numId w:val="5"/>
                <w:ins w:id="125" w:author="野草" w:date="2024-11-07T20:07:52Z"/>
              </w:numPr>
              <w:ind w:left="425" w:leftChars="0" w:hanging="425"/>
              <w:jc w:val="left"/>
              <w:rPr>
                <w:del w:id="126" w:author="野草" w:date="2024-11-07T16:30:03Z"/>
                <w:rFonts w:hint="eastAsia"/>
                <w:b w:val="0"/>
                <w:color w:val="000000"/>
                <w:highlight w:val="none"/>
                <w:lang w:val="en-US" w:eastAsia="zh-CN"/>
                <w:rPrChange w:id="127" w:author="野草" w:date="2024-11-07T16:35:11Z">
                  <w:rPr>
                    <w:del w:id="128" w:author="野草" w:date="2024-11-07T16:30:03Z"/>
                    <w:rFonts w:hint="eastAsia"/>
                    <w:b w:val="0"/>
                    <w:color w:val="000000"/>
                    <w:lang w:val="en-US" w:eastAsia="zh-CN"/>
                  </w:rPr>
                </w:rPrChange>
              </w:rPr>
              <w:pPrChange w:id="124" w:author="野草" w:date="2024-11-07T20:07:52Z">
                <w:pPr>
                  <w:numPr>
                    <w:ilvl w:val="0"/>
                    <w:numId w:val="0"/>
                  </w:numPr>
                  <w:ind w:leftChars="0"/>
                </w:pPr>
              </w:pPrChange>
            </w:pPr>
          </w:p>
          <w:p w14:paraId="7108DBBF">
            <w:pPr>
              <w:numPr>
                <w:ilvl w:val="0"/>
                <w:numId w:val="5"/>
                <w:ins w:id="130" w:author="野草" w:date="2024-11-07T20:07:52Z"/>
              </w:numPr>
              <w:ind w:left="425" w:leftChars="0" w:hanging="425" w:firstLineChars="0"/>
              <w:jc w:val="left"/>
              <w:rPr>
                <w:del w:id="131" w:author="野草" w:date="2024-11-07T16:30:03Z"/>
                <w:rFonts w:hint="eastAsia"/>
                <w:b w:val="0"/>
                <w:color w:val="000000"/>
                <w:highlight w:val="none"/>
                <w:lang w:val="en-US" w:eastAsia="zh-CN"/>
                <w:rPrChange w:id="132" w:author="野草" w:date="2024-11-07T16:35:11Z">
                  <w:rPr>
                    <w:del w:id="133" w:author="野草" w:date="2024-11-07T16:30:03Z"/>
                    <w:rFonts w:hint="eastAsia"/>
                    <w:b w:val="0"/>
                    <w:color w:val="000000"/>
                    <w:lang w:val="en-US" w:eastAsia="zh-CN"/>
                  </w:rPr>
                </w:rPrChange>
              </w:rPr>
              <w:pPrChange w:id="129" w:author="野草" w:date="2024-11-07T20:07:52Z">
                <w:pPr>
                  <w:numPr>
                    <w:ilvl w:val="0"/>
                    <w:numId w:val="3"/>
                  </w:numPr>
                  <w:ind w:left="420" w:leftChars="0" w:hanging="420" w:firstLineChars="0"/>
                </w:pPr>
              </w:pPrChange>
            </w:pPr>
            <w:del w:id="134" w:author="野草" w:date="2024-11-07T16:30:03Z">
              <w:r>
                <w:rPr>
                  <w:rFonts w:hint="eastAsia"/>
                  <w:b w:val="0"/>
                  <w:color w:val="000000"/>
                  <w:highlight w:val="none"/>
                  <w:lang w:val="en-US" w:eastAsia="zh-CN"/>
                  <w:rPrChange w:id="135" w:author="野草" w:date="2024-11-07T16:35:11Z">
                    <w:rPr>
                      <w:rFonts w:hint="eastAsia"/>
                      <w:b w:val="0"/>
                      <w:color w:val="000000"/>
                      <w:lang w:val="en-US" w:eastAsia="zh-CN"/>
                    </w:rPr>
                  </w:rPrChange>
                </w:rPr>
                <w:delText xml:space="preserve">With the </w:delText>
              </w:r>
            </w:del>
            <w:del w:id="136" w:author="野草" w:date="2024-11-07T16:30:03Z">
              <w:r>
                <w:rPr>
                  <w:rFonts w:hint="eastAsia"/>
                  <w:b w:val="0"/>
                  <w:color w:val="000000"/>
                  <w:highlight w:val="none"/>
                  <w:lang w:val="en-US" w:eastAsia="zh-CN"/>
                  <w:rPrChange w:id="137" w:author="野草" w:date="2024-11-07T16:35:11Z">
                    <w:rPr>
                      <w:rFonts w:hint="eastAsia"/>
                      <w:b w:val="0"/>
                      <w:color w:val="000000"/>
                      <w:highlight w:val="yellow"/>
                      <w:lang w:val="en-US" w:eastAsia="zh-CN"/>
                    </w:rPr>
                  </w:rPrChange>
                </w:rPr>
                <w:delText>increasing frequency</w:delText>
              </w:r>
            </w:del>
            <w:del w:id="138" w:author="野草" w:date="2024-11-07T16:30:03Z">
              <w:r>
                <w:rPr>
                  <w:rFonts w:hint="eastAsia"/>
                  <w:b w:val="0"/>
                  <w:color w:val="000000"/>
                  <w:highlight w:val="none"/>
                  <w:lang w:val="en-US" w:eastAsia="zh-CN"/>
                  <w:rPrChange w:id="139" w:author="野草" w:date="2024-11-07T16:35:11Z">
                    <w:rPr>
                      <w:rFonts w:hint="eastAsia"/>
                      <w:b w:val="0"/>
                      <w:color w:val="000000"/>
                      <w:lang w:val="en-US" w:eastAsia="zh-CN"/>
                    </w:rPr>
                  </w:rPrChange>
                </w:rPr>
                <w:delText xml:space="preserve"> and </w:delText>
              </w:r>
            </w:del>
            <w:del w:id="140" w:author="野草" w:date="2024-11-07T16:30:03Z">
              <w:r>
                <w:rPr>
                  <w:rFonts w:hint="eastAsia"/>
                  <w:b w:val="0"/>
                  <w:color w:val="000000"/>
                  <w:highlight w:val="none"/>
                  <w:lang w:val="en-US" w:eastAsia="zh-CN"/>
                  <w:rPrChange w:id="141" w:author="野草" w:date="2024-11-07T16:35:11Z">
                    <w:rPr>
                      <w:rFonts w:hint="eastAsia"/>
                      <w:b w:val="0"/>
                      <w:color w:val="000000"/>
                      <w:highlight w:val="yellow"/>
                      <w:lang w:val="en-US" w:eastAsia="zh-CN"/>
                    </w:rPr>
                  </w:rPrChange>
                </w:rPr>
                <w:delText>intensity</w:delText>
              </w:r>
            </w:del>
            <w:del w:id="142" w:author="野草" w:date="2024-11-07T16:30:03Z">
              <w:r>
                <w:rPr>
                  <w:rFonts w:hint="eastAsia"/>
                  <w:b w:val="0"/>
                  <w:color w:val="000000"/>
                  <w:highlight w:val="none"/>
                  <w:lang w:val="en-US" w:eastAsia="zh-CN"/>
                  <w:rPrChange w:id="143" w:author="野草" w:date="2024-11-07T16:35:11Z">
                    <w:rPr>
                      <w:rFonts w:hint="eastAsia"/>
                      <w:b w:val="0"/>
                      <w:color w:val="000000"/>
                      <w:lang w:val="en-US" w:eastAsia="zh-CN"/>
                    </w:rPr>
                  </w:rPrChange>
                </w:rPr>
                <w:delText xml:space="preserve"> of urban heatwaves, </w:delText>
              </w:r>
            </w:del>
            <w:del w:id="144" w:author="野草" w:date="2024-11-07T16:30:03Z">
              <w:r>
                <w:rPr>
                  <w:rFonts w:hint="eastAsia"/>
                  <w:b w:val="0"/>
                  <w:color w:val="000000"/>
                  <w:highlight w:val="none"/>
                  <w:lang w:val="en-US" w:eastAsia="zh-CN"/>
                  <w:rPrChange w:id="145" w:author="野草" w:date="2024-11-07T16:35:11Z">
                    <w:rPr>
                      <w:rFonts w:hint="eastAsia"/>
                      <w:b w:val="0"/>
                      <w:color w:val="000000"/>
                      <w:highlight w:val="yellow"/>
                      <w:lang w:val="en-US" w:eastAsia="zh-CN"/>
                    </w:rPr>
                  </w:rPrChange>
                </w:rPr>
                <w:delText>extreme weather events</w:delText>
              </w:r>
            </w:del>
            <w:del w:id="146" w:author="野草" w:date="2024-11-07T16:30:03Z">
              <w:r>
                <w:rPr>
                  <w:rFonts w:hint="eastAsia"/>
                  <w:b w:val="0"/>
                  <w:color w:val="000000"/>
                  <w:highlight w:val="none"/>
                  <w:lang w:val="en-US" w:eastAsia="zh-CN"/>
                  <w:rPrChange w:id="147" w:author="野草" w:date="2024-11-07T16:35:11Z">
                    <w:rPr>
                      <w:rFonts w:hint="eastAsia"/>
                      <w:b w:val="0"/>
                      <w:color w:val="000000"/>
                      <w:lang w:val="en-US" w:eastAsia="zh-CN"/>
                    </w:rPr>
                  </w:rPrChange>
                </w:rPr>
                <w:delText xml:space="preserve"> like</w:delText>
              </w:r>
            </w:del>
            <w:del w:id="148" w:author="野草" w:date="2024-11-07T16:30:03Z">
              <w:r>
                <w:rPr>
                  <w:rFonts w:hint="eastAsia"/>
                  <w:b w:val="0"/>
                  <w:color w:val="000000"/>
                  <w:highlight w:val="none"/>
                  <w:lang w:val="en-US" w:eastAsia="zh-CN"/>
                  <w:rPrChange w:id="149" w:author="野草" w:date="2024-11-07T16:35:11Z">
                    <w:rPr>
                      <w:rFonts w:hint="eastAsia"/>
                      <w:b w:val="0"/>
                      <w:color w:val="000000"/>
                      <w:highlight w:val="yellow"/>
                      <w:lang w:val="en-US" w:eastAsia="zh-CN"/>
                    </w:rPr>
                  </w:rPrChange>
                </w:rPr>
                <w:delText xml:space="preserve"> torrential rainfall</w:delText>
              </w:r>
            </w:del>
            <w:del w:id="150" w:author="野草" w:date="2024-11-07T16:30:03Z">
              <w:r>
                <w:rPr>
                  <w:rFonts w:hint="eastAsia"/>
                  <w:b w:val="0"/>
                  <w:color w:val="000000"/>
                  <w:highlight w:val="none"/>
                  <w:lang w:val="en-US" w:eastAsia="zh-CN"/>
                  <w:rPrChange w:id="151" w:author="野草" w:date="2024-11-07T16:35:11Z">
                    <w:rPr>
                      <w:rFonts w:hint="eastAsia"/>
                      <w:b w:val="0"/>
                      <w:color w:val="000000"/>
                      <w:lang w:val="en-US" w:eastAsia="zh-CN"/>
                    </w:rPr>
                  </w:rPrChange>
                </w:rPr>
                <w:delText xml:space="preserve"> may </w:delText>
              </w:r>
            </w:del>
            <w:del w:id="152" w:author="野草" w:date="2024-11-07T16:30:03Z">
              <w:r>
                <w:rPr>
                  <w:rFonts w:hint="eastAsia"/>
                  <w:b w:val="0"/>
                  <w:color w:val="000000"/>
                  <w:highlight w:val="none"/>
                  <w:lang w:val="en-US" w:eastAsia="zh-CN"/>
                  <w:rPrChange w:id="153" w:author="野草" w:date="2024-11-07T16:35:11Z">
                    <w:rPr>
                      <w:rFonts w:hint="eastAsia"/>
                      <w:b w:val="0"/>
                      <w:color w:val="000000"/>
                      <w:highlight w:val="yellow"/>
                      <w:lang w:val="en-US" w:eastAsia="zh-CN"/>
                    </w:rPr>
                  </w:rPrChange>
                </w:rPr>
                <w:delText>become more common</w:delText>
              </w:r>
            </w:del>
            <w:del w:id="154" w:author="野草" w:date="2024-11-07T16:30:03Z">
              <w:r>
                <w:rPr>
                  <w:rFonts w:hint="eastAsia"/>
                  <w:b w:val="0"/>
                  <w:color w:val="000000"/>
                  <w:highlight w:val="none"/>
                  <w:lang w:val="en-US" w:eastAsia="zh-CN"/>
                  <w:rPrChange w:id="155" w:author="野草" w:date="2024-11-07T16:35:11Z">
                    <w:rPr>
                      <w:rFonts w:hint="eastAsia"/>
                      <w:b w:val="0"/>
                      <w:color w:val="000000"/>
                      <w:lang w:val="en-US" w:eastAsia="zh-CN"/>
                    </w:rPr>
                  </w:rPrChange>
                </w:rPr>
                <w:delText xml:space="preserve"> (Ganeshan et al., 2013). </w:delText>
              </w:r>
            </w:del>
          </w:p>
          <w:p w14:paraId="6661FE47">
            <w:pPr>
              <w:numPr>
                <w:ilvl w:val="0"/>
                <w:numId w:val="5"/>
                <w:ins w:id="157" w:author="野草" w:date="2024-11-07T20:07:52Z"/>
              </w:numPr>
              <w:ind w:left="425" w:leftChars="0" w:hanging="425"/>
              <w:jc w:val="left"/>
              <w:rPr>
                <w:del w:id="158" w:author="野草" w:date="2024-11-07T16:30:03Z"/>
                <w:rFonts w:hint="eastAsia"/>
                <w:b w:val="0"/>
                <w:color w:val="000000"/>
                <w:highlight w:val="none"/>
                <w:lang w:val="en-US" w:eastAsia="zh-CN"/>
                <w:rPrChange w:id="159" w:author="野草" w:date="2024-11-07T16:35:11Z">
                  <w:rPr>
                    <w:del w:id="160" w:author="野草" w:date="2024-11-07T16:30:03Z"/>
                    <w:rFonts w:hint="eastAsia"/>
                    <w:b w:val="0"/>
                    <w:color w:val="000000"/>
                    <w:lang w:val="en-US" w:eastAsia="zh-CN"/>
                  </w:rPr>
                </w:rPrChange>
              </w:rPr>
              <w:pPrChange w:id="156" w:author="野草" w:date="2024-11-07T20:07:52Z">
                <w:pPr>
                  <w:numPr>
                    <w:ilvl w:val="0"/>
                    <w:numId w:val="0"/>
                  </w:numPr>
                  <w:ind w:leftChars="0"/>
                </w:pPr>
              </w:pPrChange>
            </w:pPr>
          </w:p>
          <w:p w14:paraId="37618597">
            <w:pPr>
              <w:numPr>
                <w:ilvl w:val="0"/>
                <w:numId w:val="5"/>
                <w:ins w:id="162" w:author="野草" w:date="2024-11-07T20:07:52Z"/>
              </w:numPr>
              <w:ind w:left="425" w:leftChars="0" w:hanging="425" w:firstLineChars="0"/>
              <w:jc w:val="left"/>
              <w:rPr>
                <w:del w:id="163" w:author="野草" w:date="2024-11-07T16:30:03Z"/>
                <w:rFonts w:hint="eastAsia"/>
                <w:b w:val="0"/>
                <w:color w:val="000000"/>
                <w:highlight w:val="none"/>
                <w:lang w:val="en-US" w:eastAsia="zh-CN"/>
                <w:rPrChange w:id="164" w:author="野草" w:date="2024-11-07T16:35:11Z">
                  <w:rPr>
                    <w:del w:id="165" w:author="野草" w:date="2024-11-07T16:30:03Z"/>
                    <w:rFonts w:hint="eastAsia"/>
                    <w:b w:val="0"/>
                    <w:color w:val="000000"/>
                    <w:lang w:val="en-US" w:eastAsia="zh-CN"/>
                  </w:rPr>
                </w:rPrChange>
              </w:rPr>
              <w:pPrChange w:id="161" w:author="野草" w:date="2024-11-07T20:07:52Z">
                <w:pPr>
                  <w:numPr>
                    <w:ilvl w:val="0"/>
                    <w:numId w:val="3"/>
                  </w:numPr>
                  <w:ind w:left="420" w:leftChars="0" w:hanging="420" w:firstLineChars="0"/>
                </w:pPr>
              </w:pPrChange>
            </w:pPr>
            <w:del w:id="166" w:author="野草" w:date="2024-11-07T16:30:03Z">
              <w:r>
                <w:rPr>
                  <w:rFonts w:hint="eastAsia"/>
                  <w:b w:val="0"/>
                  <w:color w:val="000000"/>
                  <w:highlight w:val="none"/>
                  <w:lang w:val="en-US" w:eastAsia="zh-CN"/>
                  <w:rPrChange w:id="167" w:author="野草" w:date="2024-11-07T16:35:11Z">
                    <w:rPr>
                      <w:rFonts w:hint="eastAsia"/>
                      <w:b w:val="0"/>
                      <w:color w:val="000000"/>
                      <w:lang w:val="en-US" w:eastAsia="zh-CN"/>
                    </w:rPr>
                  </w:rPrChange>
                </w:rPr>
                <w:delText xml:space="preserve">Additionally, </w:delText>
              </w:r>
            </w:del>
            <w:del w:id="168" w:author="野草" w:date="2024-11-07T16:30:03Z">
              <w:r>
                <w:rPr>
                  <w:rFonts w:hint="eastAsia"/>
                  <w:b w:val="0"/>
                  <w:color w:val="000000"/>
                  <w:highlight w:val="none"/>
                  <w:lang w:val="en-US" w:eastAsia="zh-CN"/>
                  <w:rPrChange w:id="169" w:author="野草" w:date="2024-11-07T16:35:11Z">
                    <w:rPr>
                      <w:rFonts w:hint="eastAsia"/>
                      <w:b w:val="0"/>
                      <w:color w:val="000000"/>
                      <w:highlight w:val="yellow"/>
                      <w:lang w:val="en-US" w:eastAsia="zh-CN"/>
                    </w:rPr>
                  </w:rPrChange>
                </w:rPr>
                <w:delText>these heatwaves</w:delText>
              </w:r>
            </w:del>
            <w:del w:id="170" w:author="野草" w:date="2024-11-07T16:30:03Z">
              <w:r>
                <w:rPr>
                  <w:rFonts w:hint="eastAsia"/>
                  <w:b w:val="0"/>
                  <w:color w:val="000000"/>
                  <w:highlight w:val="none"/>
                  <w:lang w:val="en-US" w:eastAsia="zh-CN"/>
                  <w:rPrChange w:id="171" w:author="野草" w:date="2024-11-07T16:35:11Z">
                    <w:rPr>
                      <w:rFonts w:hint="eastAsia"/>
                      <w:b w:val="0"/>
                      <w:color w:val="000000"/>
                      <w:lang w:val="en-US" w:eastAsia="zh-CN"/>
                    </w:rPr>
                  </w:rPrChange>
                </w:rPr>
                <w:delText xml:space="preserve"> have </w:delText>
              </w:r>
            </w:del>
            <w:del w:id="172" w:author="野草" w:date="2024-11-07T16:30:03Z">
              <w:r>
                <w:rPr>
                  <w:rFonts w:hint="eastAsia"/>
                  <w:b w:val="0"/>
                  <w:color w:val="000000"/>
                  <w:highlight w:val="none"/>
                  <w:lang w:val="en-US" w:eastAsia="zh-CN"/>
                  <w:rPrChange w:id="173" w:author="野草" w:date="2024-11-07T16:35:11Z">
                    <w:rPr>
                      <w:rFonts w:hint="eastAsia"/>
                      <w:b w:val="0"/>
                      <w:color w:val="000000"/>
                      <w:highlight w:val="yellow"/>
                      <w:lang w:val="en-US" w:eastAsia="zh-CN"/>
                    </w:rPr>
                  </w:rPrChange>
                </w:rPr>
                <w:delText>various negative impacts</w:delText>
              </w:r>
            </w:del>
            <w:del w:id="174" w:author="野草" w:date="2024-11-07T16:30:03Z">
              <w:r>
                <w:rPr>
                  <w:rFonts w:hint="eastAsia"/>
                  <w:b w:val="0"/>
                  <w:color w:val="000000"/>
                  <w:highlight w:val="none"/>
                  <w:lang w:val="en-US" w:eastAsia="zh-CN"/>
                  <w:rPrChange w:id="175" w:author="野草" w:date="2024-11-07T16:35:11Z">
                    <w:rPr>
                      <w:rFonts w:hint="eastAsia"/>
                      <w:b w:val="0"/>
                      <w:color w:val="000000"/>
                      <w:lang w:val="en-US" w:eastAsia="zh-CN"/>
                    </w:rPr>
                  </w:rPrChange>
                </w:rPr>
                <w:delText xml:space="preserve"> on urban socioeconomic activities, including </w:delText>
              </w:r>
            </w:del>
            <w:del w:id="176" w:author="野草" w:date="2024-11-07T16:30:03Z">
              <w:r>
                <w:rPr>
                  <w:rFonts w:hint="eastAsia"/>
                  <w:b w:val="0"/>
                  <w:color w:val="000000"/>
                  <w:highlight w:val="none"/>
                  <w:lang w:val="en-US" w:eastAsia="zh-CN"/>
                  <w:rPrChange w:id="177" w:author="野草" w:date="2024-11-07T16:35:11Z">
                    <w:rPr>
                      <w:rFonts w:hint="eastAsia"/>
                      <w:b w:val="0"/>
                      <w:color w:val="000000"/>
                      <w:highlight w:val="yellow"/>
                      <w:lang w:val="en-US" w:eastAsia="zh-CN"/>
                    </w:rPr>
                  </w:rPrChange>
                </w:rPr>
                <w:delText>increased energy consumption</w:delText>
              </w:r>
            </w:del>
            <w:del w:id="178" w:author="野草" w:date="2024-11-07T16:30:03Z">
              <w:r>
                <w:rPr>
                  <w:rFonts w:hint="eastAsia"/>
                  <w:b w:val="0"/>
                  <w:color w:val="000000"/>
                  <w:highlight w:val="none"/>
                  <w:lang w:val="en-US" w:eastAsia="zh-CN"/>
                  <w:rPrChange w:id="179" w:author="野草" w:date="2024-11-07T16:35:11Z">
                    <w:rPr>
                      <w:rFonts w:hint="eastAsia"/>
                      <w:b w:val="0"/>
                      <w:color w:val="000000"/>
                      <w:lang w:val="en-US" w:eastAsia="zh-CN"/>
                    </w:rPr>
                  </w:rPrChange>
                </w:rPr>
                <w:delText xml:space="preserve">, reduced </w:delText>
              </w:r>
            </w:del>
            <w:del w:id="180" w:author="野草" w:date="2024-11-07T16:30:03Z">
              <w:r>
                <w:rPr>
                  <w:rFonts w:hint="eastAsia"/>
                  <w:b w:val="0"/>
                  <w:color w:val="000000"/>
                  <w:highlight w:val="none"/>
                  <w:lang w:val="en-US" w:eastAsia="zh-CN"/>
                  <w:rPrChange w:id="181" w:author="野草" w:date="2024-11-07T16:35:11Z">
                    <w:rPr>
                      <w:rFonts w:hint="eastAsia"/>
                      <w:b w:val="0"/>
                      <w:color w:val="000000"/>
                      <w:highlight w:val="yellow"/>
                      <w:lang w:val="en-US" w:eastAsia="zh-CN"/>
                    </w:rPr>
                  </w:rPrChange>
                </w:rPr>
                <w:delText>living comfort</w:delText>
              </w:r>
            </w:del>
            <w:del w:id="182" w:author="野草" w:date="2024-11-07T16:30:03Z">
              <w:r>
                <w:rPr>
                  <w:rFonts w:hint="eastAsia"/>
                  <w:b w:val="0"/>
                  <w:color w:val="000000"/>
                  <w:highlight w:val="none"/>
                  <w:lang w:val="en-US" w:eastAsia="zh-CN"/>
                  <w:rPrChange w:id="183" w:author="野草" w:date="2024-11-07T16:35:11Z">
                    <w:rPr>
                      <w:rFonts w:hint="eastAsia"/>
                      <w:b w:val="0"/>
                      <w:color w:val="000000"/>
                      <w:lang w:val="en-US" w:eastAsia="zh-CN"/>
                    </w:rPr>
                  </w:rPrChange>
                </w:rPr>
                <w:delText xml:space="preserve">, and even </w:delText>
              </w:r>
            </w:del>
            <w:del w:id="184" w:author="野草" w:date="2024-11-07T16:30:03Z">
              <w:r>
                <w:rPr>
                  <w:rFonts w:hint="eastAsia"/>
                  <w:b w:val="0"/>
                  <w:color w:val="000000"/>
                  <w:highlight w:val="none"/>
                  <w:lang w:val="en-US" w:eastAsia="zh-CN"/>
                  <w:rPrChange w:id="185" w:author="野草" w:date="2024-11-07T16:35:11Z">
                    <w:rPr>
                      <w:rFonts w:hint="eastAsia"/>
                      <w:b w:val="0"/>
                      <w:color w:val="000000"/>
                      <w:highlight w:val="yellow"/>
                      <w:lang w:val="en-US" w:eastAsia="zh-CN"/>
                    </w:rPr>
                  </w:rPrChange>
                </w:rPr>
                <w:delText>elevated mortality risk</w:delText>
              </w:r>
            </w:del>
            <w:del w:id="186" w:author="野草" w:date="2024-11-07T16:30:03Z">
              <w:r>
                <w:rPr>
                  <w:rFonts w:hint="eastAsia"/>
                  <w:b w:val="0"/>
                  <w:color w:val="000000"/>
                  <w:highlight w:val="none"/>
                  <w:lang w:val="en-US" w:eastAsia="zh-CN"/>
                  <w:rPrChange w:id="187" w:author="野草" w:date="2024-11-07T16:35:11Z">
                    <w:rPr>
                      <w:rFonts w:hint="eastAsia"/>
                      <w:b w:val="0"/>
                      <w:color w:val="000000"/>
                      <w:lang w:val="en-US" w:eastAsia="zh-CN"/>
                    </w:rPr>
                  </w:rPrChange>
                </w:rPr>
                <w:delText xml:space="preserve"> among residents (Santamouris, 2020; Huang et al., 2024; Gao et al., 2023).</w:delText>
              </w:r>
            </w:del>
          </w:p>
          <w:p w14:paraId="35D2F5A4">
            <w:pPr>
              <w:numPr>
                <w:ilvl w:val="0"/>
                <w:numId w:val="5"/>
                <w:ins w:id="189" w:author="野草" w:date="2024-11-07T20:07:52Z"/>
              </w:numPr>
              <w:ind w:left="425" w:leftChars="0" w:hanging="425"/>
              <w:jc w:val="left"/>
              <w:rPr>
                <w:del w:id="190" w:author="野草" w:date="2024-11-07T16:30:03Z"/>
                <w:rFonts w:hint="eastAsia"/>
                <w:b w:val="0"/>
                <w:color w:val="000000"/>
                <w:highlight w:val="none"/>
                <w:lang w:val="en-US" w:eastAsia="zh-CN"/>
                <w:rPrChange w:id="191" w:author="野草" w:date="2024-11-07T16:35:11Z">
                  <w:rPr>
                    <w:del w:id="192" w:author="野草" w:date="2024-11-07T16:30:03Z"/>
                    <w:rFonts w:hint="eastAsia"/>
                    <w:b w:val="0"/>
                    <w:color w:val="000000"/>
                    <w:lang w:val="en-US" w:eastAsia="zh-CN"/>
                  </w:rPr>
                </w:rPrChange>
              </w:rPr>
              <w:pPrChange w:id="188" w:author="野草" w:date="2024-11-07T20:07:52Z">
                <w:pPr>
                  <w:numPr>
                    <w:ilvl w:val="0"/>
                    <w:numId w:val="0"/>
                  </w:numPr>
                  <w:ind w:leftChars="0"/>
                </w:pPr>
              </w:pPrChange>
            </w:pPr>
          </w:p>
          <w:p w14:paraId="1A23C973">
            <w:pPr>
              <w:numPr>
                <w:ilvl w:val="0"/>
                <w:numId w:val="5"/>
                <w:ins w:id="194" w:author="野草" w:date="2024-11-07T20:07:52Z"/>
              </w:numPr>
              <w:ind w:left="425" w:leftChars="0" w:hanging="425" w:firstLineChars="0"/>
              <w:jc w:val="left"/>
              <w:rPr>
                <w:del w:id="195" w:author="野草" w:date="2024-11-07T16:30:03Z"/>
                <w:rFonts w:hint="eastAsia"/>
                <w:b w:val="0"/>
                <w:color w:val="000000"/>
                <w:highlight w:val="none"/>
                <w:lang w:val="en-US" w:eastAsia="zh-CN"/>
                <w:rPrChange w:id="196" w:author="野草" w:date="2024-11-07T16:35:11Z">
                  <w:rPr>
                    <w:del w:id="197" w:author="野草" w:date="2024-11-07T16:30:03Z"/>
                    <w:rFonts w:hint="eastAsia"/>
                    <w:b w:val="0"/>
                    <w:color w:val="000000"/>
                    <w:lang w:val="en-US" w:eastAsia="zh-CN"/>
                  </w:rPr>
                </w:rPrChange>
              </w:rPr>
              <w:pPrChange w:id="193" w:author="野草" w:date="2024-11-07T20:07:52Z">
                <w:pPr>
                  <w:numPr>
                    <w:ilvl w:val="0"/>
                    <w:numId w:val="3"/>
                  </w:numPr>
                  <w:ind w:left="420" w:leftChars="0" w:hanging="420" w:firstLineChars="0"/>
                </w:pPr>
              </w:pPrChange>
            </w:pPr>
            <w:del w:id="198" w:author="野草" w:date="2024-11-07T16:30:03Z">
              <w:r>
                <w:rPr>
                  <w:rFonts w:hint="eastAsia"/>
                  <w:b w:val="0"/>
                  <w:color w:val="000000"/>
                  <w:highlight w:val="none"/>
                  <w:lang w:val="en-US" w:eastAsia="zh-CN"/>
                  <w:rPrChange w:id="199" w:author="野草" w:date="2024-11-07T16:35:11Z">
                    <w:rPr>
                      <w:rFonts w:hint="eastAsia"/>
                      <w:b w:val="0"/>
                      <w:color w:val="000000"/>
                      <w:lang w:val="en-US" w:eastAsia="zh-CN"/>
                    </w:rPr>
                  </w:rPrChange>
                </w:rPr>
                <w:delText xml:space="preserve">As awareness of </w:delText>
              </w:r>
            </w:del>
            <w:del w:id="200" w:author="野草" w:date="2024-11-07T16:30:03Z">
              <w:r>
                <w:rPr>
                  <w:rFonts w:hint="eastAsia"/>
                  <w:b w:val="0"/>
                  <w:color w:val="000000"/>
                  <w:highlight w:val="none"/>
                  <w:lang w:val="en-US" w:eastAsia="zh-CN"/>
                  <w:rPrChange w:id="201" w:author="野草" w:date="2024-11-07T16:35:11Z">
                    <w:rPr>
                      <w:rFonts w:hint="eastAsia"/>
                      <w:b w:val="0"/>
                      <w:color w:val="000000"/>
                      <w:highlight w:val="yellow"/>
                      <w:lang w:val="en-US" w:eastAsia="zh-CN"/>
                    </w:rPr>
                  </w:rPrChange>
                </w:rPr>
                <w:delText>the urban heat island effect</w:delText>
              </w:r>
            </w:del>
            <w:del w:id="202" w:author="野草" w:date="2024-11-07T16:30:03Z">
              <w:r>
                <w:rPr>
                  <w:rFonts w:hint="eastAsia"/>
                  <w:b w:val="0"/>
                  <w:color w:val="000000"/>
                  <w:highlight w:val="none"/>
                  <w:lang w:val="en-US" w:eastAsia="zh-CN"/>
                  <w:rPrChange w:id="203" w:author="野草" w:date="2024-11-07T16:35:11Z">
                    <w:rPr>
                      <w:rFonts w:hint="eastAsia"/>
                      <w:b w:val="0"/>
                      <w:color w:val="000000"/>
                      <w:lang w:val="en-US" w:eastAsia="zh-CN"/>
                    </w:rPr>
                  </w:rPrChange>
                </w:rPr>
                <w:delText xml:space="preserve">'s impact </w:delText>
              </w:r>
            </w:del>
            <w:del w:id="204" w:author="野草" w:date="2024-11-07T16:30:03Z">
              <w:r>
                <w:rPr>
                  <w:rFonts w:hint="eastAsia"/>
                  <w:b w:val="0"/>
                  <w:color w:val="000000"/>
                  <w:highlight w:val="none"/>
                  <w:lang w:val="en-US" w:eastAsia="zh-CN"/>
                  <w:rPrChange w:id="205" w:author="野草" w:date="2024-11-07T16:35:11Z">
                    <w:rPr>
                      <w:rFonts w:hint="eastAsia"/>
                      <w:b w:val="0"/>
                      <w:color w:val="000000"/>
                      <w:highlight w:val="yellow"/>
                      <w:lang w:val="en-US" w:eastAsia="zh-CN"/>
                    </w:rPr>
                  </w:rPrChange>
                </w:rPr>
                <w:delText>continues to increase</w:delText>
              </w:r>
            </w:del>
            <w:del w:id="206" w:author="野草" w:date="2024-11-07T16:30:03Z">
              <w:r>
                <w:rPr>
                  <w:rFonts w:hint="eastAsia"/>
                  <w:b w:val="0"/>
                  <w:color w:val="000000"/>
                  <w:highlight w:val="none"/>
                  <w:lang w:val="en-US" w:eastAsia="zh-CN"/>
                  <w:rPrChange w:id="207" w:author="野草" w:date="2024-11-07T16:35:11Z">
                    <w:rPr>
                      <w:rFonts w:hint="eastAsia"/>
                      <w:b w:val="0"/>
                      <w:color w:val="000000"/>
                      <w:lang w:val="en-US" w:eastAsia="zh-CN"/>
                    </w:rPr>
                  </w:rPrChange>
                </w:rPr>
                <w:delText xml:space="preserve">, effectively mitigating this effect has become a </w:delText>
              </w:r>
            </w:del>
            <w:del w:id="208" w:author="野草" w:date="2024-11-07T16:30:03Z">
              <w:r>
                <w:rPr>
                  <w:rFonts w:hint="eastAsia"/>
                  <w:b w:val="0"/>
                  <w:color w:val="000000"/>
                  <w:highlight w:val="none"/>
                  <w:lang w:val="en-US" w:eastAsia="zh-CN"/>
                  <w:rPrChange w:id="209" w:author="野草" w:date="2024-11-07T16:35:11Z">
                    <w:rPr>
                      <w:rFonts w:hint="eastAsia"/>
                      <w:b w:val="0"/>
                      <w:color w:val="000000"/>
                      <w:highlight w:val="yellow"/>
                      <w:lang w:val="en-US" w:eastAsia="zh-CN"/>
                    </w:rPr>
                  </w:rPrChange>
                </w:rPr>
                <w:delText>pressing environmental concern</w:delText>
              </w:r>
            </w:del>
            <w:del w:id="210" w:author="野草" w:date="2024-11-07T16:30:03Z">
              <w:r>
                <w:rPr>
                  <w:rFonts w:hint="eastAsia"/>
                  <w:b w:val="0"/>
                  <w:color w:val="000000"/>
                  <w:highlight w:val="none"/>
                  <w:lang w:val="en-US" w:eastAsia="zh-CN"/>
                  <w:rPrChange w:id="211" w:author="野草" w:date="2024-11-07T16:35:11Z">
                    <w:rPr>
                      <w:rFonts w:hint="eastAsia"/>
                      <w:b w:val="0"/>
                      <w:color w:val="000000"/>
                      <w:lang w:val="en-US" w:eastAsia="zh-CN"/>
                    </w:rPr>
                  </w:rPrChange>
                </w:rPr>
                <w:delText xml:space="preserve"> in </w:delText>
              </w:r>
            </w:del>
            <w:del w:id="212" w:author="野草" w:date="2024-11-07T16:30:03Z">
              <w:r>
                <w:rPr>
                  <w:rFonts w:hint="eastAsia"/>
                  <w:b w:val="0"/>
                  <w:color w:val="000000"/>
                  <w:highlight w:val="none"/>
                  <w:lang w:val="en-US" w:eastAsia="zh-CN"/>
                  <w:rPrChange w:id="213" w:author="野草" w:date="2024-11-07T16:35:11Z">
                    <w:rPr>
                      <w:rFonts w:hint="eastAsia"/>
                      <w:b w:val="0"/>
                      <w:color w:val="000000"/>
                      <w:highlight w:val="yellow"/>
                      <w:lang w:val="en-US" w:eastAsia="zh-CN"/>
                    </w:rPr>
                  </w:rPrChange>
                </w:rPr>
                <w:delText>urban areas</w:delText>
              </w:r>
            </w:del>
            <w:del w:id="214" w:author="野草" w:date="2024-11-07T16:30:03Z">
              <w:r>
                <w:rPr>
                  <w:rFonts w:hint="eastAsia"/>
                  <w:b w:val="0"/>
                  <w:color w:val="000000"/>
                  <w:highlight w:val="none"/>
                  <w:lang w:val="en-US" w:eastAsia="zh-CN"/>
                  <w:rPrChange w:id="215" w:author="野草" w:date="2024-11-07T16:35:11Z">
                    <w:rPr>
                      <w:rFonts w:hint="eastAsia"/>
                      <w:b w:val="0"/>
                      <w:color w:val="000000"/>
                      <w:lang w:val="en-US" w:eastAsia="zh-CN"/>
                    </w:rPr>
                  </w:rPrChange>
                </w:rPr>
                <w:delText>.</w:delText>
              </w:r>
            </w:del>
          </w:p>
          <w:p w14:paraId="56054BC9">
            <w:pPr>
              <w:numPr>
                <w:ilvl w:val="0"/>
                <w:numId w:val="5"/>
                <w:ins w:id="217" w:author="野草" w:date="2024-11-07T20:07:52Z"/>
              </w:numPr>
              <w:ind w:left="425" w:hanging="425"/>
              <w:jc w:val="left"/>
              <w:rPr>
                <w:rFonts w:hint="eastAsia"/>
                <w:b w:val="0"/>
                <w:color w:val="000000"/>
                <w:highlight w:val="none"/>
                <w:vertAlign w:val="baseline"/>
                <w:lang w:val="en-US" w:eastAsia="zh-CN"/>
                <w:rPrChange w:id="218" w:author="野草" w:date="2024-11-07T16:35:11Z">
                  <w:rPr>
                    <w:rFonts w:hint="eastAsia"/>
                    <w:b w:val="0"/>
                    <w:color w:val="000000"/>
                    <w:vertAlign w:val="baseline"/>
                    <w:lang w:val="en-US" w:eastAsia="zh-CN"/>
                  </w:rPr>
                </w:rPrChange>
              </w:rPr>
              <w:pPrChange w:id="216" w:author="野草" w:date="2024-11-07T20:07:52Z">
                <w:pPr>
                  <w:numPr>
                    <w:ilvl w:val="0"/>
                    <w:numId w:val="0"/>
                  </w:numPr>
                </w:pPr>
              </w:pPrChange>
            </w:pPr>
          </w:p>
        </w:tc>
        <w:tc>
          <w:tcPr>
            <w:tcW w:w="3394" w:type="dxa"/>
            <w:tcBorders>
              <w:top w:val="single" w:color="F2BA02" w:sz="12" w:space="0"/>
              <w:left w:val="single" w:color="F2BA02" w:sz="4" w:space="0"/>
              <w:bottom w:val="single" w:color="F2BA02" w:sz="4" w:space="0"/>
              <w:right w:val="single" w:color="F2BA02" w:sz="12" w:space="0"/>
              <w:tl2br w:val="nil"/>
            </w:tcBorders>
            <w:shd w:val="clear" w:color="auto" w:fill="D4F4F1" w:themeFill="accent5" w:themeFillTint="32"/>
            <w:tcPrChange w:id="219" w:author="野草" w:date="2024-11-07T20:11:43Z">
              <w:tcPr>
                <w:tcW w:w="3440" w:type="dxa"/>
                <w:tcBorders>
                  <w:top w:val="single" w:color="F2BA02" w:sz="12" w:space="0"/>
                  <w:left w:val="single" w:color="F2BA02" w:sz="4" w:space="0"/>
                  <w:bottom w:val="single" w:color="F2BA02" w:sz="4" w:space="0"/>
                  <w:right w:val="single" w:color="F2BA02" w:sz="12" w:space="0"/>
                  <w:tl2br w:val="nil"/>
                </w:tcBorders>
              </w:tcPr>
            </w:tcPrChange>
          </w:tcPr>
          <w:p w14:paraId="1C06710E">
            <w:pPr>
              <w:pStyle w:val="13"/>
              <w:numPr>
                <w:ilvl w:val="-1"/>
                <w:numId w:val="0"/>
              </w:numPr>
              <w:ind w:left="0" w:leftChars="0" w:firstLine="0" w:firstLineChars="0"/>
              <w:rPr>
                <w:ins w:id="221" w:author="野草" w:date="2024-11-07T16:32:08Z"/>
                <w:rFonts w:hint="default"/>
                <w:b w:val="0"/>
                <w:color w:val="000000"/>
                <w:highlight w:val="cyan"/>
                <w:lang w:val="en-US" w:eastAsia="zh-CN"/>
                <w:rPrChange w:id="222" w:author="野草" w:date="2024-11-07T16:35:11Z">
                  <w:rPr>
                    <w:ins w:id="223" w:author="野草" w:date="2024-11-07T16:32:08Z"/>
                    <w:rFonts w:hint="eastAsia"/>
                    <w:b w:val="0"/>
                    <w:color w:val="000000"/>
                    <w:highlight w:val="cyan"/>
                    <w:lang w:val="en-US" w:eastAsia="zh-CN"/>
                  </w:rPr>
                </w:rPrChange>
              </w:rPr>
              <w:pPrChange w:id="220" w:author="野草" w:date="2024-11-07T20:09:01Z">
                <w:pPr>
                  <w:numPr>
                    <w:ilvl w:val="-1"/>
                    <w:numId w:val="0"/>
                  </w:numPr>
                  <w:ind w:left="0" w:leftChars="0" w:firstLine="0" w:firstLineChars="0"/>
                </w:pPr>
              </w:pPrChange>
            </w:pPr>
            <w:ins w:id="224" w:author="野草" w:date="2024-11-07T16:32:08Z">
              <w:r>
                <w:rPr>
                  <w:rFonts w:hint="default"/>
                  <w:b w:val="0"/>
                  <w:color w:val="000000"/>
                  <w:highlight w:val="cyan"/>
                  <w:lang w:val="en-US" w:eastAsia="zh-CN"/>
                  <w:rPrChange w:id="225" w:author="野草" w:date="2024-11-07T16:35:11Z">
                    <w:rPr>
                      <w:rFonts w:hint="eastAsia"/>
                      <w:b w:val="0"/>
                      <w:color w:val="000000"/>
                      <w:highlight w:val="cyan"/>
                      <w:lang w:val="en-US" w:eastAsia="zh-CN"/>
                    </w:rPr>
                  </w:rPrChange>
                </w:rPr>
                <w:t>【up2024 1107 16:31】</w:t>
              </w:r>
            </w:ins>
          </w:p>
          <w:p w14:paraId="40243910">
            <w:pPr>
              <w:pStyle w:val="13"/>
              <w:numPr>
                <w:ilvl w:val="-1"/>
                <w:numId w:val="0"/>
              </w:numPr>
              <w:ind w:left="0" w:leftChars="0" w:firstLine="0" w:firstLineChars="0"/>
              <w:rPr>
                <w:ins w:id="227" w:author="野草" w:date="2024-11-07T16:32:10Z"/>
                <w:rFonts w:hint="default"/>
                <w:highlight w:val="cyan"/>
                <w:lang w:val="en-US" w:eastAsia="zh-CN"/>
                <w:rPrChange w:id="228" w:author="野草" w:date="2024-11-07T16:35:11Z">
                  <w:rPr>
                    <w:ins w:id="229" w:author="野草" w:date="2024-11-07T16:32:10Z"/>
                    <w:rFonts w:hint="eastAsia"/>
                    <w:highlight w:val="cyan"/>
                    <w:lang w:val="en-US" w:eastAsia="zh-CN"/>
                  </w:rPr>
                </w:rPrChange>
              </w:rPr>
              <w:pPrChange w:id="226" w:author="野草" w:date="2024-11-07T20:09:00Z">
                <w:pPr>
                  <w:numPr>
                    <w:ilvl w:val="-1"/>
                    <w:numId w:val="0"/>
                  </w:numPr>
                  <w:ind w:left="0" w:leftChars="0" w:firstLine="0" w:firstLineChars="0"/>
                </w:pPr>
              </w:pPrChange>
            </w:pPr>
          </w:p>
          <w:p w14:paraId="159E5577">
            <w:pPr>
              <w:pStyle w:val="13"/>
              <w:numPr>
                <w:ilvl w:val="-1"/>
                <w:numId w:val="0"/>
              </w:numPr>
              <w:ind w:left="0" w:leftChars="0" w:firstLine="0" w:firstLineChars="0"/>
              <w:rPr>
                <w:ins w:id="231" w:author="野草" w:date="2024-11-07T16:30:53Z"/>
                <w:rFonts w:hint="default"/>
                <w:lang w:val="en-US" w:eastAsia="zh-CN"/>
                <w:rPrChange w:id="232" w:author="野草" w:date="2024-11-07T16:35:11Z">
                  <w:rPr>
                    <w:ins w:id="233" w:author="野草" w:date="2024-11-07T16:30:53Z"/>
                    <w:rFonts w:hint="eastAsia"/>
                    <w:lang w:val="en-US" w:eastAsia="zh-CN"/>
                  </w:rPr>
                </w:rPrChange>
              </w:rPr>
              <w:pPrChange w:id="230" w:author="野草" w:date="2024-11-07T20:09:02Z">
                <w:pPr>
                  <w:numPr>
                    <w:ilvl w:val="-1"/>
                    <w:numId w:val="0"/>
                  </w:numPr>
                  <w:ind w:left="0" w:leftChars="0" w:firstLine="0" w:firstLineChars="0"/>
                </w:pPr>
              </w:pPrChange>
            </w:pPr>
            <w:ins w:id="234" w:author="野草" w:date="2024-11-07T16:30:53Z">
              <w:r>
                <w:rPr>
                  <w:rFonts w:hint="default"/>
                  <w:lang w:val="en-US" w:eastAsia="zh-CN"/>
                  <w:rPrChange w:id="235" w:author="野草" w:date="2024-11-07T16:35:11Z">
                    <w:rPr>
                      <w:rFonts w:hint="eastAsia"/>
                      <w:lang w:val="en-US" w:eastAsia="zh-CN"/>
                    </w:rPr>
                  </w:rPrChange>
                </w:rPr>
                <w:t>总结</w:t>
              </w:r>
            </w:ins>
          </w:p>
          <w:p w14:paraId="7CE7F454">
            <w:pPr>
              <w:pStyle w:val="13"/>
              <w:numPr>
                <w:ilvl w:val="0"/>
                <w:numId w:val="7"/>
                <w:ins w:id="237" w:author="野草" w:date="2024-11-07T20:08:57Z"/>
              </w:numPr>
              <w:ind w:left="420" w:leftChars="0" w:firstLineChars="0"/>
              <w:rPr>
                <w:ins w:id="238" w:author="野草" w:date="2024-11-07T16:30:53Z"/>
                <w:rFonts w:hint="default"/>
                <w:lang w:val="en-US" w:eastAsia="zh-CN"/>
                <w:rPrChange w:id="239" w:author="野草" w:date="2024-11-07T16:35:11Z">
                  <w:rPr>
                    <w:ins w:id="240" w:author="野草" w:date="2024-11-07T16:30:53Z"/>
                    <w:rFonts w:hint="eastAsia"/>
                    <w:lang w:val="en-US" w:eastAsia="zh-CN"/>
                  </w:rPr>
                </w:rPrChange>
              </w:rPr>
              <w:pPrChange w:id="236" w:author="野草" w:date="2024-11-07T20:08:57Z">
                <w:pPr>
                  <w:numPr>
                    <w:ilvl w:val="0"/>
                    <w:numId w:val="6"/>
                  </w:numPr>
                  <w:ind w:left="420" w:leftChars="0" w:hanging="420" w:firstLineChars="0"/>
                </w:pPr>
              </w:pPrChange>
            </w:pPr>
            <w:ins w:id="241" w:author="野草" w:date="2024-11-07T16:30:53Z">
              <w:r>
                <w:rPr>
                  <w:rFonts w:hint="default"/>
                  <w:lang w:val="en-US" w:eastAsia="zh-CN"/>
                  <w:rPrChange w:id="242" w:author="野草" w:date="2024-11-07T16:35:11Z">
                    <w:rPr>
                      <w:rFonts w:hint="eastAsia"/>
                      <w:lang w:val="en-US" w:eastAsia="zh-CN"/>
                    </w:rPr>
                  </w:rPrChange>
                </w:rPr>
                <w:t>UHI概述</w:t>
              </w:r>
            </w:ins>
          </w:p>
          <w:p w14:paraId="25046BBC">
            <w:pPr>
              <w:pStyle w:val="13"/>
              <w:numPr>
                <w:ilvl w:val="0"/>
                <w:numId w:val="7"/>
                <w:ins w:id="244" w:author="野草" w:date="2024-11-07T20:08:57Z"/>
              </w:numPr>
              <w:ind w:left="420" w:leftChars="0" w:firstLineChars="0"/>
              <w:rPr>
                <w:ins w:id="245" w:author="野草" w:date="2024-11-07T16:30:53Z"/>
                <w:rFonts w:hint="default"/>
                <w:lang w:val="en-US" w:eastAsia="zh-CN"/>
                <w:rPrChange w:id="246" w:author="野草" w:date="2024-11-07T16:35:11Z">
                  <w:rPr>
                    <w:ins w:id="247" w:author="野草" w:date="2024-11-07T16:30:53Z"/>
                    <w:rFonts w:hint="eastAsia"/>
                    <w:lang w:val="en-US" w:eastAsia="zh-CN"/>
                  </w:rPr>
                </w:rPrChange>
              </w:rPr>
              <w:pPrChange w:id="243" w:author="野草" w:date="2024-11-07T20:08:57Z">
                <w:pPr>
                  <w:numPr>
                    <w:ilvl w:val="0"/>
                    <w:numId w:val="6"/>
                  </w:numPr>
                  <w:ind w:left="420" w:leftChars="0" w:hanging="420" w:firstLineChars="0"/>
                </w:pPr>
              </w:pPrChange>
            </w:pPr>
            <w:ins w:id="248" w:author="野草" w:date="2024-11-07T16:30:53Z">
              <w:r>
                <w:rPr>
                  <w:rFonts w:hint="default"/>
                  <w:lang w:val="en-US" w:eastAsia="zh-CN"/>
                  <w:rPrChange w:id="249" w:author="野草" w:date="2024-11-07T16:35:11Z">
                    <w:rPr>
                      <w:rFonts w:hint="eastAsia"/>
                      <w:lang w:val="en-US" w:eastAsia="zh-CN"/>
                    </w:rPr>
                  </w:rPrChange>
                </w:rPr>
                <w:t>未来UHI趋势</w:t>
              </w:r>
            </w:ins>
          </w:p>
          <w:p w14:paraId="69E72082">
            <w:pPr>
              <w:pStyle w:val="13"/>
              <w:numPr>
                <w:ilvl w:val="0"/>
                <w:numId w:val="7"/>
                <w:ins w:id="251" w:author="野草" w:date="2024-11-07T20:08:57Z"/>
              </w:numPr>
              <w:ind w:left="420" w:leftChars="0" w:firstLineChars="0"/>
              <w:rPr>
                <w:ins w:id="252" w:author="野草" w:date="2024-11-07T16:30:53Z"/>
                <w:rFonts w:hint="default"/>
                <w:lang w:val="en-US" w:eastAsia="zh-CN"/>
                <w:rPrChange w:id="253" w:author="野草" w:date="2024-11-07T16:35:11Z">
                  <w:rPr>
                    <w:ins w:id="254" w:author="野草" w:date="2024-11-07T16:30:53Z"/>
                    <w:rFonts w:hint="eastAsia"/>
                    <w:lang w:val="en-US" w:eastAsia="zh-CN"/>
                  </w:rPr>
                </w:rPrChange>
              </w:rPr>
              <w:pPrChange w:id="250" w:author="野草" w:date="2024-11-07T20:08:57Z">
                <w:pPr>
                  <w:numPr>
                    <w:ilvl w:val="0"/>
                    <w:numId w:val="6"/>
                  </w:numPr>
                  <w:ind w:left="420" w:leftChars="0" w:hanging="420" w:firstLineChars="0"/>
                </w:pPr>
              </w:pPrChange>
            </w:pPr>
            <w:ins w:id="255" w:author="野草" w:date="2024-11-07T16:30:53Z">
              <w:r>
                <w:rPr>
                  <w:rFonts w:hint="default"/>
                  <w:lang w:val="en-US" w:eastAsia="zh-CN"/>
                  <w:rPrChange w:id="256" w:author="野草" w:date="2024-11-07T16:35:11Z">
                    <w:rPr>
                      <w:rFonts w:hint="eastAsia"/>
                      <w:lang w:val="en-US" w:eastAsia="zh-CN"/>
                    </w:rPr>
                  </w:rPrChange>
                </w:rPr>
                <w:t>UHI危害</w:t>
              </w:r>
            </w:ins>
          </w:p>
          <w:p w14:paraId="761C474C">
            <w:pPr>
              <w:pStyle w:val="13"/>
              <w:numPr>
                <w:ilvl w:val="0"/>
                <w:numId w:val="7"/>
                <w:ins w:id="258" w:author="野草" w:date="2024-11-07T20:08:57Z"/>
              </w:numPr>
              <w:ind w:left="420" w:leftChars="0" w:firstLineChars="0"/>
              <w:rPr>
                <w:ins w:id="259" w:author="野草" w:date="2024-11-07T16:30:53Z"/>
                <w:rFonts w:hint="default"/>
                <w:lang w:val="en-US" w:eastAsia="zh-CN"/>
                <w:rPrChange w:id="260" w:author="野草" w:date="2024-11-07T16:35:11Z">
                  <w:rPr>
                    <w:ins w:id="261" w:author="野草" w:date="2024-11-07T16:30:53Z"/>
                    <w:rFonts w:hint="eastAsia"/>
                    <w:lang w:val="en-US" w:eastAsia="zh-CN"/>
                  </w:rPr>
                </w:rPrChange>
              </w:rPr>
              <w:pPrChange w:id="257" w:author="野草" w:date="2024-11-07T20:08:57Z">
                <w:pPr>
                  <w:numPr>
                    <w:ilvl w:val="0"/>
                    <w:numId w:val="6"/>
                  </w:numPr>
                  <w:ind w:left="420" w:leftChars="0" w:hanging="420" w:firstLineChars="0"/>
                </w:pPr>
              </w:pPrChange>
            </w:pPr>
            <w:ins w:id="262" w:author="野草" w:date="2024-11-07T16:30:53Z">
              <w:r>
                <w:rPr>
                  <w:rFonts w:hint="default"/>
                  <w:lang w:val="en-US" w:eastAsia="zh-CN"/>
                  <w:rPrChange w:id="263" w:author="野草" w:date="2024-11-07T16:35:11Z">
                    <w:rPr>
                      <w:rFonts w:hint="eastAsia"/>
                      <w:lang w:val="en-US" w:eastAsia="zh-CN"/>
                    </w:rPr>
                  </w:rPrChange>
                </w:rPr>
                <w:t>缓解UHI很有必要</w:t>
              </w:r>
            </w:ins>
          </w:p>
          <w:p w14:paraId="66CB9B5B">
            <w:pPr>
              <w:pStyle w:val="13"/>
              <w:numPr>
                <w:ilvl w:val="-1"/>
                <w:numId w:val="0"/>
              </w:numPr>
              <w:ind w:left="0" w:leftChars="0" w:firstLine="0" w:firstLineChars="0"/>
              <w:rPr>
                <w:del w:id="265" w:author="野草" w:date="2024-11-07T16:26:05Z"/>
                <w:rFonts w:hint="default"/>
                <w:b w:val="0"/>
                <w:color w:val="000000"/>
                <w:highlight w:val="yellow"/>
                <w:lang w:val="en-US" w:eastAsia="zh-CN"/>
                <w:rPrChange w:id="266" w:author="野草" w:date="2024-11-07T16:35:11Z">
                  <w:rPr>
                    <w:del w:id="267" w:author="野草" w:date="2024-11-07T16:26:05Z"/>
                    <w:rFonts w:hint="eastAsia"/>
                    <w:b w:val="0"/>
                    <w:color w:val="000000"/>
                    <w:highlight w:val="yellow"/>
                    <w:lang w:val="en-US" w:eastAsia="zh-CN"/>
                  </w:rPr>
                </w:rPrChange>
              </w:rPr>
              <w:pPrChange w:id="264" w:author="野草" w:date="2024-11-07T20:09:00Z">
                <w:pPr>
                  <w:numPr>
                    <w:ilvl w:val="0"/>
                    <w:numId w:val="3"/>
                  </w:numPr>
                  <w:ind w:left="420" w:leftChars="0" w:hanging="420" w:firstLineChars="0"/>
                </w:pPr>
              </w:pPrChange>
            </w:pPr>
            <w:del w:id="268" w:author="野草" w:date="2024-11-07T16:26:05Z">
              <w:r>
                <w:rPr>
                  <w:rFonts w:hint="default"/>
                  <w:b w:val="0"/>
                  <w:color w:val="000000"/>
                  <w:highlight w:val="yellow"/>
                  <w:lang w:val="en-US" w:eastAsia="zh-CN"/>
                  <w:rPrChange w:id="269" w:author="野草" w:date="2024-11-07T16:35:11Z">
                    <w:rPr>
                      <w:rFonts w:hint="eastAsia"/>
                      <w:b w:val="0"/>
                      <w:color w:val="000000"/>
                      <w:highlight w:val="yellow"/>
                      <w:lang w:val="en-US" w:eastAsia="zh-CN"/>
                    </w:rPr>
                  </w:rPrChange>
                </w:rPr>
                <w:delText>总结</w:delText>
              </w:r>
            </w:del>
          </w:p>
          <w:p w14:paraId="5416E2F9">
            <w:pPr>
              <w:pStyle w:val="13"/>
              <w:numPr>
                <w:ilvl w:val="-1"/>
                <w:numId w:val="0"/>
              </w:numPr>
              <w:ind w:left="0" w:leftChars="0" w:firstLine="0" w:firstLineChars="0"/>
              <w:rPr>
                <w:del w:id="271" w:author="野草" w:date="2024-11-07T16:26:05Z"/>
                <w:rFonts w:hint="default"/>
                <w:b w:val="0"/>
                <w:color w:val="000000"/>
                <w:highlight w:val="yellow"/>
                <w:lang w:val="en-US" w:eastAsia="zh-CN"/>
                <w:rPrChange w:id="272" w:author="野草" w:date="2024-11-07T16:35:11Z">
                  <w:rPr>
                    <w:del w:id="273" w:author="野草" w:date="2024-11-07T16:26:05Z"/>
                    <w:rFonts w:hint="eastAsia"/>
                    <w:b w:val="0"/>
                    <w:color w:val="000000"/>
                    <w:highlight w:val="yellow"/>
                    <w:lang w:val="en-US" w:eastAsia="zh-CN"/>
                  </w:rPr>
                </w:rPrChange>
              </w:rPr>
              <w:pPrChange w:id="270" w:author="野草" w:date="2024-11-07T20:09:00Z">
                <w:pPr>
                  <w:numPr>
                    <w:ilvl w:val="0"/>
                    <w:numId w:val="8"/>
                  </w:numPr>
                  <w:tabs>
                    <w:tab w:val="clear" w:pos="420"/>
                  </w:tabs>
                  <w:ind w:left="840" w:leftChars="0" w:hanging="420" w:firstLineChars="0"/>
                </w:pPr>
              </w:pPrChange>
            </w:pPr>
            <w:del w:id="274" w:author="野草" w:date="2024-11-07T16:26:05Z">
              <w:r>
                <w:rPr>
                  <w:rFonts w:hint="default"/>
                  <w:b w:val="0"/>
                  <w:color w:val="000000"/>
                  <w:highlight w:val="yellow"/>
                  <w:lang w:val="en-US" w:eastAsia="zh-CN"/>
                  <w:rPrChange w:id="275" w:author="野草" w:date="2024-11-07T16:35:11Z">
                    <w:rPr>
                      <w:rFonts w:hint="eastAsia"/>
                      <w:b w:val="0"/>
                      <w:color w:val="000000"/>
                      <w:highlight w:val="yellow"/>
                      <w:lang w:val="en-US" w:eastAsia="zh-CN"/>
                    </w:rPr>
                  </w:rPrChange>
                </w:rPr>
                <w:delText>UHI概述</w:delText>
              </w:r>
            </w:del>
          </w:p>
          <w:p w14:paraId="36D58D78">
            <w:pPr>
              <w:pStyle w:val="13"/>
              <w:numPr>
                <w:ilvl w:val="-1"/>
                <w:numId w:val="0"/>
              </w:numPr>
              <w:ind w:left="0" w:leftChars="0" w:firstLine="0" w:firstLineChars="0"/>
              <w:rPr>
                <w:del w:id="277" w:author="野草" w:date="2024-11-07T16:26:05Z"/>
                <w:rFonts w:hint="default"/>
                <w:b w:val="0"/>
                <w:color w:val="000000"/>
                <w:highlight w:val="yellow"/>
                <w:lang w:val="en-US" w:eastAsia="zh-CN"/>
                <w:rPrChange w:id="278" w:author="野草" w:date="2024-11-07T16:35:11Z">
                  <w:rPr>
                    <w:del w:id="279" w:author="野草" w:date="2024-11-07T16:26:05Z"/>
                    <w:rFonts w:hint="eastAsia"/>
                    <w:b w:val="0"/>
                    <w:color w:val="000000"/>
                    <w:highlight w:val="yellow"/>
                    <w:lang w:val="en-US" w:eastAsia="zh-CN"/>
                  </w:rPr>
                </w:rPrChange>
              </w:rPr>
              <w:pPrChange w:id="276" w:author="野草" w:date="2024-11-07T20:09:00Z">
                <w:pPr>
                  <w:numPr>
                    <w:ilvl w:val="0"/>
                    <w:numId w:val="8"/>
                  </w:numPr>
                  <w:tabs>
                    <w:tab w:val="clear" w:pos="420"/>
                  </w:tabs>
                  <w:ind w:left="840" w:leftChars="0" w:hanging="420" w:firstLineChars="0"/>
                </w:pPr>
              </w:pPrChange>
            </w:pPr>
            <w:del w:id="280" w:author="野草" w:date="2024-11-07T16:26:05Z">
              <w:r>
                <w:rPr>
                  <w:rFonts w:hint="default"/>
                  <w:b w:val="0"/>
                  <w:color w:val="000000"/>
                  <w:highlight w:val="yellow"/>
                  <w:lang w:val="en-US" w:eastAsia="zh-CN"/>
                  <w:rPrChange w:id="281" w:author="野草" w:date="2024-11-07T16:35:11Z">
                    <w:rPr>
                      <w:rFonts w:hint="eastAsia"/>
                      <w:b w:val="0"/>
                      <w:color w:val="000000"/>
                      <w:highlight w:val="yellow"/>
                      <w:lang w:val="en-US" w:eastAsia="zh-CN"/>
                    </w:rPr>
                  </w:rPrChange>
                </w:rPr>
                <w:delText>未来UHI趋势</w:delText>
              </w:r>
            </w:del>
          </w:p>
          <w:p w14:paraId="05889721">
            <w:pPr>
              <w:pStyle w:val="13"/>
              <w:numPr>
                <w:ilvl w:val="-1"/>
                <w:numId w:val="0"/>
              </w:numPr>
              <w:ind w:left="0" w:leftChars="0" w:firstLine="0" w:firstLineChars="0"/>
              <w:rPr>
                <w:del w:id="283" w:author="野草" w:date="2024-11-07T16:26:05Z"/>
                <w:rFonts w:hint="default"/>
                <w:b w:val="0"/>
                <w:color w:val="000000"/>
                <w:highlight w:val="yellow"/>
                <w:lang w:val="en-US" w:eastAsia="zh-CN"/>
                <w:rPrChange w:id="284" w:author="野草" w:date="2024-11-07T16:35:11Z">
                  <w:rPr>
                    <w:del w:id="285" w:author="野草" w:date="2024-11-07T16:26:05Z"/>
                    <w:rFonts w:hint="eastAsia"/>
                    <w:b w:val="0"/>
                    <w:color w:val="000000"/>
                    <w:highlight w:val="yellow"/>
                    <w:lang w:val="en-US" w:eastAsia="zh-CN"/>
                  </w:rPr>
                </w:rPrChange>
              </w:rPr>
              <w:pPrChange w:id="282" w:author="野草" w:date="2024-11-07T20:09:00Z">
                <w:pPr>
                  <w:numPr>
                    <w:ilvl w:val="0"/>
                    <w:numId w:val="8"/>
                  </w:numPr>
                  <w:tabs>
                    <w:tab w:val="clear" w:pos="420"/>
                  </w:tabs>
                  <w:ind w:left="840" w:leftChars="0" w:hanging="420" w:firstLineChars="0"/>
                </w:pPr>
              </w:pPrChange>
            </w:pPr>
            <w:del w:id="286" w:author="野草" w:date="2024-11-07T16:26:05Z">
              <w:r>
                <w:rPr>
                  <w:rFonts w:hint="default"/>
                  <w:b w:val="0"/>
                  <w:color w:val="000000"/>
                  <w:highlight w:val="yellow"/>
                  <w:lang w:val="en-US" w:eastAsia="zh-CN"/>
                  <w:rPrChange w:id="287" w:author="野草" w:date="2024-11-07T16:35:11Z">
                    <w:rPr>
                      <w:rFonts w:hint="eastAsia"/>
                      <w:b w:val="0"/>
                      <w:color w:val="000000"/>
                      <w:highlight w:val="yellow"/>
                      <w:lang w:val="en-US" w:eastAsia="zh-CN"/>
                    </w:rPr>
                  </w:rPrChange>
                </w:rPr>
                <w:delText>UHI危害</w:delText>
              </w:r>
            </w:del>
          </w:p>
          <w:p w14:paraId="66887FD3">
            <w:pPr>
              <w:pStyle w:val="13"/>
              <w:numPr>
                <w:ilvl w:val="-1"/>
                <w:numId w:val="0"/>
              </w:numPr>
              <w:ind w:left="0" w:leftChars="0" w:firstLine="0" w:firstLineChars="0"/>
              <w:rPr>
                <w:rFonts w:hint="default"/>
                <w:b w:val="0"/>
                <w:color w:val="000000"/>
                <w:highlight w:val="yellow"/>
                <w:lang w:val="en-US" w:eastAsia="zh-CN"/>
                <w:rPrChange w:id="289" w:author="野草" w:date="2024-11-07T16:35:11Z">
                  <w:rPr>
                    <w:rFonts w:hint="eastAsia"/>
                    <w:b w:val="0"/>
                    <w:color w:val="000000"/>
                    <w:highlight w:val="yellow"/>
                    <w:lang w:val="en-US" w:eastAsia="zh-CN"/>
                  </w:rPr>
                </w:rPrChange>
              </w:rPr>
              <w:pPrChange w:id="288" w:author="野草" w:date="2024-11-07T20:09:00Z">
                <w:pPr>
                  <w:numPr>
                    <w:ilvl w:val="0"/>
                    <w:numId w:val="8"/>
                  </w:numPr>
                  <w:tabs>
                    <w:tab w:val="clear" w:pos="420"/>
                  </w:tabs>
                  <w:ind w:left="840" w:leftChars="0" w:hanging="420" w:firstLineChars="0"/>
                </w:pPr>
              </w:pPrChange>
            </w:pPr>
            <w:del w:id="290" w:author="野草" w:date="2024-11-07T16:26:05Z">
              <w:r>
                <w:rPr>
                  <w:rFonts w:hint="default"/>
                  <w:b w:val="0"/>
                  <w:color w:val="000000"/>
                  <w:highlight w:val="yellow"/>
                  <w:lang w:val="en-US" w:eastAsia="zh-CN"/>
                  <w:rPrChange w:id="291" w:author="野草" w:date="2024-11-07T16:35:11Z">
                    <w:rPr>
                      <w:rFonts w:hint="eastAsia"/>
                      <w:b w:val="0"/>
                      <w:color w:val="000000"/>
                      <w:highlight w:val="yellow"/>
                      <w:lang w:val="en-US" w:eastAsia="zh-CN"/>
                    </w:rPr>
                  </w:rPrChange>
                </w:rPr>
                <w:delText>缓解UHI很有必要</w:delText>
              </w:r>
            </w:del>
          </w:p>
          <w:p w14:paraId="2DC405C6">
            <w:pPr>
              <w:pStyle w:val="13"/>
              <w:numPr>
                <w:ilvl w:val="0"/>
                <w:numId w:val="9"/>
                <w:ins w:id="293" w:author="野草" w:date="2024-11-07T20:10:12Z"/>
              </w:numPr>
              <w:ind w:left="425" w:leftChars="0" w:hanging="425" w:firstLineChars="0"/>
              <w:rPr>
                <w:ins w:id="294" w:author="野草" w:date="2024-11-07T16:29:09Z"/>
                <w:rFonts w:hint="default"/>
                <w:b w:val="0"/>
                <w:color w:val="000000"/>
                <w:lang w:val="en-US" w:eastAsia="zh-CN"/>
                <w:rPrChange w:id="295" w:author="野草" w:date="2024-11-07T16:35:11Z">
                  <w:rPr>
                    <w:ins w:id="296" w:author="野草" w:date="2024-11-07T16:29:09Z"/>
                    <w:rFonts w:hint="eastAsia"/>
                    <w:b w:val="0"/>
                    <w:color w:val="000000"/>
                    <w:lang w:val="en-US" w:eastAsia="zh-CN"/>
                  </w:rPr>
                </w:rPrChange>
              </w:rPr>
              <w:pPrChange w:id="292" w:author="野草" w:date="2024-11-07T20:10:12Z">
                <w:pPr>
                  <w:numPr>
                    <w:ilvl w:val="0"/>
                    <w:numId w:val="3"/>
                  </w:numPr>
                  <w:ind w:left="420" w:leftChars="0" w:hanging="420" w:firstLineChars="0"/>
                </w:pPr>
              </w:pPrChange>
            </w:pPr>
            <w:ins w:id="297" w:author="野草" w:date="2024-11-07T16:29:09Z">
              <w:bookmarkStart w:id="0" w:name="OLE_LINK6"/>
              <w:r>
                <w:rPr>
                  <w:rFonts w:hint="default"/>
                  <w:b w:val="0"/>
                  <w:color w:val="000000"/>
                  <w:lang w:val="en-US" w:eastAsia="zh-CN"/>
                  <w:rPrChange w:id="298" w:author="野草" w:date="2024-11-07T16:35:11Z">
                    <w:rPr>
                      <w:rFonts w:hint="eastAsia"/>
                      <w:b w:val="0"/>
                      <w:color w:val="000000"/>
                      <w:lang w:val="en-US" w:eastAsia="zh-CN"/>
                    </w:rPr>
                  </w:rPrChange>
                </w:rPr>
                <w:t>城市热岛效应指的是城市气温显著高于周边农村地区的现象（Oke, 1995），使得城市居民在炎热季节面临比乡村更高的热暴露。</w:t>
              </w:r>
            </w:ins>
          </w:p>
          <w:p w14:paraId="705123FD">
            <w:pPr>
              <w:pStyle w:val="13"/>
              <w:numPr>
                <w:ilvl w:val="0"/>
                <w:numId w:val="9"/>
                <w:ins w:id="300" w:author="野草" w:date="2024-11-07T20:10:12Z"/>
              </w:numPr>
              <w:ind w:left="425" w:leftChars="0" w:hanging="425" w:firstLineChars="0"/>
              <w:rPr>
                <w:ins w:id="301" w:author="野草" w:date="2024-11-07T16:29:09Z"/>
                <w:rFonts w:hint="default"/>
                <w:b w:val="0"/>
                <w:color w:val="000000"/>
                <w:lang w:val="en-US" w:eastAsia="zh-CN"/>
                <w:rPrChange w:id="302" w:author="野草" w:date="2024-11-07T16:35:11Z">
                  <w:rPr>
                    <w:ins w:id="303" w:author="野草" w:date="2024-11-07T16:29:09Z"/>
                    <w:rFonts w:hint="eastAsia"/>
                    <w:b w:val="0"/>
                    <w:color w:val="000000"/>
                    <w:lang w:val="en-US" w:eastAsia="zh-CN"/>
                  </w:rPr>
                </w:rPrChange>
              </w:rPr>
              <w:pPrChange w:id="299" w:author="野草" w:date="2024-11-07T20:10:12Z">
                <w:pPr>
                  <w:numPr>
                    <w:ilvl w:val="0"/>
                    <w:numId w:val="3"/>
                  </w:numPr>
                  <w:ind w:left="420" w:leftChars="0" w:hanging="420" w:firstLineChars="0"/>
                </w:pPr>
              </w:pPrChange>
            </w:pPr>
            <w:ins w:id="304" w:author="野草" w:date="2024-11-07T16:29:09Z">
              <w:r>
                <w:rPr>
                  <w:rFonts w:hint="default"/>
                  <w:b w:val="0"/>
                  <w:color w:val="000000"/>
                  <w:lang w:val="en-US" w:eastAsia="zh-CN"/>
                  <w:rPrChange w:id="305" w:author="野草" w:date="2024-11-07T16:35:11Z">
                    <w:rPr>
                      <w:rFonts w:hint="eastAsia"/>
                      <w:b w:val="0"/>
                      <w:color w:val="000000"/>
                      <w:lang w:val="en-US" w:eastAsia="zh-CN"/>
                    </w:rPr>
                  </w:rPrChange>
                </w:rPr>
                <w:t>随着全球变暖的持续，城市热浪的频率和强度预计将不断上升。据预测，到2050年，夏季城市气温可能升高多达3℃（Huang et al., 2019）。</w:t>
              </w:r>
            </w:ins>
          </w:p>
          <w:p w14:paraId="27B91D19">
            <w:pPr>
              <w:pStyle w:val="13"/>
              <w:numPr>
                <w:ilvl w:val="0"/>
                <w:numId w:val="9"/>
                <w:ins w:id="307" w:author="野草" w:date="2024-11-07T20:10:27Z"/>
              </w:numPr>
              <w:ind w:left="425" w:leftChars="0" w:hanging="425" w:firstLineChars="0"/>
              <w:rPr>
                <w:ins w:id="308" w:author="野草" w:date="2024-11-07T20:08:58Z"/>
                <w:rFonts w:hint="default"/>
                <w:b w:val="0"/>
                <w:color w:val="000000"/>
                <w:lang w:val="en-US" w:eastAsia="zh-CN"/>
              </w:rPr>
              <w:pPrChange w:id="306" w:author="野草" w:date="2024-11-07T20:10:12Z">
                <w:pPr>
                  <w:numPr>
                    <w:ilvl w:val="0"/>
                    <w:numId w:val="3"/>
                  </w:numPr>
                  <w:ind w:left="420" w:leftChars="0" w:hanging="420" w:firstLineChars="0"/>
                </w:pPr>
              </w:pPrChange>
            </w:pPr>
            <w:ins w:id="309" w:author="野草" w:date="2024-11-07T16:29:09Z">
              <w:r>
                <w:rPr>
                  <w:rFonts w:hint="default"/>
                  <w:b w:val="0"/>
                  <w:color w:val="000000"/>
                  <w:lang w:val="en-US" w:eastAsia="zh-CN"/>
                  <w:rPrChange w:id="310" w:author="野草" w:date="2024-11-07T16:35:11Z">
                    <w:rPr>
                      <w:rFonts w:hint="eastAsia"/>
                      <w:b w:val="0"/>
                      <w:color w:val="000000"/>
                      <w:lang w:val="en-US" w:eastAsia="zh-CN"/>
                    </w:rPr>
                  </w:rPrChange>
                </w:rPr>
                <w:t>越来越频繁和强烈的城市热浪对城市生态系统产生了诸多负面影响。具体而言，热浪会抑制植被生长，增加森林火灾风险等（Ganeshan et al., 2013）。此外，热浪对城市的社会经济活动也有广泛的负面影响，包括增加能源消耗、降低居民生活舒适度，甚至提高死亡风险（Santamouris, 2020; Huang et al., 2024; Gao et al., 2023）。</w:t>
              </w:r>
            </w:ins>
            <w:ins w:id="311" w:author="野草" w:date="2024-11-07T20:10:32Z">
              <w:r>
                <w:rPr>
                  <w:rFonts w:hint="default"/>
                  <w:b w:val="0"/>
                  <w:color w:val="000000"/>
                  <w:lang w:val="en-US" w:eastAsia="zh-CN"/>
                </w:rPr>
                <w:t>随着人们对城市热岛效应危害认识的加深，如何有效缓解城市热岛效应并调节城市小气候，已成为当前最紧迫的城市环境问题之一。</w:t>
              </w:r>
            </w:ins>
          </w:p>
          <w:p w14:paraId="7486B552">
            <w:pPr>
              <w:pStyle w:val="13"/>
              <w:numPr>
                <w:ilvl w:val="-1"/>
                <w:numId w:val="0"/>
              </w:numPr>
              <w:ind w:left="0" w:leftChars="0" w:firstLine="0" w:firstLineChars="0"/>
              <w:rPr>
                <w:del w:id="313" w:author="野草" w:date="2024-11-07T16:29:09Z"/>
                <w:rFonts w:hint="default"/>
                <w:b w:val="0"/>
                <w:color w:val="000000"/>
                <w:lang w:val="en-US" w:eastAsia="zh-CN"/>
                <w:rPrChange w:id="314" w:author="野草" w:date="2024-11-07T16:35:11Z">
                  <w:rPr>
                    <w:del w:id="315" w:author="野草" w:date="2024-11-07T16:29:09Z"/>
                    <w:rFonts w:hint="eastAsia"/>
                    <w:b w:val="0"/>
                    <w:color w:val="000000"/>
                    <w:lang w:val="en-US" w:eastAsia="zh-CN"/>
                  </w:rPr>
                </w:rPrChange>
              </w:rPr>
              <w:pPrChange w:id="312" w:author="野草" w:date="2024-11-07T20:10:15Z">
                <w:pPr>
                  <w:numPr>
                    <w:ilvl w:val="0"/>
                    <w:numId w:val="3"/>
                  </w:numPr>
                  <w:ind w:left="420" w:leftChars="0" w:hanging="420" w:firstLineChars="0"/>
                </w:pPr>
              </w:pPrChange>
            </w:pPr>
            <w:del w:id="316" w:author="野草" w:date="2024-11-07T16:29:09Z">
              <w:r>
                <w:rPr>
                  <w:rFonts w:hint="default"/>
                  <w:b w:val="0"/>
                  <w:color w:val="000000"/>
                  <w:lang w:val="en-US" w:eastAsia="zh-CN"/>
                  <w:rPrChange w:id="317" w:author="野草" w:date="2024-11-07T16:35:11Z">
                    <w:rPr>
                      <w:rFonts w:hint="eastAsia"/>
                      <w:b w:val="0"/>
                      <w:color w:val="000000"/>
                      <w:lang w:val="en-US" w:eastAsia="zh-CN"/>
                    </w:rPr>
                  </w:rPrChange>
                </w:rPr>
                <w:delText>城市热岛效应是指城市气温显著高于周边农村地区的现象（Oke, 1995），使得城市居民在炎热季节遭受比乡村更大的热暴露。</w:delText>
              </w:r>
            </w:del>
          </w:p>
          <w:p w14:paraId="285DADBF">
            <w:pPr>
              <w:pStyle w:val="13"/>
              <w:numPr>
                <w:ilvl w:val="-1"/>
                <w:numId w:val="0"/>
              </w:numPr>
              <w:ind w:left="0" w:leftChars="0" w:firstLine="0" w:firstLineChars="0"/>
              <w:rPr>
                <w:del w:id="319" w:author="野草" w:date="2024-11-07T16:29:09Z"/>
                <w:rFonts w:hint="default"/>
                <w:b w:val="0"/>
                <w:color w:val="000000"/>
                <w:lang w:val="en-US" w:eastAsia="zh-CN"/>
                <w:rPrChange w:id="320" w:author="野草" w:date="2024-11-07T16:35:11Z">
                  <w:rPr>
                    <w:del w:id="321" w:author="野草" w:date="2024-11-07T16:29:09Z"/>
                    <w:rFonts w:hint="eastAsia"/>
                    <w:b w:val="0"/>
                    <w:color w:val="000000"/>
                    <w:lang w:val="en-US" w:eastAsia="zh-CN"/>
                  </w:rPr>
                </w:rPrChange>
              </w:rPr>
              <w:pPrChange w:id="318" w:author="野草" w:date="2024-11-07T20:10:15Z">
                <w:pPr>
                  <w:numPr>
                    <w:ilvl w:val="0"/>
                    <w:numId w:val="3"/>
                  </w:numPr>
                  <w:ind w:left="420" w:leftChars="0" w:hanging="420" w:firstLineChars="0"/>
                </w:pPr>
              </w:pPrChange>
            </w:pPr>
            <w:del w:id="322" w:author="野草" w:date="2024-11-07T16:29:09Z">
              <w:r>
                <w:rPr>
                  <w:rFonts w:hint="default"/>
                  <w:b w:val="0"/>
                  <w:color w:val="000000"/>
                  <w:lang w:val="en-US" w:eastAsia="zh-CN"/>
                  <w:rPrChange w:id="323" w:author="野草" w:date="2024-11-07T16:35:11Z">
                    <w:rPr>
                      <w:rFonts w:hint="eastAsia"/>
                      <w:b w:val="0"/>
                      <w:color w:val="000000"/>
                      <w:lang w:val="en-US" w:eastAsia="zh-CN"/>
                    </w:rPr>
                  </w:rPrChange>
                </w:rPr>
                <w:delText>随着全球变暖的持续，城市热浪的频率和强度预计将不断上升。根据预测，到2050年，夏季城市气温可能上升高达3℃（Huang et al., 2019）。</w:delText>
              </w:r>
            </w:del>
          </w:p>
          <w:p w14:paraId="1F571543">
            <w:pPr>
              <w:pStyle w:val="13"/>
              <w:numPr>
                <w:ilvl w:val="-1"/>
                <w:numId w:val="0"/>
              </w:numPr>
              <w:ind w:left="0" w:leftChars="0" w:firstLine="0" w:firstLineChars="0"/>
              <w:rPr>
                <w:del w:id="325" w:author="野草" w:date="2024-11-07T16:29:09Z"/>
                <w:rFonts w:hint="default"/>
                <w:b w:val="0"/>
                <w:color w:val="000000"/>
                <w:vertAlign w:val="baseline"/>
                <w:lang w:val="en-US" w:eastAsia="zh-CN"/>
                <w:rPrChange w:id="326" w:author="野草" w:date="2024-11-07T16:35:11Z">
                  <w:rPr>
                    <w:del w:id="327" w:author="野草" w:date="2024-11-07T16:29:09Z"/>
                    <w:rFonts w:hint="eastAsia"/>
                    <w:b w:val="0"/>
                    <w:color w:val="000000"/>
                    <w:vertAlign w:val="baseline"/>
                    <w:lang w:val="en-US" w:eastAsia="zh-CN"/>
                  </w:rPr>
                </w:rPrChange>
              </w:rPr>
              <w:pPrChange w:id="324" w:author="野草" w:date="2024-11-07T20:10:15Z">
                <w:pPr>
                  <w:numPr>
                    <w:ilvl w:val="0"/>
                    <w:numId w:val="3"/>
                  </w:numPr>
                  <w:ind w:left="420" w:leftChars="0" w:hanging="420" w:firstLineChars="0"/>
                </w:pPr>
              </w:pPrChange>
            </w:pPr>
            <w:del w:id="328" w:author="野草" w:date="2024-11-07T16:29:09Z">
              <w:r>
                <w:rPr>
                  <w:rFonts w:hint="default"/>
                  <w:b w:val="0"/>
                  <w:color w:val="000000"/>
                  <w:lang w:val="en-US" w:eastAsia="zh-CN"/>
                  <w:rPrChange w:id="329" w:author="野草" w:date="2024-11-07T16:35:11Z">
                    <w:rPr>
                      <w:rFonts w:hint="eastAsia"/>
                      <w:b w:val="0"/>
                      <w:color w:val="000000"/>
                      <w:lang w:val="en-US" w:eastAsia="zh-CN"/>
                    </w:rPr>
                  </w:rPrChange>
                </w:rPr>
                <w:delText>愈发频繁和强烈的城市热浪可能</w:delText>
              </w:r>
            </w:del>
            <w:del w:id="330" w:author="野草" w:date="2024-11-07T16:29:09Z">
              <w:r>
                <w:rPr>
                  <w:rFonts w:hint="default"/>
                  <w:b w:val="0"/>
                  <w:color w:val="000000"/>
                  <w:lang w:val="en-US" w:eastAsia="zh-CN"/>
                  <w:rPrChange w:id="331" w:author="野草" w:date="2024-11-07T16:35:11Z">
                    <w:rPr>
                      <w:rFonts w:hint="eastAsia"/>
                      <w:b w:val="0"/>
                      <w:color w:val="000000"/>
                      <w:lang w:val="en-US" w:eastAsia="zh-CN"/>
                    </w:rPr>
                  </w:rPrChange>
                </w:rPr>
                <w:delText>引发暴雨等极端气象灾害（Ganeshan et al., 2013）。此外，这些热浪对城市的社会经济活动产生多方面的负面影响，包括增加能源消耗、干扰城市植被生长、降低居民生活舒适度，甚至提高居民的死亡风险（Santamouris, 2020; Huang et al., 2024; Gao et al., 2023）。</w:delText>
              </w:r>
            </w:del>
          </w:p>
          <w:p w14:paraId="326219D0">
            <w:pPr>
              <w:pStyle w:val="13"/>
              <w:numPr>
                <w:ilvl w:val="-1"/>
                <w:numId w:val="0"/>
              </w:numPr>
              <w:ind w:left="0" w:leftChars="0" w:firstLine="0" w:firstLineChars="0"/>
              <w:rPr>
                <w:rFonts w:hint="default"/>
                <w:b w:val="0"/>
                <w:color w:val="000000"/>
                <w:vertAlign w:val="baseline"/>
                <w:lang w:val="en-US" w:eastAsia="zh-CN"/>
                <w:rPrChange w:id="333" w:author="野草" w:date="2024-11-07T16:35:11Z">
                  <w:rPr>
                    <w:rFonts w:hint="eastAsia"/>
                    <w:b w:val="0"/>
                    <w:color w:val="000000"/>
                    <w:vertAlign w:val="baseline"/>
                    <w:lang w:val="en-US" w:eastAsia="zh-CN"/>
                  </w:rPr>
                </w:rPrChange>
              </w:rPr>
              <w:pPrChange w:id="332" w:author="野草" w:date="2024-11-07T20:10:15Z">
                <w:pPr>
                  <w:numPr>
                    <w:ilvl w:val="0"/>
                    <w:numId w:val="3"/>
                  </w:numPr>
                  <w:ind w:left="420" w:leftChars="0" w:hanging="420" w:firstLineChars="0"/>
                </w:pPr>
              </w:pPrChange>
            </w:pPr>
            <w:del w:id="334" w:author="野草" w:date="2024-11-07T16:29:09Z">
              <w:r>
                <w:rPr>
                  <w:rFonts w:hint="default"/>
                  <w:b w:val="0"/>
                  <w:color w:val="000000"/>
                  <w:lang w:val="en-US" w:eastAsia="zh-CN"/>
                  <w:rPrChange w:id="335" w:author="野草" w:date="2024-11-07T16:35:11Z">
                    <w:rPr>
                      <w:rFonts w:hint="eastAsia"/>
                      <w:b w:val="0"/>
                      <w:color w:val="000000"/>
                      <w:lang w:val="en-US" w:eastAsia="zh-CN"/>
                    </w:rPr>
                  </w:rPrChange>
                </w:rPr>
                <w:delText>随着人们对城市热岛效应危害的认识加深，如何有效缓解城市热岛效应并调节城市小气候，已成为当前最紧迫的城市环境问题之一。</w:delText>
              </w:r>
              <w:bookmarkEnd w:id="0"/>
            </w:del>
          </w:p>
        </w:tc>
      </w:tr>
      <w:tr w14:paraId="5F9C8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Change w:id="336" w:author="野草" w:date="2024-11-07T20:11:4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128" w:type="dxa"/>
            <w:tcBorders>
              <w:top w:val="single" w:color="F2BA02" w:sz="4" w:space="0"/>
              <w:left w:val="single" w:color="F2BA02" w:sz="12" w:space="0"/>
              <w:bottom w:val="single" w:color="auto" w:sz="4" w:space="0"/>
              <w:right w:val="single" w:color="F2BA02" w:sz="4" w:space="0"/>
            </w:tcBorders>
            <w:shd w:val="clear" w:color="auto" w:fill="D4F4F1" w:themeFill="accent5" w:themeFillTint="32"/>
            <w:tcPrChange w:id="337" w:author="野草" w:date="2024-11-07T20:11:43Z">
              <w:tcPr>
                <w:tcW w:w="5082" w:type="dxa"/>
                <w:tcBorders>
                  <w:top w:val="single" w:color="F2BA02" w:sz="4" w:space="0"/>
                  <w:left w:val="single" w:color="F2BA02" w:sz="12" w:space="0"/>
                  <w:bottom w:val="single" w:color="auto" w:sz="4" w:space="0"/>
                  <w:right w:val="single" w:color="F2BA02" w:sz="4" w:space="0"/>
                </w:tcBorders>
              </w:tcPr>
            </w:tcPrChange>
          </w:tcPr>
          <w:p w14:paraId="70A25D71">
            <w:pPr>
              <w:numPr>
                <w:ilvl w:val="-1"/>
                <w:numId w:val="0"/>
              </w:numPr>
              <w:ind w:left="0" w:leftChars="0" w:firstLine="0" w:firstLineChars="0"/>
              <w:jc w:val="left"/>
              <w:rPr>
                <w:ins w:id="339" w:author="野草" w:date="2024-11-07T17:31:43Z"/>
                <w:rFonts w:hint="eastAsia"/>
                <w:b w:val="0"/>
                <w:color w:val="000000"/>
                <w:highlight w:val="none"/>
                <w:lang w:val="en-US" w:eastAsia="zh-CN"/>
              </w:rPr>
              <w:pPrChange w:id="338" w:author="野草" w:date="2024-11-07T20:07:52Z">
                <w:pPr>
                  <w:numPr>
                    <w:ilvl w:val="-1"/>
                    <w:numId w:val="0"/>
                  </w:numPr>
                  <w:ind w:left="0" w:leftChars="0" w:firstLine="0" w:firstLineChars="0"/>
                </w:pPr>
              </w:pPrChange>
            </w:pPr>
            <w:ins w:id="340" w:author="野草" w:date="2024-11-07T17:31:34Z">
              <w:r>
                <w:rPr>
                  <w:rFonts w:hint="eastAsia"/>
                  <w:b w:val="0"/>
                  <w:color w:val="000000"/>
                  <w:highlight w:val="none"/>
                  <w:lang w:val="en-US" w:eastAsia="zh-CN"/>
                </w:rPr>
                <w:t>【up2024 1107 1</w:t>
              </w:r>
            </w:ins>
            <w:ins w:id="341" w:author="野草" w:date="2024-11-07T17:31:37Z">
              <w:r>
                <w:rPr>
                  <w:rFonts w:hint="eastAsia"/>
                  <w:b w:val="0"/>
                  <w:color w:val="000000"/>
                  <w:highlight w:val="none"/>
                  <w:lang w:val="en-US" w:eastAsia="zh-CN"/>
                </w:rPr>
                <w:t>7</w:t>
              </w:r>
            </w:ins>
            <w:ins w:id="342" w:author="野草" w:date="2024-11-07T17:31:34Z">
              <w:r>
                <w:rPr>
                  <w:rFonts w:hint="eastAsia"/>
                  <w:b w:val="0"/>
                  <w:color w:val="000000"/>
                  <w:highlight w:val="none"/>
                  <w:lang w:val="en-US" w:eastAsia="zh-CN"/>
                </w:rPr>
                <w:t>:31】</w:t>
              </w:r>
            </w:ins>
          </w:p>
          <w:p w14:paraId="3F901674">
            <w:pPr>
              <w:numPr>
                <w:ilvl w:val="-1"/>
                <w:numId w:val="0"/>
              </w:numPr>
              <w:ind w:left="0" w:leftChars="0" w:firstLine="0" w:firstLineChars="0"/>
              <w:jc w:val="left"/>
              <w:rPr>
                <w:ins w:id="344" w:author="野草" w:date="2024-11-07T17:31:34Z"/>
                <w:rFonts w:hint="eastAsia"/>
                <w:b w:val="0"/>
                <w:color w:val="000000"/>
                <w:highlight w:val="none"/>
                <w:lang w:val="en-US" w:eastAsia="zh-CN"/>
              </w:rPr>
              <w:pPrChange w:id="343" w:author="野草" w:date="2024-11-07T20:07:52Z">
                <w:pPr>
                  <w:numPr>
                    <w:ilvl w:val="-1"/>
                    <w:numId w:val="0"/>
                  </w:numPr>
                  <w:ind w:left="0" w:leftChars="0" w:firstLine="0" w:firstLineChars="0"/>
                </w:pPr>
              </w:pPrChange>
            </w:pPr>
          </w:p>
          <w:p w14:paraId="53940BD4">
            <w:pPr>
              <w:numPr>
                <w:ilvl w:val="0"/>
                <w:numId w:val="10"/>
                <w:ins w:id="346" w:author="野草" w:date="2024-11-07T20:07:52Z"/>
              </w:numPr>
              <w:ind w:left="425" w:leftChars="0" w:hanging="425" w:firstLineChars="0"/>
              <w:jc w:val="left"/>
              <w:rPr>
                <w:del w:id="347" w:author="野草" w:date="2024-11-07T17:31:34Z"/>
                <w:rFonts w:hint="eastAsia" w:ascii="Georgia" w:hAnsi="Georgia" w:eastAsia="SimSun" w:cs="Georgia"/>
                <w:b w:val="0"/>
                <w:i w:val="0"/>
                <w:iCs w:val="0"/>
                <w:caps w:val="0"/>
                <w:color w:val="000000"/>
                <w:spacing w:val="0"/>
                <w:u w:val="none"/>
                <w:vertAlign w:val="baseline"/>
                <w:lang w:val="en-US" w:eastAsia="zh-CN"/>
              </w:rPr>
              <w:pPrChange w:id="345" w:author="野草" w:date="2024-11-07T20:07:52Z">
                <w:pPr>
                  <w:numPr>
                    <w:ilvl w:val="0"/>
                    <w:numId w:val="3"/>
                  </w:numPr>
                  <w:ind w:left="420" w:leftChars="0" w:hanging="420" w:firstLineChars="0"/>
                </w:pPr>
              </w:pPrChange>
            </w:pPr>
            <w:del w:id="348" w:author="野草" w:date="2024-11-07T17:31:34Z">
              <w:r>
                <w:rPr>
                  <w:rFonts w:hint="eastAsia"/>
                  <w:b w:val="0"/>
                  <w:color w:val="000000"/>
                  <w:lang w:val="en-US" w:eastAsia="zh-CN"/>
                </w:rPr>
                <w:delText>【up2024 1105 19:43】</w:delText>
              </w:r>
            </w:del>
          </w:p>
          <w:p w14:paraId="6EC6E1B7">
            <w:pPr>
              <w:numPr>
                <w:ilvl w:val="0"/>
                <w:numId w:val="10"/>
                <w:ins w:id="350" w:author="野草" w:date="2024-11-07T20:07:52Z"/>
              </w:numPr>
              <w:bidi w:val="0"/>
              <w:ind w:left="425" w:leftChars="0" w:hanging="425" w:firstLineChars="0"/>
              <w:jc w:val="left"/>
              <w:rPr>
                <w:ins w:id="351" w:author="野草" w:date="2024-11-07T17:31:59Z"/>
                <w:rFonts w:hint="default"/>
              </w:rPr>
              <w:pPrChange w:id="349" w:author="野草" w:date="2024-11-07T20:07:52Z">
                <w:pPr>
                  <w:numPr>
                    <w:ilvl w:val="0"/>
                    <w:numId w:val="3"/>
                  </w:numPr>
                  <w:bidi w:val="0"/>
                  <w:ind w:left="420" w:leftChars="0" w:hanging="420" w:firstLineChars="0"/>
                </w:pPr>
              </w:pPrChange>
            </w:pPr>
            <w:ins w:id="352" w:author="野草" w:date="2024-11-07T17:31:59Z">
              <w:r>
                <w:rPr>
                  <w:rFonts w:hint="default"/>
                </w:rPr>
                <w:t>The creation and strategic placement of green spaces have been shown to be particularly effective in mitigating the negative impacts of extreme heat waves. Urban vegetation reduces heat absorption through shading and evapotranspiration, thereby lowering local temperatures. Among the factors influencing the cooling effect of green spaces, green space area has received considerable attention. Most studies indicate that as green area increases, both the cooling intensity and the cooling range of the surrounding area expand (Cao et al., 2010; Peng et al., 2021; Gomez-Martinez et al., 2021).</w:t>
              </w:r>
            </w:ins>
          </w:p>
          <w:p w14:paraId="7AF7F405">
            <w:pPr>
              <w:numPr>
                <w:ilvl w:val="-1"/>
                <w:numId w:val="0"/>
              </w:numPr>
              <w:bidi w:val="0"/>
              <w:ind w:left="0" w:leftChars="0" w:firstLine="0" w:firstLineChars="0"/>
              <w:jc w:val="left"/>
              <w:rPr>
                <w:ins w:id="354" w:author="野草" w:date="2024-11-07T17:31:59Z"/>
                <w:rFonts w:hint="default"/>
              </w:rPr>
              <w:pPrChange w:id="353" w:author="野草" w:date="2024-11-07T20:07:52Z">
                <w:pPr>
                  <w:numPr>
                    <w:ilvl w:val="0"/>
                    <w:numId w:val="3"/>
                  </w:numPr>
                  <w:bidi w:val="0"/>
                  <w:ind w:left="420" w:leftChars="0" w:hanging="420" w:firstLineChars="0"/>
                </w:pPr>
              </w:pPrChange>
            </w:pPr>
          </w:p>
          <w:p w14:paraId="09D6D577">
            <w:pPr>
              <w:numPr>
                <w:ilvl w:val="0"/>
                <w:numId w:val="10"/>
                <w:ins w:id="356" w:author="野草" w:date="2024-11-07T20:07:52Z"/>
              </w:numPr>
              <w:bidi w:val="0"/>
              <w:ind w:left="425" w:leftChars="0" w:hanging="425" w:firstLineChars="0"/>
              <w:jc w:val="left"/>
              <w:rPr>
                <w:ins w:id="357" w:author="野草" w:date="2024-11-07T17:32:28Z"/>
                <w:b w:val="0"/>
                <w:color w:val="000000"/>
              </w:rPr>
              <w:pPrChange w:id="355" w:author="野草" w:date="2024-11-07T20:07:52Z">
                <w:pPr>
                  <w:numPr>
                    <w:ilvl w:val="0"/>
                    <w:numId w:val="3"/>
                  </w:numPr>
                  <w:bidi w:val="0"/>
                  <w:ind w:left="420" w:leftChars="0" w:hanging="420" w:firstLineChars="0"/>
                </w:pPr>
              </w:pPrChange>
            </w:pPr>
            <w:ins w:id="358" w:author="野草" w:date="2024-11-07T17:31:59Z">
              <w:r>
                <w:rPr>
                  <w:rFonts w:hint="default"/>
                </w:rPr>
                <w:t>However, there remains some uncertainty regarding the effects of green space configuration. For example, a study involving multiple Asian cities found a positive correlation between the landscape shape index (LSI) and the urban cool island effect caused by vegetation. Conversely, studies in some African and Chinese cities have shown a negative correlation between these two factors (Ekwe et al., 2021; Zhou et al., 2019; Fan et al., 2019). Overall, the relationship between green space configuration and cooling effect is influenced by multiple factors such as region and season, warranting further analysis.</w:t>
              </w:r>
            </w:ins>
          </w:p>
          <w:p w14:paraId="501D62B3">
            <w:pPr>
              <w:numPr>
                <w:ilvl w:val="-1"/>
                <w:numId w:val="0"/>
              </w:numPr>
              <w:bidi w:val="0"/>
              <w:ind w:left="0" w:leftChars="0" w:firstLine="0" w:firstLineChars="0"/>
              <w:jc w:val="left"/>
              <w:rPr>
                <w:ins w:id="360" w:author="野草" w:date="2024-11-07T17:32:20Z"/>
                <w:b w:val="0"/>
                <w:color w:val="000000"/>
              </w:rPr>
              <w:pPrChange w:id="359" w:author="野草" w:date="2024-11-07T20:07:52Z">
                <w:pPr>
                  <w:numPr>
                    <w:ilvl w:val="0"/>
                    <w:numId w:val="3"/>
                  </w:numPr>
                  <w:bidi w:val="0"/>
                  <w:ind w:left="420" w:leftChars="0" w:hanging="420" w:firstLineChars="0"/>
                </w:pPr>
              </w:pPrChange>
            </w:pPr>
          </w:p>
          <w:p w14:paraId="4445175D">
            <w:pPr>
              <w:numPr>
                <w:ilvl w:val="0"/>
                <w:numId w:val="10"/>
                <w:ins w:id="362" w:author="野草" w:date="2024-11-07T20:07:52Z"/>
              </w:numPr>
              <w:bidi w:val="0"/>
              <w:ind w:left="425" w:leftChars="0" w:hanging="425" w:firstLineChars="0"/>
              <w:jc w:val="left"/>
              <w:rPr>
                <w:del w:id="363" w:author="野草" w:date="2024-11-07T17:31:19Z"/>
                <w:b w:val="0"/>
                <w:color w:val="000000"/>
              </w:rPr>
              <w:pPrChange w:id="361" w:author="野草" w:date="2024-11-07T20:07:52Z">
                <w:pPr>
                  <w:numPr>
                    <w:ilvl w:val="0"/>
                    <w:numId w:val="3"/>
                  </w:numPr>
                  <w:bidi w:val="0"/>
                  <w:ind w:left="420" w:leftChars="0" w:hanging="420" w:firstLineChars="0"/>
                </w:pPr>
              </w:pPrChange>
            </w:pPr>
            <w:ins w:id="364" w:author="野草" w:date="2024-11-07T17:31:59Z">
              <w:r>
                <w:rPr>
                  <w:rFonts w:hint="default"/>
                </w:rPr>
                <w:t>In addition, surrounding urban characteristics, including land cover patterns and three-dimensional morphology, play an important role in determining the strength and extent of green space cooling effects (Qiu et al., 2020; Liao et al., 2023). Most current research focuses on two-dimensional factors, with relatively less attention given to three-dimensional factors. In fact, buildings not only alter the absorption and release of ground radiation but also channel airflows. Some studies suggest that three-dimensional geometric structures may have a more significant impact on urban thermal environments (Yin et al., 2018; Tian et al., 2019; Unger, 2009). Therefore, further research is needed to explore the influence of three-dimensional urban morphological features, especially building characteristics, on the cooling effects of green spaces.</w:t>
              </w:r>
            </w:ins>
            <w:del w:id="365" w:author="野草" w:date="2024-11-07T17:31:19Z">
              <w:r>
                <w:rPr>
                  <w:b w:val="0"/>
                  <w:color w:val="000000"/>
                  <w:highlight w:val="yellow"/>
                </w:rPr>
                <w:delText>One primary cause</w:delText>
              </w:r>
            </w:del>
            <w:del w:id="366" w:author="野草" w:date="2024-11-07T17:31:19Z">
              <w:r>
                <w:rPr>
                  <w:b w:val="0"/>
                  <w:color w:val="000000"/>
                </w:rPr>
                <w:delText xml:space="preserve"> of </w:delText>
              </w:r>
            </w:del>
            <w:del w:id="367" w:author="野草" w:date="2024-11-07T17:31:19Z">
              <w:r>
                <w:rPr>
                  <w:b w:val="0"/>
                  <w:color w:val="000000"/>
                  <w:highlight w:val="yellow"/>
                </w:rPr>
                <w:delText>the urban heat island effect</w:delText>
              </w:r>
            </w:del>
            <w:del w:id="368" w:author="野草" w:date="2024-11-07T17:31:19Z">
              <w:r>
                <w:rPr>
                  <w:b w:val="0"/>
                  <w:color w:val="000000"/>
                </w:rPr>
                <w:delText xml:space="preserve"> is the </w:delText>
              </w:r>
            </w:del>
            <w:del w:id="369" w:author="野草" w:date="2024-11-07T17:31:19Z">
              <w:r>
                <w:rPr>
                  <w:b w:val="0"/>
                  <w:color w:val="000000"/>
                  <w:highlight w:val="yellow"/>
                </w:rPr>
                <w:delText>significantly higher coverage</w:delText>
              </w:r>
            </w:del>
            <w:del w:id="370" w:author="野草" w:date="2024-11-07T17:31:19Z">
              <w:r>
                <w:rPr>
                  <w:b w:val="0"/>
                  <w:color w:val="000000"/>
                </w:rPr>
                <w:delText xml:space="preserve"> of </w:delText>
              </w:r>
            </w:del>
            <w:del w:id="371" w:author="野草" w:date="2024-11-07T17:31:19Z">
              <w:r>
                <w:rPr>
                  <w:b w:val="0"/>
                  <w:color w:val="000000"/>
                  <w:highlight w:val="yellow"/>
                </w:rPr>
                <w:delText>impervious surfaces</w:delText>
              </w:r>
            </w:del>
            <w:del w:id="372" w:author="野草" w:date="2024-11-07T17:31:19Z">
              <w:r>
                <w:rPr>
                  <w:b w:val="0"/>
                  <w:color w:val="000000"/>
                </w:rPr>
                <w:delText xml:space="preserve"> in cities compared to</w:delText>
              </w:r>
            </w:del>
            <w:del w:id="373" w:author="野草" w:date="2024-11-07T17:31:19Z">
              <w:r>
                <w:rPr>
                  <w:b w:val="0"/>
                  <w:color w:val="000000"/>
                  <w:highlight w:val="yellow"/>
                </w:rPr>
                <w:delText xml:space="preserve"> rural areas</w:delText>
              </w:r>
            </w:del>
            <w:del w:id="374" w:author="野草" w:date="2024-11-07T17:31:19Z">
              <w:r>
                <w:rPr>
                  <w:b w:val="0"/>
                  <w:color w:val="000000"/>
                </w:rPr>
                <w:delText xml:space="preserve">. To address this challenge, a range of strategies can be employed to </w:delText>
              </w:r>
            </w:del>
            <w:del w:id="375" w:author="野草" w:date="2024-11-07T17:31:19Z">
              <w:r>
                <w:rPr>
                  <w:b w:val="0"/>
                  <w:color w:val="000000"/>
                  <w:highlight w:val="yellow"/>
                </w:rPr>
                <w:delText>lower urban temperatures</w:delText>
              </w:r>
            </w:del>
            <w:del w:id="376" w:author="野草" w:date="2024-11-07T17:31:19Z">
              <w:r>
                <w:rPr>
                  <w:b w:val="0"/>
                  <w:color w:val="000000"/>
                </w:rPr>
                <w:delText xml:space="preserve">, including </w:delText>
              </w:r>
            </w:del>
            <w:del w:id="377" w:author="野草" w:date="2024-11-07T17:31:19Z">
              <w:r>
                <w:rPr>
                  <w:b w:val="0"/>
                  <w:color w:val="000000"/>
                  <w:highlight w:val="yellow"/>
                </w:rPr>
                <w:delText>increasing urban vegetation</w:delText>
              </w:r>
            </w:del>
            <w:del w:id="378" w:author="野草" w:date="2024-11-07T17:31:19Z">
              <w:r>
                <w:rPr>
                  <w:b w:val="0"/>
                  <w:color w:val="000000"/>
                </w:rPr>
                <w:delText>, utilizing cool roofs, and implementing</w:delText>
              </w:r>
            </w:del>
            <w:del w:id="379" w:author="野草" w:date="2024-11-07T17:31:19Z">
              <w:r>
                <w:rPr>
                  <w:b w:val="0"/>
                  <w:color w:val="000000"/>
                  <w:highlight w:val="yellow"/>
                </w:rPr>
                <w:delText xml:space="preserve"> cool pavements</w:delText>
              </w:r>
            </w:del>
            <w:del w:id="380" w:author="野草" w:date="2024-11-07T17:31:19Z">
              <w:r>
                <w:rPr>
                  <w:b w:val="0"/>
                  <w:color w:val="000000"/>
                </w:rPr>
                <w:delText xml:space="preserve"> (Khare et al., 2021; Wang et al., 2021).</w:delText>
              </w:r>
            </w:del>
          </w:p>
          <w:p w14:paraId="793A6E37">
            <w:pPr>
              <w:numPr>
                <w:ilvl w:val="0"/>
                <w:numId w:val="10"/>
                <w:ins w:id="382" w:author="野草" w:date="2024-11-07T20:07:52Z"/>
              </w:numPr>
              <w:bidi w:val="0"/>
              <w:ind w:left="425" w:leftChars="0" w:hanging="425"/>
              <w:jc w:val="left"/>
              <w:rPr>
                <w:del w:id="383" w:author="野草" w:date="2024-11-07T17:31:19Z"/>
                <w:b w:val="0"/>
                <w:color w:val="000000"/>
              </w:rPr>
              <w:pPrChange w:id="381" w:author="野草" w:date="2024-11-07T20:07:52Z">
                <w:pPr>
                  <w:numPr>
                    <w:ilvl w:val="0"/>
                    <w:numId w:val="0"/>
                  </w:numPr>
                  <w:bidi w:val="0"/>
                  <w:ind w:leftChars="0"/>
                </w:pPr>
              </w:pPrChange>
            </w:pPr>
          </w:p>
          <w:p w14:paraId="2064B92D">
            <w:pPr>
              <w:numPr>
                <w:ilvl w:val="0"/>
                <w:numId w:val="10"/>
                <w:ins w:id="385" w:author="野草" w:date="2024-11-07T20:07:52Z"/>
              </w:numPr>
              <w:bidi w:val="0"/>
              <w:ind w:left="425" w:leftChars="0" w:hanging="425" w:firstLineChars="0"/>
              <w:jc w:val="left"/>
              <w:rPr>
                <w:del w:id="386" w:author="野草" w:date="2024-11-07T17:31:19Z"/>
                <w:b w:val="0"/>
                <w:color w:val="000000"/>
              </w:rPr>
              <w:pPrChange w:id="384" w:author="野草" w:date="2024-11-07T20:07:52Z">
                <w:pPr>
                  <w:numPr>
                    <w:ilvl w:val="0"/>
                    <w:numId w:val="3"/>
                  </w:numPr>
                  <w:bidi w:val="0"/>
                  <w:ind w:left="420" w:leftChars="0" w:hanging="420" w:firstLineChars="0"/>
                </w:pPr>
              </w:pPrChange>
            </w:pPr>
            <w:del w:id="387" w:author="野草" w:date="2024-11-07T17:31:19Z">
              <w:r>
                <w:rPr>
                  <w:b w:val="0"/>
                  <w:color w:val="000000"/>
                </w:rPr>
                <w:delText>Among these approaches, the creation and use of</w:delText>
              </w:r>
            </w:del>
            <w:del w:id="388" w:author="野草" w:date="2024-11-07T17:31:19Z">
              <w:r>
                <w:rPr>
                  <w:b w:val="0"/>
                  <w:color w:val="000000"/>
                  <w:highlight w:val="yellow"/>
                </w:rPr>
                <w:delText xml:space="preserve"> green spaces</w:delText>
              </w:r>
            </w:del>
            <w:del w:id="389" w:author="野草" w:date="2024-11-07T17:31:19Z">
              <w:r>
                <w:rPr>
                  <w:b w:val="0"/>
                  <w:color w:val="000000"/>
                </w:rPr>
                <w:delText xml:space="preserve"> have become particularly effective in</w:delText>
              </w:r>
            </w:del>
            <w:del w:id="390" w:author="野草" w:date="2024-11-07T17:31:19Z">
              <w:r>
                <w:rPr>
                  <w:b w:val="0"/>
                  <w:color w:val="000000"/>
                  <w:highlight w:val="yellow"/>
                </w:rPr>
                <w:delText xml:space="preserve"> mitigating the negative impacts</w:delText>
              </w:r>
            </w:del>
            <w:del w:id="391" w:author="野草" w:date="2024-11-07T17:31:19Z">
              <w:r>
                <w:rPr>
                  <w:b w:val="0"/>
                  <w:color w:val="000000"/>
                </w:rPr>
                <w:delText xml:space="preserve"> of extreme heatwaves. Specifically, urban vegetation reduces </w:delText>
              </w:r>
            </w:del>
            <w:del w:id="392" w:author="野草" w:date="2024-11-07T17:31:19Z">
              <w:r>
                <w:rPr>
                  <w:b w:val="0"/>
                  <w:color w:val="000000"/>
                  <w:highlight w:val="yellow"/>
                </w:rPr>
                <w:delText xml:space="preserve">heat absorption </w:delText>
              </w:r>
            </w:del>
            <w:del w:id="393" w:author="野草" w:date="2024-11-07T17:31:19Z">
              <w:r>
                <w:rPr>
                  <w:b w:val="0"/>
                  <w:color w:val="000000"/>
                </w:rPr>
                <w:delText xml:space="preserve">through </w:delText>
              </w:r>
            </w:del>
            <w:del w:id="394" w:author="野草" w:date="2024-11-07T17:31:19Z">
              <w:r>
                <w:rPr>
                  <w:b w:val="0"/>
                  <w:color w:val="000000"/>
                  <w:highlight w:val="yellow"/>
                </w:rPr>
                <w:delText>shading and evapotranspiration</w:delText>
              </w:r>
            </w:del>
            <w:del w:id="395" w:author="野草" w:date="2024-11-07T17:31:19Z">
              <w:r>
                <w:rPr>
                  <w:b w:val="0"/>
                  <w:color w:val="000000"/>
                </w:rPr>
                <w:delText>, thereby lowering local temperatures</w:delText>
              </w:r>
            </w:del>
            <w:del w:id="396" w:author="野草" w:date="2024-11-07T17:31:19Z">
              <w:r>
                <w:rPr>
                  <w:rFonts w:hint="eastAsia"/>
                  <w:b w:val="0"/>
                  <w:color w:val="000000"/>
                  <w:lang w:val="en-US" w:eastAsia="zh-CN"/>
                </w:rPr>
                <w:delText>.</w:delText>
              </w:r>
            </w:del>
          </w:p>
          <w:p w14:paraId="27EE3319">
            <w:pPr>
              <w:numPr>
                <w:ilvl w:val="0"/>
                <w:numId w:val="10"/>
                <w:ins w:id="398" w:author="野草" w:date="2024-11-07T20:07:52Z"/>
              </w:numPr>
              <w:bidi w:val="0"/>
              <w:ind w:left="425" w:leftChars="0" w:hanging="425"/>
              <w:jc w:val="left"/>
              <w:rPr>
                <w:del w:id="399" w:author="野草" w:date="2024-11-07T17:31:19Z"/>
                <w:b w:val="0"/>
                <w:color w:val="000000"/>
              </w:rPr>
              <w:pPrChange w:id="397" w:author="野草" w:date="2024-11-07T20:07:52Z">
                <w:pPr>
                  <w:numPr>
                    <w:ilvl w:val="0"/>
                    <w:numId w:val="0"/>
                  </w:numPr>
                  <w:bidi w:val="0"/>
                  <w:ind w:leftChars="0"/>
                </w:pPr>
              </w:pPrChange>
            </w:pPr>
          </w:p>
          <w:p w14:paraId="1598E161">
            <w:pPr>
              <w:numPr>
                <w:ilvl w:val="0"/>
                <w:numId w:val="10"/>
                <w:ins w:id="401" w:author="野草" w:date="2024-11-07T20:07:52Z"/>
              </w:numPr>
              <w:bidi w:val="0"/>
              <w:ind w:left="425" w:leftChars="0" w:hanging="425" w:firstLineChars="0"/>
              <w:jc w:val="left"/>
              <w:rPr>
                <w:del w:id="402" w:author="野草" w:date="2024-11-07T17:31:19Z"/>
                <w:b w:val="0"/>
                <w:color w:val="000000"/>
              </w:rPr>
              <w:pPrChange w:id="400" w:author="野草" w:date="2024-11-07T20:07:52Z">
                <w:pPr>
                  <w:numPr>
                    <w:ilvl w:val="0"/>
                    <w:numId w:val="3"/>
                  </w:numPr>
                  <w:bidi w:val="0"/>
                  <w:ind w:left="420" w:leftChars="0" w:hanging="420" w:firstLineChars="0"/>
                </w:pPr>
              </w:pPrChange>
            </w:pPr>
            <w:del w:id="403" w:author="野草" w:date="2024-11-07T17:31:19Z">
              <w:r>
                <w:rPr>
                  <w:b w:val="0"/>
                  <w:color w:val="000000"/>
                </w:rPr>
                <w:delText>Currently, many</w:delText>
              </w:r>
            </w:del>
            <w:del w:id="404" w:author="野草" w:date="2024-11-07T17:31:19Z">
              <w:r>
                <w:rPr>
                  <w:b w:val="0"/>
                  <w:color w:val="000000"/>
                  <w:highlight w:val="yellow"/>
                </w:rPr>
                <w:delText xml:space="preserve"> remote sensing studies</w:delText>
              </w:r>
            </w:del>
            <w:del w:id="405" w:author="野草" w:date="2024-11-07T17:31:19Z">
              <w:r>
                <w:rPr>
                  <w:b w:val="0"/>
                  <w:color w:val="000000"/>
                </w:rPr>
                <w:delText xml:space="preserve"> have analyzed the</w:delText>
              </w:r>
            </w:del>
            <w:del w:id="406" w:author="野草" w:date="2024-11-07T17:31:19Z">
              <w:r>
                <w:rPr>
                  <w:b w:val="0"/>
                  <w:color w:val="000000"/>
                  <w:highlight w:val="yellow"/>
                </w:rPr>
                <w:delText xml:space="preserve"> cooling effects </w:delText>
              </w:r>
            </w:del>
            <w:del w:id="407" w:author="野草" w:date="2024-11-07T17:31:19Z">
              <w:r>
                <w:rPr>
                  <w:b w:val="0"/>
                  <w:color w:val="000000"/>
                </w:rPr>
                <w:delText xml:space="preserve">of green spaces and the </w:delText>
              </w:r>
            </w:del>
            <w:del w:id="408" w:author="野草" w:date="2024-11-07T17:31:19Z">
              <w:r>
                <w:rPr>
                  <w:b w:val="0"/>
                  <w:color w:val="000000"/>
                  <w:highlight w:val="yellow"/>
                </w:rPr>
                <w:delText>factors influencing them</w:delText>
              </w:r>
            </w:del>
            <w:del w:id="409" w:author="野草" w:date="2024-11-07T17:31:19Z">
              <w:r>
                <w:rPr>
                  <w:b w:val="0"/>
                  <w:color w:val="000000"/>
                </w:rPr>
                <w:delText xml:space="preserve">. Notably, characteristics such as </w:delText>
              </w:r>
            </w:del>
            <w:del w:id="410" w:author="野草" w:date="2024-11-07T17:31:19Z">
              <w:r>
                <w:rPr>
                  <w:b w:val="0"/>
                  <w:color w:val="000000"/>
                  <w:highlight w:val="yellow"/>
                </w:rPr>
                <w:delText>the area and configuration</w:delText>
              </w:r>
            </w:del>
            <w:del w:id="411" w:author="野草" w:date="2024-11-07T17:31:19Z">
              <w:r>
                <w:rPr>
                  <w:b w:val="0"/>
                  <w:color w:val="000000"/>
                </w:rPr>
                <w:delText xml:space="preserve"> of green spaces are </w:delText>
              </w:r>
            </w:del>
            <w:del w:id="412" w:author="野草" w:date="2024-11-07T17:31:19Z">
              <w:r>
                <w:rPr>
                  <w:b w:val="0"/>
                  <w:color w:val="000000"/>
                  <w:highlight w:val="yellow"/>
                </w:rPr>
                <w:delText>critical factors</w:delText>
              </w:r>
            </w:del>
            <w:del w:id="413" w:author="野草" w:date="2024-11-07T17:31:19Z">
              <w:r>
                <w:rPr>
                  <w:b w:val="0"/>
                  <w:color w:val="000000"/>
                </w:rPr>
                <w:delText xml:space="preserve"> affecting </w:delText>
              </w:r>
            </w:del>
            <w:del w:id="414" w:author="野草" w:date="2024-11-07T17:31:19Z">
              <w:r>
                <w:rPr>
                  <w:b w:val="0"/>
                  <w:color w:val="000000"/>
                  <w:highlight w:val="yellow"/>
                </w:rPr>
                <w:delText xml:space="preserve">surface heat flux </w:delText>
              </w:r>
            </w:del>
            <w:del w:id="415" w:author="野草" w:date="2024-11-07T17:31:19Z">
              <w:r>
                <w:rPr>
                  <w:b w:val="0"/>
                  <w:color w:val="000000"/>
                </w:rPr>
                <w:delText xml:space="preserve">and </w:delText>
              </w:r>
            </w:del>
            <w:del w:id="416" w:author="野草" w:date="2024-11-07T17:31:19Z">
              <w:r>
                <w:rPr>
                  <w:b w:val="0"/>
                  <w:color w:val="000000"/>
                  <w:highlight w:val="yellow"/>
                </w:rPr>
                <w:delText>temperature regulation</w:delText>
              </w:r>
            </w:del>
            <w:del w:id="417" w:author="野草" w:date="2024-11-07T17:31:19Z">
              <w:r>
                <w:rPr>
                  <w:b w:val="0"/>
                  <w:color w:val="000000"/>
                </w:rPr>
                <w:delText>.</w:delText>
              </w:r>
            </w:del>
          </w:p>
          <w:p w14:paraId="7B88F5C5">
            <w:pPr>
              <w:numPr>
                <w:ilvl w:val="0"/>
                <w:numId w:val="10"/>
                <w:ins w:id="419" w:author="野草" w:date="2024-11-07T20:07:52Z"/>
              </w:numPr>
              <w:bidi w:val="0"/>
              <w:ind w:left="425" w:leftChars="0" w:hanging="425"/>
              <w:jc w:val="left"/>
              <w:rPr>
                <w:del w:id="420" w:author="野草" w:date="2024-11-07T17:31:19Z"/>
                <w:b w:val="0"/>
                <w:color w:val="000000"/>
              </w:rPr>
              <w:pPrChange w:id="418" w:author="野草" w:date="2024-11-07T20:07:52Z">
                <w:pPr>
                  <w:numPr>
                    <w:ilvl w:val="0"/>
                    <w:numId w:val="0"/>
                  </w:numPr>
                  <w:bidi w:val="0"/>
                  <w:ind w:leftChars="0"/>
                </w:pPr>
              </w:pPrChange>
            </w:pPr>
          </w:p>
          <w:p w14:paraId="22A19F2D">
            <w:pPr>
              <w:numPr>
                <w:ilvl w:val="0"/>
                <w:numId w:val="10"/>
                <w:ins w:id="422" w:author="野草" w:date="2024-11-07T20:07:52Z"/>
              </w:numPr>
              <w:bidi w:val="0"/>
              <w:ind w:left="425" w:leftChars="0" w:hanging="425" w:firstLineChars="0"/>
              <w:jc w:val="left"/>
              <w:rPr>
                <w:del w:id="423" w:author="野草" w:date="2024-11-07T17:31:19Z"/>
                <w:b w:val="0"/>
                <w:color w:val="000000"/>
              </w:rPr>
              <w:pPrChange w:id="421" w:author="野草" w:date="2024-11-07T20:07:52Z">
                <w:pPr>
                  <w:numPr>
                    <w:ilvl w:val="0"/>
                    <w:numId w:val="3"/>
                  </w:numPr>
                  <w:bidi w:val="0"/>
                  <w:ind w:left="420" w:leftChars="0" w:hanging="420" w:firstLineChars="0"/>
                </w:pPr>
              </w:pPrChange>
            </w:pPr>
            <w:del w:id="424" w:author="野草" w:date="2024-11-07T17:31:19Z">
              <w:r>
                <w:rPr>
                  <w:b w:val="0"/>
                  <w:color w:val="000000"/>
                </w:rPr>
                <w:delText xml:space="preserve">For example, </w:delText>
              </w:r>
            </w:del>
            <w:del w:id="425" w:author="野草" w:date="2024-11-07T17:31:19Z">
              <w:r>
                <w:rPr>
                  <w:b w:val="0"/>
                  <w:color w:val="000000"/>
                  <w:highlight w:val="yellow"/>
                </w:rPr>
                <w:delText>a study conducted in</w:delText>
              </w:r>
            </w:del>
            <w:del w:id="426" w:author="野草" w:date="2024-11-07T17:31:19Z">
              <w:r>
                <w:rPr>
                  <w:b w:val="0"/>
                  <w:color w:val="000000"/>
                </w:rPr>
                <w:delText xml:space="preserve"> Mexico found that</w:delText>
              </w:r>
            </w:del>
            <w:del w:id="427" w:author="野草" w:date="2024-11-07T17:31:19Z">
              <w:r>
                <w:rPr>
                  <w:b w:val="0"/>
                  <w:color w:val="000000"/>
                  <w:highlight w:val="yellow"/>
                </w:rPr>
                <w:delText xml:space="preserve"> green</w:delText>
              </w:r>
            </w:del>
            <w:del w:id="428" w:author="野草" w:date="2024-11-07T17:31:19Z">
              <w:r>
                <w:rPr>
                  <w:rFonts w:hint="eastAsia"/>
                  <w:b w:val="0"/>
                  <w:color w:val="000000"/>
                  <w:highlight w:val="yellow"/>
                  <w:lang w:val="en-US" w:eastAsia="zh-CN"/>
                </w:rPr>
                <w:delText xml:space="preserve"> </w:delText>
              </w:r>
            </w:del>
            <w:del w:id="429" w:author="野草" w:date="2024-11-07T17:31:19Z">
              <w:r>
                <w:rPr>
                  <w:b w:val="0"/>
                  <w:color w:val="000000"/>
                  <w:highlight w:val="yellow"/>
                </w:rPr>
                <w:delText>space</w:delText>
              </w:r>
            </w:del>
            <w:del w:id="430" w:author="野草" w:date="2024-11-07T17:31:19Z">
              <w:r>
                <w:rPr>
                  <w:rFonts w:hint="eastAsia"/>
                  <w:b w:val="0"/>
                  <w:color w:val="000000"/>
                  <w:highlight w:val="yellow"/>
                  <w:lang w:val="en-US" w:eastAsia="zh-CN"/>
                </w:rPr>
                <w:delText xml:space="preserve"> </w:delText>
              </w:r>
            </w:del>
            <w:del w:id="431" w:author="野草" w:date="2024-11-07T17:31:19Z">
              <w:r>
                <w:rPr>
                  <w:b w:val="0"/>
                  <w:color w:val="000000"/>
                  <w:highlight w:val="yellow"/>
                </w:rPr>
                <w:delText xml:space="preserve">area </w:delText>
              </w:r>
            </w:del>
            <w:del w:id="432" w:author="野草" w:date="2024-11-07T17:31:19Z">
              <w:r>
                <w:rPr>
                  <w:b w:val="0"/>
                  <w:color w:val="000000"/>
                </w:rPr>
                <w:delText xml:space="preserve">accounts for up to 30% of </w:delText>
              </w:r>
            </w:del>
            <w:del w:id="433" w:author="野草" w:date="2024-11-07T17:31:19Z">
              <w:r>
                <w:rPr>
                  <w:b w:val="0"/>
                  <w:color w:val="000000"/>
                  <w:highlight w:val="yellow"/>
                </w:rPr>
                <w:delText xml:space="preserve">the variability </w:delText>
              </w:r>
            </w:del>
            <w:del w:id="434" w:author="野草" w:date="2024-11-07T17:31:19Z">
              <w:r>
                <w:rPr>
                  <w:b w:val="0"/>
                  <w:color w:val="000000"/>
                </w:rPr>
                <w:delText xml:space="preserve">in its cooling intensity (Gomez-Martinez et al., 2021). Regarding the influence of </w:delText>
              </w:r>
            </w:del>
            <w:del w:id="435" w:author="野草" w:date="2024-11-07T17:31:19Z">
              <w:r>
                <w:rPr>
                  <w:b w:val="0"/>
                  <w:color w:val="000000"/>
                  <w:highlight w:val="yellow"/>
                </w:rPr>
                <w:delText>green space configuration</w:delText>
              </w:r>
            </w:del>
            <w:del w:id="436" w:author="野草" w:date="2024-11-07T17:31:19Z">
              <w:r>
                <w:rPr>
                  <w:b w:val="0"/>
                  <w:color w:val="000000"/>
                </w:rPr>
                <w:delText xml:space="preserve">, research has shown that UHI intensity is negatively correlated with </w:delText>
              </w:r>
            </w:del>
            <w:del w:id="437" w:author="野草" w:date="2024-11-07T17:31:19Z">
              <w:r>
                <w:rPr>
                  <w:b w:val="0"/>
                  <w:color w:val="000000"/>
                  <w:highlight w:val="yellow"/>
                </w:rPr>
                <w:delText>patch density and patch shape index</w:delText>
              </w:r>
            </w:del>
            <w:del w:id="438" w:author="野草" w:date="2024-11-07T17:31:19Z">
              <w:r>
                <w:rPr>
                  <w:b w:val="0"/>
                  <w:color w:val="000000"/>
                </w:rPr>
                <w:delText xml:space="preserve">, while positively correlated with </w:delText>
              </w:r>
            </w:del>
            <w:del w:id="439" w:author="野草" w:date="2024-11-07T17:31:19Z">
              <w:r>
                <w:rPr>
                  <w:b w:val="0"/>
                  <w:color w:val="000000"/>
                  <w:highlight w:val="yellow"/>
                </w:rPr>
                <w:delText>the edge density</w:delText>
              </w:r>
            </w:del>
            <w:del w:id="440" w:author="野草" w:date="2024-11-07T17:31:19Z">
              <w:r>
                <w:rPr>
                  <w:b w:val="0"/>
                  <w:color w:val="000000"/>
                </w:rPr>
                <w:delText xml:space="preserve"> of green space.</w:delText>
              </w:r>
            </w:del>
          </w:p>
          <w:p w14:paraId="69D131B2">
            <w:pPr>
              <w:numPr>
                <w:ilvl w:val="0"/>
                <w:numId w:val="10"/>
                <w:ins w:id="442" w:author="野草" w:date="2024-11-07T20:07:52Z"/>
              </w:numPr>
              <w:bidi w:val="0"/>
              <w:ind w:left="425" w:leftChars="0" w:hanging="425"/>
              <w:jc w:val="left"/>
              <w:rPr>
                <w:del w:id="443" w:author="野草" w:date="2024-11-07T17:31:19Z"/>
                <w:b w:val="0"/>
                <w:color w:val="000000"/>
              </w:rPr>
              <w:pPrChange w:id="441" w:author="野草" w:date="2024-11-07T20:07:52Z">
                <w:pPr>
                  <w:numPr>
                    <w:ilvl w:val="0"/>
                    <w:numId w:val="0"/>
                  </w:numPr>
                  <w:bidi w:val="0"/>
                  <w:ind w:leftChars="0"/>
                </w:pPr>
              </w:pPrChange>
            </w:pPr>
          </w:p>
          <w:p w14:paraId="65CCA0BD">
            <w:pPr>
              <w:numPr>
                <w:ilvl w:val="0"/>
                <w:numId w:val="10"/>
                <w:ins w:id="445" w:author="野草" w:date="2024-11-07T20:07:52Z"/>
              </w:numPr>
              <w:bidi w:val="0"/>
              <w:ind w:left="425" w:leftChars="0" w:hanging="425" w:firstLineChars="0"/>
              <w:jc w:val="left"/>
              <w:rPr>
                <w:del w:id="446" w:author="野草" w:date="2024-11-07T17:31:19Z"/>
                <w:b w:val="0"/>
                <w:color w:val="000000"/>
              </w:rPr>
              <w:pPrChange w:id="444" w:author="野草" w:date="2024-11-07T20:07:52Z">
                <w:pPr>
                  <w:numPr>
                    <w:ilvl w:val="0"/>
                    <w:numId w:val="3"/>
                  </w:numPr>
                  <w:bidi w:val="0"/>
                  <w:ind w:left="420" w:leftChars="0" w:hanging="420" w:firstLineChars="0"/>
                </w:pPr>
              </w:pPrChange>
            </w:pPr>
            <w:del w:id="447" w:author="野草" w:date="2024-11-07T17:31:19Z">
              <w:r>
                <w:rPr>
                  <w:b w:val="0"/>
                  <w:color w:val="000000"/>
                </w:rPr>
                <w:delText xml:space="preserve">In addition to </w:delText>
              </w:r>
            </w:del>
            <w:del w:id="448" w:author="野草" w:date="2024-11-07T17:31:19Z">
              <w:r>
                <w:rPr>
                  <w:b w:val="0"/>
                  <w:color w:val="000000"/>
                  <w:highlight w:val="yellow"/>
                </w:rPr>
                <w:delText xml:space="preserve">the characteristics </w:delText>
              </w:r>
            </w:del>
            <w:del w:id="449" w:author="野草" w:date="2024-11-07T17:31:19Z">
              <w:r>
                <w:rPr>
                  <w:b w:val="0"/>
                  <w:color w:val="000000"/>
                </w:rPr>
                <w:delText xml:space="preserve">of green spaces themselves, surrounding </w:delText>
              </w:r>
            </w:del>
            <w:del w:id="450" w:author="野草" w:date="2024-11-07T17:31:19Z">
              <w:r>
                <w:rPr>
                  <w:b w:val="0"/>
                  <w:color w:val="000000"/>
                  <w:highlight w:val="yellow"/>
                </w:rPr>
                <w:delText>urban features</w:delText>
              </w:r>
            </w:del>
            <w:del w:id="451" w:author="野草" w:date="2024-11-07T17:31:19Z">
              <w:r>
                <w:rPr>
                  <w:b w:val="0"/>
                  <w:color w:val="000000"/>
                </w:rPr>
                <w:delText xml:space="preserve">, such as </w:delText>
              </w:r>
            </w:del>
            <w:del w:id="452" w:author="野草" w:date="2024-11-07T17:31:19Z">
              <w:r>
                <w:rPr>
                  <w:b w:val="0"/>
                  <w:color w:val="000000"/>
                  <w:highlight w:val="yellow"/>
                </w:rPr>
                <w:delText>building density</w:delText>
              </w:r>
            </w:del>
            <w:del w:id="453" w:author="野草" w:date="2024-11-07T17:31:19Z">
              <w:r>
                <w:rPr>
                  <w:b w:val="0"/>
                  <w:color w:val="000000"/>
                </w:rPr>
                <w:delText xml:space="preserve"> and the</w:delText>
              </w:r>
            </w:del>
            <w:del w:id="454" w:author="野草" w:date="2024-11-07T17:31:19Z">
              <w:r>
                <w:rPr>
                  <w:b w:val="0"/>
                  <w:color w:val="000000"/>
                  <w:highlight w:val="yellow"/>
                </w:rPr>
                <w:delText xml:space="preserve"> proportion of impervious surfaces</w:delText>
              </w:r>
            </w:del>
            <w:del w:id="455" w:author="野草" w:date="2024-11-07T17:31:19Z">
              <w:r>
                <w:rPr>
                  <w:b w:val="0"/>
                  <w:color w:val="000000"/>
                </w:rPr>
                <w:delText xml:space="preserve">, play a significant role in determining </w:delText>
              </w:r>
            </w:del>
            <w:del w:id="456" w:author="野草" w:date="2024-11-07T17:31:19Z">
              <w:r>
                <w:rPr>
                  <w:b w:val="0"/>
                  <w:color w:val="000000"/>
                  <w:highlight w:val="yellow"/>
                </w:rPr>
                <w:delText>the intensity and extent</w:delText>
              </w:r>
            </w:del>
            <w:del w:id="457" w:author="野草" w:date="2024-11-07T17:31:19Z">
              <w:r>
                <w:rPr>
                  <w:b w:val="0"/>
                  <w:color w:val="000000"/>
                </w:rPr>
                <w:delText xml:space="preserve"> of their </w:delText>
              </w:r>
            </w:del>
            <w:del w:id="458" w:author="野草" w:date="2024-11-07T17:31:19Z">
              <w:r>
                <w:rPr>
                  <w:b w:val="0"/>
                  <w:color w:val="000000"/>
                  <w:highlight w:val="yellow"/>
                </w:rPr>
                <w:delText>cooling effects</w:delText>
              </w:r>
            </w:del>
            <w:del w:id="459" w:author="野草" w:date="2024-11-07T17:31:19Z">
              <w:r>
                <w:rPr>
                  <w:b w:val="0"/>
                  <w:color w:val="000000"/>
                </w:rPr>
                <w:delText xml:space="preserve"> (Qiu et al., 2020; Liao et al., 2023). A higher proportion of </w:delText>
              </w:r>
            </w:del>
            <w:del w:id="460" w:author="野草" w:date="2024-11-07T17:31:19Z">
              <w:r>
                <w:rPr>
                  <w:b w:val="0"/>
                  <w:color w:val="000000"/>
                  <w:highlight w:val="yellow"/>
                </w:rPr>
                <w:delText xml:space="preserve">impervious surfaces </w:delText>
              </w:r>
            </w:del>
            <w:del w:id="461" w:author="野草" w:date="2024-11-07T17:31:19Z">
              <w:r>
                <w:rPr>
                  <w:b w:val="0"/>
                  <w:color w:val="000000"/>
                </w:rPr>
                <w:delText xml:space="preserve">tends to reduce the </w:delText>
              </w:r>
            </w:del>
            <w:del w:id="462" w:author="野草" w:date="2024-11-07T17:31:19Z">
              <w:r>
                <w:rPr>
                  <w:b w:val="0"/>
                  <w:color w:val="000000"/>
                  <w:highlight w:val="yellow"/>
                </w:rPr>
                <w:delText>range of parks' cooling effects</w:delText>
              </w:r>
            </w:del>
            <w:del w:id="463" w:author="野草" w:date="2024-11-07T17:31:19Z">
              <w:r>
                <w:rPr>
                  <w:b w:val="0"/>
                  <w:color w:val="000000"/>
                </w:rPr>
                <w:delText xml:space="preserve"> (Han et al., 2023).</w:delText>
              </w:r>
            </w:del>
          </w:p>
          <w:p w14:paraId="4E01F5FE">
            <w:pPr>
              <w:numPr>
                <w:ilvl w:val="0"/>
                <w:numId w:val="10"/>
                <w:ins w:id="465" w:author="野草" w:date="2024-11-07T20:07:52Z"/>
              </w:numPr>
              <w:ind w:left="425" w:leftChars="0" w:hanging="425"/>
              <w:jc w:val="left"/>
              <w:rPr>
                <w:rFonts w:hint="eastAsia"/>
                <w:b w:val="0"/>
                <w:color w:val="000000"/>
                <w:vertAlign w:val="baseline"/>
                <w:lang w:val="en-US" w:eastAsia="zh-CN"/>
              </w:rPr>
              <w:pPrChange w:id="464" w:author="野草" w:date="2024-11-07T20:07:52Z">
                <w:pPr>
                  <w:numPr>
                    <w:ilvl w:val="0"/>
                    <w:numId w:val="0"/>
                  </w:numPr>
                  <w:ind w:leftChars="0"/>
                </w:pPr>
              </w:pPrChange>
            </w:pPr>
          </w:p>
        </w:tc>
        <w:tc>
          <w:tcPr>
            <w:tcW w:w="3394" w:type="dxa"/>
            <w:tcBorders>
              <w:top w:val="single" w:color="F2BA02" w:sz="4" w:space="0"/>
              <w:left w:val="single" w:color="F2BA02" w:sz="4" w:space="0"/>
              <w:bottom w:val="single" w:color="auto" w:sz="4" w:space="0"/>
              <w:right w:val="single" w:color="F2BA02" w:sz="12" w:space="0"/>
            </w:tcBorders>
            <w:shd w:val="clear" w:color="auto" w:fill="D4F4F1" w:themeFill="accent5" w:themeFillTint="32"/>
            <w:tcPrChange w:id="466" w:author="野草" w:date="2024-11-07T20:11:43Z">
              <w:tcPr>
                <w:tcW w:w="3440" w:type="dxa"/>
                <w:tcBorders>
                  <w:top w:val="single" w:color="F2BA02" w:sz="4" w:space="0"/>
                  <w:left w:val="single" w:color="F2BA02" w:sz="4" w:space="0"/>
                  <w:bottom w:val="single" w:color="auto" w:sz="4" w:space="0"/>
                  <w:right w:val="single" w:color="F2BA02" w:sz="12" w:space="0"/>
                </w:tcBorders>
              </w:tcPr>
            </w:tcPrChange>
          </w:tcPr>
          <w:p w14:paraId="59F1B79A">
            <w:pPr>
              <w:pStyle w:val="13"/>
              <w:ind w:left="0" w:leftChars="0" w:firstLineChars="0"/>
              <w:rPr>
                <w:ins w:id="468" w:author="野草" w:date="2024-11-07T17:31:42Z"/>
                <w:rFonts w:hint="eastAsia"/>
                <w:lang w:val="en-US" w:eastAsia="zh-CN"/>
              </w:rPr>
              <w:pPrChange w:id="467" w:author="野草" w:date="2024-11-07T20:09:39Z">
                <w:pPr>
                  <w:numPr>
                    <w:ilvl w:val="-1"/>
                    <w:numId w:val="0"/>
                  </w:numPr>
                  <w:ind w:left="0" w:leftChars="0" w:firstLine="0" w:firstLineChars="0"/>
                </w:pPr>
              </w:pPrChange>
            </w:pPr>
            <w:ins w:id="469" w:author="野草" w:date="2024-11-07T17:31:42Z">
              <w:r>
                <w:rPr>
                  <w:rFonts w:hint="eastAsia"/>
                  <w:lang w:val="en-US" w:eastAsia="zh-CN"/>
                </w:rPr>
                <w:t>【up2024 1107 17:31】</w:t>
              </w:r>
            </w:ins>
          </w:p>
          <w:p w14:paraId="4A5BBAB6">
            <w:pPr>
              <w:pStyle w:val="13"/>
              <w:ind w:left="420" w:leftChars="0" w:firstLineChars="0"/>
              <w:rPr>
                <w:ins w:id="471" w:author="野草" w:date="2024-11-07T17:31:39Z"/>
                <w:rFonts w:hint="eastAsia"/>
                <w:lang w:val="en-US" w:eastAsia="zh-CN"/>
              </w:rPr>
              <w:pPrChange w:id="470" w:author="野草" w:date="2024-11-07T20:09:39Z">
                <w:pPr>
                  <w:numPr>
                    <w:ilvl w:val="0"/>
                    <w:numId w:val="3"/>
                  </w:numPr>
                  <w:ind w:left="420" w:leftChars="0" w:hanging="420" w:firstLineChars="0"/>
                </w:pPr>
              </w:pPrChange>
            </w:pPr>
          </w:p>
          <w:p w14:paraId="5FFA459E">
            <w:pPr>
              <w:pStyle w:val="13"/>
              <w:numPr>
                <w:ilvl w:val="-1"/>
                <w:numId w:val="0"/>
              </w:numPr>
              <w:ind w:left="0" w:leftChars="0" w:firstLine="0" w:firstLineChars="0"/>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473"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pPrChange w:id="472" w:author="野草" w:date="2024-11-07T20:09:46Z">
                <w:pPr>
                  <w:numPr>
                    <w:ilvl w:val="0"/>
                    <w:numId w:val="3"/>
                  </w:numPr>
                  <w:ind w:left="420" w:leftChars="0" w:hanging="420" w:firstLineChars="0"/>
                </w:pPr>
              </w:pPrChange>
            </w:pPr>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474"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总结</w:t>
            </w:r>
          </w:p>
          <w:p w14:paraId="475DA396">
            <w:pPr>
              <w:pStyle w:val="13"/>
              <w:numPr>
                <w:ilvl w:val="0"/>
                <w:numId w:val="12"/>
                <w:ins w:id="476" w:author="野草" w:date="2024-11-07T20:09:44Z"/>
              </w:numPr>
              <w:ind w:left="420" w:leftChars="0" w:firstLineChars="0"/>
              <w:rPr>
                <w:del w:id="477" w:author="野草" w:date="2024-11-07T16:32:41Z"/>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478" w:author="野草" w:date="2024-11-07T17:32:50Z">
                  <w:rPr>
                    <w:del w:id="479" w:author="野草" w:date="2024-11-07T16:32:41Z"/>
                    <w:rFonts w:hint="eastAsia" w:ascii="Georgia" w:hAnsi="Georgia" w:eastAsia="SimSun" w:cs="Georgia"/>
                    <w:b w:val="0"/>
                    <w:i w:val="0"/>
                    <w:iCs w:val="0"/>
                    <w:caps w:val="0"/>
                    <w:color w:val="000000"/>
                    <w:spacing w:val="0"/>
                    <w:highlight w:val="yellow"/>
                    <w:u w:val="none"/>
                    <w:vertAlign w:val="baseline"/>
                    <w:lang w:val="en-US" w:eastAsia="zh-CN"/>
                  </w:rPr>
                </w:rPrChange>
              </w:rPr>
              <w:pPrChange w:id="475" w:author="野草" w:date="2024-11-07T20:09:44Z">
                <w:pPr>
                  <w:numPr>
                    <w:ilvl w:val="0"/>
                    <w:numId w:val="11"/>
                  </w:numPr>
                  <w:ind w:left="840" w:leftChars="0" w:hanging="420" w:firstLineChars="0"/>
                </w:pPr>
              </w:pPrChange>
            </w:pPr>
            <w:del w:id="480" w:author="野草" w:date="2024-11-07T16:32:41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481"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delText>UHI原因</w:delText>
              </w:r>
            </w:del>
          </w:p>
          <w:p w14:paraId="03BDD41B">
            <w:pPr>
              <w:pStyle w:val="13"/>
              <w:numPr>
                <w:ilvl w:val="0"/>
                <w:numId w:val="12"/>
                <w:ins w:id="483" w:author="野草" w:date="2024-11-07T20:09:44Z"/>
              </w:numPr>
              <w:ind w:left="420" w:leftChars="0" w:firstLineChars="0"/>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484"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pPrChange w:id="482" w:author="野草" w:date="2024-11-07T20:09:44Z">
                <w:pPr>
                  <w:numPr>
                    <w:ilvl w:val="0"/>
                    <w:numId w:val="11"/>
                  </w:numPr>
                  <w:ind w:left="840" w:leftChars="0" w:hanging="420" w:firstLineChars="0"/>
                </w:pPr>
              </w:pPrChange>
            </w:pPr>
            <w:del w:id="485" w:author="野草" w:date="2024-11-07T16:33:09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486"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delText>概</w:delText>
              </w:r>
            </w:del>
            <w:del w:id="487" w:author="野草" w:date="2024-11-07T16:33:08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488"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delText>述</w:delText>
              </w:r>
            </w:del>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489"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UHI缓解方法</w:t>
            </w:r>
          </w:p>
          <w:p w14:paraId="16DC426A">
            <w:pPr>
              <w:pStyle w:val="13"/>
              <w:numPr>
                <w:ilvl w:val="0"/>
                <w:numId w:val="12"/>
                <w:ins w:id="491" w:author="野草" w:date="2024-11-07T20:09:44Z"/>
              </w:numPr>
              <w:ind w:left="420" w:leftChars="0" w:firstLineChars="0"/>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492"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pPrChange w:id="490" w:author="野草" w:date="2024-11-07T20:09:44Z">
                <w:pPr>
                  <w:numPr>
                    <w:ilvl w:val="0"/>
                    <w:numId w:val="11"/>
                  </w:numPr>
                  <w:ind w:left="840" w:leftChars="0" w:hanging="420" w:firstLineChars="0"/>
                </w:pPr>
              </w:pPrChange>
            </w:pPr>
            <w:del w:id="493" w:author="野草" w:date="2024-11-07T16:33:01Z">
              <w:bookmarkStart w:id="1" w:name="OLE_LINK7"/>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494"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delText>提及</w:delText>
              </w:r>
            </w:del>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495"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绿地</w:t>
            </w:r>
            <w:del w:id="496" w:author="野草" w:date="2024-11-07T16:33:03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497" w:author="野草" w:date="2024-11-07T17:32:50Z">
                    <w:rPr>
                      <w:rFonts w:hint="default" w:ascii="Georgia" w:hAnsi="Georgia" w:eastAsia="SimSun" w:cs="Georgia"/>
                      <w:b w:val="0"/>
                      <w:i w:val="0"/>
                      <w:iCs w:val="0"/>
                      <w:caps w:val="0"/>
                      <w:color w:val="000000"/>
                      <w:spacing w:val="0"/>
                      <w:highlight w:val="yellow"/>
                      <w:u w:val="none"/>
                      <w:vertAlign w:val="baseline"/>
                      <w:lang w:val="en-US" w:eastAsia="zh-CN"/>
                    </w:rPr>
                  </w:rPrChange>
                </w:rPr>
                <w:delText>影响</w:delText>
              </w:r>
            </w:del>
            <w:ins w:id="498" w:author="野草" w:date="2024-11-07T16:33:03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499"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降温</w:t>
              </w:r>
            </w:ins>
          </w:p>
          <w:bookmarkEnd w:id="1"/>
          <w:p w14:paraId="4BE74FE9">
            <w:pPr>
              <w:pStyle w:val="13"/>
              <w:numPr>
                <w:ilvl w:val="0"/>
                <w:numId w:val="12"/>
                <w:ins w:id="501" w:author="野草" w:date="2024-11-07T20:09:44Z"/>
              </w:numPr>
              <w:tabs>
                <w:tab w:val="left" w:pos="420"/>
              </w:tabs>
              <w:ind w:left="420" w:leftChars="0" w:firstLineChars="0"/>
              <w:rPr>
                <w:ins w:id="502" w:author="野草" w:date="2024-11-07T16:33:54Z"/>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03" w:author="野草" w:date="2024-11-07T17:32:50Z">
                  <w:rPr>
                    <w:ins w:id="504" w:author="野草" w:date="2024-11-07T16:33:54Z"/>
                    <w:rFonts w:hint="eastAsia" w:ascii="Georgia" w:hAnsi="Georgia" w:eastAsia="SimSun" w:cs="Georgia"/>
                    <w:b w:val="0"/>
                    <w:i w:val="0"/>
                    <w:iCs w:val="0"/>
                    <w:caps w:val="0"/>
                    <w:color w:val="000000"/>
                    <w:spacing w:val="0"/>
                    <w:highlight w:val="yellow"/>
                    <w:u w:val="none"/>
                    <w:vertAlign w:val="baseline"/>
                    <w:lang w:val="en-US" w:eastAsia="zh-CN"/>
                  </w:rPr>
                </w:rPrChange>
              </w:rPr>
              <w:pPrChange w:id="500" w:author="野草" w:date="2024-11-07T20:09:44Z">
                <w:pPr>
                  <w:numPr>
                    <w:ilvl w:val="0"/>
                    <w:numId w:val="11"/>
                  </w:numPr>
                  <w:ind w:left="840" w:leftChars="0" w:hanging="420" w:firstLineChars="0"/>
                </w:pPr>
              </w:pPrChange>
            </w:pPr>
            <w:del w:id="505" w:author="野草" w:date="2024-11-07T16:33:22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06"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delText>【</w:delText>
              </w:r>
            </w:del>
            <w:ins w:id="507" w:author="野草" w:date="2024-11-07T16:33:17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08"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绿地降温</w:t>
              </w:r>
            </w:ins>
            <w:ins w:id="509" w:author="野草" w:date="2024-11-07T16:33:19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10"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的</w:t>
              </w:r>
            </w:ins>
            <w:ins w:id="511" w:author="野草" w:date="2024-11-07T16:33:20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12"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影响因素</w:t>
              </w:r>
            </w:ins>
          </w:p>
          <w:p w14:paraId="3BA86B02">
            <w:pPr>
              <w:pStyle w:val="13"/>
              <w:numPr>
                <w:ilvl w:val="0"/>
                <w:numId w:val="13"/>
                <w:ins w:id="514" w:author="野草" w:date="2024-11-07T20:09:57Z"/>
              </w:numPr>
              <w:tabs>
                <w:tab w:val="clear" w:pos="420"/>
              </w:tabs>
              <w:ind w:left="840" w:leftChars="0" w:hanging="420" w:firstLineChars="0"/>
              <w:rPr>
                <w:ins w:id="515" w:author="野草" w:date="2024-11-07T16:34:02Z"/>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16" w:author="野草" w:date="2024-11-07T17:32:50Z">
                  <w:rPr>
                    <w:ins w:id="517" w:author="野草" w:date="2024-11-07T16:34:02Z"/>
                    <w:rFonts w:hint="eastAsia" w:ascii="Georgia" w:hAnsi="Georgia" w:eastAsia="SimSun" w:cs="Georgia"/>
                    <w:b w:val="0"/>
                    <w:i w:val="0"/>
                    <w:iCs w:val="0"/>
                    <w:caps w:val="0"/>
                    <w:color w:val="000000"/>
                    <w:spacing w:val="0"/>
                    <w:highlight w:val="yellow"/>
                    <w:u w:val="none"/>
                    <w:vertAlign w:val="baseline"/>
                    <w:lang w:val="en-US" w:eastAsia="zh-CN"/>
                  </w:rPr>
                </w:rPrChange>
              </w:rPr>
              <w:pPrChange w:id="513" w:author="野草" w:date="2024-11-07T20:09:57Z">
                <w:pPr>
                  <w:numPr>
                    <w:ilvl w:val="0"/>
                    <w:numId w:val="11"/>
                  </w:numPr>
                  <w:ind w:left="840" w:leftChars="0" w:hanging="420" w:firstLineChars="0"/>
                </w:pPr>
              </w:pPrChange>
            </w:pPr>
            <w:ins w:id="518" w:author="野草" w:date="2024-11-07T16:34:00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19"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绿地</w:t>
              </w:r>
            </w:ins>
            <w:ins w:id="520" w:author="野草" w:date="2024-11-07T16:34:01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21"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自身</w:t>
              </w:r>
            </w:ins>
          </w:p>
          <w:p w14:paraId="45D49C4A">
            <w:pPr>
              <w:pStyle w:val="13"/>
              <w:numPr>
                <w:ilvl w:val="0"/>
                <w:numId w:val="13"/>
                <w:ins w:id="523" w:author="野草" w:date="2024-11-07T20:09:57Z"/>
              </w:numPr>
              <w:tabs>
                <w:tab w:val="clear" w:pos="420"/>
              </w:tabs>
              <w:ind w:left="840" w:leftChars="0" w:hanging="420" w:firstLineChars="0"/>
              <w:rPr>
                <w:ins w:id="524" w:author="野草" w:date="2024-11-07T16:34:20Z"/>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25" w:author="野草" w:date="2024-11-07T17:32:50Z">
                  <w:rPr>
                    <w:ins w:id="526" w:author="野草" w:date="2024-11-07T16:34:20Z"/>
                    <w:rFonts w:hint="eastAsia" w:ascii="Georgia" w:hAnsi="Georgia" w:eastAsia="SimSun" w:cs="Georgia"/>
                    <w:b w:val="0"/>
                    <w:i w:val="0"/>
                    <w:iCs w:val="0"/>
                    <w:caps w:val="0"/>
                    <w:color w:val="000000"/>
                    <w:spacing w:val="0"/>
                    <w:highlight w:val="yellow"/>
                    <w:u w:val="none"/>
                    <w:vertAlign w:val="baseline"/>
                    <w:lang w:val="en-US" w:eastAsia="zh-CN"/>
                  </w:rPr>
                </w:rPrChange>
              </w:rPr>
              <w:pPrChange w:id="522" w:author="野草" w:date="2024-11-07T20:09:57Z">
                <w:pPr>
                  <w:numPr>
                    <w:ilvl w:val="0"/>
                    <w:numId w:val="11"/>
                  </w:numPr>
                  <w:ind w:left="840" w:leftChars="0" w:hanging="420" w:firstLineChars="0"/>
                </w:pPr>
              </w:pPrChange>
            </w:pPr>
            <w:ins w:id="527" w:author="野草" w:date="2024-11-07T16:34:03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28"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绿地</w:t>
              </w:r>
            </w:ins>
            <w:ins w:id="529" w:author="野草" w:date="2024-11-07T16:34:04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30"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周边环境</w:t>
              </w:r>
            </w:ins>
          </w:p>
          <w:p w14:paraId="499228C7">
            <w:pPr>
              <w:pStyle w:val="13"/>
              <w:numPr>
                <w:ilvl w:val="0"/>
                <w:numId w:val="14"/>
                <w:ins w:id="532" w:author="野草" w:date="2024-11-07T20:10:05Z"/>
              </w:numPr>
              <w:tabs>
                <w:tab w:val="clear" w:pos="840"/>
              </w:tabs>
              <w:ind w:left="1260" w:leftChars="0" w:hanging="420" w:firstLineChars="0"/>
              <w:rPr>
                <w:ins w:id="533" w:author="野草" w:date="2024-11-07T16:34:29Z"/>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34" w:author="野草" w:date="2024-11-07T17:32:50Z">
                  <w:rPr>
                    <w:ins w:id="535" w:author="野草" w:date="2024-11-07T16:34:29Z"/>
                    <w:rFonts w:hint="eastAsia" w:ascii="Georgia" w:hAnsi="Georgia" w:eastAsia="SimSun" w:cs="Georgia"/>
                    <w:b w:val="0"/>
                    <w:i w:val="0"/>
                    <w:iCs w:val="0"/>
                    <w:caps w:val="0"/>
                    <w:color w:val="000000"/>
                    <w:spacing w:val="0"/>
                    <w:highlight w:val="yellow"/>
                    <w:u w:val="none"/>
                    <w:vertAlign w:val="baseline"/>
                    <w:lang w:val="en-US" w:eastAsia="zh-CN"/>
                  </w:rPr>
                </w:rPrChange>
              </w:rPr>
              <w:pPrChange w:id="531" w:author="野草" w:date="2024-11-07T20:10:05Z">
                <w:pPr>
                  <w:numPr>
                    <w:ilvl w:val="0"/>
                    <w:numId w:val="11"/>
                  </w:numPr>
                  <w:ind w:left="840" w:leftChars="0" w:hanging="420" w:firstLineChars="0"/>
                </w:pPr>
              </w:pPrChange>
            </w:pPr>
            <w:ins w:id="536" w:author="野草" w:date="2024-11-07T16:34:28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37"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2</w:t>
              </w:r>
            </w:ins>
            <w:ins w:id="538" w:author="野草" w:date="2024-11-07T16:34:29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39"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D</w:t>
              </w:r>
            </w:ins>
          </w:p>
          <w:p w14:paraId="388D25A1">
            <w:pPr>
              <w:pStyle w:val="13"/>
              <w:numPr>
                <w:ilvl w:val="0"/>
                <w:numId w:val="14"/>
                <w:ins w:id="541" w:author="野草" w:date="2024-11-07T20:11:28Z"/>
              </w:numPr>
              <w:tabs>
                <w:tab w:val="clear" w:pos="840"/>
              </w:tabs>
              <w:ind w:left="1260" w:leftChars="0" w:hanging="420" w:firstLineChars="0"/>
              <w:rPr>
                <w:ins w:id="542" w:author="野草" w:date="2024-11-07T16:33:17Z"/>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43" w:author="野草" w:date="2024-11-07T17:32:50Z">
                  <w:rPr>
                    <w:ins w:id="544" w:author="野草" w:date="2024-11-07T16:33:17Z"/>
                    <w:rFonts w:hint="eastAsia" w:ascii="Georgia" w:hAnsi="Georgia" w:eastAsia="SimSun" w:cs="Georgia"/>
                    <w:b w:val="0"/>
                    <w:i w:val="0"/>
                    <w:iCs w:val="0"/>
                    <w:caps w:val="0"/>
                    <w:color w:val="000000"/>
                    <w:spacing w:val="0"/>
                    <w:highlight w:val="yellow"/>
                    <w:u w:val="none"/>
                    <w:vertAlign w:val="baseline"/>
                    <w:lang w:val="en-US" w:eastAsia="zh-CN"/>
                  </w:rPr>
                </w:rPrChange>
              </w:rPr>
              <w:pPrChange w:id="540" w:author="野草" w:date="2024-11-07T20:10:05Z">
                <w:pPr>
                  <w:numPr>
                    <w:ilvl w:val="0"/>
                    <w:numId w:val="11"/>
                  </w:numPr>
                  <w:ind w:left="840" w:leftChars="0" w:hanging="420" w:firstLineChars="0"/>
                </w:pPr>
              </w:pPrChange>
            </w:pPr>
            <w:ins w:id="545" w:author="野草" w:date="2024-11-07T16:34:30Z">
              <w:r>
                <w:rPr>
                  <w:rFonts w:hint="default" w:ascii="Times New Roman" w:hAnsi="Times New Roman" w:eastAsiaTheme="minorEastAsia" w:cstheme="minorBidi"/>
                  <w:b w:val="0"/>
                  <w:i w:val="0"/>
                  <w:iCs w:val="0"/>
                  <w:caps w:val="0"/>
                  <w:color w:val="000000"/>
                  <w:spacing w:val="0"/>
                  <w:highlight w:val="yellow"/>
                  <w:u w:val="none"/>
                  <w:vertAlign w:val="baseline"/>
                  <w:lang w:val="en-US" w:eastAsia="zh-CN"/>
                  <w:rPrChange w:id="546" w:author="野草" w:date="2024-11-07T17:32:50Z">
                    <w:rPr>
                      <w:rFonts w:hint="eastAsia" w:ascii="Georgia" w:hAnsi="Georgia" w:eastAsia="SimSun" w:cs="Georgia"/>
                      <w:b w:val="0"/>
                      <w:i w:val="0"/>
                      <w:iCs w:val="0"/>
                      <w:caps w:val="0"/>
                      <w:color w:val="000000"/>
                      <w:spacing w:val="0"/>
                      <w:highlight w:val="yellow"/>
                      <w:u w:val="none"/>
                      <w:vertAlign w:val="baseline"/>
                      <w:lang w:val="en-US" w:eastAsia="zh-CN"/>
                    </w:rPr>
                  </w:rPrChange>
                </w:rPr>
                <w:t>3D</w:t>
              </w:r>
            </w:ins>
          </w:p>
          <w:p w14:paraId="16F2405E">
            <w:pPr>
              <w:numPr>
                <w:ilvl w:val="-1"/>
                <w:numId w:val="0"/>
              </w:numPr>
              <w:ind w:left="0" w:leftChars="0" w:firstLine="0" w:firstLineChars="0"/>
              <w:rPr>
                <w:del w:id="548" w:author="野草" w:date="2024-11-07T16:33:17Z"/>
                <w:rFonts w:hint="eastAsia" w:ascii="Georgia" w:hAnsi="Georgia" w:eastAsia="SimSun" w:cs="Georgia"/>
                <w:b w:val="0"/>
                <w:i w:val="0"/>
                <w:iCs w:val="0"/>
                <w:caps w:val="0"/>
                <w:color w:val="000000"/>
                <w:spacing w:val="0"/>
                <w:highlight w:val="yellow"/>
                <w:u w:val="none"/>
                <w:vertAlign w:val="baseline"/>
                <w:lang w:val="en-US" w:eastAsia="zh-CN"/>
              </w:rPr>
              <w:pPrChange w:id="547" w:author="野草" w:date="2024-11-07T20:11:27Z">
                <w:pPr>
                  <w:numPr>
                    <w:ilvl w:val="0"/>
                    <w:numId w:val="11"/>
                  </w:numPr>
                  <w:ind w:left="840" w:leftChars="0" w:hanging="420" w:firstLineChars="0"/>
                </w:pPr>
              </w:pPrChange>
            </w:pPr>
            <w:del w:id="549" w:author="野草" w:date="2024-11-07T16:33:17Z">
              <w:r>
                <w:rPr>
                  <w:rFonts w:hint="eastAsia" w:ascii="Georgia" w:hAnsi="Georgia" w:eastAsia="SimSun" w:cs="Georgia"/>
                  <w:b w:val="0"/>
                  <w:i w:val="0"/>
                  <w:iCs w:val="0"/>
                  <w:caps w:val="0"/>
                  <w:color w:val="000000"/>
                  <w:spacing w:val="0"/>
                  <w:highlight w:val="yellow"/>
                  <w:u w:val="none"/>
                  <w:vertAlign w:val="baseline"/>
                  <w:lang w:val="en-US" w:eastAsia="zh-CN"/>
                </w:rPr>
                <w:delText>补充】强调延伸效应</w:delText>
              </w:r>
            </w:del>
          </w:p>
          <w:p w14:paraId="7E252534">
            <w:pPr>
              <w:numPr>
                <w:ilvl w:val="-1"/>
                <w:numId w:val="0"/>
              </w:numPr>
              <w:ind w:left="0" w:leftChars="0" w:firstLine="0" w:firstLineChars="0"/>
              <w:rPr>
                <w:del w:id="551" w:author="野草" w:date="2024-11-07T16:33:35Z"/>
                <w:rFonts w:hint="eastAsia" w:ascii="Georgia" w:hAnsi="Georgia" w:eastAsia="SimSun" w:cs="Georgia"/>
                <w:b w:val="0"/>
                <w:i w:val="0"/>
                <w:iCs w:val="0"/>
                <w:caps w:val="0"/>
                <w:color w:val="000000"/>
                <w:spacing w:val="0"/>
                <w:highlight w:val="yellow"/>
                <w:u w:val="none"/>
                <w:vertAlign w:val="baseline"/>
                <w:lang w:val="en-US" w:eastAsia="zh-CN"/>
              </w:rPr>
              <w:pPrChange w:id="550" w:author="野草" w:date="2024-11-07T20:11:27Z">
                <w:pPr>
                  <w:numPr>
                    <w:ilvl w:val="0"/>
                    <w:numId w:val="11"/>
                  </w:numPr>
                  <w:ind w:left="840" w:leftChars="0" w:hanging="420" w:firstLineChars="0"/>
                </w:pPr>
              </w:pPrChange>
            </w:pPr>
            <w:del w:id="552" w:author="野草" w:date="2024-11-07T16:33:35Z">
              <w:r>
                <w:rPr>
                  <w:rFonts w:hint="eastAsia" w:ascii="Georgia" w:hAnsi="Georgia" w:eastAsia="SimSun" w:cs="Georgia"/>
                  <w:b w:val="0"/>
                  <w:i w:val="0"/>
                  <w:iCs w:val="0"/>
                  <w:caps w:val="0"/>
                  <w:color w:val="000000"/>
                  <w:spacing w:val="0"/>
                  <w:highlight w:val="yellow"/>
                  <w:u w:val="none"/>
                  <w:vertAlign w:val="baseline"/>
                  <w:lang w:val="en-US" w:eastAsia="zh-CN"/>
                </w:rPr>
                <w:delText>介绍相关研究</w:delText>
              </w:r>
            </w:del>
          </w:p>
          <w:p w14:paraId="16AC457F">
            <w:pPr>
              <w:numPr>
                <w:ilvl w:val="-1"/>
                <w:numId w:val="0"/>
              </w:numPr>
              <w:ind w:left="0" w:leftChars="0" w:firstLine="0" w:firstLineChars="0"/>
              <w:rPr>
                <w:del w:id="554" w:author="野草" w:date="2024-11-07T16:33:46Z"/>
                <w:rFonts w:hint="eastAsia" w:ascii="Georgia" w:hAnsi="Georgia" w:eastAsia="SimSun" w:cs="Georgia"/>
                <w:b w:val="0"/>
                <w:i w:val="0"/>
                <w:iCs w:val="0"/>
                <w:caps w:val="0"/>
                <w:color w:val="000000"/>
                <w:spacing w:val="0"/>
                <w:highlight w:val="yellow"/>
                <w:u w:val="none"/>
                <w:vertAlign w:val="baseline"/>
                <w:lang w:val="en-US" w:eastAsia="zh-CN"/>
              </w:rPr>
              <w:pPrChange w:id="553" w:author="野草" w:date="2024-11-07T16:33:42Z">
                <w:pPr>
                  <w:numPr>
                    <w:ilvl w:val="0"/>
                    <w:numId w:val="11"/>
                  </w:numPr>
                  <w:ind w:left="840" w:leftChars="0" w:hanging="420" w:firstLineChars="0"/>
                </w:pPr>
              </w:pPrChange>
            </w:pPr>
            <w:del w:id="555" w:author="野草" w:date="2024-11-07T16:33:42Z">
              <w:r>
                <w:rPr>
                  <w:rFonts w:hint="eastAsia" w:ascii="Georgia" w:hAnsi="Georgia" w:eastAsia="SimSun" w:cs="Georgia"/>
                  <w:b w:val="0"/>
                  <w:i w:val="0"/>
                  <w:iCs w:val="0"/>
                  <w:caps w:val="0"/>
                  <w:color w:val="000000"/>
                  <w:spacing w:val="0"/>
                  <w:highlight w:val="yellow"/>
                  <w:u w:val="none"/>
                  <w:vertAlign w:val="baseline"/>
                  <w:lang w:val="en-US" w:eastAsia="zh-CN"/>
                </w:rPr>
                <w:delText>讨</w:delText>
              </w:r>
            </w:del>
            <w:del w:id="556" w:author="野草" w:date="2024-11-07T16:33:41Z">
              <w:r>
                <w:rPr>
                  <w:rFonts w:hint="eastAsia" w:ascii="Georgia" w:hAnsi="Georgia" w:eastAsia="SimSun" w:cs="Georgia"/>
                  <w:b w:val="0"/>
                  <w:i w:val="0"/>
                  <w:iCs w:val="0"/>
                  <w:caps w:val="0"/>
                  <w:color w:val="000000"/>
                  <w:spacing w:val="0"/>
                  <w:highlight w:val="yellow"/>
                  <w:u w:val="none"/>
                  <w:vertAlign w:val="baseline"/>
                  <w:lang w:val="en-US" w:eastAsia="zh-CN"/>
                </w:rPr>
                <w:delText>论绿地降温影响因素</w:delText>
              </w:r>
            </w:del>
          </w:p>
          <w:p w14:paraId="134ACAF0">
            <w:pPr>
              <w:numPr>
                <w:ilvl w:val="-1"/>
                <w:numId w:val="0"/>
              </w:numPr>
              <w:ind w:left="0" w:leftChars="0" w:firstLine="0" w:firstLineChars="0"/>
              <w:rPr>
                <w:rFonts w:hint="eastAsia" w:ascii="Georgia" w:hAnsi="Georgia" w:eastAsia="SimSun" w:cs="Georgia"/>
                <w:b w:val="0"/>
                <w:i w:val="0"/>
                <w:iCs w:val="0"/>
                <w:caps w:val="0"/>
                <w:color w:val="000000"/>
                <w:spacing w:val="0"/>
                <w:highlight w:val="yellow"/>
                <w:u w:val="none"/>
                <w:vertAlign w:val="baseline"/>
                <w:lang w:val="en-US" w:eastAsia="zh-CN"/>
              </w:rPr>
              <w:pPrChange w:id="557" w:author="野草" w:date="2024-11-07T16:33:46Z">
                <w:pPr>
                  <w:numPr>
                    <w:ilvl w:val="0"/>
                    <w:numId w:val="15"/>
                  </w:numPr>
                  <w:tabs>
                    <w:tab w:val="clear" w:pos="840"/>
                  </w:tabs>
                  <w:ind w:left="1260" w:leftChars="0" w:hanging="420" w:firstLineChars="0"/>
                </w:pPr>
              </w:pPrChange>
            </w:pPr>
            <w:del w:id="558" w:author="野草" w:date="2024-11-07T16:33:51Z">
              <w:r>
                <w:rPr>
                  <w:rFonts w:hint="eastAsia" w:ascii="Georgia" w:hAnsi="Georgia" w:eastAsia="SimSun" w:cs="Georgia"/>
                  <w:b w:val="0"/>
                  <w:i w:val="0"/>
                  <w:iCs w:val="0"/>
                  <w:caps w:val="0"/>
                  <w:color w:val="000000"/>
                  <w:spacing w:val="0"/>
                  <w:highlight w:val="yellow"/>
                  <w:u w:val="none"/>
                  <w:vertAlign w:val="baseline"/>
                  <w:lang w:val="en-US" w:eastAsia="zh-CN"/>
                </w:rPr>
                <w:delText>绿地自身、周边环境特征</w:delText>
              </w:r>
            </w:del>
          </w:p>
          <w:p w14:paraId="4A21233C">
            <w:pPr>
              <w:numPr>
                <w:ilvl w:val="0"/>
                <w:numId w:val="3"/>
              </w:numPr>
              <w:ind w:left="420" w:leftChars="0" w:hanging="420" w:firstLineChars="0"/>
              <w:rPr>
                <w:del w:id="559" w:author="野草" w:date="2024-11-07T14:52:25Z"/>
                <w:rFonts w:hint="eastAsia" w:ascii="Georgia" w:hAnsi="Georgia" w:eastAsia="SimSun" w:cs="Georgia"/>
                <w:b w:val="0"/>
                <w:i w:val="0"/>
                <w:iCs w:val="0"/>
                <w:caps w:val="0"/>
                <w:color w:val="000000"/>
                <w:spacing w:val="0"/>
                <w:u w:val="none"/>
                <w:vertAlign w:val="baseline"/>
                <w:lang w:val="en-US" w:eastAsia="zh-CN"/>
              </w:rPr>
            </w:pPr>
            <w:del w:id="560" w:author="野草" w:date="2024-11-07T14:52:25Z">
              <w:r>
                <w:rPr>
                  <w:rFonts w:hint="eastAsia" w:ascii="Georgia" w:hAnsi="Georgia" w:eastAsia="SimSun" w:cs="Georgia"/>
                  <w:b w:val="0"/>
                  <w:i w:val="0"/>
                  <w:iCs w:val="0"/>
                  <w:caps w:val="0"/>
                  <w:color w:val="000000"/>
                  <w:spacing w:val="0"/>
                  <w:u w:val="none"/>
                  <w:vertAlign w:val="baseline"/>
                  <w:lang w:val="en-US" w:eastAsia="zh-CN"/>
                </w:rPr>
                <w:delText>城市热岛效应的主要原因之一是城市中不透水表面的覆盖率显著高于乡村地区。</w:delText>
              </w:r>
            </w:del>
          </w:p>
          <w:p w14:paraId="02198A54">
            <w:pPr>
              <w:pStyle w:val="13"/>
              <w:keepNext w:val="0"/>
              <w:keepLines w:val="0"/>
              <w:widowControl/>
              <w:numPr>
                <w:ilvl w:val="0"/>
                <w:numId w:val="16"/>
                <w:ins w:id="562" w:author="野草" w:date="2024-11-07T20:10:51Z"/>
              </w:numPr>
              <w:suppressLineNumbers w:val="0"/>
              <w:ind w:left="425" w:hanging="425"/>
              <w:rPr>
                <w:ins w:id="563" w:author="野草" w:date="2024-11-07T17:30:03Z"/>
              </w:rPr>
              <w:pPrChange w:id="561" w:author="野草" w:date="2024-11-07T20:10:51Z">
                <w:pPr>
                  <w:pStyle w:val="7"/>
                  <w:keepNext w:val="0"/>
                  <w:keepLines w:val="0"/>
                  <w:widowControl/>
                  <w:suppressLineNumbers w:val="0"/>
                </w:pPr>
              </w:pPrChange>
            </w:pPr>
            <w:ins w:id="564" w:author="野草" w:date="2024-11-07T17:30:03Z">
              <w:r>
                <w:rPr/>
                <w:t>合理的绿地创建与布局已被证明在缓解极端热浪的负面影响方面尤为有效。城市植被通过遮阴和蒸散作用减少热量吸收，从而有效降低局部温度。在影响绿地降温效果的因素中，绿地面积受到广泛关注。大多数研究表明，随着绿地面积的增加，其降温强度和对周边区域的降温范围均会扩大（Cao et al., 2010; Peng et al., 2021; Gomez-Martinez et al., 2021）。</w:t>
              </w:r>
            </w:ins>
          </w:p>
          <w:p w14:paraId="7C87E440">
            <w:pPr>
              <w:pStyle w:val="13"/>
              <w:keepNext w:val="0"/>
              <w:keepLines w:val="0"/>
              <w:widowControl/>
              <w:numPr>
                <w:ilvl w:val="0"/>
                <w:numId w:val="16"/>
                <w:ins w:id="566" w:author="野草" w:date="2024-11-07T20:10:52Z"/>
              </w:numPr>
              <w:suppressLineNumbers w:val="0"/>
              <w:ind w:left="425" w:hanging="425"/>
              <w:rPr>
                <w:ins w:id="567" w:author="野草" w:date="2024-11-07T17:30:03Z"/>
              </w:rPr>
              <w:pPrChange w:id="565" w:author="野草" w:date="2024-11-07T20:10:52Z">
                <w:pPr>
                  <w:pStyle w:val="7"/>
                  <w:keepNext w:val="0"/>
                  <w:keepLines w:val="0"/>
                  <w:widowControl/>
                  <w:suppressLineNumbers w:val="0"/>
                </w:pPr>
              </w:pPrChange>
            </w:pPr>
            <w:ins w:id="568" w:author="野草" w:date="2024-11-07T17:30:03Z">
              <w:r>
                <w:rPr/>
                <w:t>关于绿地配置的影响，目前研究结果尚存在一定不确定性。例如，一项针对多个亚洲城市的研究发现，景观形状指数（LSI）与植被引起的城市冷岛效应呈正相关关系，而在非洲和中国部分城市的研究中则显示了两者的负相关关系（Ekwe et al., 2021; Zhou et al., 2019; Fan et al., 2019）。总体而言，绿地配置与降温效果的关系受到研究区域、季节等多因素的影响，需进一步深入分析。</w:t>
              </w:r>
            </w:ins>
          </w:p>
          <w:p w14:paraId="6F55C7D3">
            <w:pPr>
              <w:pStyle w:val="13"/>
              <w:numPr>
                <w:ilvl w:val="0"/>
                <w:numId w:val="16"/>
                <w:ins w:id="570" w:author="野草" w:date="2024-11-07T20:11:23Z"/>
              </w:numPr>
              <w:ind w:left="425" w:leftChars="0" w:hanging="425" w:firstLineChars="0"/>
              <w:rPr>
                <w:del w:id="571" w:author="野草" w:date="2024-11-07T17:30:02Z"/>
                <w:rFonts w:hint="eastAsia" w:ascii="Georgia" w:hAnsi="Georgia" w:eastAsia="SimSun" w:cs="Georgia"/>
                <w:b w:val="0"/>
                <w:i w:val="0"/>
                <w:iCs w:val="0"/>
                <w:caps w:val="0"/>
                <w:color w:val="000000"/>
                <w:spacing w:val="0"/>
                <w:u w:val="none"/>
                <w:vertAlign w:val="baseline"/>
                <w:lang w:val="en-US" w:eastAsia="zh-CN"/>
              </w:rPr>
              <w:pPrChange w:id="569" w:author="野草" w:date="2024-11-07T20:11:23Z">
                <w:pPr>
                  <w:numPr>
                    <w:ilvl w:val="0"/>
                    <w:numId w:val="3"/>
                  </w:numPr>
                  <w:ind w:left="420" w:leftChars="0" w:hanging="420" w:firstLineChars="0"/>
                </w:pPr>
              </w:pPrChange>
            </w:pPr>
            <w:ins w:id="572" w:author="野草" w:date="2024-11-07T17:30:03Z">
              <w:r>
                <w:rPr/>
                <w:t>此外，周围的城市特征（如土地覆盖格局和三维形态特征）对绿地的降温强度和影响范围也起着重要作用（Qiu et al., 2020; Liao et al., 2023）。当前研究主要关注二维因素，而对三维因素的关注相对较少。事实上，建筑不仅会改变地面辐射的吸收和释放，还能引导气流。一些研究表明，三维几何结构可能对城市热环境产生更显著的影响（Yin et al., 2018; Tian et al., 2019; Unger, 2009）。因此，有必要进一步研究三维城市形态特征，尤其是建筑特征，对绿地降温效果的影响。</w:t>
              </w:r>
            </w:ins>
            <w:del w:id="573" w:author="野草" w:date="2024-11-07T17:30:02Z">
              <w:r>
                <w:rPr>
                  <w:rFonts w:hint="eastAsia" w:ascii="Georgia" w:hAnsi="Georgia" w:eastAsia="SimSun" w:cs="Georgia"/>
                  <w:b w:val="0"/>
                  <w:i w:val="0"/>
                  <w:iCs w:val="0"/>
                  <w:caps w:val="0"/>
                  <w:color w:val="000000"/>
                  <w:spacing w:val="0"/>
                  <w:u w:val="none"/>
                  <w:vertAlign w:val="baseline"/>
                  <w:lang w:val="en-US" w:eastAsia="zh-CN"/>
                </w:rPr>
                <w:delText>为应对这一挑战，可以采用多种策略来降低城市温度，例如增加城市植被、使用凉爽的屋顶和实施凉爽的人行道（Khare等，2021；Wang等，2021）。</w:delText>
              </w:r>
            </w:del>
          </w:p>
          <w:p w14:paraId="573A7609">
            <w:pPr>
              <w:pStyle w:val="13"/>
              <w:numPr>
                <w:ilvl w:val="0"/>
                <w:numId w:val="16"/>
                <w:ins w:id="575" w:author="野草" w:date="2024-11-07T20:11:23Z"/>
              </w:numPr>
              <w:ind w:left="425" w:leftChars="0" w:hanging="425"/>
              <w:rPr>
                <w:del w:id="576" w:author="野草" w:date="2024-11-07T17:30:02Z"/>
                <w:rFonts w:hint="eastAsia" w:ascii="Georgia" w:hAnsi="Georgia" w:eastAsia="SimSun" w:cs="Georgia"/>
                <w:b w:val="0"/>
                <w:i w:val="0"/>
                <w:iCs w:val="0"/>
                <w:caps w:val="0"/>
                <w:color w:val="000000"/>
                <w:spacing w:val="0"/>
                <w:u w:val="none"/>
                <w:vertAlign w:val="baseline"/>
                <w:lang w:val="en-US" w:eastAsia="zh-CN"/>
              </w:rPr>
              <w:pPrChange w:id="574" w:author="野草" w:date="2024-11-07T20:11:23Z">
                <w:pPr>
                  <w:numPr>
                    <w:ilvl w:val="0"/>
                    <w:numId w:val="0"/>
                  </w:numPr>
                  <w:ind w:leftChars="0"/>
                </w:pPr>
              </w:pPrChange>
            </w:pPr>
          </w:p>
          <w:p w14:paraId="58C14694">
            <w:pPr>
              <w:pStyle w:val="13"/>
              <w:numPr>
                <w:ilvl w:val="0"/>
                <w:numId w:val="16"/>
                <w:ins w:id="578" w:author="野草" w:date="2024-11-07T20:11:23Z"/>
              </w:numPr>
              <w:ind w:left="425" w:leftChars="0" w:hanging="425" w:firstLineChars="0"/>
              <w:rPr>
                <w:del w:id="579" w:author="野草" w:date="2024-11-07T17:30:02Z"/>
                <w:rFonts w:hint="eastAsia" w:ascii="Georgia" w:hAnsi="Georgia" w:eastAsia="SimSun" w:cs="Georgia"/>
                <w:b w:val="0"/>
                <w:i w:val="0"/>
                <w:iCs w:val="0"/>
                <w:caps w:val="0"/>
                <w:color w:val="000000"/>
                <w:spacing w:val="0"/>
                <w:u w:val="none"/>
                <w:vertAlign w:val="baseline"/>
                <w:lang w:val="en-US" w:eastAsia="zh-CN"/>
              </w:rPr>
              <w:pPrChange w:id="577" w:author="野草" w:date="2024-11-07T20:11:23Z">
                <w:pPr>
                  <w:numPr>
                    <w:ilvl w:val="0"/>
                    <w:numId w:val="3"/>
                  </w:numPr>
                  <w:ind w:left="420" w:leftChars="0" w:hanging="420" w:firstLineChars="0"/>
                </w:pPr>
              </w:pPrChange>
            </w:pPr>
            <w:del w:id="580" w:author="野草" w:date="2024-11-07T17:30:02Z">
              <w:r>
                <w:rPr>
                  <w:rFonts w:hint="eastAsia" w:ascii="Georgia" w:hAnsi="Georgia" w:eastAsia="SimSun" w:cs="Georgia"/>
                  <w:b w:val="0"/>
                  <w:i w:val="0"/>
                  <w:iCs w:val="0"/>
                  <w:caps w:val="0"/>
                  <w:color w:val="000000"/>
                  <w:spacing w:val="0"/>
                  <w:u w:val="none"/>
                  <w:vertAlign w:val="baseline"/>
                  <w:lang w:val="en-US" w:eastAsia="zh-CN"/>
                </w:rPr>
                <w:delText>其中，创建和维护绿地已被证明在缓解极端热浪的负面影响方面特别有效。具体来说，城市植被通过遮阴和蒸散作用减少热量吸收，从而降低局部温度。</w:delText>
              </w:r>
            </w:del>
          </w:p>
          <w:p w14:paraId="648BADB7">
            <w:pPr>
              <w:pStyle w:val="13"/>
              <w:numPr>
                <w:ilvl w:val="0"/>
                <w:numId w:val="16"/>
                <w:ins w:id="582" w:author="野草" w:date="2024-11-07T20:11:23Z"/>
              </w:numPr>
              <w:ind w:left="425" w:leftChars="0" w:hanging="425"/>
              <w:rPr>
                <w:del w:id="583" w:author="野草" w:date="2024-11-07T17:30:02Z"/>
                <w:rFonts w:hint="eastAsia" w:ascii="Georgia" w:hAnsi="Georgia" w:eastAsia="SimSun" w:cs="Georgia"/>
                <w:b w:val="0"/>
                <w:i w:val="0"/>
                <w:iCs w:val="0"/>
                <w:caps w:val="0"/>
                <w:color w:val="000000"/>
                <w:spacing w:val="0"/>
                <w:u w:val="none"/>
                <w:vertAlign w:val="baseline"/>
                <w:lang w:val="en-US" w:eastAsia="zh-CN"/>
              </w:rPr>
              <w:pPrChange w:id="581" w:author="野草" w:date="2024-11-07T20:11:23Z">
                <w:pPr>
                  <w:numPr>
                    <w:ilvl w:val="0"/>
                    <w:numId w:val="0"/>
                  </w:numPr>
                  <w:ind w:leftChars="0"/>
                </w:pPr>
              </w:pPrChange>
            </w:pPr>
          </w:p>
          <w:p w14:paraId="6922040C">
            <w:pPr>
              <w:pStyle w:val="13"/>
              <w:numPr>
                <w:ilvl w:val="0"/>
                <w:numId w:val="16"/>
                <w:ins w:id="585" w:author="野草" w:date="2024-11-07T20:11:23Z"/>
              </w:numPr>
              <w:ind w:left="425" w:leftChars="0" w:hanging="425" w:firstLineChars="0"/>
              <w:rPr>
                <w:del w:id="586" w:author="野草" w:date="2024-11-07T17:30:02Z"/>
                <w:rFonts w:hint="default" w:ascii="Georgia" w:hAnsi="Georgia" w:eastAsia="SimSun" w:cs="Georgia"/>
                <w:b w:val="0"/>
                <w:i w:val="0"/>
                <w:iCs w:val="0"/>
                <w:caps w:val="0"/>
                <w:color w:val="000000"/>
                <w:spacing w:val="0"/>
                <w:u w:val="none"/>
                <w:vertAlign w:val="baseline"/>
                <w:lang w:val="en-US" w:eastAsia="zh-CN"/>
              </w:rPr>
              <w:pPrChange w:id="584" w:author="野草" w:date="2024-11-07T20:11:23Z">
                <w:pPr>
                  <w:numPr>
                    <w:ilvl w:val="0"/>
                    <w:numId w:val="3"/>
                  </w:numPr>
                  <w:ind w:left="420" w:leftChars="0" w:hanging="420" w:firstLineChars="0"/>
                </w:pPr>
              </w:pPrChange>
            </w:pPr>
            <w:del w:id="587" w:author="野草" w:date="2024-11-07T17:30:02Z">
              <w:r>
                <w:rPr>
                  <w:rFonts w:hint="default" w:ascii="Georgia" w:hAnsi="Georgia" w:eastAsia="SimSun" w:cs="Georgia"/>
                  <w:b w:val="0"/>
                  <w:i w:val="0"/>
                  <w:iCs w:val="0"/>
                  <w:caps w:val="0"/>
                  <w:color w:val="000000"/>
                  <w:spacing w:val="0"/>
                  <w:u w:val="none"/>
                  <w:vertAlign w:val="baseline"/>
                  <w:lang w:val="en-US" w:eastAsia="zh-CN"/>
                </w:rPr>
                <w:delText>目前，许多基于遥感的研究分析了绿地的降温效果及其影响因素。</w:delText>
              </w:r>
            </w:del>
          </w:p>
          <w:p w14:paraId="3D857456">
            <w:pPr>
              <w:pStyle w:val="13"/>
              <w:numPr>
                <w:ilvl w:val="0"/>
                <w:numId w:val="16"/>
                <w:ins w:id="589" w:author="野草" w:date="2024-11-07T20:11:23Z"/>
              </w:numPr>
              <w:ind w:left="425" w:leftChars="0" w:hanging="425" w:firstLineChars="0"/>
              <w:rPr>
                <w:del w:id="590" w:author="野草" w:date="2024-11-07T17:30:02Z"/>
                <w:rFonts w:hint="eastAsia" w:ascii="Georgia" w:hAnsi="Georgia" w:eastAsia="SimSun" w:cs="Georgia"/>
                <w:b w:val="0"/>
                <w:i w:val="0"/>
                <w:iCs w:val="0"/>
                <w:caps w:val="0"/>
                <w:color w:val="000000"/>
                <w:spacing w:val="0"/>
                <w:u w:val="none"/>
                <w:vertAlign w:val="baseline"/>
                <w:lang w:val="en-US" w:eastAsia="zh-CN"/>
              </w:rPr>
              <w:pPrChange w:id="588" w:author="野草" w:date="2024-11-07T20:11:23Z">
                <w:pPr>
                  <w:numPr>
                    <w:ilvl w:val="0"/>
                    <w:numId w:val="3"/>
                  </w:numPr>
                  <w:ind w:left="420" w:leftChars="0" w:hanging="420" w:firstLineChars="0"/>
                </w:pPr>
              </w:pPrChange>
            </w:pPr>
            <w:del w:id="591" w:author="野草" w:date="2024-11-07T17:30:02Z">
              <w:r>
                <w:rPr>
                  <w:rFonts w:hint="default" w:ascii="Georgia" w:hAnsi="Georgia" w:eastAsia="SimSun" w:cs="Georgia"/>
                  <w:b w:val="0"/>
                  <w:i w:val="0"/>
                  <w:iCs w:val="0"/>
                  <w:caps w:val="0"/>
                  <w:color w:val="000000"/>
                  <w:spacing w:val="0"/>
                  <w:u w:val="none"/>
                  <w:vertAlign w:val="baseline"/>
                  <w:lang w:val="en-US" w:eastAsia="zh-CN"/>
                </w:rPr>
                <w:delText>值得注意的是</w:delText>
              </w:r>
            </w:del>
            <w:del w:id="592" w:author="野草" w:date="2024-11-07T17:30:02Z">
              <w:r>
                <w:rPr>
                  <w:rFonts w:hint="eastAsia" w:ascii="Georgia" w:hAnsi="Georgia" w:eastAsia="SimSun" w:cs="Georgia"/>
                  <w:b w:val="0"/>
                  <w:i w:val="0"/>
                  <w:iCs w:val="0"/>
                  <w:caps w:val="0"/>
                  <w:color w:val="000000"/>
                  <w:spacing w:val="0"/>
                  <w:u w:val="none"/>
                  <w:vertAlign w:val="baseline"/>
                  <w:lang w:val="en-US" w:eastAsia="zh-CN"/>
                </w:rPr>
                <w:delText>，绿地的面积</w:delText>
              </w:r>
            </w:del>
            <w:del w:id="593" w:author="野草" w:date="2024-11-07T17:30:02Z">
              <w:r>
                <w:rPr>
                  <w:rFonts w:hint="default" w:ascii="Georgia" w:hAnsi="Georgia" w:eastAsia="SimSun" w:cs="Georgia"/>
                  <w:b w:val="0"/>
                  <w:i w:val="0"/>
                  <w:iCs w:val="0"/>
                  <w:caps w:val="0"/>
                  <w:color w:val="000000"/>
                  <w:spacing w:val="0"/>
                  <w:u w:val="none"/>
                  <w:vertAlign w:val="baseline"/>
                  <w:lang w:val="en-US" w:eastAsia="zh-CN"/>
                </w:rPr>
                <w:delText>和布局等特征是影响地表热通量和温度调节的重要因素</w:delText>
              </w:r>
            </w:del>
            <w:del w:id="594" w:author="野草" w:date="2024-11-07T17:30:02Z">
              <w:r>
                <w:rPr>
                  <w:rFonts w:hint="eastAsia" w:ascii="Georgia" w:hAnsi="Georgia" w:eastAsia="SimSun" w:cs="Georgia"/>
                  <w:b w:val="0"/>
                  <w:i w:val="0"/>
                  <w:iCs w:val="0"/>
                  <w:caps w:val="0"/>
                  <w:color w:val="000000"/>
                  <w:spacing w:val="0"/>
                  <w:u w:val="none"/>
                  <w:vertAlign w:val="baseline"/>
                  <w:lang w:val="en-US" w:eastAsia="zh-CN"/>
                </w:rPr>
                <w:delText>。</w:delText>
              </w:r>
            </w:del>
            <w:del w:id="595" w:author="野草" w:date="2024-11-07T17:30:02Z">
              <w:r>
                <w:rPr>
                  <w:rFonts w:hint="default" w:ascii="Georgia" w:hAnsi="Georgia" w:eastAsia="SimSun" w:cs="Georgia"/>
                  <w:b w:val="0"/>
                  <w:i w:val="0"/>
                  <w:iCs w:val="0"/>
                  <w:caps w:val="0"/>
                  <w:color w:val="000000"/>
                  <w:spacing w:val="0"/>
                  <w:u w:val="none"/>
                  <w:vertAlign w:val="baseline"/>
                  <w:lang w:val="en-US" w:eastAsia="zh-CN"/>
                </w:rPr>
                <w:delText>例如，墨西哥的一项研究发现，绿地面积可解释其降温强度的多达30%的变异性</w:delText>
              </w:r>
            </w:del>
            <w:del w:id="596" w:author="野草" w:date="2024-11-07T17:30:02Z">
              <w:r>
                <w:rPr>
                  <w:rFonts w:hint="eastAsia" w:ascii="Georgia" w:hAnsi="Georgia" w:eastAsia="SimSun" w:cs="Georgia"/>
                  <w:b w:val="0"/>
                  <w:i w:val="0"/>
                  <w:iCs w:val="0"/>
                  <w:caps w:val="0"/>
                  <w:color w:val="000000"/>
                  <w:spacing w:val="0"/>
                  <w:u w:val="none"/>
                  <w:vertAlign w:val="baseline"/>
                  <w:lang w:val="en-US" w:eastAsia="zh-CN"/>
                </w:rPr>
                <w:delText>（Gomez-Martinez等，2021）。关于绿地配置的影响，</w:delText>
              </w:r>
            </w:del>
            <w:del w:id="597" w:author="野草" w:date="2024-11-07T17:30:02Z">
              <w:r>
                <w:rPr>
                  <w:rFonts w:hint="default" w:ascii="Georgia" w:hAnsi="Georgia" w:eastAsia="SimSun" w:cs="Georgia"/>
                  <w:b w:val="0"/>
                  <w:i w:val="0"/>
                  <w:iCs w:val="0"/>
                  <w:caps w:val="0"/>
                  <w:color w:val="000000"/>
                  <w:spacing w:val="0"/>
                  <w:highlight w:val="yellow"/>
                  <w:u w:val="none"/>
                  <w:vertAlign w:val="baseline"/>
                  <w:lang w:val="en-US" w:eastAsia="zh-CN"/>
                  <w:rPrChange w:id="598" w:author="野草" w:date="2024-11-07T14:46:55Z">
                    <w:rPr>
                      <w:rFonts w:hint="default" w:ascii="Georgia" w:hAnsi="Georgia" w:eastAsia="SimSun" w:cs="Georgia"/>
                      <w:b w:val="0"/>
                      <w:i w:val="0"/>
                      <w:iCs w:val="0"/>
                      <w:caps w:val="0"/>
                      <w:color w:val="000000"/>
                      <w:spacing w:val="0"/>
                      <w:u w:val="none"/>
                      <w:vertAlign w:val="baseline"/>
                      <w:lang w:val="en-US" w:eastAsia="zh-CN"/>
                    </w:rPr>
                  </w:rPrChange>
                </w:rPr>
                <w:delText>研究表明</w:delText>
              </w:r>
            </w:del>
            <w:del w:id="599" w:author="野草" w:date="2024-11-07T17:30:02Z">
              <w:r>
                <w:rPr>
                  <w:rFonts w:hint="default" w:ascii="Georgia" w:hAnsi="Georgia" w:eastAsia="SimSun" w:cs="Georgia"/>
                  <w:b w:val="0"/>
                  <w:i w:val="0"/>
                  <w:iCs w:val="0"/>
                  <w:caps w:val="0"/>
                  <w:color w:val="000000"/>
                  <w:spacing w:val="0"/>
                  <w:highlight w:val="yellow"/>
                  <w:u w:val="none"/>
                  <w:vertAlign w:val="baseline"/>
                  <w:lang w:val="en-US" w:eastAsia="zh-CN"/>
                  <w:rPrChange w:id="600" w:author="野草" w:date="2024-11-07T14:46:55Z">
                    <w:rPr>
                      <w:rFonts w:hint="eastAsia" w:ascii="Georgia" w:hAnsi="Georgia" w:eastAsia="SimSun" w:cs="Georgia"/>
                      <w:b w:val="0"/>
                      <w:i w:val="0"/>
                      <w:iCs w:val="0"/>
                      <w:caps w:val="0"/>
                      <w:color w:val="000000"/>
                      <w:spacing w:val="0"/>
                      <w:u w:val="none"/>
                      <w:vertAlign w:val="baseline"/>
                      <w:lang w:val="en-US" w:eastAsia="zh-CN"/>
                    </w:rPr>
                  </w:rPrChange>
                </w:rPr>
                <w:delText>，</w:delText>
              </w:r>
            </w:del>
            <w:del w:id="601" w:author="野草" w:date="2024-11-07T17:30:02Z">
              <w:r>
                <w:rPr>
                  <w:rFonts w:hint="default" w:ascii="Georgia" w:hAnsi="Georgia" w:eastAsia="SimSun" w:cs="Georgia"/>
                  <w:b w:val="0"/>
                  <w:i w:val="0"/>
                  <w:iCs w:val="0"/>
                  <w:caps w:val="0"/>
                  <w:color w:val="000000"/>
                  <w:spacing w:val="0"/>
                  <w:highlight w:val="yellow"/>
                  <w:u w:val="none"/>
                  <w:vertAlign w:val="baseline"/>
                  <w:lang w:val="en-US" w:eastAsia="zh-CN"/>
                  <w:rPrChange w:id="602" w:author="野草" w:date="2024-11-07T14:46:55Z">
                    <w:rPr>
                      <w:rFonts w:hint="eastAsia" w:ascii="Georgia" w:hAnsi="Georgia" w:eastAsia="SimSun" w:cs="Georgia"/>
                      <w:b w:val="0"/>
                      <w:i w:val="0"/>
                      <w:iCs w:val="0"/>
                      <w:caps w:val="0"/>
                      <w:color w:val="000000"/>
                      <w:spacing w:val="0"/>
                      <w:u w:val="none"/>
                      <w:vertAlign w:val="baseline"/>
                      <w:lang w:val="en-US" w:eastAsia="zh-CN"/>
                    </w:rPr>
                  </w:rPrChange>
                </w:rPr>
                <w:delText>城市热岛（UHI）强度与绿地斑块密度和形状指数呈负相关，而与边缘密度呈正相关</w:delText>
              </w:r>
            </w:del>
            <w:del w:id="603" w:author="野草" w:date="2024-11-07T17:30:02Z">
              <w:r>
                <w:rPr>
                  <w:rFonts w:hint="eastAsia" w:ascii="Georgia" w:hAnsi="Georgia" w:eastAsia="SimSun" w:cs="Georgia"/>
                  <w:b w:val="0"/>
                  <w:i w:val="0"/>
                  <w:iCs w:val="0"/>
                  <w:caps w:val="0"/>
                  <w:color w:val="000000"/>
                  <w:spacing w:val="0"/>
                  <w:highlight w:val="yellow"/>
                  <w:u w:val="none"/>
                  <w:vertAlign w:val="baseline"/>
                  <w:lang w:val="en-US" w:eastAsia="zh-CN"/>
                  <w:rPrChange w:id="604" w:author="野草" w:date="2024-11-07T14:46:55Z">
                    <w:rPr>
                      <w:rFonts w:hint="eastAsia" w:ascii="Georgia" w:hAnsi="Georgia" w:eastAsia="SimSun" w:cs="Georgia"/>
                      <w:b w:val="0"/>
                      <w:i w:val="0"/>
                      <w:iCs w:val="0"/>
                      <w:caps w:val="0"/>
                      <w:color w:val="000000"/>
                      <w:spacing w:val="0"/>
                      <w:u w:val="none"/>
                      <w:vertAlign w:val="baseline"/>
                      <w:lang w:val="en-US" w:eastAsia="zh-CN"/>
                    </w:rPr>
                  </w:rPrChange>
                </w:rPr>
                <w:delText>。</w:delText>
              </w:r>
            </w:del>
          </w:p>
          <w:p w14:paraId="4A64D288">
            <w:pPr>
              <w:pStyle w:val="13"/>
              <w:numPr>
                <w:ilvl w:val="0"/>
                <w:numId w:val="16"/>
                <w:ins w:id="606" w:author="野草" w:date="2024-11-07T20:11:23Z"/>
              </w:numPr>
              <w:ind w:left="425" w:leftChars="0" w:hanging="425" w:firstLineChars="0"/>
              <w:rPr>
                <w:ins w:id="607" w:author="野草" w:date="2024-11-07T14:59:58Z"/>
                <w:rFonts w:hint="eastAsia" w:ascii="Georgia" w:hAnsi="Georgia" w:eastAsia="SimSun" w:cs="Georgia"/>
                <w:b w:val="0"/>
                <w:i w:val="0"/>
                <w:iCs w:val="0"/>
                <w:caps w:val="0"/>
                <w:color w:val="000000"/>
                <w:spacing w:val="0"/>
                <w:u w:val="none"/>
                <w:vertAlign w:val="baseline"/>
                <w:lang w:val="en-US" w:eastAsia="zh-CN"/>
              </w:rPr>
              <w:pPrChange w:id="605" w:author="野草" w:date="2024-11-07T20:11:23Z">
                <w:pPr>
                  <w:numPr>
                    <w:ilvl w:val="0"/>
                    <w:numId w:val="3"/>
                  </w:numPr>
                  <w:ind w:left="420" w:leftChars="0" w:hanging="420" w:firstLineChars="0"/>
                </w:pPr>
              </w:pPrChange>
            </w:pPr>
            <w:del w:id="608" w:author="野草" w:date="2024-11-07T17:28:31Z">
              <w:r>
                <w:rPr>
                  <w:rFonts w:hint="default" w:ascii="Georgia" w:hAnsi="Georgia" w:eastAsia="SimSun" w:cs="Georgia"/>
                  <w:b w:val="0"/>
                  <w:i w:val="0"/>
                  <w:iCs w:val="0"/>
                  <w:caps w:val="0"/>
                  <w:color w:val="000000"/>
                  <w:spacing w:val="0"/>
                  <w:u w:val="none"/>
                  <w:vertAlign w:val="baseline"/>
                  <w:lang w:val="en-US" w:eastAsia="zh-CN"/>
                </w:rPr>
                <w:delText>除了绿地本身的特征外，周围的城市特征（如建筑密度和不透水表面的比例）也在决定其降温效果的强度和范围方面发挥重要作用（Qiu等，2020；Liao等，2023）。</w:delText>
              </w:r>
            </w:del>
          </w:p>
          <w:p w14:paraId="5F674632">
            <w:pPr>
              <w:numPr>
                <w:ilvl w:val="0"/>
                <w:numId w:val="3"/>
              </w:numPr>
              <w:ind w:left="420" w:leftChars="0" w:hanging="420" w:firstLineChars="0"/>
              <w:rPr>
                <w:del w:id="609" w:author="野草" w:date="2024-11-07T15:07:17Z"/>
                <w:rFonts w:hint="eastAsia" w:ascii="Georgia" w:hAnsi="Georgia" w:eastAsia="SimSun" w:cs="Georgia"/>
                <w:b w:val="0"/>
                <w:i w:val="0"/>
                <w:iCs w:val="0"/>
                <w:caps w:val="0"/>
                <w:color w:val="000000"/>
                <w:spacing w:val="0"/>
                <w:u w:val="none"/>
                <w:vertAlign w:val="baseline"/>
                <w:lang w:val="en-US" w:eastAsia="zh-CN"/>
              </w:rPr>
            </w:pPr>
            <w:del w:id="610" w:author="野草" w:date="2024-11-07T15:07:17Z">
              <w:r>
                <w:rPr>
                  <w:rFonts w:hint="default" w:ascii="Georgia" w:hAnsi="Georgia" w:eastAsia="SimSun" w:cs="Georgia"/>
                  <w:b w:val="0"/>
                  <w:i w:val="0"/>
                  <w:iCs w:val="0"/>
                  <w:caps w:val="0"/>
                  <w:color w:val="000000"/>
                  <w:spacing w:val="0"/>
                  <w:u w:val="none"/>
                  <w:vertAlign w:val="baseline"/>
                  <w:lang w:val="en-US" w:eastAsia="zh-CN"/>
                </w:rPr>
                <w:delText>较高的不透水面比例往往会减少公园降温效果的覆盖范围（Han等，2023）。</w:delText>
              </w:r>
            </w:del>
          </w:p>
          <w:p w14:paraId="3C958188">
            <w:pPr>
              <w:numPr>
                <w:ilvl w:val="0"/>
                <w:numId w:val="0"/>
              </w:numPr>
              <w:ind w:leftChars="0"/>
              <w:rPr>
                <w:b w:val="0"/>
                <w:color w:val="000000"/>
              </w:rPr>
            </w:pPr>
          </w:p>
        </w:tc>
      </w:tr>
      <w:tr w14:paraId="50256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Change w:id="611" w:author="野草" w:date="2024-11-07T20:11:4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128"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612" w:author="野草" w:date="2024-11-07T20:11:43Z">
              <w:tcPr>
                <w:tcW w:w="5082" w:type="dxa"/>
                <w:tcBorders>
                  <w:top w:val="single" w:color="auto" w:sz="4" w:space="0"/>
                  <w:left w:val="single" w:color="auto" w:sz="4" w:space="0"/>
                  <w:bottom w:val="single" w:color="auto" w:sz="4" w:space="0"/>
                  <w:right w:val="single" w:color="F2BA02" w:sz="4" w:space="0"/>
                </w:tcBorders>
              </w:tcPr>
            </w:tcPrChange>
          </w:tcPr>
          <w:p w14:paraId="42FC63C2">
            <w:pPr>
              <w:numPr>
                <w:ilvl w:val="-1"/>
                <w:numId w:val="0"/>
              </w:numPr>
              <w:ind w:left="0" w:leftChars="0" w:firstLine="0" w:firstLineChars="0"/>
              <w:jc w:val="left"/>
              <w:rPr>
                <w:ins w:id="614" w:author="野草" w:date="2024-11-07T20:04:08Z"/>
                <w:rFonts w:hint="eastAsia"/>
                <w:b w:val="0"/>
                <w:color w:val="000000"/>
                <w:highlight w:val="none"/>
                <w:lang w:val="en-US" w:eastAsia="zh-CN"/>
              </w:rPr>
              <w:pPrChange w:id="613" w:author="野草" w:date="2024-11-07T20:11:54Z">
                <w:pPr>
                  <w:numPr>
                    <w:ilvl w:val="-1"/>
                    <w:numId w:val="0"/>
                  </w:numPr>
                  <w:ind w:left="0" w:leftChars="0" w:firstLine="0" w:firstLineChars="0"/>
                </w:pPr>
              </w:pPrChange>
            </w:pPr>
            <w:ins w:id="615" w:author="野草" w:date="2024-11-07T20:04:08Z">
              <w:r>
                <w:rPr>
                  <w:rFonts w:hint="eastAsia"/>
                  <w:b w:val="0"/>
                  <w:color w:val="000000"/>
                  <w:highlight w:val="none"/>
                  <w:lang w:val="en-US" w:eastAsia="zh-CN"/>
                </w:rPr>
                <w:t xml:space="preserve">【up2024 1107 </w:t>
              </w:r>
            </w:ins>
            <w:ins w:id="616" w:author="野草" w:date="2024-11-07T20:04:10Z">
              <w:r>
                <w:rPr>
                  <w:rFonts w:hint="eastAsia"/>
                  <w:b w:val="0"/>
                  <w:color w:val="000000"/>
                  <w:highlight w:val="none"/>
                  <w:lang w:val="en-US" w:eastAsia="zh-CN"/>
                </w:rPr>
                <w:t>20</w:t>
              </w:r>
            </w:ins>
            <w:ins w:id="617" w:author="野草" w:date="2024-11-07T20:04:08Z">
              <w:r>
                <w:rPr>
                  <w:rFonts w:hint="eastAsia"/>
                  <w:b w:val="0"/>
                  <w:color w:val="000000"/>
                  <w:highlight w:val="none"/>
                  <w:lang w:val="en-US" w:eastAsia="zh-CN"/>
                </w:rPr>
                <w:t>:</w:t>
              </w:r>
            </w:ins>
            <w:ins w:id="618" w:author="野草" w:date="2024-11-07T20:04:11Z">
              <w:r>
                <w:rPr>
                  <w:rFonts w:hint="eastAsia"/>
                  <w:b w:val="0"/>
                  <w:color w:val="000000"/>
                  <w:highlight w:val="none"/>
                  <w:lang w:val="en-US" w:eastAsia="zh-CN"/>
                </w:rPr>
                <w:t>03</w:t>
              </w:r>
            </w:ins>
            <w:ins w:id="619" w:author="野草" w:date="2024-11-07T20:04:08Z">
              <w:r>
                <w:rPr>
                  <w:rFonts w:hint="eastAsia"/>
                  <w:b w:val="0"/>
                  <w:color w:val="000000"/>
                  <w:highlight w:val="none"/>
                  <w:lang w:val="en-US" w:eastAsia="zh-CN"/>
                </w:rPr>
                <w:t>】</w:t>
              </w:r>
            </w:ins>
          </w:p>
          <w:p w14:paraId="366B282F">
            <w:pPr>
              <w:numPr>
                <w:ilvl w:val="-1"/>
                <w:numId w:val="0"/>
              </w:numPr>
              <w:bidi w:val="0"/>
              <w:ind w:left="0" w:leftChars="0" w:firstLine="0"/>
              <w:jc w:val="left"/>
              <w:rPr>
                <w:rFonts w:hint="eastAsia"/>
                <w:lang w:val="en-US" w:eastAsia="zh-CN"/>
              </w:rPr>
              <w:pPrChange w:id="620" w:author="野草" w:date="2024-11-07T20:11:54Z">
                <w:pPr>
                  <w:numPr>
                    <w:ilvl w:val="0"/>
                    <w:numId w:val="0"/>
                  </w:numPr>
                  <w:bidi w:val="0"/>
                  <w:ind w:leftChars="0"/>
                </w:pPr>
              </w:pPrChange>
            </w:pPr>
          </w:p>
          <w:p w14:paraId="2C4E59AF">
            <w:pPr>
              <w:numPr>
                <w:ilvl w:val="0"/>
                <w:numId w:val="18"/>
                <w:ins w:id="622" w:author="野草" w:date="2024-11-07T20:11:57Z"/>
              </w:numPr>
              <w:bidi w:val="0"/>
              <w:ind w:left="425" w:hanging="425"/>
              <w:jc w:val="left"/>
              <w:rPr>
                <w:ins w:id="623" w:author="野草" w:date="2024-11-07T20:03:45Z"/>
                <w:rFonts w:hint="eastAsia"/>
                <w:lang w:val="en-US" w:eastAsia="zh-CN"/>
              </w:rPr>
              <w:pPrChange w:id="621" w:author="野草" w:date="2024-11-07T20:11:57Z">
                <w:pPr>
                  <w:numPr>
                    <w:ilvl w:val="0"/>
                    <w:numId w:val="17"/>
                  </w:numPr>
                  <w:bidi w:val="0"/>
                </w:pPr>
              </w:pPrChange>
            </w:pPr>
            <w:ins w:id="624" w:author="野草" w:date="2024-11-07T20:03:45Z">
              <w:r>
                <w:rPr>
                  <w:rFonts w:hint="eastAsia"/>
                  <w:lang w:val="en-US" w:eastAsia="zh-CN"/>
                </w:rPr>
                <w:t>Current methods for studying the cooling effects of green spaces primarily include remote sensing analysis, model simulations, and field measurements. Model simulations inevitably simplify real-world conditions to some degree, while remote sensing analysis relies on surface temperatures, which differ from air temperatures at pedestrian height (Cao et al., 2021). This discrepancy arises because surface temperature is directly driven by solar radiation, causing greater variability and closely linking it to surface material properties. In contrast, air temperature is mainly influenced by surface radiation, resulting in relatively smaller fluctuations. Additionally, the temporal variation patterns of these two types of measurements differ (Sheng et al., 2017). Although field measurements require more time and labor, they offer a more accurate reflection of local microclimatic conditions (Lin et al., 2017; Qi et al., 2022).</w:t>
              </w:r>
            </w:ins>
          </w:p>
          <w:p w14:paraId="50ADD15F">
            <w:pPr>
              <w:numPr>
                <w:ilvl w:val="0"/>
                <w:numId w:val="18"/>
                <w:ins w:id="626" w:author="野草" w:date="2024-11-07T20:11:50Z"/>
              </w:numPr>
              <w:bidi w:val="0"/>
              <w:ind w:left="425" w:hanging="425"/>
              <w:jc w:val="left"/>
              <w:rPr>
                <w:ins w:id="627" w:author="野草" w:date="2024-11-07T20:11:51Z"/>
                <w:rFonts w:hint="eastAsia"/>
                <w:lang w:val="en-US" w:eastAsia="zh-CN"/>
              </w:rPr>
              <w:pPrChange w:id="625" w:author="野草" w:date="2024-11-07T20:11:50Z">
                <w:pPr>
                  <w:numPr>
                    <w:ilvl w:val="0"/>
                    <w:numId w:val="17"/>
                  </w:numPr>
                  <w:bidi w:val="0"/>
                </w:pPr>
              </w:pPrChange>
            </w:pPr>
            <w:ins w:id="628" w:author="野草" w:date="2024-11-07T20:03:45Z">
              <w:r>
                <w:rPr>
                  <w:rFonts w:hint="eastAsia"/>
                  <w:lang w:val="en-US" w:eastAsia="zh-CN"/>
                </w:rPr>
                <w:t>Existing field-based studies on green space cooling effects typically focus on a limited number of monitoring points around green spaces, resulting in low monitoring density. This limitation makes it challenging to capture high-resolution, continuous variations in thermal environmental indicators, such as temperature, across surrounding urban areas. Consequently, these studies may not accurately reflect the fine-scale spatial patterns of the thermal environment around large green spaces, affecting the precision of estimates for cooling distance, cooling intensity, and their correlations with environmental factors.</w:t>
              </w:r>
            </w:ins>
          </w:p>
          <w:p w14:paraId="7FF0E000">
            <w:pPr>
              <w:numPr>
                <w:ilvl w:val="0"/>
                <w:numId w:val="18"/>
                <w:ins w:id="630" w:author="野草" w:date="2024-11-07T20:11:50Z"/>
              </w:numPr>
              <w:bidi w:val="0"/>
              <w:ind w:left="425" w:hanging="425"/>
              <w:jc w:val="left"/>
              <w:rPr>
                <w:del w:id="631" w:author="野草" w:date="2024-11-07T20:03:43Z"/>
                <w:rFonts w:hint="eastAsia"/>
                <w:lang w:val="en-US" w:eastAsia="zh-CN"/>
              </w:rPr>
              <w:pPrChange w:id="629" w:author="野草" w:date="2024-11-07T20:11:50Z">
                <w:pPr>
                  <w:numPr>
                    <w:ilvl w:val="0"/>
                    <w:numId w:val="17"/>
                  </w:numPr>
                  <w:bidi w:val="0"/>
                </w:pPr>
              </w:pPrChange>
            </w:pPr>
            <w:ins w:id="632" w:author="野草" w:date="2024-11-07T20:03:45Z">
              <w:r>
                <w:rPr>
                  <w:rFonts w:hint="eastAsia"/>
                  <w:lang w:val="en-US" w:eastAsia="zh-CN"/>
                </w:rPr>
                <w:t>Therefore, establishing a high-density meteorological monitoring network is necessary to facilitate on-site monitoring of the thermal environment around green spaces. This approach would enable the quantification of fine-scale spatial and temporal patterns of temperature, relative humidity, and thermal comfort surrounding green spaces, along with an assessment of the environmental factors influencing these patterns.</w:t>
              </w:r>
            </w:ins>
            <w:del w:id="633" w:author="野草" w:date="2024-11-07T20:03:43Z">
              <w:r>
                <w:rPr>
                  <w:rFonts w:hint="eastAsia"/>
                  <w:lang w:val="en-US" w:eastAsia="zh-CN"/>
                </w:rPr>
                <w:delText>- Currently, the main methods for studying the cooling effects of green spaces include remote sensing analysis, model simulations, and in situ measurements.</w:delText>
              </w:r>
            </w:del>
          </w:p>
          <w:p w14:paraId="2CC13F9B">
            <w:pPr>
              <w:numPr>
                <w:ilvl w:val="0"/>
                <w:numId w:val="18"/>
                <w:ins w:id="635" w:author="野草" w:date="2024-11-07T20:11:50Z"/>
              </w:numPr>
              <w:bidi w:val="0"/>
              <w:ind w:left="425" w:hanging="425"/>
              <w:jc w:val="left"/>
              <w:rPr>
                <w:del w:id="636" w:author="野草" w:date="2024-11-07T20:03:43Z"/>
                <w:rFonts w:hint="eastAsia"/>
                <w:lang w:val="en-US" w:eastAsia="zh-CN"/>
              </w:rPr>
              <w:pPrChange w:id="634" w:author="野草" w:date="2024-11-07T20:11:50Z">
                <w:pPr>
                  <w:numPr>
                    <w:ilvl w:val="0"/>
                    <w:numId w:val="17"/>
                  </w:numPr>
                  <w:bidi w:val="0"/>
                </w:pPr>
              </w:pPrChange>
            </w:pPr>
            <w:del w:id="637" w:author="野草" w:date="2024-11-07T20:03:43Z">
              <w:r>
                <w:rPr>
                  <w:rFonts w:hint="eastAsia"/>
                  <w:lang w:val="en-US" w:eastAsia="zh-CN"/>
                </w:rPr>
                <w:delText>- Model simulations inevitably simplify real-world conditions to some extent, while remote sensing analysis focuses on surface temperature, which differs from air temperature at pedestrian height.</w:delText>
              </w:r>
            </w:del>
          </w:p>
          <w:p w14:paraId="7E2BD898">
            <w:pPr>
              <w:numPr>
                <w:ilvl w:val="0"/>
                <w:numId w:val="18"/>
                <w:ins w:id="639" w:author="野草" w:date="2024-11-07T20:11:50Z"/>
              </w:numPr>
              <w:bidi w:val="0"/>
              <w:ind w:left="425" w:hanging="425"/>
              <w:jc w:val="left"/>
              <w:rPr>
                <w:del w:id="640" w:author="野草" w:date="2024-11-07T20:03:43Z"/>
                <w:rFonts w:hint="eastAsia"/>
                <w:lang w:val="en-US" w:eastAsia="zh-CN"/>
              </w:rPr>
              <w:pPrChange w:id="638" w:author="野草" w:date="2024-11-07T20:11:50Z">
                <w:pPr>
                  <w:numPr>
                    <w:ilvl w:val="0"/>
                    <w:numId w:val="17"/>
                  </w:numPr>
                  <w:bidi w:val="0"/>
                </w:pPr>
              </w:pPrChange>
            </w:pPr>
            <w:del w:id="641" w:author="野草" w:date="2024-11-07T20:03:43Z">
              <w:r>
                <w:rPr>
                  <w:rFonts w:hint="eastAsia"/>
                  <w:lang w:val="en-US" w:eastAsia="zh-CN"/>
                </w:rPr>
                <w:delText>- For example, a study in Shenzhen found that the spatial distribution of cooling and warming hotspots based on surface temperature does not align with that of air temperature (Cao et al., 2021). This discrepancy arises from their different driving mechanisms: surface temperature is directly driven by solar radiation and varies greatly depending on surface material properties, whereas air temperature is mainly influenced by surface radiation. Additionally, the temporal variation and influencing factors of these two temperature types also differ (Sheng et al., 2017). Therefore, analyses based on in situ measurements can more accurately reflect the actual local microclimate.</w:delText>
              </w:r>
            </w:del>
          </w:p>
          <w:p w14:paraId="18059A1F">
            <w:pPr>
              <w:numPr>
                <w:ilvl w:val="0"/>
                <w:numId w:val="18"/>
                <w:ins w:id="643" w:author="野草" w:date="2024-11-07T20:11:50Z"/>
              </w:numPr>
              <w:bidi w:val="0"/>
              <w:ind w:left="425" w:hanging="425"/>
              <w:jc w:val="left"/>
              <w:rPr>
                <w:del w:id="644" w:author="野草" w:date="2024-11-07T20:03:43Z"/>
                <w:rFonts w:hint="eastAsia"/>
                <w:lang w:val="en-US" w:eastAsia="zh-CN"/>
              </w:rPr>
              <w:pPrChange w:id="642" w:author="野草" w:date="2024-11-07T20:11:50Z">
                <w:pPr>
                  <w:numPr>
                    <w:ilvl w:val="0"/>
                    <w:numId w:val="17"/>
                  </w:numPr>
                  <w:bidi w:val="0"/>
                </w:pPr>
              </w:pPrChange>
            </w:pPr>
            <w:del w:id="645" w:author="野草" w:date="2024-11-07T20:03:43Z">
              <w:r>
                <w:rPr>
                  <w:rFonts w:hint="eastAsia"/>
                  <w:lang w:val="en-US" w:eastAsia="zh-CN"/>
                </w:rPr>
                <w:delText>- There are already some case studies on green space cooling based on in situ data. For instance, a study in Beijing observed that the temperature difference between inside and outside the Beijing Olympic Park can reach 4.8°C (Yan et al., 2018). In another study in the high-density city of Hong Kong, it was found that the cooling effect of pocket parks is influenced by environmental variables such as building density and building area ratio (Lin et al., 2017).</w:delText>
              </w:r>
            </w:del>
          </w:p>
          <w:p w14:paraId="54D5345A">
            <w:pPr>
              <w:numPr>
                <w:ilvl w:val="0"/>
                <w:numId w:val="18"/>
                <w:ins w:id="647" w:author="野草" w:date="2024-11-07T20:11:50Z"/>
              </w:numPr>
              <w:bidi w:val="0"/>
              <w:ind w:left="425" w:hanging="425"/>
              <w:jc w:val="left"/>
              <w:rPr>
                <w:del w:id="648" w:author="野草" w:date="2024-11-07T20:03:43Z"/>
                <w:rFonts w:hint="eastAsia"/>
                <w:lang w:val="en-US" w:eastAsia="zh-CN"/>
              </w:rPr>
              <w:pPrChange w:id="646" w:author="野草" w:date="2024-11-07T20:11:50Z">
                <w:pPr>
                  <w:numPr>
                    <w:ilvl w:val="0"/>
                    <w:numId w:val="17"/>
                  </w:numPr>
                  <w:bidi w:val="0"/>
                </w:pPr>
              </w:pPrChange>
            </w:pPr>
            <w:del w:id="649" w:author="野草" w:date="2024-11-07T20:03:43Z">
              <w:r>
                <w:rPr>
                  <w:rFonts w:hint="eastAsia"/>
                  <w:lang w:val="en-US" w:eastAsia="zh-CN"/>
                </w:rPr>
                <w:delText>- However, current in situ studies on green space cooling are mainly concentrated on a few sites around green spaces, with low monitoring density, making it challenging to accurately capture the fine-scale spatial patterns of thermal environments around large green spaces and their driving factors.</w:delText>
              </w:r>
            </w:del>
          </w:p>
          <w:p w14:paraId="4E87A9D2">
            <w:pPr>
              <w:numPr>
                <w:ilvl w:val="0"/>
                <w:numId w:val="18"/>
                <w:ins w:id="651" w:author="野草" w:date="2024-11-07T20:11:50Z"/>
              </w:numPr>
              <w:bidi w:val="0"/>
              <w:ind w:left="425" w:hanging="425"/>
              <w:jc w:val="left"/>
              <w:rPr>
                <w:del w:id="652" w:author="野草" w:date="2024-11-07T20:03:43Z"/>
                <w:rFonts w:hint="eastAsia"/>
                <w:lang w:val="en-US" w:eastAsia="zh-CN"/>
              </w:rPr>
              <w:pPrChange w:id="650" w:author="野草" w:date="2024-11-07T20:11:50Z">
                <w:pPr>
                  <w:numPr>
                    <w:ilvl w:val="0"/>
                    <w:numId w:val="17"/>
                  </w:numPr>
                  <w:bidi w:val="0"/>
                </w:pPr>
              </w:pPrChange>
            </w:pPr>
            <w:del w:id="653" w:author="野草" w:date="2024-11-07T20:03:43Z">
              <w:r>
                <w:rPr>
                  <w:rFonts w:hint="eastAsia"/>
                  <w:lang w:val="en-US" w:eastAsia="zh-CN"/>
                </w:rPr>
                <w:delText>- Therefore, it is essential to establish a high-density meteorological monitoring network to conduct field monitoring of the thermal environment surrounding green spaces, and to further quantify the fine-scale spatial and temporal patterns of air temperature, relative humidity, and thermal comfort as influenced by environmental factors.</w:delText>
              </w:r>
            </w:del>
          </w:p>
          <w:p w14:paraId="1593AE58">
            <w:pPr>
              <w:numPr>
                <w:ilvl w:val="0"/>
                <w:numId w:val="18"/>
                <w:ins w:id="655" w:author="野草" w:date="2024-11-07T20:11:50Z"/>
              </w:numPr>
              <w:ind w:left="425" w:leftChars="0" w:hanging="425"/>
              <w:jc w:val="left"/>
              <w:rPr>
                <w:rFonts w:hint="eastAsia"/>
                <w:b w:val="0"/>
                <w:color w:val="000000"/>
                <w:vertAlign w:val="baseline"/>
                <w:lang w:val="en-US" w:eastAsia="zh-CN"/>
              </w:rPr>
              <w:pPrChange w:id="654" w:author="野草" w:date="2024-11-07T20:11:50Z">
                <w:pPr>
                  <w:numPr>
                    <w:ilvl w:val="0"/>
                    <w:numId w:val="0"/>
                  </w:numPr>
                  <w:ind w:leftChars="0"/>
                </w:pPr>
              </w:pPrChange>
            </w:pPr>
          </w:p>
        </w:tc>
        <w:tc>
          <w:tcPr>
            <w:tcW w:w="3394"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656" w:author="野草" w:date="2024-11-07T20:11:43Z">
              <w:tcPr>
                <w:tcW w:w="3440" w:type="dxa"/>
                <w:tcBorders>
                  <w:top w:val="single" w:color="auto" w:sz="4" w:space="0"/>
                  <w:left w:val="single" w:color="F2BA02" w:sz="4" w:space="0"/>
                  <w:bottom w:val="single" w:color="auto" w:sz="4" w:space="0"/>
                  <w:right w:val="single" w:color="auto" w:sz="4" w:space="0"/>
                </w:tcBorders>
              </w:tcPr>
            </w:tcPrChange>
          </w:tcPr>
          <w:p w14:paraId="77ABB6E3">
            <w:pPr>
              <w:pStyle w:val="13"/>
              <w:ind w:left="0" w:leftChars="0" w:firstLineChars="0"/>
              <w:rPr>
                <w:ins w:id="658" w:author="野草" w:date="2024-11-07T20:04:15Z"/>
                <w:rFonts w:hint="eastAsia"/>
                <w:lang w:val="en-US" w:eastAsia="zh-CN"/>
              </w:rPr>
              <w:pPrChange w:id="657" w:author="野草" w:date="2024-11-07T20:11:06Z">
                <w:pPr>
                  <w:numPr>
                    <w:ilvl w:val="-1"/>
                    <w:numId w:val="0"/>
                  </w:numPr>
                  <w:ind w:left="0" w:leftChars="0" w:firstLine="0" w:firstLineChars="0"/>
                </w:pPr>
              </w:pPrChange>
            </w:pPr>
            <w:ins w:id="659" w:author="野草" w:date="2024-11-07T20:04:15Z">
              <w:r>
                <w:rPr>
                  <w:rFonts w:hint="eastAsia"/>
                  <w:lang w:val="en-US" w:eastAsia="zh-CN"/>
                </w:rPr>
                <w:t>【up2024 1107 20:03】</w:t>
              </w:r>
            </w:ins>
          </w:p>
          <w:p w14:paraId="509A3819">
            <w:pPr>
              <w:pStyle w:val="13"/>
              <w:bidi w:val="0"/>
              <w:rPr>
                <w:ins w:id="661" w:author="野草" w:date="2024-11-07T20:02:12Z"/>
                <w:rFonts w:hint="eastAsia"/>
                <w:lang w:val="en-US" w:eastAsia="zh-CN"/>
              </w:rPr>
              <w:pPrChange w:id="660" w:author="野草" w:date="2024-11-07T20:11:06Z">
                <w:pPr>
                  <w:numPr>
                    <w:ilvl w:val="0"/>
                    <w:numId w:val="17"/>
                  </w:numPr>
                  <w:bidi w:val="0"/>
                </w:pPr>
              </w:pPrChange>
            </w:pPr>
            <w:r>
              <w:rPr>
                <w:rFonts w:hint="default"/>
                <w:highlight w:val="yellow"/>
                <w:lang w:val="en-US" w:eastAsia="zh-CN"/>
                <w:rPrChange w:id="662" w:author="野草" w:date="2024-11-07T20:00:57Z">
                  <w:rPr>
                    <w:rFonts w:hint="eastAsia"/>
                    <w:highlight w:val="yellow"/>
                    <w:lang w:val="en-US" w:eastAsia="zh-CN"/>
                  </w:rPr>
                </w:rPrChange>
              </w:rPr>
              <w:t>总结</w:t>
            </w:r>
          </w:p>
          <w:p w14:paraId="3C6D60BA">
            <w:pPr>
              <w:pStyle w:val="13"/>
              <w:bidi w:val="0"/>
              <w:rPr>
                <w:del w:id="664" w:author="野草" w:date="2024-11-07T20:01:54Z"/>
                <w:rFonts w:hint="default"/>
                <w:highlight w:val="yellow"/>
                <w:lang w:val="en-US" w:eastAsia="zh-CN"/>
                <w:rPrChange w:id="665" w:author="野草" w:date="2024-11-07T20:00:57Z">
                  <w:rPr>
                    <w:del w:id="666" w:author="野草" w:date="2024-11-07T20:01:54Z"/>
                    <w:rFonts w:hint="eastAsia"/>
                    <w:highlight w:val="yellow"/>
                    <w:lang w:val="en-US" w:eastAsia="zh-CN"/>
                  </w:rPr>
                </w:rPrChange>
              </w:rPr>
              <w:pPrChange w:id="663" w:author="野草" w:date="2024-11-07T20:11:06Z">
                <w:pPr>
                  <w:numPr>
                    <w:ilvl w:val="0"/>
                    <w:numId w:val="17"/>
                  </w:numPr>
                  <w:bidi w:val="0"/>
                </w:pPr>
              </w:pPrChange>
            </w:pPr>
          </w:p>
          <w:p w14:paraId="6426B0E2">
            <w:pPr>
              <w:pStyle w:val="13"/>
              <w:numPr>
                <w:ilvl w:val="0"/>
                <w:numId w:val="20"/>
                <w:ins w:id="668" w:author="野草" w:date="2024-11-07T20:11:09Z"/>
              </w:numPr>
              <w:bidi w:val="0"/>
              <w:ind w:left="420" w:leftChars="0" w:firstLineChars="0"/>
              <w:rPr>
                <w:del w:id="669" w:author="野草" w:date="2024-11-07T20:01:30Z"/>
                <w:rFonts w:hint="default"/>
                <w:highlight w:val="yellow"/>
                <w:lang w:val="en-US" w:eastAsia="zh-CN"/>
                <w:rPrChange w:id="670" w:author="野草" w:date="2024-11-07T20:00:57Z">
                  <w:rPr>
                    <w:del w:id="671" w:author="野草" w:date="2024-11-07T20:01:30Z"/>
                    <w:rFonts w:hint="eastAsia"/>
                    <w:highlight w:val="yellow"/>
                    <w:lang w:val="en-US" w:eastAsia="zh-CN"/>
                  </w:rPr>
                </w:rPrChange>
              </w:rPr>
              <w:pPrChange w:id="667" w:author="野草" w:date="2024-11-07T20:11:09Z">
                <w:pPr>
                  <w:numPr>
                    <w:ilvl w:val="0"/>
                    <w:numId w:val="19"/>
                  </w:numPr>
                  <w:tabs>
                    <w:tab w:val="clear" w:pos="420"/>
                  </w:tabs>
                  <w:bidi w:val="0"/>
                  <w:ind w:left="840" w:leftChars="0" w:hanging="420" w:firstLineChars="0"/>
                </w:pPr>
              </w:pPrChange>
            </w:pPr>
            <w:r>
              <w:rPr>
                <w:rFonts w:hint="default"/>
                <w:highlight w:val="yellow"/>
                <w:lang w:val="en-US" w:eastAsia="zh-CN"/>
                <w:rPrChange w:id="672" w:author="野草" w:date="2024-11-07T20:00:57Z">
                  <w:rPr>
                    <w:rFonts w:hint="eastAsia"/>
                    <w:highlight w:val="yellow"/>
                    <w:lang w:val="en-US" w:eastAsia="zh-CN"/>
                  </w:rPr>
                </w:rPrChange>
              </w:rPr>
              <w:t>介绍绿地降温研究方法</w:t>
            </w:r>
            <w:ins w:id="673" w:author="野草" w:date="2024-11-07T20:01:42Z">
              <w:r>
                <w:rPr>
                  <w:rFonts w:hint="eastAsia"/>
                  <w:lang w:val="en-US" w:eastAsia="zh-CN"/>
                </w:rPr>
                <w:t>，</w:t>
              </w:r>
            </w:ins>
          </w:p>
          <w:p w14:paraId="0E6CD066">
            <w:pPr>
              <w:pStyle w:val="13"/>
              <w:numPr>
                <w:ilvl w:val="0"/>
                <w:numId w:val="20"/>
                <w:ins w:id="675" w:author="野草" w:date="2024-11-07T20:11:09Z"/>
              </w:numPr>
              <w:bidi w:val="0"/>
              <w:ind w:left="420" w:leftChars="0" w:firstLineChars="0"/>
              <w:rPr>
                <w:ins w:id="676" w:author="野草" w:date="2024-11-07T20:03:26Z"/>
                <w:rFonts w:hint="eastAsia"/>
                <w:lang w:val="en-US" w:eastAsia="zh-CN"/>
              </w:rPr>
              <w:pPrChange w:id="674" w:author="野草" w:date="2024-11-07T20:11:09Z">
                <w:pPr>
                  <w:numPr>
                    <w:ilvl w:val="0"/>
                    <w:numId w:val="19"/>
                  </w:numPr>
                  <w:tabs>
                    <w:tab w:val="clear" w:pos="420"/>
                  </w:tabs>
                  <w:bidi w:val="0"/>
                  <w:ind w:left="840" w:leftChars="0" w:hanging="420" w:firstLineChars="0"/>
                </w:pPr>
              </w:pPrChange>
            </w:pPr>
            <w:r>
              <w:rPr>
                <w:rFonts w:hint="default"/>
                <w:highlight w:val="yellow"/>
                <w:lang w:val="en-US" w:eastAsia="zh-CN"/>
                <w:rPrChange w:id="677" w:author="野草" w:date="2024-11-07T20:00:57Z">
                  <w:rPr>
                    <w:rFonts w:hint="eastAsia"/>
                    <w:highlight w:val="yellow"/>
                    <w:lang w:val="en-US" w:eastAsia="zh-CN"/>
                  </w:rPr>
                </w:rPrChange>
              </w:rPr>
              <w:t>指出只有实测才准确</w:t>
            </w:r>
          </w:p>
          <w:p w14:paraId="71C6005E">
            <w:pPr>
              <w:pStyle w:val="13"/>
              <w:bidi w:val="0"/>
              <w:ind w:left="840" w:leftChars="0" w:firstLineChars="0"/>
              <w:rPr>
                <w:del w:id="679" w:author="野草" w:date="2024-11-07T20:03:26Z"/>
                <w:rFonts w:hint="default"/>
                <w:highlight w:val="yellow"/>
                <w:lang w:val="en-US" w:eastAsia="zh-CN"/>
                <w:rPrChange w:id="680" w:author="野草" w:date="2024-11-07T20:00:57Z">
                  <w:rPr>
                    <w:del w:id="681" w:author="野草" w:date="2024-11-07T20:03:26Z"/>
                    <w:rFonts w:hint="eastAsia"/>
                    <w:highlight w:val="yellow"/>
                    <w:lang w:val="en-US" w:eastAsia="zh-CN"/>
                  </w:rPr>
                </w:rPrChange>
              </w:rPr>
              <w:pPrChange w:id="678" w:author="野草" w:date="2024-11-07T20:11:06Z">
                <w:pPr>
                  <w:numPr>
                    <w:ilvl w:val="0"/>
                    <w:numId w:val="19"/>
                  </w:numPr>
                  <w:tabs>
                    <w:tab w:val="clear" w:pos="420"/>
                  </w:tabs>
                  <w:bidi w:val="0"/>
                  <w:ind w:left="840" w:leftChars="0" w:hanging="420" w:firstLineChars="0"/>
                </w:pPr>
              </w:pPrChange>
            </w:pPr>
          </w:p>
          <w:p w14:paraId="296F433F">
            <w:pPr>
              <w:pStyle w:val="13"/>
              <w:numPr>
                <w:ilvl w:val="0"/>
                <w:numId w:val="20"/>
                <w:ins w:id="683" w:author="野草" w:date="2024-11-07T20:11:09Z"/>
              </w:numPr>
              <w:bidi w:val="0"/>
              <w:ind w:left="420" w:leftChars="0" w:firstLineChars="0"/>
              <w:rPr>
                <w:del w:id="684" w:author="野草" w:date="2024-11-07T20:02:26Z"/>
                <w:rFonts w:hint="default"/>
                <w:highlight w:val="yellow"/>
                <w:lang w:val="en-US" w:eastAsia="zh-CN"/>
                <w:rPrChange w:id="685" w:author="野草" w:date="2024-11-07T20:00:57Z">
                  <w:rPr>
                    <w:del w:id="686" w:author="野草" w:date="2024-11-07T20:02:26Z"/>
                    <w:rFonts w:hint="eastAsia"/>
                    <w:highlight w:val="yellow"/>
                    <w:lang w:val="en-US" w:eastAsia="zh-CN"/>
                  </w:rPr>
                </w:rPrChange>
              </w:rPr>
              <w:pPrChange w:id="682" w:author="野草" w:date="2024-11-07T20:11:09Z">
                <w:pPr>
                  <w:numPr>
                    <w:ilvl w:val="0"/>
                    <w:numId w:val="19"/>
                  </w:numPr>
                  <w:tabs>
                    <w:tab w:val="clear" w:pos="420"/>
                  </w:tabs>
                  <w:bidi w:val="0"/>
                  <w:ind w:left="840" w:leftChars="0" w:hanging="420" w:firstLineChars="0"/>
                </w:pPr>
              </w:pPrChange>
            </w:pPr>
            <w:r>
              <w:rPr>
                <w:rFonts w:hint="default"/>
                <w:highlight w:val="yellow"/>
                <w:lang w:val="en-US" w:eastAsia="zh-CN"/>
                <w:rPrChange w:id="687" w:author="野草" w:date="2024-11-07T20:00:57Z">
                  <w:rPr>
                    <w:rFonts w:hint="eastAsia"/>
                    <w:highlight w:val="yellow"/>
                    <w:lang w:val="en-US" w:eastAsia="zh-CN"/>
                  </w:rPr>
                </w:rPrChange>
              </w:rPr>
              <w:t>介绍实测相关研究</w:t>
            </w:r>
            <w:ins w:id="688" w:author="野草" w:date="2024-11-07T20:02:27Z">
              <w:r>
                <w:rPr>
                  <w:rFonts w:hint="eastAsia"/>
                  <w:lang w:val="en-US" w:eastAsia="zh-CN"/>
                </w:rPr>
                <w:t>，</w:t>
              </w:r>
            </w:ins>
          </w:p>
          <w:p w14:paraId="223DC775">
            <w:pPr>
              <w:pStyle w:val="13"/>
              <w:numPr>
                <w:ilvl w:val="0"/>
                <w:numId w:val="20"/>
                <w:ins w:id="690" w:author="野草" w:date="2024-11-07T20:11:09Z"/>
              </w:numPr>
              <w:bidi w:val="0"/>
              <w:ind w:left="420" w:leftChars="0" w:firstLineChars="0"/>
              <w:rPr>
                <w:ins w:id="691" w:author="野草" w:date="2024-11-07T20:03:29Z"/>
                <w:rFonts w:hint="eastAsia"/>
                <w:lang w:val="en-US" w:eastAsia="zh-CN"/>
              </w:rPr>
              <w:pPrChange w:id="689" w:author="野草" w:date="2024-11-07T20:11:09Z">
                <w:pPr>
                  <w:numPr>
                    <w:ilvl w:val="0"/>
                    <w:numId w:val="19"/>
                  </w:numPr>
                  <w:tabs>
                    <w:tab w:val="clear" w:pos="420"/>
                  </w:tabs>
                  <w:bidi w:val="0"/>
                  <w:ind w:left="840" w:leftChars="0" w:hanging="420" w:firstLineChars="0"/>
                </w:pPr>
              </w:pPrChange>
            </w:pPr>
            <w:r>
              <w:rPr>
                <w:rFonts w:hint="default"/>
                <w:highlight w:val="yellow"/>
                <w:lang w:val="en-US" w:eastAsia="zh-CN"/>
                <w:rPrChange w:id="692" w:author="野草" w:date="2024-11-07T20:00:57Z">
                  <w:rPr>
                    <w:rFonts w:hint="eastAsia"/>
                    <w:highlight w:val="yellow"/>
                    <w:lang w:val="en-US" w:eastAsia="zh-CN"/>
                  </w:rPr>
                </w:rPrChange>
              </w:rPr>
              <w:t>指出实测相关研究的不足——密度低</w:t>
            </w:r>
          </w:p>
          <w:p w14:paraId="7E23C0C9">
            <w:pPr>
              <w:pStyle w:val="13"/>
              <w:bidi w:val="0"/>
              <w:ind w:left="840" w:leftChars="0" w:firstLineChars="0"/>
              <w:rPr>
                <w:del w:id="694" w:author="野草" w:date="2024-11-07T20:03:28Z"/>
                <w:rFonts w:hint="default"/>
                <w:highlight w:val="yellow"/>
                <w:lang w:val="en-US" w:eastAsia="zh-CN"/>
                <w:rPrChange w:id="695" w:author="野草" w:date="2024-11-07T20:00:57Z">
                  <w:rPr>
                    <w:del w:id="696" w:author="野草" w:date="2024-11-07T20:03:28Z"/>
                    <w:rFonts w:hint="eastAsia"/>
                    <w:highlight w:val="yellow"/>
                    <w:lang w:val="en-US" w:eastAsia="zh-CN"/>
                  </w:rPr>
                </w:rPrChange>
              </w:rPr>
              <w:pPrChange w:id="693" w:author="野草" w:date="2024-11-07T20:11:06Z">
                <w:pPr>
                  <w:numPr>
                    <w:ilvl w:val="0"/>
                    <w:numId w:val="19"/>
                  </w:numPr>
                  <w:tabs>
                    <w:tab w:val="clear" w:pos="420"/>
                  </w:tabs>
                  <w:bidi w:val="0"/>
                  <w:ind w:left="840" w:leftChars="0" w:hanging="420" w:firstLineChars="0"/>
                </w:pPr>
              </w:pPrChange>
            </w:pPr>
          </w:p>
          <w:p w14:paraId="239CD3D7">
            <w:pPr>
              <w:pStyle w:val="13"/>
              <w:numPr>
                <w:ilvl w:val="0"/>
                <w:numId w:val="20"/>
                <w:ins w:id="698" w:author="野草" w:date="2024-11-07T20:11:09Z"/>
              </w:numPr>
              <w:bidi w:val="0"/>
              <w:ind w:left="420" w:leftChars="0" w:firstLineChars="0"/>
              <w:rPr>
                <w:rFonts w:hint="default"/>
                <w:highlight w:val="yellow"/>
                <w:lang w:val="en-US" w:eastAsia="zh-CN"/>
                <w:rPrChange w:id="699" w:author="野草" w:date="2024-11-07T20:00:57Z">
                  <w:rPr>
                    <w:rFonts w:hint="eastAsia"/>
                    <w:highlight w:val="yellow"/>
                    <w:lang w:val="en-US" w:eastAsia="zh-CN"/>
                  </w:rPr>
                </w:rPrChange>
              </w:rPr>
              <w:pPrChange w:id="697" w:author="野草" w:date="2024-11-07T20:11:09Z">
                <w:pPr>
                  <w:numPr>
                    <w:ilvl w:val="0"/>
                    <w:numId w:val="19"/>
                  </w:numPr>
                  <w:tabs>
                    <w:tab w:val="clear" w:pos="420"/>
                  </w:tabs>
                  <w:bidi w:val="0"/>
                  <w:ind w:left="840" w:leftChars="0" w:hanging="420" w:firstLineChars="0"/>
                </w:pPr>
              </w:pPrChange>
            </w:pPr>
            <w:r>
              <w:rPr>
                <w:rFonts w:hint="default"/>
                <w:highlight w:val="yellow"/>
                <w:lang w:val="en-US" w:eastAsia="zh-CN"/>
                <w:rPrChange w:id="700" w:author="野草" w:date="2024-11-07T20:00:57Z">
                  <w:rPr>
                    <w:rFonts w:hint="eastAsia"/>
                    <w:highlight w:val="yellow"/>
                    <w:lang w:val="en-US" w:eastAsia="zh-CN"/>
                  </w:rPr>
                </w:rPrChange>
              </w:rPr>
              <w:t>指出有必要开展高密度监测</w:t>
            </w:r>
          </w:p>
          <w:p w14:paraId="6F9A987E">
            <w:pPr>
              <w:numPr>
                <w:ilvl w:val="0"/>
                <w:numId w:val="0"/>
              </w:numPr>
              <w:bidi w:val="0"/>
              <w:ind w:leftChars="0"/>
              <w:rPr>
                <w:rFonts w:hint="eastAsia"/>
                <w:lang w:val="en-US" w:eastAsia="zh-CN"/>
              </w:rPr>
            </w:pPr>
          </w:p>
          <w:p w14:paraId="129C8D91">
            <w:pPr>
              <w:numPr>
                <w:ilvl w:val="0"/>
                <w:numId w:val="17"/>
              </w:numPr>
              <w:bidi w:val="0"/>
              <w:rPr>
                <w:del w:id="701" w:author="野草" w:date="2024-11-07T20:00:34Z"/>
                <w:rFonts w:hint="eastAsia"/>
                <w:lang w:val="en-US" w:eastAsia="zh-CN"/>
              </w:rPr>
            </w:pPr>
            <w:del w:id="702" w:author="野草" w:date="2024-11-07T20:00:34Z">
              <w:r>
                <w:rPr>
                  <w:rFonts w:hint="eastAsia"/>
                  <w:lang w:val="en-US" w:eastAsia="zh-CN"/>
                </w:rPr>
                <w:delText>目前，研究绿地降温效果的主要手段包括遥感分析、模型模拟和现场实测。</w:delText>
              </w:r>
            </w:del>
          </w:p>
          <w:p w14:paraId="2EB89B01">
            <w:pPr>
              <w:numPr>
                <w:ilvl w:val="0"/>
                <w:numId w:val="17"/>
              </w:numPr>
              <w:bidi w:val="0"/>
              <w:rPr>
                <w:del w:id="703" w:author="野草" w:date="2024-11-07T20:00:34Z"/>
                <w:rFonts w:hint="eastAsia"/>
                <w:lang w:val="en-US" w:eastAsia="zh-CN"/>
              </w:rPr>
            </w:pPr>
            <w:del w:id="704" w:author="野草" w:date="2024-11-07T20:00:34Z">
              <w:r>
                <w:rPr>
                  <w:rFonts w:hint="eastAsia"/>
                  <w:lang w:val="en-US" w:eastAsia="zh-CN"/>
                </w:rPr>
                <w:delText>模型模拟不可避免地会对实际情况进行一定程度的简化，而遥感分析基于地表温度，与人行高度的气温存在一定差异。例如，深圳的一项研究发现，地表温度和气温的冷热点分布并不一致（Cao 等, 2021）。</w:delText>
              </w:r>
            </w:del>
            <w:del w:id="705" w:author="野草" w:date="2024-11-07T20:00:34Z">
              <w:r>
                <w:rPr>
                  <w:rFonts w:hint="eastAsia"/>
                  <w:highlight w:val="yellow"/>
                  <w:lang w:val="en-US" w:eastAsia="zh-CN"/>
                  <w:rPrChange w:id="706" w:author="野草" w:date="2024-11-07T15:09:28Z">
                    <w:rPr>
                      <w:rFonts w:hint="eastAsia"/>
                      <w:lang w:val="en-US" w:eastAsia="zh-CN"/>
                    </w:rPr>
                  </w:rPrChange>
                </w:rPr>
                <w:delText>这是因为两者的驱动机制不同，地表温度直接受太阳辐射驱动，变化幅度较大且与地表材料的特性密切相关，而气温则主要受到地表辐射的影响</w:delText>
              </w:r>
            </w:del>
            <w:del w:id="707" w:author="野草" w:date="2024-11-07T20:00:34Z">
              <w:r>
                <w:rPr>
                  <w:rFonts w:hint="eastAsia"/>
                  <w:highlight w:val="yellow"/>
                  <w:lang w:val="en-US" w:eastAsia="zh-CN"/>
                  <w:rPrChange w:id="708" w:author="野草" w:date="2024-11-07T15:09:28Z">
                    <w:rPr>
                      <w:rFonts w:hint="eastAsia"/>
                      <w:lang w:val="en-US" w:eastAsia="zh-CN"/>
                    </w:rPr>
                  </w:rPrChange>
                </w:rPr>
                <w:delText>。</w:delText>
              </w:r>
            </w:del>
            <w:del w:id="709" w:author="野草" w:date="2024-11-07T20:00:34Z">
              <w:r>
                <w:rPr>
                  <w:rFonts w:hint="eastAsia"/>
                  <w:lang w:val="en-US" w:eastAsia="zh-CN"/>
                </w:rPr>
                <w:delText>此外，两者的时间变化特征及其影响因素也有所不同（Sheng 等, 2017）。因此，基于现场实测的分析能够更准确地反映当地的微气候状况。</w:delText>
              </w:r>
            </w:del>
          </w:p>
          <w:p w14:paraId="45D1286C">
            <w:pPr>
              <w:numPr>
                <w:ilvl w:val="0"/>
                <w:numId w:val="17"/>
                <w:ins w:id="711" w:author="野草" w:date="2024-11-07T15:19:00Z"/>
              </w:numPr>
              <w:bidi w:val="0"/>
              <w:rPr>
                <w:del w:id="712" w:author="野草" w:date="2024-11-07T20:00:34Z"/>
                <w:rFonts w:hint="eastAsia"/>
                <w:lang w:val="en-US" w:eastAsia="zh-CN"/>
              </w:rPr>
              <w:pPrChange w:id="710" w:author="野草" w:date="2024-11-07T15:19:00Z">
                <w:pPr>
                  <w:numPr>
                    <w:ilvl w:val="0"/>
                    <w:numId w:val="17"/>
                  </w:numPr>
                  <w:bidi w:val="0"/>
                </w:pPr>
              </w:pPrChange>
            </w:pPr>
            <w:del w:id="713" w:author="野草" w:date="2024-11-07T20:00:34Z">
              <w:r>
                <w:rPr>
                  <w:rFonts w:hint="eastAsia"/>
                  <w:lang w:val="en-US" w:eastAsia="zh-CN"/>
                </w:rPr>
                <w:delText>当前，已有一些基于实测数据的绿地降温研究案例。例如，北京的一项研究发现，北京奥林匹克公园内外的温差可达 4.8°C（Yan 等, 2018）。此外，在高密度城市香港的研究中，发现口袋公园的降温效果受到建筑密度和建筑面积比等环境变量的影响（Lin 等, 2017）。</w:delText>
              </w:r>
            </w:del>
          </w:p>
          <w:p w14:paraId="2E8DAAC3">
            <w:pPr>
              <w:numPr>
                <w:ilvl w:val="0"/>
                <w:numId w:val="17"/>
              </w:numPr>
              <w:bidi w:val="0"/>
              <w:rPr>
                <w:del w:id="714" w:author="野草" w:date="2024-11-07T20:00:34Z"/>
                <w:rFonts w:hint="eastAsia"/>
                <w:lang w:val="en-US" w:eastAsia="zh-CN"/>
              </w:rPr>
            </w:pPr>
            <w:del w:id="715" w:author="野草" w:date="2024-11-07T20:00:34Z">
              <w:r>
                <w:rPr>
                  <w:rFonts w:hint="eastAsia"/>
                  <w:lang w:val="en-US" w:eastAsia="zh-CN"/>
                </w:rPr>
                <w:delText>然而，当前关于绿地降温的实测研究主要集中于绿地周边的个别监测点，监测密度较低，难以准确反映大型绿地周边热环境的精细尺度空间格局及其驱动因素。</w:delText>
              </w:r>
            </w:del>
          </w:p>
          <w:p w14:paraId="54C832FE">
            <w:pPr>
              <w:numPr>
                <w:ilvl w:val="0"/>
                <w:numId w:val="17"/>
              </w:numPr>
              <w:bidi w:val="0"/>
              <w:rPr>
                <w:del w:id="716" w:author="野草" w:date="2024-11-07T20:00:34Z"/>
                <w:rFonts w:hint="eastAsia"/>
                <w:lang w:val="en-US" w:eastAsia="zh-CN"/>
              </w:rPr>
            </w:pPr>
            <w:del w:id="717" w:author="野草" w:date="2024-11-07T20:00:34Z">
              <w:r>
                <w:rPr>
                  <w:rFonts w:hint="eastAsia"/>
                  <w:lang w:val="en-US" w:eastAsia="zh-CN"/>
                </w:rPr>
                <w:delText>因此，有必要建立高密度的气象监测网络，以便对绿地周边热环境进行现场监测，进一步量化绿地周边气温、相对湿度和热舒适度的精细尺度时空格局及其受到的环境因素影响。</w:delText>
              </w:r>
            </w:del>
          </w:p>
          <w:p w14:paraId="7FEFAFAE">
            <w:pPr>
              <w:pStyle w:val="13"/>
              <w:numPr>
                <w:ilvl w:val="0"/>
                <w:numId w:val="21"/>
                <w:ins w:id="719" w:author="野草" w:date="2024-11-07T20:11:17Z"/>
              </w:numPr>
              <w:ind w:left="425" w:leftChars="0" w:hanging="425"/>
              <w:rPr>
                <w:ins w:id="720" w:author="野草" w:date="2024-11-07T20:00:37Z"/>
                <w:rFonts w:hint="default"/>
              </w:rPr>
              <w:pPrChange w:id="718" w:author="野草" w:date="2024-11-07T20:11:17Z">
                <w:pPr>
                  <w:numPr>
                    <w:ilvl w:val="0"/>
                    <w:numId w:val="0"/>
                  </w:numPr>
                  <w:ind w:leftChars="0"/>
                </w:pPr>
              </w:pPrChange>
            </w:pPr>
            <w:ins w:id="721" w:author="野草" w:date="2024-11-07T20:00:37Z">
              <w:r>
                <w:rPr>
                  <w:rFonts w:hint="default"/>
                </w:rPr>
                <w:t>当前研究绿地降温效果的主要方法包括遥感分析、模型模拟和现场实测。模型模拟不可避免地会对实际情况进行一定程度的简化，而遥感分析基于地表温度，与人行高度的气温存在差异（Cao 等, 2021）。这种差异是由于两者的驱动机制不同：地表温度直接受太阳辐射的驱动，导致较大的温度变化幅度，并与地表材料特性密切相关；相比之下，气温主要受地表辐射影响，变化幅度相对较小。此外，两者的时间变化特征也存在差异（Sheng 等, 2017）。尽管现场实测相对而言需要更大的时间和人力投入，但其分析能更准确地反映当地的微气候状况（Lin 等, 2017；Qi 等, 2022）。</w:t>
              </w:r>
            </w:ins>
          </w:p>
          <w:p w14:paraId="42893E31">
            <w:pPr>
              <w:pStyle w:val="13"/>
              <w:ind w:leftChars="0"/>
              <w:rPr>
                <w:ins w:id="723" w:author="野草" w:date="2024-11-07T20:00:37Z"/>
                <w:rFonts w:hint="default"/>
              </w:rPr>
              <w:pPrChange w:id="722" w:author="野草" w:date="2024-11-07T20:11:15Z">
                <w:pPr>
                  <w:numPr>
                    <w:ilvl w:val="0"/>
                    <w:numId w:val="0"/>
                  </w:numPr>
                  <w:ind w:leftChars="0"/>
                </w:pPr>
              </w:pPrChange>
            </w:pPr>
          </w:p>
          <w:p w14:paraId="32C4C32E">
            <w:pPr>
              <w:pStyle w:val="13"/>
              <w:numPr>
                <w:ilvl w:val="0"/>
                <w:numId w:val="21"/>
                <w:ins w:id="725" w:author="野草" w:date="2024-11-07T20:11:17Z"/>
              </w:numPr>
              <w:ind w:left="425" w:leftChars="0" w:hanging="425"/>
              <w:rPr>
                <w:ins w:id="726" w:author="野草" w:date="2024-11-07T20:00:37Z"/>
                <w:rFonts w:hint="default"/>
              </w:rPr>
              <w:pPrChange w:id="724" w:author="野草" w:date="2024-11-07T20:11:17Z">
                <w:pPr>
                  <w:numPr>
                    <w:ilvl w:val="0"/>
                    <w:numId w:val="0"/>
                  </w:numPr>
                  <w:ind w:leftChars="0"/>
                </w:pPr>
              </w:pPrChange>
            </w:pPr>
            <w:ins w:id="727" w:author="野草" w:date="2024-11-07T20:00:37Z">
              <w:r>
                <w:rPr>
                  <w:rFonts w:hint="default"/>
                </w:rPr>
                <w:t>当前关于绿地降温效果的实测研究主要集中在绿地周边的个别监测点，监测密度较低。这种不足使得难以获取城区周边气温等热环境指标的高精度连续变化，从而可能无法准确反映大型绿地周边热环境的精细尺度空间格局。这也影响了对绿地降温距离、降温强度等指标及其与环境因素相关性估算的准确度。</w:t>
              </w:r>
            </w:ins>
          </w:p>
          <w:p w14:paraId="68B89951">
            <w:pPr>
              <w:pStyle w:val="13"/>
              <w:ind w:leftChars="0"/>
              <w:rPr>
                <w:ins w:id="729" w:author="野草" w:date="2024-11-07T20:00:37Z"/>
                <w:rFonts w:hint="default"/>
              </w:rPr>
              <w:pPrChange w:id="728" w:author="野草" w:date="2024-11-07T20:11:15Z">
                <w:pPr>
                  <w:numPr>
                    <w:ilvl w:val="0"/>
                    <w:numId w:val="0"/>
                  </w:numPr>
                  <w:ind w:leftChars="0"/>
                </w:pPr>
              </w:pPrChange>
            </w:pPr>
          </w:p>
          <w:p w14:paraId="65EBE58E">
            <w:pPr>
              <w:pStyle w:val="13"/>
              <w:numPr>
                <w:ilvl w:val="0"/>
                <w:numId w:val="21"/>
                <w:ins w:id="731" w:author="野草" w:date="2024-11-07T20:11:17Z"/>
              </w:numPr>
              <w:ind w:left="425" w:leftChars="0" w:hanging="425"/>
              <w:rPr>
                <w:b w:val="0"/>
                <w:color w:val="000000"/>
              </w:rPr>
              <w:pPrChange w:id="730" w:author="野草" w:date="2024-11-07T20:11:17Z">
                <w:pPr>
                  <w:numPr>
                    <w:ilvl w:val="0"/>
                    <w:numId w:val="0"/>
                  </w:numPr>
                  <w:ind w:leftChars="0"/>
                </w:pPr>
              </w:pPrChange>
            </w:pPr>
            <w:ins w:id="732" w:author="野草" w:date="2024-11-07T20:00:37Z">
              <w:r>
                <w:rPr>
                  <w:rFonts w:hint="default"/>
                </w:rPr>
                <w:t>因此，有必要建立高密度的气象监测网络，以便对绿地周边的热环境进行现场监测，从而进一步量化绿地周边气温、相对湿度和热舒适度的精细尺度时空格局及其受到的环境因素影响。</w:t>
              </w:r>
            </w:ins>
          </w:p>
        </w:tc>
      </w:tr>
      <w:tr w14:paraId="3DCD1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Change w:id="733" w:author="野草" w:date="2024-11-07T20:37:5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128"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734" w:author="野草" w:date="2024-11-07T20:37:53Z">
              <w:tcPr>
                <w:tcW w:w="5082" w:type="dxa"/>
                <w:tcBorders>
                  <w:top w:val="single" w:color="auto" w:sz="4" w:space="0"/>
                  <w:left w:val="single" w:color="auto" w:sz="4" w:space="0"/>
                  <w:bottom w:val="single" w:color="auto" w:sz="4" w:space="0"/>
                  <w:right w:val="single" w:color="F2BA02" w:sz="4" w:space="0"/>
                </w:tcBorders>
              </w:tcPr>
            </w:tcPrChange>
          </w:tcPr>
          <w:p w14:paraId="5CE58408">
            <w:pPr>
              <w:numPr>
                <w:ilvl w:val="-1"/>
                <w:numId w:val="0"/>
              </w:numPr>
              <w:ind w:left="0" w:leftChars="0" w:firstLine="0" w:firstLineChars="0"/>
              <w:jc w:val="left"/>
              <w:rPr>
                <w:ins w:id="736" w:author="野草" w:date="2024-11-07T20:37:22Z"/>
                <w:rFonts w:hint="default"/>
                <w:lang w:val="en-US" w:eastAsia="zh-CN"/>
              </w:rPr>
              <w:pPrChange w:id="735" w:author="野草" w:date="2024-11-07T20:37:43Z">
                <w:pPr>
                  <w:numPr>
                    <w:ilvl w:val="0"/>
                    <w:numId w:val="22"/>
                  </w:numPr>
                  <w:ind w:left="420" w:leftChars="0" w:hanging="420" w:firstLineChars="0"/>
                </w:pPr>
              </w:pPrChange>
            </w:pPr>
            <w:ins w:id="737" w:author="野草" w:date="2024-11-07T20:37:42Z">
              <w:bookmarkStart w:id="2" w:name="OLE_LINK9"/>
              <w:r>
                <w:rPr>
                  <w:rFonts w:hint="eastAsia"/>
                  <w:b w:val="0"/>
                  <w:color w:val="000000"/>
                  <w:highlight w:val="none"/>
                  <w:lang w:val="en-US" w:eastAsia="zh-CN"/>
                </w:rPr>
                <w:t>【up2024 1107 20:</w:t>
              </w:r>
            </w:ins>
            <w:ins w:id="738" w:author="野草" w:date="2024-11-07T20:37:45Z">
              <w:r>
                <w:rPr>
                  <w:rFonts w:hint="eastAsia"/>
                  <w:b w:val="0"/>
                  <w:color w:val="000000"/>
                  <w:highlight w:val="none"/>
                  <w:lang w:val="en-US" w:eastAsia="zh-CN"/>
                </w:rPr>
                <w:t>37</w:t>
              </w:r>
            </w:ins>
            <w:ins w:id="739" w:author="野草" w:date="2024-11-07T20:37:42Z">
              <w:r>
                <w:rPr>
                  <w:rFonts w:hint="eastAsia"/>
                  <w:b w:val="0"/>
                  <w:color w:val="000000"/>
                  <w:highlight w:val="none"/>
                  <w:lang w:val="en-US" w:eastAsia="zh-CN"/>
                </w:rPr>
                <w:t>】</w:t>
              </w:r>
            </w:ins>
          </w:p>
          <w:bookmarkEnd w:id="2"/>
          <w:p w14:paraId="5F3F70DA">
            <w:pPr>
              <w:numPr>
                <w:ilvl w:val="0"/>
                <w:numId w:val="23"/>
                <w:ins w:id="741" w:author="野草" w:date="2024-11-07T20:37:35Z"/>
              </w:numPr>
              <w:ind w:left="420" w:leftChars="0" w:hanging="420" w:firstLineChars="0"/>
              <w:rPr>
                <w:ins w:id="742" w:author="野草" w:date="2024-11-07T20:36:58Z"/>
                <w:rFonts w:hint="default"/>
                <w:lang w:val="en-US" w:eastAsia="zh-CN"/>
              </w:rPr>
              <w:pPrChange w:id="740" w:author="野草" w:date="2024-11-07T20:37:35Z">
                <w:pPr>
                  <w:numPr>
                    <w:ilvl w:val="0"/>
                    <w:numId w:val="22"/>
                  </w:numPr>
                  <w:ind w:left="420" w:leftChars="0" w:hanging="420" w:firstLineChars="0"/>
                </w:pPr>
              </w:pPrChange>
            </w:pPr>
            <w:ins w:id="743" w:author="野草" w:date="2024-11-07T20:36:58Z">
              <w:r>
                <w:rPr>
                  <w:rFonts w:hint="default"/>
                  <w:lang w:val="en-US" w:eastAsia="zh-CN"/>
                </w:rPr>
                <w:t xml:space="preserve">It is important to note that urban green spaces affect not only the temperature of the microclimate but also significantly influence the spatial and temporal patterns of humidity. Observations by Zhang et al. (2013) showed that, while green spaces in subtropical cities can lower air temperatures by up to 5°C, they can also increase relative humidity by approximately 8%. In Hong Kong's high-density urban environment, both humidifying and dehumidifying effects of small parks have been observed (Cheung et al., 2021). </w:t>
              </w:r>
            </w:ins>
          </w:p>
          <w:p w14:paraId="0C6C9DBF">
            <w:pPr>
              <w:numPr>
                <w:ilvl w:val="0"/>
                <w:numId w:val="23"/>
                <w:ins w:id="745" w:author="野草" w:date="2024-11-07T20:37:35Z"/>
              </w:numPr>
              <w:ind w:left="420" w:leftChars="0" w:hanging="420" w:firstLineChars="0"/>
              <w:rPr>
                <w:ins w:id="746" w:author="野草" w:date="2024-11-07T20:36:58Z"/>
                <w:rFonts w:hint="default"/>
                <w:lang w:val="en-US" w:eastAsia="zh-CN"/>
              </w:rPr>
              <w:pPrChange w:id="744" w:author="野草" w:date="2024-11-07T20:37:35Z">
                <w:pPr>
                  <w:numPr>
                    <w:ilvl w:val="0"/>
                    <w:numId w:val="22"/>
                  </w:numPr>
                  <w:ind w:left="420" w:leftChars="0" w:hanging="420" w:firstLineChars="0"/>
                </w:pPr>
              </w:pPrChange>
            </w:pPr>
            <w:ins w:id="747" w:author="野草" w:date="2024-11-07T20:36:58Z">
              <w:r>
                <w:rPr>
                  <w:rFonts w:hint="default"/>
                  <w:lang w:val="en-US" w:eastAsia="zh-CN"/>
                </w:rPr>
                <w:t>While green spaces can decrease nearby temperatures, the rise in relative humidity may contribute to a greater feeling of mugginess, partially offsetting the relief in thermal comfort that cooler temperatures would otherwise provide. Therefore, under the combined effects of temperature and humidity, the spatial and temporal patterns of green spaces' influence on thermal comfort—as well as the driving factors behind them—remain unclear, especially during periods of extreme summer heat.</w:t>
              </w:r>
            </w:ins>
          </w:p>
          <w:p w14:paraId="3FE654D2">
            <w:pPr>
              <w:numPr>
                <w:ilvl w:val="0"/>
                <w:numId w:val="23"/>
                <w:ins w:id="749" w:author="野草" w:date="2024-11-07T20:37:35Z"/>
              </w:numPr>
              <w:ind w:left="420" w:leftChars="0" w:hanging="420" w:firstLineChars="0"/>
              <w:rPr>
                <w:ins w:id="750" w:author="野草" w:date="2024-11-07T20:36:58Z"/>
                <w:rFonts w:hint="default"/>
                <w:lang w:val="en-US" w:eastAsia="zh-CN"/>
              </w:rPr>
              <w:pPrChange w:id="748" w:author="野草" w:date="2024-11-07T20:37:35Z">
                <w:pPr>
                  <w:numPr>
                    <w:ilvl w:val="0"/>
                    <w:numId w:val="22"/>
                  </w:numPr>
                  <w:ind w:left="420" w:leftChars="0" w:hanging="420" w:firstLineChars="0"/>
                </w:pPr>
              </w:pPrChange>
            </w:pPr>
            <w:ins w:id="751" w:author="野草" w:date="2024-11-07T20:36:58Z">
              <w:r>
                <w:rPr>
                  <w:rFonts w:hint="default"/>
                  <w:lang w:val="en-US" w:eastAsia="zh-CN"/>
                </w:rPr>
                <w:t xml:space="preserve">Unlike air temperature, which reflects the objective thermal conditions, thermal comfort relates more closely to the human body’s heat load and is a more accurate measure of people’s satisfaction with the thermal environment (Wang, 2019). Thus, when assessing the impact of the thermal environment on individuals or groups, thermal comfort serves as a more meaningful metric than conventional meteorological indicators like temperature alone. </w:t>
              </w:r>
            </w:ins>
          </w:p>
          <w:p w14:paraId="042A9536">
            <w:pPr>
              <w:numPr>
                <w:ilvl w:val="0"/>
                <w:numId w:val="23"/>
                <w:ins w:id="753" w:author="野草" w:date="2024-11-07T20:37:35Z"/>
              </w:numPr>
              <w:ind w:left="420" w:leftChars="0" w:hanging="420" w:firstLineChars="0"/>
              <w:rPr>
                <w:del w:id="754" w:author="野草" w:date="2024-11-07T20:36:57Z"/>
                <w:rFonts w:hint="default"/>
                <w:lang w:val="en-US" w:eastAsia="zh-CN"/>
              </w:rPr>
              <w:pPrChange w:id="752" w:author="野草" w:date="2024-11-07T20:37:35Z">
                <w:pPr>
                  <w:numPr>
                    <w:ilvl w:val="0"/>
                    <w:numId w:val="22"/>
                  </w:numPr>
                  <w:ind w:left="420" w:leftChars="0" w:hanging="420" w:firstLineChars="0"/>
                </w:pPr>
              </w:pPrChange>
            </w:pPr>
            <w:ins w:id="755" w:author="野草" w:date="2024-11-07T20:36:58Z">
              <w:r>
                <w:rPr>
                  <w:rFonts w:hint="default"/>
                  <w:lang w:val="en-US" w:eastAsia="zh-CN"/>
                </w:rPr>
                <w:t>Establishing a high-density monitoring network around green spaces is essential to capture multiple meteorological indicators. This approach will allow for a more comprehensive understanding of how large urban green spaces impact the surrounding thermal environment.</w:t>
              </w:r>
            </w:ins>
            <w:del w:id="756" w:author="野草" w:date="2024-11-07T20:36:57Z">
              <w:r>
                <w:rPr>
                  <w:rFonts w:hint="default"/>
                  <w:lang w:val="en-US" w:eastAsia="zh-CN"/>
                </w:rPr>
                <w:delText>It is important to note that the influence of green spaces on urban microclimates is not limited to temperature; they also significantly affect the spatiotemporal patterns of humidity. According to observations by Zhang et al. (2013), while green spaces in subtropical cities can reduce temperatures by up to 5°C, they can also increase relative humidity by up to 8%. In the high-density urban environment of Hong Kong, both humidifying and dehumidifying effects of small parks have been observed (Cheung et al., 2021).</w:delText>
              </w:r>
            </w:del>
          </w:p>
          <w:p w14:paraId="1F146E44">
            <w:pPr>
              <w:numPr>
                <w:ilvl w:val="0"/>
                <w:numId w:val="23"/>
                <w:ins w:id="758" w:author="野草" w:date="2024-11-07T20:37:35Z"/>
              </w:numPr>
              <w:ind w:left="420" w:leftChars="0" w:hanging="420" w:firstLineChars="0"/>
              <w:rPr>
                <w:del w:id="759" w:author="野草" w:date="2024-11-07T20:36:57Z"/>
                <w:rFonts w:hint="default"/>
                <w:lang w:val="en-US" w:eastAsia="zh-CN"/>
              </w:rPr>
              <w:pPrChange w:id="757" w:author="野草" w:date="2024-11-07T20:37:35Z">
                <w:pPr>
                  <w:numPr>
                    <w:ilvl w:val="0"/>
                    <w:numId w:val="22"/>
                  </w:numPr>
                  <w:ind w:left="420" w:leftChars="0" w:hanging="420" w:firstLineChars="0"/>
                </w:pPr>
              </w:pPrChange>
            </w:pPr>
            <w:del w:id="760" w:author="野草" w:date="2024-11-07T20:36:57Z">
              <w:r>
                <w:rPr>
                  <w:rFonts w:hint="default"/>
                  <w:lang w:val="en-US" w:eastAsia="zh-CN"/>
                </w:rPr>
                <w:delText>Although temperatures around green spaces may decrease to some extent, the spatiotemporal patterns of thermal comfort, which are influenced by both temperature and relative humidity, are not yet fully understood, especially in the context of high summer temperatures. For urban residents, thermal comfort is more directly related to their thermal perception than temperature alone.</w:delText>
              </w:r>
            </w:del>
          </w:p>
          <w:p w14:paraId="27160257">
            <w:pPr>
              <w:numPr>
                <w:ilvl w:val="0"/>
                <w:numId w:val="23"/>
                <w:ins w:id="762" w:author="野草" w:date="2024-11-07T20:37:35Z"/>
              </w:numPr>
              <w:ind w:left="420" w:leftChars="0" w:hanging="420" w:firstLineChars="0"/>
              <w:rPr>
                <w:rFonts w:hint="default"/>
                <w:lang w:val="en-US" w:eastAsia="zh-CN"/>
              </w:rPr>
              <w:pPrChange w:id="761" w:author="野草" w:date="2024-11-07T20:37:35Z">
                <w:pPr>
                  <w:numPr>
                    <w:ilvl w:val="0"/>
                    <w:numId w:val="22"/>
                  </w:numPr>
                  <w:ind w:left="420" w:leftChars="0" w:hanging="420" w:firstLineChars="0"/>
                </w:pPr>
              </w:pPrChange>
            </w:pPr>
            <w:del w:id="763" w:author="野草" w:date="2024-11-07T20:36:57Z">
              <w:r>
                <w:rPr>
                  <w:rFonts w:hint="default"/>
                  <w:lang w:val="en-US" w:eastAsia="zh-CN"/>
                </w:rPr>
                <w:delText>Therefore, it is necessary to establish a high-density monitoring network to assess the thermal environment around green spaces. By considering multiple meteorological indicators, we can gain a more comprehensive understanding of the impact of large urban green spaces on the surrounding thermal environment.</w:delText>
              </w:r>
            </w:del>
          </w:p>
          <w:p w14:paraId="3FDA33CD">
            <w:pPr>
              <w:numPr>
                <w:ilvl w:val="0"/>
                <w:numId w:val="0"/>
              </w:numPr>
              <w:ind w:leftChars="0"/>
              <w:jc w:val="left"/>
              <w:rPr>
                <w:rFonts w:hint="eastAsia"/>
                <w:b w:val="0"/>
                <w:color w:val="000000"/>
                <w:vertAlign w:val="baseline"/>
                <w:lang w:val="en-US" w:eastAsia="zh-CN"/>
              </w:rPr>
              <w:pPrChange w:id="764" w:author="野草" w:date="2024-11-07T20:07:52Z">
                <w:pPr>
                  <w:numPr>
                    <w:ilvl w:val="0"/>
                    <w:numId w:val="0"/>
                  </w:numPr>
                  <w:ind w:leftChars="0"/>
                </w:pPr>
              </w:pPrChange>
            </w:pPr>
          </w:p>
        </w:tc>
        <w:tc>
          <w:tcPr>
            <w:tcW w:w="3394"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765" w:author="野草" w:date="2024-11-07T20:37:53Z">
              <w:tcPr>
                <w:tcW w:w="3440" w:type="dxa"/>
                <w:tcBorders>
                  <w:top w:val="single" w:color="auto" w:sz="4" w:space="0"/>
                  <w:left w:val="single" w:color="F2BA02" w:sz="4" w:space="0"/>
                  <w:bottom w:val="single" w:color="auto" w:sz="4" w:space="0"/>
                  <w:right w:val="single" w:color="auto" w:sz="4" w:space="0"/>
                </w:tcBorders>
              </w:tcPr>
            </w:tcPrChange>
          </w:tcPr>
          <w:p w14:paraId="0EE7961F">
            <w:pPr>
              <w:numPr>
                <w:ilvl w:val="-1"/>
                <w:numId w:val="0"/>
              </w:numPr>
              <w:ind w:left="0" w:leftChars="0" w:firstLine="0" w:firstLineChars="0"/>
              <w:jc w:val="left"/>
              <w:rPr>
                <w:ins w:id="766" w:author="野草" w:date="2024-11-07T20:37:47Z"/>
                <w:rFonts w:hint="default"/>
                <w:lang w:val="en-US" w:eastAsia="zh-CN"/>
              </w:rPr>
            </w:pPr>
            <w:ins w:id="767" w:author="野草" w:date="2024-11-07T20:37:47Z">
              <w:r>
                <w:rPr>
                  <w:rFonts w:hint="eastAsia"/>
                  <w:b w:val="0"/>
                  <w:color w:val="000000"/>
                  <w:highlight w:val="none"/>
                  <w:lang w:val="en-US" w:eastAsia="zh-CN"/>
                </w:rPr>
                <w:t>【up2024 1107 20:37】</w:t>
              </w:r>
            </w:ins>
          </w:p>
          <w:p w14:paraId="2CBE2139">
            <w:pPr>
              <w:pStyle w:val="13"/>
              <w:numPr>
                <w:ilvl w:val="-1"/>
                <w:numId w:val="0"/>
              </w:numPr>
              <w:ind w:left="0" w:leftChars="0" w:firstLine="0" w:firstLineChars="0"/>
              <w:rPr>
                <w:ins w:id="769" w:author="野草" w:date="2024-11-07T20:37:48Z"/>
                <w:rFonts w:hint="eastAsia"/>
                <w:lang w:val="en-US" w:eastAsia="zh-CN"/>
              </w:rPr>
              <w:pPrChange w:id="768" w:author="野草" w:date="2024-11-07T20:12:21Z">
                <w:pPr>
                  <w:numPr>
                    <w:ilvl w:val="0"/>
                    <w:numId w:val="22"/>
                  </w:numPr>
                  <w:ind w:left="420" w:leftChars="0" w:hanging="420" w:firstLineChars="0"/>
                </w:pPr>
              </w:pPrChange>
            </w:pPr>
          </w:p>
          <w:p w14:paraId="350DB451">
            <w:pPr>
              <w:pStyle w:val="13"/>
              <w:numPr>
                <w:ilvl w:val="-1"/>
                <w:numId w:val="0"/>
              </w:numPr>
              <w:ind w:left="0" w:leftChars="0" w:firstLine="0" w:firstLineChars="0"/>
              <w:rPr>
                <w:rFonts w:hint="eastAsia"/>
                <w:lang w:val="en-US" w:eastAsia="zh-CN"/>
              </w:rPr>
              <w:pPrChange w:id="770" w:author="野草" w:date="2024-11-07T20:12:21Z">
                <w:pPr>
                  <w:numPr>
                    <w:ilvl w:val="0"/>
                    <w:numId w:val="22"/>
                  </w:numPr>
                  <w:ind w:left="420" w:leftChars="0" w:hanging="420" w:firstLineChars="0"/>
                </w:pPr>
              </w:pPrChange>
            </w:pPr>
            <w:r>
              <w:rPr>
                <w:rFonts w:hint="eastAsia"/>
                <w:lang w:val="en-US" w:eastAsia="zh-CN"/>
              </w:rPr>
              <w:t>总结</w:t>
            </w:r>
          </w:p>
          <w:p w14:paraId="794581D5">
            <w:pPr>
              <w:pStyle w:val="13"/>
              <w:numPr>
                <w:ilvl w:val="0"/>
                <w:numId w:val="25"/>
                <w:ins w:id="772" w:author="野草" w:date="2024-11-07T20:12:19Z"/>
              </w:numPr>
              <w:ind w:left="420" w:leftChars="0" w:firstLineChars="0"/>
              <w:rPr>
                <w:rFonts w:hint="eastAsia"/>
                <w:lang w:val="en-US" w:eastAsia="zh-CN"/>
              </w:rPr>
              <w:pPrChange w:id="771" w:author="野草" w:date="2024-11-07T20:12:19Z">
                <w:pPr>
                  <w:numPr>
                    <w:ilvl w:val="0"/>
                    <w:numId w:val="24"/>
                  </w:numPr>
                  <w:ind w:left="840" w:leftChars="0" w:hanging="420" w:firstLineChars="0"/>
                </w:pPr>
              </w:pPrChange>
            </w:pPr>
            <w:r>
              <w:rPr>
                <w:rFonts w:hint="eastAsia"/>
                <w:lang w:val="en-US" w:eastAsia="zh-CN"/>
              </w:rPr>
              <w:t>绿地对湿度有影响</w:t>
            </w:r>
          </w:p>
          <w:p w14:paraId="2364B53A">
            <w:pPr>
              <w:pStyle w:val="13"/>
              <w:numPr>
                <w:ilvl w:val="0"/>
                <w:numId w:val="25"/>
                <w:ins w:id="774" w:author="野草" w:date="2024-11-07T20:12:19Z"/>
              </w:numPr>
              <w:ind w:left="420" w:leftChars="0" w:firstLineChars="0"/>
              <w:rPr>
                <w:rFonts w:hint="eastAsia"/>
                <w:lang w:val="en-US" w:eastAsia="zh-CN"/>
              </w:rPr>
              <w:pPrChange w:id="773" w:author="野草" w:date="2024-11-07T20:12:19Z">
                <w:pPr>
                  <w:numPr>
                    <w:ilvl w:val="0"/>
                    <w:numId w:val="24"/>
                  </w:numPr>
                  <w:ind w:left="840" w:leftChars="0" w:hanging="420" w:firstLineChars="0"/>
                </w:pPr>
              </w:pPrChange>
            </w:pPr>
            <w:r>
              <w:rPr>
                <w:rFonts w:hint="eastAsia"/>
                <w:lang w:val="en-US" w:eastAsia="zh-CN"/>
              </w:rPr>
              <w:t>绿地对热舒适度有影响</w:t>
            </w:r>
          </w:p>
          <w:p w14:paraId="733D901C">
            <w:pPr>
              <w:pStyle w:val="13"/>
              <w:numPr>
                <w:ilvl w:val="0"/>
                <w:numId w:val="25"/>
                <w:ins w:id="776" w:author="野草" w:date="2024-11-07T20:12:19Z"/>
              </w:numPr>
              <w:ind w:left="420" w:leftChars="0" w:firstLineChars="0"/>
              <w:rPr>
                <w:ins w:id="777" w:author="野草" w:date="2024-11-07T20:36:32Z"/>
                <w:rFonts w:hint="eastAsia"/>
                <w:lang w:val="en-US" w:eastAsia="zh-CN"/>
              </w:rPr>
              <w:pPrChange w:id="775" w:author="野草" w:date="2024-11-07T20:12:19Z">
                <w:pPr>
                  <w:numPr>
                    <w:ilvl w:val="0"/>
                    <w:numId w:val="24"/>
                  </w:numPr>
                  <w:ind w:left="840" w:leftChars="0" w:hanging="420" w:firstLineChars="0"/>
                </w:pPr>
              </w:pPrChange>
            </w:pPr>
            <w:r>
              <w:rPr>
                <w:rFonts w:hint="eastAsia"/>
                <w:lang w:val="en-US" w:eastAsia="zh-CN"/>
              </w:rPr>
              <w:t>但相关研究不足</w:t>
            </w:r>
          </w:p>
          <w:p w14:paraId="3CB52779">
            <w:pPr>
              <w:pStyle w:val="13"/>
              <w:numPr>
                <w:ilvl w:val="0"/>
                <w:numId w:val="25"/>
                <w:ins w:id="779" w:author="野草" w:date="2024-11-07T20:12:19Z"/>
              </w:numPr>
              <w:ind w:left="420" w:leftChars="0" w:firstLineChars="0"/>
              <w:rPr>
                <w:rFonts w:hint="eastAsia"/>
                <w:lang w:val="en-US" w:eastAsia="zh-CN"/>
              </w:rPr>
              <w:pPrChange w:id="778" w:author="野草" w:date="2024-11-07T20:12:19Z">
                <w:pPr>
                  <w:numPr>
                    <w:ilvl w:val="0"/>
                    <w:numId w:val="24"/>
                  </w:numPr>
                  <w:ind w:left="840" w:leftChars="0" w:hanging="420" w:firstLineChars="0"/>
                </w:pPr>
              </w:pPrChange>
            </w:pPr>
            <w:del w:id="780" w:author="野草" w:date="2024-11-07T20:36:32Z">
              <w:r>
                <w:rPr>
                  <w:rFonts w:hint="eastAsia"/>
                  <w:lang w:val="en-US" w:eastAsia="zh-CN"/>
                </w:rPr>
                <w:delText>，</w:delText>
              </w:r>
            </w:del>
            <w:r>
              <w:rPr>
                <w:rFonts w:hint="eastAsia"/>
                <w:lang w:val="en-US" w:eastAsia="zh-CN"/>
              </w:rPr>
              <w:t>需要深入</w:t>
            </w:r>
          </w:p>
          <w:p w14:paraId="5F25AD4A">
            <w:pPr>
              <w:numPr>
                <w:ilvl w:val="0"/>
                <w:numId w:val="0"/>
              </w:numPr>
              <w:rPr>
                <w:rFonts w:hint="eastAsia" w:ascii="Georgia" w:hAnsi="Georgia" w:eastAsia="SimSun" w:cs="Georgia"/>
                <w:i w:val="0"/>
                <w:iCs w:val="0"/>
                <w:caps w:val="0"/>
                <w:color w:val="1F1F1F"/>
                <w:spacing w:val="0"/>
                <w:highlight w:val="yellow"/>
                <w:u w:val="none"/>
                <w:lang w:val="en-US" w:eastAsia="zh-CN"/>
              </w:rPr>
            </w:pPr>
          </w:p>
          <w:p w14:paraId="4EFD72AA">
            <w:pPr>
              <w:pStyle w:val="13"/>
              <w:numPr>
                <w:ilvl w:val="0"/>
                <w:numId w:val="26"/>
                <w:ins w:id="782" w:author="野草" w:date="2024-11-07T20:36:49Z"/>
              </w:numPr>
              <w:ind w:left="425" w:leftChars="0" w:hanging="425" w:firstLineChars="0"/>
              <w:rPr>
                <w:ins w:id="783" w:author="野草" w:date="2024-11-07T20:36:09Z"/>
                <w:rFonts w:hint="eastAsia"/>
                <w:lang w:val="en-US" w:eastAsia="zh-CN"/>
              </w:rPr>
              <w:pPrChange w:id="781" w:author="野草" w:date="2024-11-07T20:36:49Z">
                <w:pPr>
                  <w:numPr>
                    <w:ilvl w:val="0"/>
                    <w:numId w:val="22"/>
                  </w:numPr>
                  <w:ind w:left="420" w:leftChars="0" w:hanging="420" w:firstLineChars="0"/>
                </w:pPr>
              </w:pPrChange>
            </w:pPr>
            <w:r>
              <w:rPr>
                <w:rFonts w:hint="eastAsia"/>
                <w:lang w:val="en-US" w:eastAsia="zh-CN"/>
              </w:rPr>
              <w:t>需</w:t>
            </w:r>
            <w:ins w:id="784" w:author="野草" w:date="2024-11-07T20:36:09Z">
              <w:r>
                <w:rPr>
                  <w:rFonts w:hint="eastAsia"/>
                  <w:lang w:val="en-US" w:eastAsia="zh-CN"/>
                </w:rPr>
                <w:t>要注意的是，绿地不仅影响城市微气候的温度，还对湿度的时空格局有显著影响。根据张等人（2013）的观测结果，尽管绿地在亚热带城市中能够降低气温达5°C，但同时也使相对湿度增加了约8%。在香港的高密度城市环境中，小型公园的增湿和减湿效应均有观测到（Cheung et al., 2021）。</w:t>
              </w:r>
            </w:ins>
          </w:p>
          <w:p w14:paraId="38597B94">
            <w:pPr>
              <w:pStyle w:val="13"/>
              <w:numPr>
                <w:ilvl w:val="0"/>
                <w:numId w:val="26"/>
                <w:ins w:id="786" w:author="野草" w:date="2024-11-07T20:36:49Z"/>
              </w:numPr>
              <w:ind w:left="425" w:leftChars="0" w:hanging="425" w:firstLineChars="0"/>
              <w:rPr>
                <w:ins w:id="787" w:author="野草" w:date="2024-11-07T20:36:09Z"/>
                <w:rFonts w:hint="eastAsia"/>
                <w:lang w:val="en-US" w:eastAsia="zh-CN"/>
              </w:rPr>
              <w:pPrChange w:id="785" w:author="野草" w:date="2024-11-07T20:36:49Z">
                <w:pPr>
                  <w:numPr>
                    <w:ilvl w:val="0"/>
                    <w:numId w:val="22"/>
                  </w:numPr>
                  <w:ind w:left="420" w:leftChars="0" w:hanging="420" w:firstLineChars="0"/>
                </w:pPr>
              </w:pPrChange>
            </w:pPr>
            <w:ins w:id="788" w:author="野草" w:date="2024-11-07T20:36:09Z">
              <w:r>
                <w:rPr>
                  <w:rFonts w:hint="eastAsia"/>
                  <w:lang w:val="en-US" w:eastAsia="zh-CN"/>
                </w:rPr>
                <w:t>尽管绿地周边的温度有所下降，但相对湿度的增加会导致居民产生更强的闷热感，在一定程度上抵消了温度下降带来的热舒适缓解。因此，在气温和相对湿度的综合作用下，绿地对热舒适度影响的时空格局及其影响因素仍不完全明了，尤其是在夏季高温的背景下。</w:t>
              </w:r>
            </w:ins>
          </w:p>
          <w:p w14:paraId="19E3F0C4">
            <w:pPr>
              <w:pStyle w:val="13"/>
              <w:numPr>
                <w:ilvl w:val="0"/>
                <w:numId w:val="26"/>
                <w:ins w:id="790" w:author="野草" w:date="2024-11-07T20:36:49Z"/>
              </w:numPr>
              <w:ind w:left="425" w:leftChars="0" w:hanging="425" w:firstLineChars="0"/>
              <w:rPr>
                <w:ins w:id="791" w:author="野草" w:date="2024-11-07T20:36:09Z"/>
                <w:rFonts w:hint="eastAsia"/>
                <w:lang w:val="en-US" w:eastAsia="zh-CN"/>
              </w:rPr>
              <w:pPrChange w:id="789" w:author="野草" w:date="2024-11-07T20:36:49Z">
                <w:pPr>
                  <w:numPr>
                    <w:ilvl w:val="0"/>
                    <w:numId w:val="22"/>
                  </w:numPr>
                  <w:ind w:left="420" w:leftChars="0" w:hanging="420" w:firstLineChars="0"/>
                </w:pPr>
              </w:pPrChange>
            </w:pPr>
            <w:ins w:id="792" w:author="野草" w:date="2024-11-07T20:36:09Z">
              <w:r>
                <w:rPr>
                  <w:rFonts w:hint="eastAsia"/>
                  <w:lang w:val="en-US" w:eastAsia="zh-CN"/>
                </w:rPr>
                <w:t>与仅反映客观热环境状况的气温不同，热舒适度更能体现人体承受的热负荷，因而能够更准确地反映人们对热环境的满意度（Wang, 2019）。因此，在评估热环境对个人或群体的影响时，热舒适度比单纯使用温度等气象指标具有更确切的意义。</w:t>
              </w:r>
            </w:ins>
          </w:p>
          <w:p w14:paraId="47E023A0">
            <w:pPr>
              <w:pStyle w:val="13"/>
              <w:numPr>
                <w:ilvl w:val="0"/>
                <w:numId w:val="26"/>
                <w:ins w:id="794" w:author="野草" w:date="2024-11-07T20:36:49Z"/>
              </w:numPr>
              <w:ind w:left="425" w:leftChars="0" w:hanging="425" w:firstLineChars="0"/>
              <w:rPr>
                <w:del w:id="795" w:author="野草" w:date="2024-11-07T20:36:09Z"/>
                <w:rFonts w:hint="eastAsia" w:ascii="Georgia" w:hAnsi="Georgia" w:eastAsia="SimSun" w:cs="Georgia"/>
                <w:i w:val="0"/>
                <w:iCs w:val="0"/>
                <w:caps w:val="0"/>
                <w:color w:val="1F1F1F"/>
                <w:spacing w:val="0"/>
                <w:u w:val="none"/>
                <w:lang w:val="en-US" w:eastAsia="zh-CN"/>
              </w:rPr>
              <w:pPrChange w:id="793" w:author="野草" w:date="2024-11-07T20:36:49Z">
                <w:pPr>
                  <w:numPr>
                    <w:ilvl w:val="0"/>
                    <w:numId w:val="22"/>
                  </w:numPr>
                  <w:ind w:left="420" w:leftChars="0" w:hanging="420" w:firstLineChars="0"/>
                </w:pPr>
              </w:pPrChange>
            </w:pPr>
            <w:ins w:id="796" w:author="野草" w:date="2024-11-07T20:36:09Z">
              <w:r>
                <w:rPr>
                  <w:rFonts w:hint="eastAsia"/>
                  <w:lang w:val="en-US" w:eastAsia="zh-CN"/>
                </w:rPr>
                <w:t>为了更全面地理解大型城市绿地对周边热环境的影响，有必要基于高密度监测网络，利用多个气象指标进行监测。</w:t>
              </w:r>
            </w:ins>
            <w:del w:id="797" w:author="野草" w:date="2024-11-07T20:36:09Z">
              <w:r>
                <w:rPr>
                  <w:rFonts w:hint="eastAsia" w:ascii="Georgia" w:hAnsi="Georgia" w:eastAsia="SimSun" w:cs="Georgia"/>
                  <w:i w:val="0"/>
                  <w:iCs w:val="0"/>
                  <w:caps w:val="0"/>
                  <w:color w:val="1F1F1F"/>
                  <w:spacing w:val="0"/>
                  <w:u w:val="none"/>
                  <w:lang w:val="en-US" w:eastAsia="zh-CN"/>
                </w:rPr>
                <w:delText>要注意的是，绿地不仅影响城市微气候的温度，还对湿度的时空格局有显著影响。根据Zhang等(2013)的观测结果，尽管绿地在亚热带城市中能够降低气温达5°C，但同时也使相对湿度增加了8%。在香港的高密度城市环境中，小型公园的增湿和减湿效应均有观测到（Cheung et al., 2021）。</w:delText>
              </w:r>
            </w:del>
          </w:p>
          <w:p w14:paraId="6F9AA8BA">
            <w:pPr>
              <w:numPr>
                <w:ilvl w:val="0"/>
                <w:numId w:val="27"/>
                <w:ins w:id="799" w:author="野草" w:date="2024-11-07T20:36:22Z"/>
              </w:numPr>
              <w:ind w:left="425" w:leftChars="0" w:hanging="425" w:firstLineChars="0"/>
              <w:rPr>
                <w:del w:id="800" w:author="野草" w:date="2024-11-07T20:36:09Z"/>
                <w:rFonts w:hint="eastAsia" w:ascii="Georgia" w:hAnsi="Georgia" w:eastAsia="SimSun" w:cs="Georgia"/>
                <w:i w:val="0"/>
                <w:iCs w:val="0"/>
                <w:caps w:val="0"/>
                <w:color w:val="1F1F1F"/>
                <w:spacing w:val="0"/>
                <w:u w:val="none"/>
                <w:lang w:val="en-US" w:eastAsia="zh-CN"/>
              </w:rPr>
              <w:pPrChange w:id="798" w:author="野草" w:date="2024-11-07T20:36:22Z">
                <w:pPr>
                  <w:numPr>
                    <w:ilvl w:val="0"/>
                    <w:numId w:val="22"/>
                  </w:numPr>
                  <w:ind w:left="420" w:leftChars="0" w:hanging="420" w:firstLineChars="0"/>
                </w:pPr>
              </w:pPrChange>
            </w:pPr>
            <w:del w:id="801" w:author="野草" w:date="2024-11-07T20:36:09Z">
              <w:r>
                <w:rPr>
                  <w:rFonts w:hint="eastAsia" w:ascii="Georgia" w:hAnsi="Georgia" w:eastAsia="SimSun" w:cs="Georgia"/>
                  <w:i w:val="0"/>
                  <w:iCs w:val="0"/>
                  <w:caps w:val="0"/>
                  <w:color w:val="1F1F1F"/>
                  <w:spacing w:val="0"/>
                  <w:u w:val="none"/>
                  <w:lang w:val="en-US" w:eastAsia="zh-CN"/>
                </w:rPr>
                <w:delText>尽管绿地周边的温度有所下降，但温度与相对湿度综合作用下的热舒适度时空格局仍不完全明了，特别是在夏季高温背景下。而对于城市居民来说，与气温相比，热舒适度与他们的热感知更加直接相关。</w:delText>
              </w:r>
            </w:del>
          </w:p>
          <w:p w14:paraId="11540639">
            <w:pPr>
              <w:numPr>
                <w:ilvl w:val="0"/>
                <w:numId w:val="27"/>
                <w:ins w:id="803" w:author="野草" w:date="2024-11-07T20:36:22Z"/>
              </w:numPr>
              <w:ind w:left="425" w:leftChars="0" w:hanging="425" w:firstLineChars="0"/>
              <w:rPr>
                <w:rFonts w:hint="eastAsia" w:ascii="Georgia" w:hAnsi="Georgia" w:eastAsia="SimSun" w:cs="Georgia"/>
                <w:i w:val="0"/>
                <w:iCs w:val="0"/>
                <w:caps w:val="0"/>
                <w:color w:val="1F1F1F"/>
                <w:spacing w:val="0"/>
                <w:u w:val="none"/>
                <w:lang w:val="en-US" w:eastAsia="zh-CN"/>
              </w:rPr>
              <w:pPrChange w:id="802" w:author="野草" w:date="2024-11-07T20:36:22Z">
                <w:pPr>
                  <w:numPr>
                    <w:ilvl w:val="0"/>
                    <w:numId w:val="22"/>
                  </w:numPr>
                  <w:ind w:left="420" w:leftChars="0" w:hanging="420" w:firstLineChars="0"/>
                </w:pPr>
              </w:pPrChange>
            </w:pPr>
            <w:del w:id="804" w:author="野草" w:date="2024-11-07T20:36:09Z">
              <w:r>
                <w:rPr>
                  <w:rFonts w:hint="eastAsia" w:ascii="Georgia" w:hAnsi="Georgia" w:eastAsia="SimSun" w:cs="Georgia"/>
                  <w:i w:val="0"/>
                  <w:iCs w:val="0"/>
                  <w:caps w:val="0"/>
                  <w:color w:val="1F1F1F"/>
                  <w:spacing w:val="0"/>
                  <w:u w:val="none"/>
                  <w:lang w:val="en-US" w:eastAsia="zh-CN"/>
                </w:rPr>
                <w:delText>因此，有必要基于高密度监测网络对绿地周边的热环境进行监测，从多个气象指标的角度，更全面地理解大型城市绿地对周边热环境的影响。</w:delText>
              </w:r>
            </w:del>
          </w:p>
          <w:p w14:paraId="78029751">
            <w:pPr>
              <w:numPr>
                <w:ilvl w:val="0"/>
                <w:numId w:val="0"/>
              </w:numPr>
              <w:ind w:leftChars="0"/>
              <w:rPr>
                <w:b w:val="0"/>
                <w:color w:val="000000"/>
              </w:rPr>
            </w:pPr>
          </w:p>
        </w:tc>
      </w:tr>
      <w:tr w14:paraId="775BE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Change w:id="805" w:author="野草" w:date="2024-11-07T20:44:3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128"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806" w:author="野草" w:date="2024-11-07T20:44:36Z">
              <w:tcPr>
                <w:tcW w:w="5082" w:type="dxa"/>
                <w:tcBorders>
                  <w:top w:val="single" w:color="auto" w:sz="4" w:space="0"/>
                  <w:left w:val="single" w:color="auto" w:sz="4" w:space="0"/>
                  <w:bottom w:val="single" w:color="auto" w:sz="4" w:space="0"/>
                  <w:right w:val="single" w:color="F2BA02" w:sz="4" w:space="0"/>
                </w:tcBorders>
              </w:tcPr>
            </w:tcPrChange>
          </w:tcPr>
          <w:p w14:paraId="0EBD8A83">
            <w:pPr>
              <w:numPr>
                <w:ilvl w:val="-1"/>
                <w:numId w:val="0"/>
              </w:numPr>
              <w:ind w:left="0" w:leftChars="0" w:firstLine="0" w:firstLineChars="0"/>
              <w:jc w:val="left"/>
              <w:rPr>
                <w:ins w:id="807" w:author="野草" w:date="2024-11-07T20:44:45Z"/>
                <w:rFonts w:hint="default"/>
                <w:lang w:val="en-US" w:eastAsia="zh-CN"/>
              </w:rPr>
            </w:pPr>
            <w:ins w:id="808" w:author="野草" w:date="2024-11-07T20:44:45Z">
              <w:r>
                <w:rPr>
                  <w:rFonts w:hint="eastAsia"/>
                  <w:b w:val="0"/>
                  <w:color w:val="000000"/>
                  <w:highlight w:val="none"/>
                  <w:lang w:val="en-US" w:eastAsia="zh-CN"/>
                </w:rPr>
                <w:t>【up2024 1107 20:44】</w:t>
              </w:r>
            </w:ins>
          </w:p>
          <w:p w14:paraId="64D5EDD6">
            <w:pPr>
              <w:numPr>
                <w:ilvl w:val="-1"/>
                <w:numId w:val="0"/>
              </w:numPr>
              <w:ind w:left="0" w:leftChars="0" w:firstLine="0" w:firstLineChars="0"/>
              <w:rPr>
                <w:ins w:id="810" w:author="野草" w:date="2024-11-07T20:44:14Z"/>
                <w:rFonts w:hint="default"/>
                <w:lang w:val="en-US" w:eastAsia="zh-CN"/>
              </w:rPr>
              <w:pPrChange w:id="809" w:author="野草" w:date="2024-11-07T20:44:15Z">
                <w:pPr>
                  <w:numPr>
                    <w:ilvl w:val="0"/>
                    <w:numId w:val="28"/>
                  </w:numPr>
                  <w:ind w:left="420" w:leftChars="0" w:hanging="420" w:firstLineChars="0"/>
                </w:pPr>
              </w:pPrChange>
            </w:pPr>
          </w:p>
          <w:p w14:paraId="1D612CFD">
            <w:pPr>
              <w:numPr>
                <w:ilvl w:val="0"/>
                <w:numId w:val="29"/>
                <w:ins w:id="812" w:author="野草" w:date="2024-11-07T20:44:20Z"/>
              </w:numPr>
              <w:ind w:left="420" w:leftChars="0" w:hanging="420" w:firstLineChars="0"/>
              <w:rPr>
                <w:ins w:id="813" w:author="野草" w:date="2024-11-07T20:43:55Z"/>
                <w:rFonts w:hint="default"/>
                <w:lang w:val="en-US" w:eastAsia="zh-CN"/>
              </w:rPr>
              <w:pPrChange w:id="811" w:author="野草" w:date="2024-11-07T20:44:20Z">
                <w:pPr>
                  <w:numPr>
                    <w:ilvl w:val="0"/>
                    <w:numId w:val="28"/>
                  </w:numPr>
                  <w:ind w:left="420" w:leftChars="0" w:hanging="420" w:firstLineChars="0"/>
                </w:pPr>
              </w:pPrChange>
            </w:pPr>
            <w:del w:id="814" w:author="野草" w:date="2024-11-07T20:44:01Z">
              <w:r>
                <w:rPr>
                  <w:rFonts w:hint="default"/>
                  <w:lang w:val="en-US" w:eastAsia="zh-CN"/>
                </w:rPr>
                <w:delText>T</w:delText>
              </w:r>
            </w:del>
            <w:ins w:id="815" w:author="野草" w:date="2024-11-07T20:43:55Z">
              <w:r>
                <w:rPr>
                  <w:rFonts w:hint="default"/>
                  <w:lang w:val="en-US" w:eastAsia="zh-CN"/>
                </w:rPr>
                <w:t xml:space="preserve">To this end, this study focuses on Chongqing Central Park, employing mobile measurement methods to conduct fine-scale, high-density measurements of meteorological variables around the park. The aim is to gain an in-depth understanding of the thermal environment characteristics surrounding the green space in terms of temperature, humidity, and the combined effect of both on comfort. </w:t>
              </w:r>
            </w:ins>
          </w:p>
          <w:p w14:paraId="3CC4D11B">
            <w:pPr>
              <w:numPr>
                <w:ilvl w:val="0"/>
                <w:numId w:val="29"/>
                <w:ins w:id="817" w:author="野草" w:date="2024-11-07T20:44:20Z"/>
              </w:numPr>
              <w:ind w:left="420" w:leftChars="0" w:hanging="420" w:firstLineChars="0"/>
              <w:rPr>
                <w:ins w:id="818" w:author="野草" w:date="2024-11-07T20:43:55Z"/>
                <w:rFonts w:hint="default"/>
                <w:lang w:val="en-US" w:eastAsia="zh-CN"/>
              </w:rPr>
              <w:pPrChange w:id="816" w:author="野草" w:date="2024-11-07T20:44:20Z">
                <w:pPr>
                  <w:numPr>
                    <w:ilvl w:val="0"/>
                    <w:numId w:val="28"/>
                  </w:numPr>
                  <w:ind w:left="420" w:leftChars="0" w:hanging="420" w:firstLineChars="0"/>
                </w:pPr>
              </w:pPrChange>
            </w:pPr>
            <w:ins w:id="819" w:author="野草" w:date="2024-11-07T20:43:55Z">
              <w:r>
                <w:rPr>
                  <w:rFonts w:hint="default"/>
                  <w:lang w:val="en-US" w:eastAsia="zh-CN"/>
                </w:rPr>
                <w:t xml:space="preserve">The specific objectives of this study are: (1) to analyze the microclimatic characteristics of the environment surrounding the green space; (2) to explore how environmental factors affect meteorological variables at varying distances from the park; and (3) to quantify the intensity and spatial extent of the green space's effect on the surrounding thermal environment and to analyze the role of associated driving factors. </w:t>
              </w:r>
            </w:ins>
          </w:p>
          <w:p w14:paraId="60D451A9">
            <w:pPr>
              <w:numPr>
                <w:ilvl w:val="0"/>
                <w:numId w:val="29"/>
                <w:ins w:id="821" w:author="野草" w:date="2024-11-07T20:44:20Z"/>
              </w:numPr>
              <w:ind w:left="420" w:leftChars="0" w:hanging="420" w:firstLineChars="0"/>
              <w:rPr>
                <w:ins w:id="822" w:author="野草" w:date="2024-11-07T20:43:55Z"/>
                <w:rFonts w:hint="default"/>
                <w:lang w:val="en-US" w:eastAsia="zh-CN"/>
              </w:rPr>
              <w:pPrChange w:id="820" w:author="野草" w:date="2024-11-07T20:44:20Z">
                <w:pPr>
                  <w:numPr>
                    <w:ilvl w:val="0"/>
                    <w:numId w:val="28"/>
                  </w:numPr>
                  <w:ind w:left="420" w:leftChars="0" w:hanging="420" w:firstLineChars="0"/>
                </w:pPr>
              </w:pPrChange>
            </w:pPr>
            <w:ins w:id="823" w:author="野草" w:date="2024-11-07T20:43:55Z">
              <w:r>
                <w:rPr>
                  <w:rFonts w:hint="default"/>
                  <w:lang w:val="en-US" w:eastAsia="zh-CN"/>
                </w:rPr>
                <w:t>The findings from this study will help deepen our understanding of the thermal environment surrounding green spaces and its interaction with surrounding environmental characteristics.</w:t>
              </w:r>
            </w:ins>
          </w:p>
          <w:p w14:paraId="63C1BD15">
            <w:pPr>
              <w:numPr>
                <w:ilvl w:val="0"/>
                <w:numId w:val="28"/>
              </w:numPr>
              <w:ind w:left="420" w:leftChars="0" w:hanging="420" w:firstLineChars="0"/>
              <w:jc w:val="left"/>
              <w:rPr>
                <w:del w:id="825" w:author="野草" w:date="2024-11-07T20:43:55Z"/>
                <w:rFonts w:hint="default"/>
                <w:lang w:val="en-US" w:eastAsia="zh-CN"/>
              </w:rPr>
              <w:pPrChange w:id="824" w:author="野草" w:date="2024-11-07T20:07:52Z">
                <w:pPr>
                  <w:numPr>
                    <w:ilvl w:val="0"/>
                    <w:numId w:val="28"/>
                  </w:numPr>
                  <w:ind w:left="420" w:leftChars="0" w:hanging="420" w:firstLineChars="0"/>
                </w:pPr>
              </w:pPrChange>
            </w:pPr>
            <w:del w:id="826" w:author="野草" w:date="2024-11-07T20:43:55Z">
              <w:r>
                <w:rPr>
                  <w:rFonts w:hint="default"/>
                  <w:lang w:val="en-US" w:eastAsia="zh-CN"/>
                </w:rPr>
                <w:delText>o this end, this study selected Chongqing Central Park and employed mobile measurement methods to conduct fine-scale, high-density meteorological measurements of the park's surrounding areas. The aim is to understand the thermal environment characteristics around the green space from the perspective of temperature, humidity, and their combined effects, and to quantify the roles of various influencing factors.</w:delText>
              </w:r>
            </w:del>
          </w:p>
          <w:p w14:paraId="29F2A206">
            <w:pPr>
              <w:numPr>
                <w:ilvl w:val="0"/>
                <w:numId w:val="28"/>
              </w:numPr>
              <w:ind w:left="420" w:leftChars="0" w:hanging="420" w:firstLineChars="0"/>
              <w:jc w:val="left"/>
              <w:rPr>
                <w:del w:id="828" w:author="野草" w:date="2024-11-07T20:43:55Z"/>
                <w:rFonts w:hint="default"/>
                <w:lang w:val="en-US" w:eastAsia="zh-CN"/>
              </w:rPr>
              <w:pPrChange w:id="827" w:author="野草" w:date="2024-11-07T20:07:52Z">
                <w:pPr>
                  <w:numPr>
                    <w:ilvl w:val="0"/>
                    <w:numId w:val="28"/>
                  </w:numPr>
                  <w:ind w:left="420" w:leftChars="0" w:hanging="420" w:firstLineChars="0"/>
                </w:pPr>
              </w:pPrChange>
            </w:pPr>
            <w:del w:id="829" w:author="野草" w:date="2024-11-07T20:43:55Z">
              <w:r>
                <w:rPr>
                  <w:rFonts w:hint="default"/>
                  <w:lang w:val="en-US" w:eastAsia="zh-CN"/>
                </w:rPr>
                <w:delText>The specific research objectives are as follows: (1) Analyze the microclimate characteristics of the environment surrounding the green space; (2) Investigate how environmental factors affect meteorological variables at different distances from the park; (3) Quantify the intensity and extent of the cooling effect of the green space and analyze the roles of influencing factors.</w:delText>
              </w:r>
            </w:del>
          </w:p>
          <w:p w14:paraId="4872E412">
            <w:pPr>
              <w:numPr>
                <w:ilvl w:val="0"/>
                <w:numId w:val="28"/>
              </w:numPr>
              <w:ind w:left="420" w:leftChars="0" w:hanging="420" w:firstLineChars="0"/>
              <w:jc w:val="left"/>
              <w:rPr>
                <w:del w:id="831" w:author="野草" w:date="2024-11-07T20:43:56Z"/>
                <w:rFonts w:hint="default"/>
                <w:lang w:val="en-US" w:eastAsia="zh-CN"/>
              </w:rPr>
              <w:pPrChange w:id="830" w:author="野草" w:date="2024-11-07T20:07:52Z">
                <w:pPr>
                  <w:numPr>
                    <w:ilvl w:val="0"/>
                    <w:numId w:val="28"/>
                  </w:numPr>
                  <w:ind w:left="420" w:leftChars="0" w:hanging="420" w:firstLineChars="0"/>
                </w:pPr>
              </w:pPrChange>
            </w:pPr>
            <w:del w:id="832" w:author="野草" w:date="2024-11-07T20:43:55Z">
              <w:r>
                <w:rPr>
                  <w:rFonts w:hint="default"/>
                  <w:lang w:val="en-US" w:eastAsia="zh-CN"/>
                </w:rPr>
                <w:delText>The results of this study will contribute to a deeper understanding of the thermal environment characteristics around green spaces and their interactions with surrounding environmental features.</w:delText>
              </w:r>
            </w:del>
          </w:p>
          <w:p w14:paraId="0EEB77A6">
            <w:pPr>
              <w:numPr>
                <w:ilvl w:val="-1"/>
                <w:numId w:val="0"/>
              </w:numPr>
              <w:ind w:left="0" w:leftChars="0" w:firstLine="0"/>
              <w:jc w:val="left"/>
              <w:rPr>
                <w:rFonts w:hint="eastAsia"/>
                <w:b w:val="0"/>
                <w:color w:val="000000"/>
                <w:vertAlign w:val="baseline"/>
                <w:lang w:val="en-US" w:eastAsia="zh-CN"/>
              </w:rPr>
              <w:pPrChange w:id="833" w:author="野草" w:date="2024-11-07T20:43:59Z">
                <w:pPr>
                  <w:numPr>
                    <w:ilvl w:val="0"/>
                    <w:numId w:val="0"/>
                  </w:numPr>
                  <w:ind w:leftChars="0"/>
                </w:pPr>
              </w:pPrChange>
            </w:pPr>
          </w:p>
        </w:tc>
        <w:tc>
          <w:tcPr>
            <w:tcW w:w="3394"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834" w:author="野草" w:date="2024-11-07T20:44:36Z">
              <w:tcPr>
                <w:tcW w:w="3440" w:type="dxa"/>
                <w:tcBorders>
                  <w:top w:val="single" w:color="auto" w:sz="4" w:space="0"/>
                  <w:left w:val="single" w:color="F2BA02" w:sz="4" w:space="0"/>
                  <w:bottom w:val="single" w:color="auto" w:sz="4" w:space="0"/>
                  <w:right w:val="single" w:color="auto" w:sz="4" w:space="0"/>
                </w:tcBorders>
              </w:tcPr>
            </w:tcPrChange>
          </w:tcPr>
          <w:p w14:paraId="2B2E96AD">
            <w:pPr>
              <w:numPr>
                <w:ilvl w:val="0"/>
                <w:numId w:val="28"/>
              </w:numPr>
              <w:bidi w:val="0"/>
              <w:rPr>
                <w:del w:id="835" w:author="野草" w:date="2024-11-07T20:42:09Z"/>
                <w:rFonts w:hint="default"/>
                <w:highlight w:val="yellow"/>
              </w:rPr>
            </w:pPr>
            <w:del w:id="836" w:author="野草" w:date="2024-11-07T20:42:09Z">
              <w:r>
                <w:rPr>
                  <w:rFonts w:hint="eastAsia"/>
                  <w:highlight w:val="yellow"/>
                  <w:lang w:val="en-US" w:eastAsia="zh-CN"/>
                </w:rPr>
                <w:delText>总结</w:delText>
              </w:r>
            </w:del>
          </w:p>
          <w:p w14:paraId="2A3FBBAC">
            <w:pPr>
              <w:numPr>
                <w:ilvl w:val="0"/>
                <w:numId w:val="30"/>
              </w:numPr>
              <w:tabs>
                <w:tab w:val="clear" w:pos="420"/>
              </w:tabs>
              <w:bidi w:val="0"/>
              <w:ind w:left="840" w:leftChars="0" w:hanging="420" w:firstLineChars="0"/>
              <w:rPr>
                <w:del w:id="837" w:author="野草" w:date="2024-11-07T20:42:09Z"/>
                <w:rFonts w:hint="default"/>
                <w:highlight w:val="yellow"/>
              </w:rPr>
            </w:pPr>
            <w:del w:id="838" w:author="野草" w:date="2024-11-07T20:42:09Z">
              <w:r>
                <w:rPr>
                  <w:rFonts w:hint="eastAsia"/>
                  <w:highlight w:val="yellow"/>
                  <w:lang w:val="en-US" w:eastAsia="zh-CN"/>
                </w:rPr>
                <w:delText>研究目的-概述</w:delText>
              </w:r>
            </w:del>
          </w:p>
          <w:p w14:paraId="47EAF6CF">
            <w:pPr>
              <w:numPr>
                <w:ilvl w:val="0"/>
                <w:numId w:val="30"/>
              </w:numPr>
              <w:tabs>
                <w:tab w:val="clear" w:pos="420"/>
              </w:tabs>
              <w:bidi w:val="0"/>
              <w:ind w:left="840" w:leftChars="0" w:hanging="420" w:firstLineChars="0"/>
              <w:rPr>
                <w:del w:id="839" w:author="野草" w:date="2024-11-07T20:42:09Z"/>
                <w:rFonts w:hint="default"/>
                <w:highlight w:val="yellow"/>
              </w:rPr>
            </w:pPr>
            <w:del w:id="840" w:author="野草" w:date="2024-11-07T20:42:09Z">
              <w:r>
                <w:rPr>
                  <w:rFonts w:hint="eastAsia"/>
                  <w:highlight w:val="yellow"/>
                  <w:lang w:val="en-US" w:eastAsia="zh-CN"/>
                </w:rPr>
                <w:delText>研究目的-细则</w:delText>
              </w:r>
            </w:del>
          </w:p>
          <w:p w14:paraId="10333970">
            <w:pPr>
              <w:numPr>
                <w:ilvl w:val="-1"/>
                <w:numId w:val="0"/>
              </w:numPr>
              <w:ind w:left="0" w:leftChars="0" w:firstLine="0" w:firstLineChars="0"/>
              <w:jc w:val="left"/>
              <w:rPr>
                <w:ins w:id="841" w:author="野草" w:date="2024-11-07T20:44:41Z"/>
                <w:rFonts w:hint="default"/>
                <w:lang w:val="en-US" w:eastAsia="zh-CN"/>
              </w:rPr>
            </w:pPr>
            <w:ins w:id="842" w:author="野草" w:date="2024-11-07T20:44:41Z">
              <w:bookmarkStart w:id="3" w:name="OLE_LINK12"/>
              <w:r>
                <w:rPr>
                  <w:rFonts w:hint="eastAsia"/>
                  <w:b w:val="0"/>
                  <w:color w:val="000000"/>
                  <w:highlight w:val="none"/>
                  <w:lang w:val="en-US" w:eastAsia="zh-CN"/>
                </w:rPr>
                <w:t>【up2024 1107 20:</w:t>
              </w:r>
            </w:ins>
            <w:ins w:id="843" w:author="野草" w:date="2024-11-07T20:44:43Z">
              <w:r>
                <w:rPr>
                  <w:rFonts w:hint="eastAsia"/>
                  <w:b w:val="0"/>
                  <w:color w:val="000000"/>
                  <w:highlight w:val="none"/>
                  <w:lang w:val="en-US" w:eastAsia="zh-CN"/>
                </w:rPr>
                <w:t>44</w:t>
              </w:r>
            </w:ins>
            <w:ins w:id="844" w:author="野草" w:date="2024-11-07T20:44:41Z">
              <w:r>
                <w:rPr>
                  <w:rFonts w:hint="eastAsia"/>
                  <w:b w:val="0"/>
                  <w:color w:val="000000"/>
                  <w:highlight w:val="none"/>
                  <w:lang w:val="en-US" w:eastAsia="zh-CN"/>
                </w:rPr>
                <w:t>】</w:t>
              </w:r>
            </w:ins>
          </w:p>
          <w:bookmarkEnd w:id="3"/>
          <w:p w14:paraId="641AAD61">
            <w:pPr>
              <w:numPr>
                <w:ilvl w:val="0"/>
                <w:numId w:val="0"/>
              </w:numPr>
              <w:bidi w:val="0"/>
              <w:ind w:left="420" w:leftChars="0"/>
              <w:rPr>
                <w:rFonts w:hint="default"/>
              </w:rPr>
            </w:pPr>
          </w:p>
          <w:p w14:paraId="154460E3">
            <w:pPr>
              <w:pStyle w:val="13"/>
              <w:numPr>
                <w:ilvl w:val="0"/>
                <w:numId w:val="31"/>
                <w:ins w:id="846" w:author="野草" w:date="2024-11-07T20:43:38Z"/>
              </w:numPr>
              <w:bidi w:val="0"/>
              <w:ind w:left="425" w:hanging="425"/>
              <w:rPr>
                <w:ins w:id="847" w:author="野草" w:date="2024-11-07T20:43:28Z"/>
                <w:rFonts w:hint="default"/>
              </w:rPr>
              <w:pPrChange w:id="845" w:author="野草" w:date="2024-11-07T20:43:38Z">
                <w:pPr>
                  <w:numPr>
                    <w:ilvl w:val="0"/>
                    <w:numId w:val="28"/>
                  </w:numPr>
                  <w:bidi w:val="0"/>
                </w:pPr>
              </w:pPrChange>
            </w:pPr>
            <w:ins w:id="848" w:author="野草" w:date="2024-11-07T20:43:28Z">
              <w:bookmarkStart w:id="4" w:name="OLE_LINK11"/>
              <w:r>
                <w:rPr>
                  <w:rFonts w:hint="default"/>
                </w:rPr>
                <w:t xml:space="preserve">为此，本研究选择重庆中央公园，利用移动测量方法对公园周边的气象变量进行了精细尺度和高密度测量。研究旨在从温度、湿度及其综合作用下的舒适度角度，深入理解绿地周边的热环境特征。 </w:t>
              </w:r>
            </w:ins>
          </w:p>
          <w:p w14:paraId="13E0087F">
            <w:pPr>
              <w:pStyle w:val="13"/>
              <w:numPr>
                <w:ilvl w:val="0"/>
                <w:numId w:val="31"/>
                <w:ins w:id="850" w:author="野草" w:date="2024-11-07T20:43:38Z"/>
              </w:numPr>
              <w:bidi w:val="0"/>
              <w:ind w:left="425" w:hanging="425"/>
              <w:rPr>
                <w:ins w:id="851" w:author="野草" w:date="2024-11-07T20:43:28Z"/>
                <w:rFonts w:hint="default"/>
              </w:rPr>
              <w:pPrChange w:id="849" w:author="野草" w:date="2024-11-07T20:43:38Z">
                <w:pPr>
                  <w:numPr>
                    <w:ilvl w:val="0"/>
                    <w:numId w:val="28"/>
                  </w:numPr>
                  <w:bidi w:val="0"/>
                </w:pPr>
              </w:pPrChange>
            </w:pPr>
            <w:ins w:id="852" w:author="野草" w:date="2024-11-07T20:43:28Z">
              <w:r>
                <w:rPr>
                  <w:rFonts w:hint="default"/>
                </w:rPr>
                <w:t xml:space="preserve">具体研究目标包括：（1）分析绿地周边的微气候特征；（2）探讨不同距离条件下环境因素对气象变量的影响；（3）量化绿地对周边热环境的影响强度和范围，并分析相关驱动因素的作用。 </w:t>
              </w:r>
            </w:ins>
          </w:p>
          <w:p w14:paraId="66794EFD">
            <w:pPr>
              <w:pStyle w:val="13"/>
              <w:numPr>
                <w:ilvl w:val="0"/>
                <w:numId w:val="31"/>
                <w:ins w:id="854" w:author="野草" w:date="2024-11-07T20:43:38Z"/>
              </w:numPr>
              <w:bidi w:val="0"/>
              <w:ind w:left="425" w:hanging="425"/>
              <w:rPr>
                <w:ins w:id="855" w:author="野草" w:date="2024-11-07T20:43:28Z"/>
                <w:rFonts w:hint="default"/>
              </w:rPr>
              <w:pPrChange w:id="853" w:author="野草" w:date="2024-11-07T20:43:38Z">
                <w:pPr>
                  <w:numPr>
                    <w:ilvl w:val="0"/>
                    <w:numId w:val="28"/>
                  </w:numPr>
                  <w:bidi w:val="0"/>
                </w:pPr>
              </w:pPrChange>
            </w:pPr>
            <w:ins w:id="856" w:author="野草" w:date="2024-11-07T20:43:28Z">
              <w:r>
                <w:rPr>
                  <w:rFonts w:hint="default"/>
                </w:rPr>
                <w:t xml:space="preserve">本研究的结果将有助于更深入地理解绿地周边的热环境特征及其与周围环境特征之间的相互作用。 </w:t>
              </w:r>
            </w:ins>
          </w:p>
          <w:p w14:paraId="4C563EFF">
            <w:pPr>
              <w:numPr>
                <w:ilvl w:val="-1"/>
                <w:numId w:val="0"/>
              </w:numPr>
              <w:bidi w:val="0"/>
              <w:ind w:left="0" w:firstLine="0"/>
              <w:rPr>
                <w:ins w:id="858" w:author="野草" w:date="2024-11-07T20:43:22Z"/>
                <w:rFonts w:hint="default"/>
              </w:rPr>
              <w:pPrChange w:id="857" w:author="野草" w:date="2024-11-07T20:43:28Z">
                <w:pPr>
                  <w:numPr>
                    <w:ilvl w:val="0"/>
                    <w:numId w:val="28"/>
                  </w:numPr>
                  <w:bidi w:val="0"/>
                </w:pPr>
              </w:pPrChange>
            </w:pPr>
          </w:p>
          <w:p w14:paraId="51E5F9EF">
            <w:pPr>
              <w:numPr>
                <w:ilvl w:val="0"/>
                <w:numId w:val="28"/>
              </w:numPr>
              <w:bidi w:val="0"/>
              <w:rPr>
                <w:del w:id="859" w:author="野草" w:date="2024-11-07T20:43:22Z"/>
                <w:rFonts w:hint="default"/>
              </w:rPr>
            </w:pPr>
            <w:del w:id="860" w:author="野草" w:date="2024-11-07T20:43:22Z">
              <w:r>
                <w:rPr>
                  <w:rFonts w:hint="default"/>
                </w:rPr>
                <w:delText>为此，本研究选取了重庆中央公园，采用移动测量方法对公园周边的气象变量进行了精细尺度的高密度测量。研究旨在</w:delText>
              </w:r>
            </w:del>
            <w:del w:id="861" w:author="野草" w:date="2024-11-07T20:43:22Z">
              <w:r>
                <w:rPr>
                  <w:rFonts w:hint="default"/>
                  <w:lang w:val="en-US"/>
                </w:rPr>
                <w:delText>从</w:delText>
              </w:r>
            </w:del>
            <w:del w:id="862" w:author="野草" w:date="2024-11-07T20:43:22Z">
              <w:r>
                <w:rPr>
                  <w:rFonts w:hint="default"/>
                </w:rPr>
                <w:delText>温度、湿度及其</w:delText>
              </w:r>
            </w:del>
            <w:del w:id="863" w:author="野草" w:date="2024-11-07T20:43:22Z">
              <w:r>
                <w:rPr>
                  <w:rFonts w:hint="default"/>
                  <w:lang w:val="en-US"/>
                </w:rPr>
                <w:delText>综合效应</w:delText>
              </w:r>
            </w:del>
            <w:del w:id="864" w:author="野草" w:date="2024-11-07T20:43:22Z">
              <w:r>
                <w:rPr>
                  <w:rFonts w:hint="default"/>
                </w:rPr>
                <w:delText>的角度，深入理解绿地周边的热环境特征，并量化各影响因素的作用。</w:delText>
              </w:r>
            </w:del>
          </w:p>
          <w:p w14:paraId="1F70ADFC">
            <w:pPr>
              <w:numPr>
                <w:ilvl w:val="0"/>
                <w:numId w:val="28"/>
              </w:numPr>
              <w:bidi w:val="0"/>
              <w:rPr>
                <w:del w:id="865" w:author="野草" w:date="2024-11-07T20:43:22Z"/>
                <w:rFonts w:hint="default"/>
              </w:rPr>
            </w:pPr>
            <w:del w:id="866" w:author="野草" w:date="2024-11-07T20:43:22Z">
              <w:r>
                <w:rPr>
                  <w:rFonts w:hint="default"/>
                </w:rPr>
                <w:delText>具体研究目标如下：（1）分析绿地周边环境的微气候特征；（2）探讨在不同距公园距离下，环境因素如何影响气象变量；（3）量化绿地的降温强度和范围，并分析相关</w:delText>
              </w:r>
            </w:del>
            <w:del w:id="867" w:author="野草" w:date="2024-11-07T20:43:22Z">
              <w:r>
                <w:rPr>
                  <w:rFonts w:hint="default"/>
                  <w:lang w:val="en-US"/>
                </w:rPr>
                <w:delText>影响</w:delText>
              </w:r>
            </w:del>
            <w:del w:id="868" w:author="野草" w:date="2024-11-07T20:43:22Z">
              <w:r>
                <w:rPr>
                  <w:rFonts w:hint="default"/>
                </w:rPr>
                <w:delText>因素的作用。</w:delText>
              </w:r>
            </w:del>
          </w:p>
          <w:p w14:paraId="0E25C4E2">
            <w:pPr>
              <w:numPr>
                <w:ilvl w:val="0"/>
                <w:numId w:val="28"/>
              </w:numPr>
              <w:bidi w:val="0"/>
              <w:rPr>
                <w:del w:id="869" w:author="野草" w:date="2024-11-07T20:43:22Z"/>
                <w:rFonts w:hint="default"/>
                <w:lang w:val="en-US" w:eastAsia="zh-CN"/>
              </w:rPr>
            </w:pPr>
            <w:del w:id="870" w:author="野草" w:date="2024-11-07T20:43:22Z">
              <w:r>
                <w:rPr>
                  <w:rFonts w:hint="default"/>
                </w:rPr>
                <w:delText>本研究的结果将有助于进一步深入理解绿地周边的热环境特征及其与周边环境特征的交互作用。</w:delText>
              </w:r>
            </w:del>
          </w:p>
          <w:bookmarkEnd w:id="4"/>
          <w:p w14:paraId="1DAD8EFA">
            <w:pPr>
              <w:numPr>
                <w:ilvl w:val="0"/>
                <w:numId w:val="0"/>
              </w:numPr>
              <w:ind w:leftChars="0"/>
              <w:rPr>
                <w:b w:val="0"/>
                <w:color w:val="000000"/>
              </w:rPr>
            </w:pPr>
          </w:p>
        </w:tc>
      </w:tr>
    </w:tbl>
    <w:p w14:paraId="2326E0CF">
      <w:pPr>
        <w:rPr>
          <w:rFonts w:hint="eastAsia"/>
          <w:lang w:val="en-US" w:eastAsia="zh-CN"/>
        </w:rPr>
      </w:pPr>
    </w:p>
    <w:p w14:paraId="7D88B9A9">
      <w:pPr>
        <w:rPr>
          <w:rFonts w:hint="eastAsia"/>
          <w:lang w:val="en-US" w:eastAsia="zh-CN"/>
        </w:rPr>
      </w:pPr>
    </w:p>
    <w:p w14:paraId="5730E8A4">
      <w:pPr>
        <w:rPr>
          <w:rFonts w:hint="eastAsia"/>
          <w:lang w:val="en-US" w:eastAsia="zh-CN"/>
        </w:rPr>
      </w:pPr>
    </w:p>
    <w:p w14:paraId="77AA939A">
      <w:pPr>
        <w:pStyle w:val="3"/>
        <w:numPr>
          <w:ilvl w:val="0"/>
          <w:numId w:val="32"/>
          <w:ins w:id="872" w:author="野草" w:date="2024-11-10T20:46:32Z"/>
        </w:numPr>
        <w:bidi w:val="0"/>
        <w:rPr>
          <w:rFonts w:hint="eastAsia"/>
          <w:lang w:val="en-US" w:eastAsia="zh-CN"/>
        </w:rPr>
        <w:pPrChange w:id="871" w:author="野草" w:date="2024-11-10T20:46:32Z">
          <w:pPr>
            <w:pStyle w:val="3"/>
            <w:numPr>
              <w:ilvl w:val="0"/>
              <w:numId w:val="1"/>
            </w:numPr>
            <w:bidi w:val="0"/>
          </w:pPr>
        </w:pPrChange>
      </w:pPr>
      <w:r>
        <w:rPr>
          <w:rFonts w:hint="eastAsia"/>
          <w:lang w:val="en-US" w:eastAsia="zh-CN"/>
        </w:rPr>
        <w:t>Data and Methods</w:t>
      </w:r>
    </w:p>
    <w:p w14:paraId="2DA54B8C">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Change w:id="873" w:author="野草" w:date="2024-11-07T23:00:41Z">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PrChange>
      </w:tblPr>
      <w:tblGrid>
        <w:gridCol w:w="5082"/>
        <w:gridCol w:w="3440"/>
        <w:tblGridChange w:id="874">
          <w:tblGrid>
            <w:gridCol w:w="5082"/>
            <w:gridCol w:w="3440"/>
          </w:tblGrid>
        </w:tblGridChange>
      </w:tblGrid>
      <w:tr w14:paraId="657138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875" w:author="野草" w:date="2024-11-07T23:00:4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876" w:author="野草" w:date="2024-11-07T23:00:41Z">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
            </w:tcPrChange>
          </w:tcPr>
          <w:p w14:paraId="3CF9EFB2">
            <w:pPr>
              <w:numPr>
                <w:ilvl w:val="-1"/>
                <w:numId w:val="0"/>
              </w:numPr>
              <w:ind w:left="0" w:leftChars="0" w:firstLine="0" w:firstLineChars="0"/>
              <w:jc w:val="left"/>
              <w:rPr>
                <w:ins w:id="877" w:author="野草" w:date="2024-11-07T23:00:36Z"/>
                <w:rFonts w:hint="default"/>
              </w:rPr>
            </w:pPr>
            <w:ins w:id="878" w:author="野草" w:date="2024-11-07T23:00:36Z">
              <w:bookmarkStart w:id="5" w:name="OLE_LINK15"/>
              <w:r>
                <w:rPr>
                  <w:rFonts w:hint="eastAsia"/>
                  <w:b w:val="0"/>
                  <w:color w:val="000000"/>
                  <w:highlight w:val="none"/>
                  <w:lang w:val="en-US" w:eastAsia="zh-CN"/>
                </w:rPr>
                <w:t>【up2024 110</w:t>
              </w:r>
            </w:ins>
            <w:ins w:id="879" w:author="野草" w:date="2024-11-08T08:54:29Z">
              <w:r>
                <w:rPr>
                  <w:rFonts w:hint="eastAsia"/>
                  <w:b w:val="0"/>
                  <w:color w:val="000000"/>
                  <w:highlight w:val="none"/>
                  <w:lang w:val="en-US" w:eastAsia="zh-CN"/>
                </w:rPr>
                <w:t>8</w:t>
              </w:r>
            </w:ins>
            <w:ins w:id="880" w:author="野草" w:date="2024-11-07T23:00:36Z">
              <w:r>
                <w:rPr>
                  <w:rFonts w:hint="eastAsia"/>
                  <w:b w:val="0"/>
                  <w:color w:val="000000"/>
                  <w:highlight w:val="none"/>
                  <w:lang w:val="en-US" w:eastAsia="zh-CN"/>
                </w:rPr>
                <w:t xml:space="preserve"> </w:t>
              </w:r>
            </w:ins>
            <w:ins w:id="881" w:author="野草" w:date="2024-11-08T08:54:31Z">
              <w:r>
                <w:rPr>
                  <w:rFonts w:hint="eastAsia"/>
                  <w:b w:val="0"/>
                  <w:color w:val="000000"/>
                  <w:highlight w:val="none"/>
                  <w:lang w:val="en-US" w:eastAsia="zh-CN"/>
                </w:rPr>
                <w:t>08</w:t>
              </w:r>
            </w:ins>
            <w:ins w:id="882" w:author="野草" w:date="2024-11-07T23:00:36Z">
              <w:r>
                <w:rPr>
                  <w:rFonts w:hint="eastAsia"/>
                  <w:b w:val="0"/>
                  <w:color w:val="000000"/>
                  <w:highlight w:val="none"/>
                  <w:lang w:val="en-US" w:eastAsia="zh-CN"/>
                </w:rPr>
                <w:t>:</w:t>
              </w:r>
            </w:ins>
            <w:ins w:id="883" w:author="野草" w:date="2024-11-08T08:54:33Z">
              <w:r>
                <w:rPr>
                  <w:rFonts w:hint="eastAsia"/>
                  <w:b w:val="0"/>
                  <w:color w:val="000000"/>
                  <w:highlight w:val="none"/>
                  <w:lang w:val="en-US" w:eastAsia="zh-CN"/>
                </w:rPr>
                <w:t>5</w:t>
              </w:r>
            </w:ins>
            <w:ins w:id="884" w:author="野草" w:date="2024-11-07T23:00:36Z">
              <w:r>
                <w:rPr>
                  <w:rFonts w:hint="eastAsia"/>
                  <w:b w:val="0"/>
                  <w:color w:val="000000"/>
                  <w:highlight w:val="none"/>
                  <w:lang w:val="en-US" w:eastAsia="zh-CN"/>
                </w:rPr>
                <w:t>0】</w:t>
              </w:r>
            </w:ins>
          </w:p>
          <w:bookmarkEnd w:id="5"/>
          <w:p w14:paraId="5476254F">
            <w:pPr>
              <w:keepNext w:val="0"/>
              <w:keepLines w:val="0"/>
              <w:widowControl/>
              <w:numPr>
                <w:ilvl w:val="0"/>
                <w:numId w:val="33"/>
                <w:ins w:id="886" w:author="野草" w:date="2024-11-08T08:49:30Z"/>
              </w:numPr>
              <w:suppressLineNumbers w:val="0"/>
              <w:ind w:left="420" w:hanging="420"/>
              <w:rPr>
                <w:ins w:id="887" w:author="野草" w:date="2024-11-08T08:49:16Z"/>
              </w:rPr>
              <w:pPrChange w:id="885" w:author="野草" w:date="2024-11-08T08:49:30Z">
                <w:pPr>
                  <w:pStyle w:val="7"/>
                  <w:keepNext w:val="0"/>
                  <w:keepLines w:val="0"/>
                  <w:widowControl/>
                  <w:suppressLineNumbers w:val="0"/>
                </w:pPr>
              </w:pPrChange>
            </w:pPr>
            <w:del w:id="888" w:author="野草" w:date="2024-11-07T22:59:24Z">
              <w:r>
                <w:rPr>
                  <w:rFonts w:hint="eastAsia"/>
                  <w:lang w:val="en-US" w:eastAsia="zh-CN"/>
                </w:rPr>
                <w:delText xml:space="preserve">In </w:delText>
              </w:r>
            </w:del>
            <w:ins w:id="889" w:author="野草" w:date="2024-11-08T08:49:16Z">
              <w:r>
                <w:rPr/>
                <w:t>In this study, we first identified the measurement routes and collected meteorological data on appropriate dates. After completing the field measurements, we calculated the thermal comfort index, analyzed the spatial and temporal distribution characteristics of temperature, relative humidity, and thermal comfort, and explored the effects of driving factors on these variables. Considering significant fluctuations in weather conditions across different days, we used the average of all measurement days for correlation analysis.</w:t>
              </w:r>
            </w:ins>
          </w:p>
          <w:p w14:paraId="7393DA6C">
            <w:pPr>
              <w:numPr>
                <w:ilvl w:val="0"/>
                <w:numId w:val="33"/>
                <w:ins w:id="891" w:author="野草" w:date="2024-11-08T08:49:30Z"/>
              </w:numPr>
              <w:ind w:left="420" w:leftChars="0" w:hanging="420" w:firstLineChars="0"/>
              <w:rPr>
                <w:ins w:id="892" w:author="野草" w:date="2024-11-08T08:55:10Z"/>
                <w:rFonts w:hint="default"/>
              </w:rPr>
              <w:pPrChange w:id="890" w:author="野草" w:date="2024-11-08T08:49:30Z">
                <w:pPr>
                  <w:pStyle w:val="13"/>
                  <w:numPr>
                    <w:ilvl w:val="0"/>
                    <w:numId w:val="34"/>
                  </w:numPr>
                  <w:ind w:left="425" w:leftChars="0" w:hanging="425" w:firstLineChars="0"/>
                </w:pPr>
              </w:pPrChange>
            </w:pPr>
            <w:ins w:id="893" w:author="野草" w:date="2024-11-08T08:49:16Z">
              <w:r>
                <w:rPr/>
                <w:t>Additionally, we calculated the impact intensity and penetration distance of the park on meteorological variables in the surrounding areas and quantified their correlation with driving factors. All data analyses were conducted in R 4.3.</w:t>
              </w:r>
            </w:ins>
          </w:p>
          <w:p w14:paraId="2912BAFE">
            <w:pPr>
              <w:numPr>
                <w:ilvl w:val="-1"/>
                <w:numId w:val="0"/>
              </w:numPr>
              <w:ind w:left="0" w:leftChars="0" w:firstLine="0" w:firstLineChars="0"/>
              <w:rPr>
                <w:ins w:id="895" w:author="野草" w:date="2024-11-07T23:10:44Z"/>
                <w:rFonts w:hint="default"/>
              </w:rPr>
              <w:pPrChange w:id="894" w:author="野草" w:date="2024-11-08T08:55:12Z">
                <w:pPr>
                  <w:pStyle w:val="13"/>
                  <w:numPr>
                    <w:ilvl w:val="0"/>
                    <w:numId w:val="34"/>
                  </w:numPr>
                  <w:ind w:left="425" w:leftChars="0" w:hanging="425" w:firstLineChars="0"/>
                </w:pPr>
              </w:pPrChange>
            </w:pPr>
          </w:p>
          <w:p w14:paraId="413763D0">
            <w:pPr>
              <w:numPr>
                <w:ilvl w:val="-1"/>
                <w:numId w:val="0"/>
              </w:numPr>
              <w:bidi w:val="0"/>
              <w:ind w:left="0" w:leftChars="0" w:firstLine="0" w:firstLineChars="0"/>
              <w:rPr>
                <w:del w:id="897" w:author="野草" w:date="2024-11-07T22:59:22Z"/>
                <w:rFonts w:hint="eastAsia"/>
                <w:lang w:val="en-US" w:eastAsia="zh-CN"/>
              </w:rPr>
              <w:pPrChange w:id="896" w:author="野草" w:date="2024-11-07T23:07:40Z">
                <w:pPr>
                  <w:numPr>
                    <w:ilvl w:val="0"/>
                    <w:numId w:val="35"/>
                  </w:numPr>
                  <w:bidi w:val="0"/>
                  <w:ind w:left="420" w:leftChars="0" w:hanging="420" w:firstLineChars="0"/>
                </w:pPr>
              </w:pPrChange>
            </w:pPr>
            <w:del w:id="898" w:author="野草" w:date="2024-11-07T22:59:22Z">
              <w:r>
                <w:rPr>
                  <w:rFonts w:hint="eastAsia"/>
                  <w:lang w:val="en-US" w:eastAsia="zh-CN"/>
                </w:rPr>
                <w:delText>this study, we first selected measurement points and conducted meteorological data collection on appropriate dates. Following the field measurements, we calculated the thermal comfort index based on air temperature and relative humidity. We then performed Pearson correlation analysis between meteorological variables (temperature, relative humidity, and Discomfort Index) and environmental variables across streets on all measurement days to examine the impact of environmental factors on meteorological variables. Given the significant day-to-day variations in meteorological variables like temperature and humidity, we used the average values from all measurement days for correlation analysis.</w:delText>
              </w:r>
            </w:del>
          </w:p>
          <w:p w14:paraId="534D9CEA">
            <w:pPr>
              <w:bidi w:val="0"/>
              <w:rPr>
                <w:del w:id="899" w:author="野草" w:date="2024-11-07T22:59:22Z"/>
                <w:rFonts w:hint="eastAsia"/>
                <w:lang w:val="en-US" w:eastAsia="zh-CN"/>
              </w:rPr>
            </w:pPr>
          </w:p>
          <w:p w14:paraId="4A6D7D3B">
            <w:pPr>
              <w:numPr>
                <w:ilvl w:val="-1"/>
                <w:numId w:val="0"/>
              </w:numPr>
              <w:bidi w:val="0"/>
              <w:ind w:left="0" w:leftChars="0" w:firstLine="0" w:firstLineChars="0"/>
              <w:rPr>
                <w:rFonts w:hint="eastAsia"/>
                <w:lang w:val="en-US" w:eastAsia="zh-CN"/>
              </w:rPr>
              <w:pPrChange w:id="900" w:author="野草" w:date="2024-11-07T23:07:40Z">
                <w:pPr>
                  <w:numPr>
                    <w:ilvl w:val="0"/>
                    <w:numId w:val="35"/>
                  </w:numPr>
                  <w:bidi w:val="0"/>
                  <w:ind w:left="420" w:leftChars="0" w:hanging="420" w:firstLineChars="0"/>
                </w:pPr>
              </w:pPrChange>
            </w:pPr>
            <w:del w:id="901" w:author="野草" w:date="2024-11-07T22:59:22Z">
              <w:r>
                <w:rPr>
                  <w:rFonts w:hint="eastAsia"/>
                  <w:lang w:val="en-US" w:eastAsia="zh-CN"/>
                </w:rPr>
                <w:delText>Additionally, we calculated the penetration distance and intensity of the park's influence on surrounding meteorological variables and quantified their correlation with environmental variables. All data analyses were conducted in R version 4.3.</w:delText>
              </w:r>
            </w:del>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902" w:author="野草" w:date="2024-11-07T23:00:41Z">
              <w:tcPr>
                <w:tcW w:w="3440" w:type="dxa"/>
                <w:tcBorders>
                  <w:top w:val="single" w:color="auto" w:sz="4" w:space="0"/>
                  <w:left w:val="single" w:color="F2BA02" w:sz="4" w:space="0"/>
                  <w:bottom w:val="single" w:color="auto" w:sz="4" w:space="0"/>
                  <w:right w:val="single" w:color="auto" w:sz="4" w:space="0"/>
                </w:tcBorders>
                <w:shd w:val="clear" w:color="auto" w:fill="auto"/>
              </w:tcPr>
            </w:tcPrChange>
          </w:tcPr>
          <w:p w14:paraId="1F12F435">
            <w:pPr>
              <w:numPr>
                <w:ilvl w:val="-1"/>
                <w:numId w:val="0"/>
              </w:numPr>
              <w:ind w:left="0" w:leftChars="0" w:firstLine="0" w:firstLineChars="0"/>
              <w:jc w:val="left"/>
              <w:rPr>
                <w:ins w:id="903" w:author="野草" w:date="2024-11-08T08:54:36Z"/>
                <w:rFonts w:hint="default"/>
              </w:rPr>
            </w:pPr>
            <w:ins w:id="904" w:author="野草" w:date="2024-11-08T08:54:36Z">
              <w:bookmarkStart w:id="6" w:name="OLE_LINK14"/>
              <w:bookmarkStart w:id="7" w:name="OLE_LINK13"/>
              <w:r>
                <w:rPr>
                  <w:rFonts w:hint="eastAsia"/>
                  <w:b w:val="0"/>
                  <w:color w:val="000000"/>
                  <w:highlight w:val="none"/>
                  <w:lang w:val="en-US" w:eastAsia="zh-CN"/>
                </w:rPr>
                <w:t>【up2024 1108 08:50】</w:t>
              </w:r>
            </w:ins>
          </w:p>
          <w:p w14:paraId="0D17A5E7">
            <w:pPr>
              <w:pStyle w:val="13"/>
              <w:keepNext w:val="0"/>
              <w:keepLines w:val="0"/>
              <w:widowControl/>
              <w:numPr>
                <w:ilvl w:val="0"/>
                <w:numId w:val="36"/>
                <w:ins w:id="906" w:author="野草" w:date="2024-11-08T08:49:04Z"/>
              </w:numPr>
              <w:suppressLineNumbers w:val="0"/>
              <w:ind w:left="425" w:hanging="425"/>
              <w:rPr>
                <w:ins w:id="907" w:author="野草" w:date="2024-11-08T08:48:55Z"/>
              </w:rPr>
              <w:pPrChange w:id="905" w:author="野草" w:date="2024-11-08T08:49:04Z">
                <w:pPr>
                  <w:pStyle w:val="7"/>
                  <w:keepNext w:val="0"/>
                  <w:keepLines w:val="0"/>
                  <w:widowControl/>
                  <w:suppressLineNumbers w:val="0"/>
                </w:pPr>
              </w:pPrChange>
            </w:pPr>
            <w:ins w:id="908" w:author="野草" w:date="2024-11-08T08:48:55Z">
              <w:r>
                <w:rPr/>
                <w:t>在本研究中，我们首先确定了测量路线，并在适当的日期采集气象数据。完成实地测量后，我们计算了热舒适度指数，分析了气温、相对湿度和热舒适度的时空分布特征，探讨了驱动因素对这些变量的影响。考虑到天气状况在不同日期间存在显著波动，我们采用所有测量日的均值进行相关性分析。</w:t>
              </w:r>
            </w:ins>
          </w:p>
          <w:p w14:paraId="0A6A9EC1">
            <w:pPr>
              <w:pStyle w:val="13"/>
              <w:keepNext w:val="0"/>
              <w:keepLines w:val="0"/>
              <w:widowControl/>
              <w:numPr>
                <w:ilvl w:val="0"/>
                <w:numId w:val="36"/>
                <w:ins w:id="910" w:author="野草" w:date="2024-11-08T08:49:04Z"/>
              </w:numPr>
              <w:suppressLineNumbers w:val="0"/>
              <w:ind w:left="425" w:hanging="425"/>
              <w:rPr>
                <w:ins w:id="911" w:author="野草" w:date="2024-11-08T08:48:55Z"/>
              </w:rPr>
              <w:pPrChange w:id="909" w:author="野草" w:date="2024-11-08T08:49:04Z">
                <w:pPr>
                  <w:pStyle w:val="7"/>
                  <w:keepNext w:val="0"/>
                  <w:keepLines w:val="0"/>
                  <w:widowControl/>
                  <w:suppressLineNumbers w:val="0"/>
                </w:pPr>
              </w:pPrChange>
            </w:pPr>
            <w:ins w:id="912" w:author="野草" w:date="2024-11-08T08:48:55Z">
              <w:r>
                <w:rPr/>
                <w:t>此外，我们还计算了公园对周边区域气象变量的影响强度和渗透距离，并量化了其与驱动因素的相关性。所有数据分析均在 R 4.3 中完成。</w:t>
              </w:r>
            </w:ins>
          </w:p>
          <w:p w14:paraId="56317C26">
            <w:pPr>
              <w:pStyle w:val="13"/>
              <w:numPr>
                <w:ilvl w:val="-1"/>
                <w:numId w:val="0"/>
              </w:numPr>
              <w:ind w:left="0" w:leftChars="0" w:firstLine="0" w:firstLineChars="0"/>
              <w:rPr>
                <w:ins w:id="914" w:author="野草" w:date="2024-11-07T23:10:37Z"/>
                <w:rFonts w:hint="default"/>
              </w:rPr>
              <w:pPrChange w:id="913" w:author="野草" w:date="2024-11-08T08:48:57Z">
                <w:pPr>
                  <w:numPr>
                    <w:ilvl w:val="0"/>
                    <w:numId w:val="35"/>
                  </w:numPr>
                  <w:ind w:left="420" w:leftChars="0" w:hanging="420" w:firstLineChars="0"/>
                </w:pPr>
              </w:pPrChange>
            </w:pPr>
          </w:p>
          <w:bookmarkEnd w:id="6"/>
          <w:p w14:paraId="25AB2995">
            <w:pPr>
              <w:pStyle w:val="13"/>
              <w:numPr>
                <w:ilvl w:val="-1"/>
                <w:numId w:val="0"/>
              </w:numPr>
              <w:ind w:left="0" w:leftChars="0" w:firstLine="0" w:firstLineChars="0"/>
              <w:rPr>
                <w:ins w:id="916" w:author="野草" w:date="2024-11-07T23:10:37Z"/>
                <w:rFonts w:hint="default"/>
              </w:rPr>
              <w:pPrChange w:id="915" w:author="野草" w:date="2024-11-07T23:10:59Z">
                <w:pPr>
                  <w:numPr>
                    <w:ilvl w:val="0"/>
                    <w:numId w:val="35"/>
                  </w:numPr>
                  <w:ind w:left="420" w:leftChars="0" w:hanging="420" w:firstLineChars="0"/>
                </w:pPr>
              </w:pPrChange>
            </w:pPr>
          </w:p>
          <w:p w14:paraId="59319D5E">
            <w:pPr>
              <w:numPr>
                <w:ilvl w:val="-1"/>
                <w:numId w:val="0"/>
              </w:numPr>
              <w:ind w:left="0" w:leftChars="0" w:firstLine="0" w:firstLineChars="0"/>
              <w:rPr>
                <w:ins w:id="918" w:author="野草" w:date="2024-11-07T22:59:15Z"/>
                <w:rFonts w:hint="default"/>
                <w:b w:val="0"/>
                <w:color w:val="000000"/>
              </w:rPr>
              <w:pPrChange w:id="917" w:author="野草" w:date="2024-11-07T22:59:29Z">
                <w:pPr>
                  <w:numPr>
                    <w:ilvl w:val="0"/>
                    <w:numId w:val="35"/>
                  </w:numPr>
                  <w:ind w:left="420" w:leftChars="0" w:hanging="420" w:firstLineChars="0"/>
                </w:pPr>
              </w:pPrChange>
            </w:pPr>
          </w:p>
          <w:p w14:paraId="4375C593">
            <w:pPr>
              <w:numPr>
                <w:ilvl w:val="-1"/>
                <w:numId w:val="0"/>
              </w:numPr>
              <w:ind w:left="0" w:leftChars="0" w:firstLine="0" w:firstLineChars="0"/>
              <w:rPr>
                <w:del w:id="920" w:author="野草" w:date="2024-11-07T22:59:15Z"/>
                <w:rFonts w:hint="default"/>
                <w:b w:val="0"/>
                <w:color w:val="000000"/>
              </w:rPr>
              <w:pPrChange w:id="919" w:author="野草" w:date="2024-11-07T22:59:40Z">
                <w:pPr>
                  <w:numPr>
                    <w:ilvl w:val="0"/>
                    <w:numId w:val="35"/>
                  </w:numPr>
                  <w:ind w:left="420" w:leftChars="0" w:hanging="420" w:firstLineChars="0"/>
                </w:pPr>
              </w:pPrChange>
            </w:pPr>
            <w:del w:id="921" w:author="野草" w:date="2024-11-07T22:59:15Z">
              <w:r>
                <w:rPr>
                  <w:rFonts w:hint="default"/>
                  <w:b w:val="0"/>
                  <w:color w:val="000000"/>
                </w:rPr>
                <w:delText>在本研究中，我们首先选定了测量点，并在合适的日期进行气象数据的测量。在完成实地测量后，我们基于气温和相对湿度计算了热舒适度指数，并对所有测量日中各街道的气象变量</w:delText>
              </w:r>
            </w:del>
            <w:del w:id="922" w:author="野草" w:date="2024-11-07T22:59:15Z">
              <w:r>
                <w:rPr>
                  <w:rFonts w:hint="default"/>
                  <w:b w:val="0"/>
                  <w:color w:val="000000"/>
                  <w:lang w:val="en-US"/>
                </w:rPr>
                <w:delText>（气温、相对湿度和不适指数）与环境变量进行了皮尔逊相关分析</w:delText>
              </w:r>
            </w:del>
            <w:del w:id="923" w:author="野草" w:date="2024-11-07T22:59:15Z">
              <w:r>
                <w:rPr>
                  <w:rFonts w:hint="default"/>
                  <w:b w:val="0"/>
                  <w:color w:val="000000"/>
                </w:rPr>
                <w:delText>，以探讨环境因素对气象变量的影响。鉴于气温和相对湿度等气象变量在不同日期间存在显著变化，我们采用所有测量日的均值进行相关分析。</w:delText>
              </w:r>
            </w:del>
          </w:p>
          <w:p w14:paraId="47307C74">
            <w:pPr>
              <w:numPr>
                <w:ilvl w:val="0"/>
                <w:numId w:val="0"/>
              </w:numPr>
              <w:ind w:leftChars="0"/>
              <w:rPr>
                <w:del w:id="924" w:author="野草" w:date="2024-11-07T22:59:15Z"/>
                <w:rFonts w:hint="default"/>
                <w:b w:val="0"/>
                <w:color w:val="000000"/>
              </w:rPr>
            </w:pPr>
          </w:p>
          <w:p w14:paraId="7C4E4176">
            <w:pPr>
              <w:numPr>
                <w:ilvl w:val="-1"/>
                <w:numId w:val="0"/>
              </w:numPr>
              <w:ind w:left="0" w:leftChars="0" w:firstLine="0" w:firstLineChars="0"/>
              <w:rPr>
                <w:b w:val="0"/>
                <w:color w:val="000000"/>
              </w:rPr>
              <w:pPrChange w:id="925" w:author="野草" w:date="2024-11-07T22:59:40Z">
                <w:pPr>
                  <w:numPr>
                    <w:ilvl w:val="0"/>
                    <w:numId w:val="35"/>
                  </w:numPr>
                  <w:ind w:left="420" w:leftChars="0" w:hanging="420" w:firstLineChars="0"/>
                </w:pPr>
              </w:pPrChange>
            </w:pPr>
            <w:del w:id="926" w:author="野草" w:date="2024-11-07T22:59:15Z">
              <w:r>
                <w:rPr>
                  <w:rFonts w:hint="default"/>
                  <w:b w:val="0"/>
                  <w:color w:val="000000"/>
                </w:rPr>
                <w:delText>此外，我们还计算了公园对周边环境气象变量的渗透距离和影响强度，并量化其与</w:delText>
              </w:r>
            </w:del>
            <w:del w:id="927" w:author="野草" w:date="2024-11-07T22:59:15Z">
              <w:r>
                <w:rPr>
                  <w:rFonts w:hint="default"/>
                  <w:b w:val="0"/>
                  <w:color w:val="000000"/>
                  <w:lang w:val="en-US"/>
                </w:rPr>
                <w:delText>环境变量</w:delText>
              </w:r>
            </w:del>
            <w:del w:id="928" w:author="野草" w:date="2024-11-07T22:59:15Z">
              <w:r>
                <w:rPr>
                  <w:rFonts w:hint="default"/>
                  <w:b w:val="0"/>
                  <w:color w:val="000000"/>
                </w:rPr>
                <w:delText>的相关性。所有数据分析均在 R 4.3 中完成。</w:delText>
              </w:r>
              <w:bookmarkEnd w:id="7"/>
            </w:del>
          </w:p>
        </w:tc>
      </w:tr>
      <w:tr w14:paraId="3D28D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929" w:author="野草" w:date="2024-11-07T23:00:4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930" w:author="野草" w:date="2024-11-07T23:00:45Z">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
            </w:tcPrChange>
          </w:tcPr>
          <w:p w14:paraId="4D95212B">
            <w:pPr>
              <w:pStyle w:val="4"/>
              <w:bidi w:val="0"/>
              <w:rPr>
                <w:rFonts w:hint="default"/>
                <w:lang w:val="en-US" w:eastAsia="zh-CN"/>
              </w:rPr>
            </w:pPr>
            <w:r>
              <w:rPr>
                <w:rFonts w:hint="eastAsia"/>
                <w:lang w:val="en-US" w:eastAsia="zh-CN"/>
              </w:rPr>
              <w:t>2.1 Study area</w:t>
            </w:r>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931" w:author="野草" w:date="2024-11-07T23:00:45Z">
              <w:tcPr>
                <w:tcW w:w="3440" w:type="dxa"/>
                <w:tcBorders>
                  <w:top w:val="single" w:color="auto" w:sz="4" w:space="0"/>
                  <w:left w:val="single" w:color="F2BA02" w:sz="4" w:space="0"/>
                  <w:bottom w:val="single" w:color="auto" w:sz="4" w:space="0"/>
                  <w:right w:val="single" w:color="auto" w:sz="4" w:space="0"/>
                </w:tcBorders>
                <w:shd w:val="clear" w:color="auto" w:fill="auto"/>
              </w:tcPr>
            </w:tcPrChange>
          </w:tcPr>
          <w:p w14:paraId="36ABBAF9">
            <w:pPr>
              <w:numPr>
                <w:ilvl w:val="0"/>
                <w:numId w:val="0"/>
              </w:numPr>
              <w:ind w:leftChars="0"/>
              <w:rPr>
                <w:b w:val="0"/>
                <w:color w:val="000000"/>
              </w:rPr>
            </w:pPr>
          </w:p>
        </w:tc>
      </w:tr>
      <w:tr w14:paraId="256C2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932" w:author="野草" w:date="2024-11-08T08:54:5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vAlign w:val="top"/>
            <w:tcPrChange w:id="933" w:author="野草" w:date="2024-11-08T08:54:51Z">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vAlign w:val="top"/>
              </w:tcPr>
            </w:tcPrChange>
          </w:tcPr>
          <w:p w14:paraId="2A024FF6">
            <w:pPr>
              <w:numPr>
                <w:ilvl w:val="-1"/>
                <w:numId w:val="0"/>
              </w:numPr>
              <w:ind w:left="0" w:leftChars="0" w:firstLine="0" w:firstLineChars="0"/>
              <w:jc w:val="left"/>
              <w:rPr>
                <w:ins w:id="934" w:author="野草" w:date="2024-11-08T08:54:39Z"/>
                <w:rFonts w:hint="default"/>
              </w:rPr>
            </w:pPr>
            <w:ins w:id="935" w:author="野草" w:date="2024-11-08T08:54:39Z">
              <w:bookmarkStart w:id="8" w:name="OLE_LINK16"/>
              <w:r>
                <w:rPr>
                  <w:rFonts w:hint="eastAsia"/>
                  <w:b w:val="0"/>
                  <w:color w:val="000000"/>
                  <w:highlight w:val="none"/>
                  <w:lang w:val="en-US" w:eastAsia="zh-CN"/>
                </w:rPr>
                <w:t>【up2024 1108 08:5</w:t>
              </w:r>
            </w:ins>
            <w:ins w:id="936" w:author="野草" w:date="2024-11-08T08:54:41Z">
              <w:r>
                <w:rPr>
                  <w:rFonts w:hint="eastAsia"/>
                  <w:b w:val="0"/>
                  <w:color w:val="000000"/>
                  <w:highlight w:val="none"/>
                  <w:lang w:val="en-US" w:eastAsia="zh-CN"/>
                </w:rPr>
                <w:t>5</w:t>
              </w:r>
            </w:ins>
            <w:ins w:id="937" w:author="野草" w:date="2024-11-08T08:54:39Z">
              <w:r>
                <w:rPr>
                  <w:rFonts w:hint="eastAsia"/>
                  <w:b w:val="0"/>
                  <w:color w:val="000000"/>
                  <w:highlight w:val="none"/>
                  <w:lang w:val="en-US" w:eastAsia="zh-CN"/>
                </w:rPr>
                <w:t>】</w:t>
              </w:r>
            </w:ins>
          </w:p>
          <w:bookmarkEnd w:id="8"/>
          <w:p w14:paraId="6253314D">
            <w:pPr>
              <w:numPr>
                <w:ilvl w:val="-1"/>
                <w:numId w:val="0"/>
              </w:numPr>
              <w:ind w:left="0" w:leftChars="0" w:firstLine="0" w:firstLineChars="0"/>
              <w:rPr>
                <w:del w:id="939" w:author="野草" w:date="2024-11-07T23:15:53Z"/>
                <w:rFonts w:hint="eastAsia"/>
                <w:b w:val="0"/>
                <w:color w:val="000000"/>
                <w:lang w:val="en-US" w:eastAsia="zh-CN"/>
              </w:rPr>
              <w:pPrChange w:id="938" w:author="野草" w:date="2024-11-07T23:15:35Z">
                <w:pPr>
                  <w:numPr>
                    <w:ilvl w:val="0"/>
                    <w:numId w:val="37"/>
                  </w:numPr>
                  <w:ind w:left="420" w:leftChars="0" w:hanging="420" w:firstLineChars="0"/>
                </w:pPr>
              </w:pPrChange>
            </w:pPr>
            <w:del w:id="940" w:author="野草" w:date="2024-11-07T23:15:53Z">
              <w:r>
                <w:rPr>
                  <w:rFonts w:hint="eastAsia"/>
                  <w:b w:val="0"/>
                  <w:color w:val="000000"/>
                  <w:lang w:val="en-US" w:eastAsia="zh-CN"/>
                </w:rPr>
                <w:delText>【up2024 1105 21:09】</w:delText>
              </w:r>
            </w:del>
          </w:p>
          <w:p w14:paraId="3EE51C1C">
            <w:pPr>
              <w:numPr>
                <w:ilvl w:val="-1"/>
                <w:numId w:val="0"/>
              </w:numPr>
              <w:ind w:left="0" w:leftChars="0" w:firstLine="0" w:firstLineChars="0"/>
              <w:rPr>
                <w:del w:id="942" w:author="野草" w:date="2024-11-07T23:14:02Z"/>
                <w:rFonts w:hint="eastAsia"/>
                <w:b w:val="0"/>
                <w:color w:val="000000"/>
                <w:vertAlign w:val="baseline"/>
                <w:lang w:val="en-US" w:eastAsia="zh-CN"/>
              </w:rPr>
              <w:pPrChange w:id="941" w:author="野草" w:date="2024-11-07T23:15:35Z">
                <w:pPr>
                  <w:numPr>
                    <w:ilvl w:val="0"/>
                    <w:numId w:val="38"/>
                  </w:numPr>
                  <w:ind w:left="420" w:leftChars="0" w:hanging="420" w:firstLineChars="0"/>
                </w:pPr>
              </w:pPrChange>
            </w:pPr>
            <w:del w:id="943" w:author="野草" w:date="2024-11-07T23:14:04Z">
              <w:r>
                <w:rPr>
                  <w:rFonts w:hint="eastAsia"/>
                  <w:b w:val="0"/>
                  <w:color w:val="000000"/>
                  <w:vertAlign w:val="baseline"/>
                  <w:lang w:val="en-US" w:eastAsia="zh-CN"/>
                </w:rPr>
                <w:delText>Ch</w:delText>
              </w:r>
            </w:del>
            <w:del w:id="944" w:author="野草" w:date="2024-11-07T23:14:02Z">
              <w:r>
                <w:rPr>
                  <w:rFonts w:hint="eastAsia"/>
                  <w:b w:val="0"/>
                  <w:color w:val="000000"/>
                  <w:vertAlign w:val="baseline"/>
                  <w:lang w:val="en-US" w:eastAsia="zh-CN"/>
                </w:rPr>
                <w:delText>ongqing is a megacity located in southwestern China, positioned in the upper reaches of the Yangtze River basin. Over the past two decades, its urban population has surged from 6 million in 2000 to 10 million in 2020.</w:delText>
              </w:r>
            </w:del>
          </w:p>
          <w:p w14:paraId="25DAC838">
            <w:pPr>
              <w:numPr>
                <w:ilvl w:val="-1"/>
                <w:numId w:val="0"/>
              </w:numPr>
              <w:ind w:left="0" w:leftChars="0" w:firstLine="0"/>
              <w:rPr>
                <w:del w:id="946" w:author="野草" w:date="2024-11-07T23:14:02Z"/>
                <w:rFonts w:hint="eastAsia"/>
                <w:b w:val="0"/>
                <w:color w:val="000000"/>
                <w:vertAlign w:val="baseline"/>
                <w:lang w:val="en-US" w:eastAsia="zh-CN"/>
              </w:rPr>
              <w:pPrChange w:id="945" w:author="野草" w:date="2024-11-07T23:15:35Z">
                <w:pPr>
                  <w:numPr>
                    <w:ilvl w:val="0"/>
                    <w:numId w:val="0"/>
                  </w:numPr>
                  <w:ind w:leftChars="0"/>
                </w:pPr>
              </w:pPrChange>
            </w:pPr>
          </w:p>
          <w:p w14:paraId="715D06D9">
            <w:pPr>
              <w:numPr>
                <w:ilvl w:val="-1"/>
                <w:numId w:val="0"/>
              </w:numPr>
              <w:ind w:left="0" w:leftChars="0" w:firstLine="0" w:firstLineChars="0"/>
              <w:rPr>
                <w:del w:id="948" w:author="野草" w:date="2024-11-07T23:14:02Z"/>
                <w:rFonts w:hint="eastAsia"/>
                <w:b w:val="0"/>
                <w:color w:val="000000"/>
                <w:vertAlign w:val="baseline"/>
                <w:lang w:val="en-US" w:eastAsia="zh-CN"/>
              </w:rPr>
              <w:pPrChange w:id="947" w:author="野草" w:date="2024-11-07T23:15:35Z">
                <w:pPr>
                  <w:numPr>
                    <w:ilvl w:val="0"/>
                    <w:numId w:val="38"/>
                  </w:numPr>
                  <w:ind w:left="420" w:leftChars="0" w:hanging="420" w:firstLineChars="0"/>
                </w:pPr>
              </w:pPrChange>
            </w:pPr>
            <w:del w:id="949" w:author="野草" w:date="2024-11-07T23:14:02Z">
              <w:r>
                <w:rPr>
                  <w:rFonts w:hint="eastAsia"/>
                  <w:b w:val="0"/>
                  <w:color w:val="000000"/>
                  <w:vertAlign w:val="baseline"/>
                  <w:lang w:val="en-US" w:eastAsia="zh-CN"/>
                </w:rPr>
                <w:delText>The city experiences a subtropical monsoon climate, with winter primarily occurring from December to January, characterized by cold and damp conditions. The summer season lasts from May to September, during which high temperatures are common. Each year, Chongqing can experience up to 40 extremely hot days with temperatures exceeding 35°C and the maximum temperature can reach 43°C.</w:delText>
              </w:r>
            </w:del>
          </w:p>
          <w:p w14:paraId="1125E4E7">
            <w:pPr>
              <w:numPr>
                <w:ilvl w:val="-1"/>
                <w:numId w:val="0"/>
              </w:numPr>
              <w:ind w:left="0" w:leftChars="0" w:firstLine="0"/>
              <w:rPr>
                <w:del w:id="951" w:author="野草" w:date="2024-11-07T23:14:02Z"/>
                <w:rFonts w:hint="eastAsia"/>
                <w:b w:val="0"/>
                <w:color w:val="000000"/>
                <w:vertAlign w:val="baseline"/>
                <w:lang w:val="en-US" w:eastAsia="zh-CN"/>
              </w:rPr>
              <w:pPrChange w:id="950" w:author="野草" w:date="2024-11-07T23:15:35Z">
                <w:pPr>
                  <w:numPr>
                    <w:ilvl w:val="0"/>
                    <w:numId w:val="0"/>
                  </w:numPr>
                  <w:ind w:leftChars="0"/>
                </w:pPr>
              </w:pPrChange>
            </w:pPr>
          </w:p>
          <w:p w14:paraId="5E5D3940">
            <w:pPr>
              <w:numPr>
                <w:ilvl w:val="-1"/>
                <w:numId w:val="0"/>
              </w:numPr>
              <w:ind w:left="0" w:leftChars="0" w:firstLine="0" w:firstLineChars="0"/>
              <w:rPr>
                <w:del w:id="953" w:author="野草" w:date="2024-11-07T23:14:02Z"/>
                <w:rFonts w:hint="eastAsia"/>
                <w:b w:val="0"/>
                <w:color w:val="000000"/>
                <w:vertAlign w:val="baseline"/>
                <w:lang w:val="en-US" w:eastAsia="zh-CN"/>
              </w:rPr>
              <w:pPrChange w:id="952" w:author="野草" w:date="2024-11-07T23:15:35Z">
                <w:pPr>
                  <w:numPr>
                    <w:ilvl w:val="0"/>
                    <w:numId w:val="38"/>
                  </w:numPr>
                  <w:ind w:left="420" w:leftChars="0" w:hanging="420" w:firstLineChars="0"/>
                </w:pPr>
              </w:pPrChange>
            </w:pPr>
            <w:del w:id="954" w:author="野草" w:date="2024-11-07T23:14:02Z">
              <w:r>
                <w:rPr>
                  <w:rFonts w:hint="eastAsia"/>
                  <w:b w:val="0"/>
                  <w:color w:val="000000"/>
                  <w:vertAlign w:val="baseline"/>
                  <w:lang w:val="en-US" w:eastAsia="zh-CN"/>
                </w:rPr>
                <w:delText>Chongqing Central Park, located in the northern part of the metropolitan area, spans approximately 1.6 square kilometers and has a rectangular layout, extending about 2 kilometers from north to south and 0.8 kilometers from east to west, making it the largest urban park in the city. The park is primarily surrounded by newly constructed residential and commercial buildings, including high-rise buildings, low-rise apartment blocks, and villas.</w:delText>
              </w:r>
            </w:del>
          </w:p>
          <w:p w14:paraId="394FE8A1">
            <w:pPr>
              <w:numPr>
                <w:ilvl w:val="-1"/>
                <w:numId w:val="0"/>
              </w:numPr>
              <w:ind w:left="0" w:leftChars="0" w:firstLine="0"/>
              <w:rPr>
                <w:del w:id="956" w:author="野草" w:date="2024-11-07T23:14:02Z"/>
                <w:rFonts w:hint="eastAsia"/>
                <w:b w:val="0"/>
                <w:color w:val="000000"/>
                <w:vertAlign w:val="baseline"/>
                <w:lang w:val="en-US" w:eastAsia="zh-CN"/>
              </w:rPr>
              <w:pPrChange w:id="955" w:author="野草" w:date="2024-11-07T23:15:35Z">
                <w:pPr>
                  <w:numPr>
                    <w:ilvl w:val="0"/>
                    <w:numId w:val="0"/>
                  </w:numPr>
                  <w:ind w:leftChars="0"/>
                </w:pPr>
              </w:pPrChange>
            </w:pPr>
          </w:p>
          <w:p w14:paraId="238C8A4C">
            <w:pPr>
              <w:numPr>
                <w:ilvl w:val="-1"/>
                <w:numId w:val="0"/>
              </w:numPr>
              <w:ind w:left="0" w:leftChars="0" w:firstLine="0" w:firstLineChars="0"/>
              <w:rPr>
                <w:del w:id="958" w:author="野草" w:date="2024-11-07T23:14:02Z"/>
                <w:rFonts w:hint="eastAsia"/>
                <w:b w:val="0"/>
                <w:color w:val="000000"/>
                <w:vertAlign w:val="baseline"/>
                <w:lang w:val="en-US" w:eastAsia="zh-CN"/>
              </w:rPr>
              <w:pPrChange w:id="957" w:author="野草" w:date="2024-11-07T23:15:35Z">
                <w:pPr>
                  <w:numPr>
                    <w:ilvl w:val="0"/>
                    <w:numId w:val="38"/>
                  </w:numPr>
                  <w:ind w:left="420" w:leftChars="0" w:hanging="420" w:firstLineChars="0"/>
                </w:pPr>
              </w:pPrChange>
            </w:pPr>
            <w:del w:id="959" w:author="野草" w:date="2024-11-07T23:14:02Z">
              <w:r>
                <w:rPr>
                  <w:rFonts w:hint="eastAsia"/>
                  <w:b w:val="0"/>
                  <w:color w:val="000000"/>
                  <w:vertAlign w:val="baseline"/>
                  <w:lang w:val="en-US" w:eastAsia="zh-CN"/>
                </w:rPr>
                <w:delText>As this area is a newly developed urban zone, pedestrian and vehicle traffic remains relatively low, allowing us to consider the impact of human activity on the thermal environment as negligible.</w:delText>
              </w:r>
            </w:del>
          </w:p>
          <w:p w14:paraId="2273668F">
            <w:pPr>
              <w:numPr>
                <w:ilvl w:val="-1"/>
                <w:numId w:val="0"/>
              </w:numPr>
              <w:ind w:left="0" w:leftChars="0" w:firstLine="0"/>
              <w:rPr>
                <w:del w:id="961" w:author="野草" w:date="2024-11-07T23:14:02Z"/>
                <w:rFonts w:hint="eastAsia"/>
                <w:b w:val="0"/>
                <w:color w:val="000000"/>
                <w:vertAlign w:val="baseline"/>
                <w:lang w:val="en-US" w:eastAsia="zh-CN"/>
              </w:rPr>
              <w:pPrChange w:id="960" w:author="野草" w:date="2024-11-07T23:15:35Z">
                <w:pPr>
                  <w:numPr>
                    <w:ilvl w:val="0"/>
                    <w:numId w:val="0"/>
                  </w:numPr>
                  <w:ind w:leftChars="0"/>
                </w:pPr>
              </w:pPrChange>
            </w:pPr>
          </w:p>
          <w:p w14:paraId="29FA7AEA">
            <w:pPr>
              <w:numPr>
                <w:ilvl w:val="-1"/>
                <w:numId w:val="0"/>
              </w:numPr>
              <w:ind w:left="0" w:leftChars="0" w:firstLine="0" w:firstLineChars="0"/>
              <w:rPr>
                <w:rFonts w:hint="eastAsia"/>
                <w:b w:val="0"/>
                <w:color w:val="000000"/>
                <w:vertAlign w:val="baseline"/>
                <w:lang w:val="en-US" w:eastAsia="zh-CN"/>
              </w:rPr>
              <w:pPrChange w:id="962" w:author="野草" w:date="2024-11-07T23:15:35Z">
                <w:pPr>
                  <w:numPr>
                    <w:ilvl w:val="0"/>
                    <w:numId w:val="38"/>
                  </w:numPr>
                  <w:ind w:left="420" w:leftChars="0" w:hanging="420" w:firstLineChars="0"/>
                </w:pPr>
              </w:pPrChange>
            </w:pPr>
            <w:del w:id="963" w:author="野草" w:date="2024-11-07T23:14:02Z">
              <w:r>
                <w:rPr>
                  <w:rFonts w:hint="eastAsia"/>
                  <w:b w:val="0"/>
                  <w:color w:val="000000"/>
                  <w:vertAlign w:val="baseline"/>
                  <w:lang w:val="en-US" w:eastAsia="zh-CN"/>
                </w:rPr>
                <w:delText>This study will conduct field measurements to assess the impact of Chongqing Central Park on the thermal environment of its surrounding areas, focusing on temperature, relative humidity, and a thermal comfort index.</w:delText>
              </w:r>
            </w:del>
          </w:p>
          <w:p w14:paraId="4EEEA270">
            <w:pPr>
              <w:numPr>
                <w:ilvl w:val="0"/>
                <w:numId w:val="39"/>
                <w:ins w:id="965" w:author="野草" w:date="2024-11-08T08:53:59Z"/>
              </w:numPr>
              <w:ind w:left="420" w:leftChars="0" w:hanging="420" w:firstLineChars="0"/>
              <w:rPr>
                <w:ins w:id="966" w:author="野草" w:date="2024-11-08T08:53:37Z"/>
                <w:rFonts w:hint="eastAsia"/>
                <w:lang w:val="en-US" w:eastAsia="zh-CN"/>
              </w:rPr>
              <w:pPrChange w:id="964" w:author="野草" w:date="2024-11-08T08:53:59Z">
                <w:pPr>
                  <w:pStyle w:val="13"/>
                  <w:numPr>
                    <w:ilvl w:val="-1"/>
                    <w:numId w:val="0"/>
                  </w:numPr>
                  <w:ind w:left="0" w:leftChars="0" w:firstLine="0" w:firstLineChars="0"/>
                </w:pPr>
              </w:pPrChange>
            </w:pPr>
            <w:ins w:id="967" w:author="野草" w:date="2024-11-08T08:53:37Z">
              <w:r>
                <w:rPr>
                  <w:rFonts w:hint="eastAsia"/>
                  <w:lang w:val="en-US" w:eastAsia="zh-CN"/>
                </w:rPr>
                <w:t>Chongqing, located in the upper reaches of the Yangtze River in southwestern China, is a major metropolis. Over the past two decades, Chongqing's urban population has grown rapidly, from 6 million in 2000 to 10 million in 2020.</w:t>
              </w:r>
            </w:ins>
          </w:p>
          <w:p w14:paraId="42723443">
            <w:pPr>
              <w:numPr>
                <w:ilvl w:val="0"/>
                <w:numId w:val="39"/>
                <w:ins w:id="969" w:author="野草" w:date="2024-11-08T08:53:59Z"/>
              </w:numPr>
              <w:ind w:left="420" w:leftChars="0" w:hanging="420" w:firstLineChars="0"/>
              <w:rPr>
                <w:ins w:id="970" w:author="野草" w:date="2024-11-08T08:53:37Z"/>
                <w:rFonts w:hint="eastAsia"/>
                <w:lang w:val="en-US" w:eastAsia="zh-CN"/>
              </w:rPr>
              <w:pPrChange w:id="968" w:author="野草" w:date="2024-11-08T08:53:59Z">
                <w:pPr>
                  <w:pStyle w:val="13"/>
                  <w:numPr>
                    <w:ilvl w:val="-1"/>
                    <w:numId w:val="0"/>
                  </w:numPr>
                  <w:ind w:left="0" w:leftChars="0" w:firstLine="0" w:firstLineChars="0"/>
                </w:pPr>
              </w:pPrChange>
            </w:pPr>
            <w:ins w:id="971" w:author="野草" w:date="2024-11-08T08:53:37Z">
              <w:r>
                <w:rPr>
                  <w:rFonts w:hint="eastAsia"/>
                  <w:lang w:val="en-US" w:eastAsia="zh-CN"/>
                </w:rPr>
                <w:t>Chongqing has a subtropical monsoon climate, with a cold and damp winter from December to January and a hot summer from May to September. Days with temperatures exceeding 35°C can reach up to 40 annually, with peak temperatures reaching 43°C.</w:t>
              </w:r>
            </w:ins>
          </w:p>
          <w:p w14:paraId="265E426E">
            <w:pPr>
              <w:numPr>
                <w:ilvl w:val="0"/>
                <w:numId w:val="39"/>
                <w:ins w:id="973" w:author="野草" w:date="2024-11-08T08:54:00Z"/>
              </w:numPr>
              <w:ind w:left="420" w:leftChars="0" w:hanging="420" w:firstLineChars="0"/>
              <w:rPr>
                <w:ins w:id="974" w:author="野草" w:date="2024-11-08T08:53:37Z"/>
                <w:rFonts w:hint="eastAsia"/>
                <w:lang w:val="en-US" w:eastAsia="zh-CN"/>
              </w:rPr>
              <w:pPrChange w:id="972" w:author="野草" w:date="2024-11-08T08:54:00Z">
                <w:pPr>
                  <w:pStyle w:val="13"/>
                  <w:numPr>
                    <w:ilvl w:val="-1"/>
                    <w:numId w:val="0"/>
                  </w:numPr>
                  <w:ind w:left="0" w:leftChars="0" w:firstLine="0" w:firstLineChars="0"/>
                </w:pPr>
              </w:pPrChange>
            </w:pPr>
            <w:ins w:id="975" w:author="野草" w:date="2024-11-08T08:53:37Z">
              <w:r>
                <w:rPr>
                  <w:rFonts w:hint="eastAsia"/>
                  <w:lang w:val="en-US" w:eastAsia="zh-CN"/>
                </w:rPr>
                <w:t>Chongqing Central Park, situated in the northern part of the city, spans approximately 1.6 square kilometers in a rectangular shape, stretching about 2 kilometers north to south and 0.8 kilometers east to west, making it the largest urban park in Chongqing (Figure 1). The park is surrounded by newly developed residential and commercial areas, featuring high-rise tower buildings, low-rise slab buildings, and villas.</w:t>
              </w:r>
            </w:ins>
          </w:p>
          <w:p w14:paraId="7D5E49D1">
            <w:pPr>
              <w:numPr>
                <w:ilvl w:val="0"/>
                <w:numId w:val="39"/>
                <w:ins w:id="977" w:author="野草" w:date="2024-11-08T08:53:57Z"/>
              </w:numPr>
              <w:ind w:left="420" w:leftChars="0" w:hanging="420" w:firstLineChars="0"/>
              <w:rPr>
                <w:ins w:id="978" w:author="野草" w:date="2024-11-08T08:53:37Z"/>
                <w:rFonts w:hint="eastAsia"/>
                <w:lang w:val="en-US" w:eastAsia="zh-CN"/>
              </w:rPr>
              <w:pPrChange w:id="976" w:author="野草" w:date="2024-11-08T08:53:57Z">
                <w:pPr>
                  <w:pStyle w:val="13"/>
                  <w:numPr>
                    <w:ilvl w:val="-1"/>
                    <w:numId w:val="0"/>
                  </w:numPr>
                  <w:ind w:left="0" w:leftChars="0" w:firstLine="0" w:firstLineChars="0"/>
                </w:pPr>
              </w:pPrChange>
            </w:pPr>
            <w:ins w:id="979" w:author="野草" w:date="2024-11-08T08:53:37Z">
              <w:r>
                <w:rPr>
                  <w:rFonts w:hint="eastAsia"/>
                  <w:lang w:val="en-US" w:eastAsia="zh-CN"/>
                </w:rPr>
                <w:t>Since this area is a newly developed district, it experiences relatively low levels of pedestrian and vehicular traffic, so human activities have a negligible impact on the thermal environment.</w:t>
              </w:r>
            </w:ins>
          </w:p>
          <w:p w14:paraId="520D13E3">
            <w:pPr>
              <w:numPr>
                <w:ilvl w:val="0"/>
                <w:numId w:val="39"/>
                <w:ins w:id="981" w:author="野草" w:date="2024-11-08T08:53:57Z"/>
              </w:numPr>
              <w:ind w:left="420" w:leftChars="0" w:hanging="420" w:firstLineChars="0"/>
              <w:rPr>
                <w:rFonts w:hint="eastAsia" w:ascii="Times New Roman" w:hAnsi="Times New Roman" w:eastAsiaTheme="minorEastAsia" w:cstheme="minorBidi"/>
                <w:b w:val="0"/>
                <w:color w:val="000000"/>
                <w:kern w:val="2"/>
                <w:szCs w:val="24"/>
                <w:vertAlign w:val="baseline"/>
                <w:lang w:val="en-US" w:eastAsia="zh-CN" w:bidi="ar-SA"/>
              </w:rPr>
              <w:pPrChange w:id="980" w:author="野草" w:date="2024-11-08T08:53:57Z">
                <w:pPr>
                  <w:numPr>
                    <w:ilvl w:val="0"/>
                    <w:numId w:val="0"/>
                  </w:numPr>
                  <w:ind w:left="0" w:leftChars="0" w:firstLine="0" w:firstLineChars="0"/>
                </w:pPr>
              </w:pPrChange>
            </w:pPr>
            <w:ins w:id="982" w:author="野草" w:date="2024-11-08T08:53:37Z">
              <w:r>
                <w:rPr>
                  <w:rFonts w:hint="eastAsia"/>
                  <w:lang w:val="en-US" w:eastAsia="zh-CN"/>
                </w:rPr>
                <w:t>This study will conduct field measurements to assess the impact of Chongqing Central Park and its surrounding areas on the thermal environment, focusing on temperature, relative humidity, and thermal comfort.</w:t>
              </w:r>
            </w:ins>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vAlign w:val="top"/>
            <w:tcPrChange w:id="983" w:author="野草" w:date="2024-11-08T08:54:51Z">
              <w:tcPr>
                <w:tcW w:w="3440" w:type="dxa"/>
                <w:tcBorders>
                  <w:top w:val="single" w:color="auto" w:sz="4" w:space="0"/>
                  <w:left w:val="single" w:color="F2BA02" w:sz="4" w:space="0"/>
                  <w:bottom w:val="single" w:color="auto" w:sz="4" w:space="0"/>
                  <w:right w:val="single" w:color="auto" w:sz="4" w:space="0"/>
                </w:tcBorders>
                <w:shd w:val="clear" w:color="auto" w:fill="FFFFFF" w:themeFill="background1"/>
                <w:vAlign w:val="top"/>
              </w:tcPr>
            </w:tcPrChange>
          </w:tcPr>
          <w:p w14:paraId="02E1D94A">
            <w:pPr>
              <w:rPr>
                <w:del w:id="984" w:author="野草" w:date="2024-11-08T08:54:22Z"/>
                <w:rFonts w:hint="eastAsia"/>
                <w:b w:val="0"/>
                <w:color w:val="000000"/>
                <w:lang w:val="en-US" w:eastAsia="zh-CN"/>
              </w:rPr>
            </w:pPr>
          </w:p>
          <w:p w14:paraId="2B5B4943">
            <w:pPr>
              <w:numPr>
                <w:ilvl w:val="-1"/>
                <w:numId w:val="0"/>
              </w:numPr>
              <w:ind w:left="0" w:leftChars="0" w:firstLine="0" w:firstLineChars="0"/>
              <w:jc w:val="left"/>
              <w:rPr>
                <w:ins w:id="985" w:author="野草" w:date="2024-11-08T08:54:42Z"/>
                <w:rFonts w:hint="default"/>
              </w:rPr>
            </w:pPr>
            <w:ins w:id="986" w:author="野草" w:date="2024-11-08T08:54:42Z">
              <w:r>
                <w:rPr>
                  <w:rFonts w:hint="eastAsia"/>
                  <w:b w:val="0"/>
                  <w:color w:val="000000"/>
                  <w:highlight w:val="none"/>
                  <w:lang w:val="en-US" w:eastAsia="zh-CN"/>
                </w:rPr>
                <w:t>【up2024 1108 08:55】</w:t>
              </w:r>
            </w:ins>
          </w:p>
          <w:p w14:paraId="55F5A859">
            <w:pPr>
              <w:pStyle w:val="13"/>
              <w:numPr>
                <w:ilvl w:val="-1"/>
                <w:numId w:val="0"/>
              </w:numPr>
              <w:ind w:left="0" w:leftChars="0" w:firstLine="0" w:firstLineChars="0"/>
              <w:rPr>
                <w:ins w:id="988" w:author="野草" w:date="2024-11-08T08:53:29Z"/>
                <w:rFonts w:hint="eastAsia"/>
                <w:lang w:val="en-US" w:eastAsia="zh-CN"/>
              </w:rPr>
              <w:pPrChange w:id="987" w:author="野草" w:date="2024-11-08T08:51:42Z">
                <w:pPr>
                  <w:numPr>
                    <w:ilvl w:val="0"/>
                    <w:numId w:val="38"/>
                  </w:numPr>
                  <w:ind w:left="420" w:leftChars="0" w:hanging="420" w:firstLineChars="0"/>
                </w:pPr>
              </w:pPrChange>
            </w:pPr>
          </w:p>
          <w:p w14:paraId="052B3AEF">
            <w:pPr>
              <w:pStyle w:val="13"/>
              <w:numPr>
                <w:ilvl w:val="0"/>
                <w:numId w:val="40"/>
                <w:ins w:id="990" w:author="野草" w:date="2024-11-08T08:54:57Z"/>
              </w:numPr>
              <w:ind w:left="425" w:leftChars="0" w:hanging="425" w:firstLineChars="0"/>
              <w:rPr>
                <w:ins w:id="991" w:author="野草" w:date="2024-11-08T08:53:29Z"/>
                <w:rFonts w:hint="eastAsia"/>
                <w:lang w:val="en-US" w:eastAsia="zh-CN"/>
              </w:rPr>
              <w:pPrChange w:id="989" w:author="野草" w:date="2024-11-08T08:54:57Z">
                <w:pPr>
                  <w:numPr>
                    <w:ilvl w:val="0"/>
                    <w:numId w:val="38"/>
                  </w:numPr>
                  <w:ind w:left="420" w:leftChars="0" w:hanging="420" w:firstLineChars="0"/>
                </w:pPr>
              </w:pPrChange>
            </w:pPr>
            <w:ins w:id="992" w:author="野草" w:date="2024-11-08T08:53:29Z">
              <w:r>
                <w:rPr>
                  <w:rFonts w:hint="eastAsia"/>
                  <w:lang w:val="en-US" w:eastAsia="zh-CN"/>
                </w:rPr>
                <w:t>重庆位于中国西南地区长江上游，是一座特大城市。过去二十多年间，重庆的城市人口迅速增长，从2000年的600万增加到2020年的1000万。</w:t>
              </w:r>
            </w:ins>
          </w:p>
          <w:p w14:paraId="121CE2CB">
            <w:pPr>
              <w:pStyle w:val="13"/>
              <w:numPr>
                <w:ilvl w:val="0"/>
                <w:numId w:val="40"/>
                <w:ins w:id="994" w:author="野草" w:date="2024-11-08T08:54:56Z"/>
              </w:numPr>
              <w:ind w:left="425" w:leftChars="0" w:hanging="425" w:firstLineChars="0"/>
              <w:rPr>
                <w:ins w:id="995" w:author="野草" w:date="2024-11-08T08:54:12Z"/>
                <w:rFonts w:hint="eastAsia"/>
                <w:lang w:val="en-US" w:eastAsia="zh-CN"/>
              </w:rPr>
              <w:pPrChange w:id="993" w:author="野草" w:date="2024-11-08T08:54:56Z">
                <w:pPr>
                  <w:numPr>
                    <w:ilvl w:val="0"/>
                    <w:numId w:val="38"/>
                  </w:numPr>
                  <w:ind w:left="420" w:leftChars="0" w:hanging="420" w:firstLineChars="0"/>
                </w:pPr>
              </w:pPrChange>
            </w:pPr>
            <w:ins w:id="996" w:author="野草" w:date="2024-11-08T08:53:29Z">
              <w:r>
                <w:rPr>
                  <w:rFonts w:hint="eastAsia"/>
                  <w:lang w:val="en-US" w:eastAsia="zh-CN"/>
                </w:rPr>
                <w:t>重庆属于亚热带季风气候。冬季主要集中在12月至1月，天气阴冷潮湿；夏季则从5月至9月，频繁出现高温天气。每年气温超过35°C的高温日数可达40天，最高气温可达43°C。</w:t>
              </w:r>
            </w:ins>
          </w:p>
          <w:p w14:paraId="4EF9AD90">
            <w:pPr>
              <w:pStyle w:val="13"/>
              <w:numPr>
                <w:ilvl w:val="0"/>
                <w:numId w:val="40"/>
                <w:ins w:id="998" w:author="野草" w:date="2024-11-08T08:54:55Z"/>
              </w:numPr>
              <w:ind w:left="425" w:leftChars="0" w:hanging="425" w:firstLineChars="0"/>
              <w:rPr>
                <w:ins w:id="999" w:author="野草" w:date="2024-11-08T08:53:29Z"/>
                <w:rFonts w:hint="eastAsia"/>
                <w:lang w:val="en-US" w:eastAsia="zh-CN"/>
              </w:rPr>
              <w:pPrChange w:id="997" w:author="野草" w:date="2024-11-08T08:54:55Z">
                <w:pPr>
                  <w:numPr>
                    <w:ilvl w:val="0"/>
                    <w:numId w:val="38"/>
                  </w:numPr>
                  <w:ind w:left="420" w:leftChars="0" w:hanging="420" w:firstLineChars="0"/>
                </w:pPr>
              </w:pPrChange>
            </w:pPr>
            <w:ins w:id="1000" w:author="野草" w:date="2024-11-08T08:53:29Z">
              <w:r>
                <w:rPr>
                  <w:rFonts w:hint="eastAsia"/>
                  <w:lang w:val="en-US" w:eastAsia="zh-CN"/>
                </w:rPr>
                <w:t>重庆中央公园位于市区北部，占地约1.6平方公里，呈规则的长方形布局，南北长约2公里，东西宽约0.8公里，是重庆市最大的城市公园（</w:t>
              </w:r>
            </w:ins>
            <w:ins w:id="1001" w:author="野草" w:date="2024-11-08T08:53:29Z">
              <w:r>
                <w:rPr>
                  <w:rFonts w:hint="eastAsia"/>
                  <w:highlight w:val="yellow"/>
                  <w:lang w:val="en-US" w:eastAsia="zh-CN"/>
                  <w:rPrChange w:id="1002" w:author="野草" w:date="2024-11-08T08:58:58Z">
                    <w:rPr>
                      <w:rFonts w:hint="eastAsia"/>
                      <w:lang w:val="en-US" w:eastAsia="zh-CN"/>
                    </w:rPr>
                  </w:rPrChange>
                </w:rPr>
                <w:t>见图1</w:t>
              </w:r>
            </w:ins>
            <w:ins w:id="1003" w:author="野草" w:date="2024-11-08T08:53:29Z">
              <w:r>
                <w:rPr>
                  <w:rFonts w:hint="eastAsia"/>
                  <w:lang w:val="en-US" w:eastAsia="zh-CN"/>
                </w:rPr>
                <w:t>）。公园周边为新建的住宅区和商业区，包括高层塔式建筑、低层板式建筑及别墅等。</w:t>
              </w:r>
            </w:ins>
          </w:p>
          <w:p w14:paraId="7B34627B">
            <w:pPr>
              <w:pStyle w:val="13"/>
              <w:numPr>
                <w:ilvl w:val="0"/>
                <w:numId w:val="40"/>
                <w:ins w:id="1005" w:author="野草" w:date="2024-11-08T08:54:55Z"/>
              </w:numPr>
              <w:ind w:left="425" w:leftChars="0" w:hanging="425" w:firstLineChars="0"/>
              <w:rPr>
                <w:ins w:id="1006" w:author="野草" w:date="2024-11-08T08:53:29Z"/>
                <w:rFonts w:hint="eastAsia"/>
                <w:lang w:val="en-US" w:eastAsia="zh-CN"/>
              </w:rPr>
              <w:pPrChange w:id="1004" w:author="野草" w:date="2024-11-08T08:54:55Z">
                <w:pPr>
                  <w:numPr>
                    <w:ilvl w:val="0"/>
                    <w:numId w:val="38"/>
                  </w:numPr>
                  <w:ind w:left="420" w:leftChars="0" w:hanging="420" w:firstLineChars="0"/>
                </w:pPr>
              </w:pPrChange>
            </w:pPr>
            <w:ins w:id="1007" w:author="野草" w:date="2024-11-08T08:53:29Z">
              <w:r>
                <w:rPr>
                  <w:rFonts w:hint="eastAsia"/>
                  <w:lang w:val="en-US" w:eastAsia="zh-CN"/>
                </w:rPr>
                <w:t>由于该区域为新开发城区，人流和车流量较少，因此人类活动对该区域热环境的影响可以忽略不计。</w:t>
              </w:r>
            </w:ins>
          </w:p>
          <w:p w14:paraId="4CC7AE41">
            <w:pPr>
              <w:pStyle w:val="13"/>
              <w:numPr>
                <w:ilvl w:val="0"/>
                <w:numId w:val="40"/>
                <w:ins w:id="1009" w:author="野草" w:date="2024-11-08T08:54:19Z"/>
              </w:numPr>
              <w:ind w:left="425" w:leftChars="0" w:hanging="425" w:firstLineChars="0"/>
              <w:rPr>
                <w:ins w:id="1010" w:author="野草" w:date="2024-11-08T08:53:29Z"/>
                <w:rFonts w:hint="eastAsia"/>
                <w:lang w:val="en-US" w:eastAsia="zh-CN"/>
              </w:rPr>
              <w:pPrChange w:id="1008" w:author="野草" w:date="2024-11-08T08:54:19Z">
                <w:pPr>
                  <w:numPr>
                    <w:ilvl w:val="0"/>
                    <w:numId w:val="38"/>
                  </w:numPr>
                  <w:ind w:left="420" w:leftChars="0" w:hanging="420" w:firstLineChars="0"/>
                </w:pPr>
              </w:pPrChange>
            </w:pPr>
            <w:ins w:id="1011" w:author="野草" w:date="2024-11-08T08:53:29Z">
              <w:r>
                <w:rPr>
                  <w:rFonts w:hint="eastAsia"/>
                  <w:lang w:val="en-US" w:eastAsia="zh-CN"/>
                </w:rPr>
                <w:t>本研究将基于气温、相对湿度和热舒适度，对重庆中央公园及其周边地区的热环境影响进行实地测量和研究。</w:t>
              </w:r>
            </w:ins>
          </w:p>
          <w:p w14:paraId="5FD7AD77">
            <w:pPr>
              <w:pStyle w:val="13"/>
              <w:numPr>
                <w:ilvl w:val="-1"/>
                <w:numId w:val="0"/>
              </w:numPr>
              <w:ind w:left="0" w:leftChars="0" w:firstLine="0" w:firstLineChars="0"/>
              <w:rPr>
                <w:ins w:id="1013" w:author="野草" w:date="2024-11-08T08:53:29Z"/>
                <w:rFonts w:hint="eastAsia"/>
                <w:lang w:val="en-US" w:eastAsia="zh-CN"/>
              </w:rPr>
              <w:pPrChange w:id="1012" w:author="野草" w:date="2024-11-08T08:51:42Z">
                <w:pPr>
                  <w:numPr>
                    <w:ilvl w:val="0"/>
                    <w:numId w:val="38"/>
                  </w:numPr>
                  <w:ind w:left="420" w:leftChars="0" w:hanging="420" w:firstLineChars="0"/>
                </w:pPr>
              </w:pPrChange>
            </w:pPr>
          </w:p>
          <w:p w14:paraId="341DBC46">
            <w:pPr>
              <w:pStyle w:val="13"/>
              <w:numPr>
                <w:ilvl w:val="-1"/>
                <w:numId w:val="0"/>
              </w:numPr>
              <w:ind w:left="0" w:leftChars="0" w:firstLine="0" w:firstLineChars="0"/>
              <w:rPr>
                <w:ins w:id="1015" w:author="野草" w:date="2024-11-08T08:53:29Z"/>
                <w:rFonts w:hint="eastAsia"/>
                <w:lang w:val="en-US" w:eastAsia="zh-CN"/>
              </w:rPr>
              <w:pPrChange w:id="1014" w:author="野草" w:date="2024-11-08T08:51:42Z">
                <w:pPr>
                  <w:numPr>
                    <w:ilvl w:val="0"/>
                    <w:numId w:val="38"/>
                  </w:numPr>
                  <w:ind w:left="420" w:leftChars="0" w:hanging="420" w:firstLineChars="0"/>
                </w:pPr>
              </w:pPrChange>
            </w:pPr>
          </w:p>
          <w:p w14:paraId="67B32761">
            <w:pPr>
              <w:pStyle w:val="13"/>
              <w:numPr>
                <w:ilvl w:val="-1"/>
                <w:numId w:val="0"/>
              </w:numPr>
              <w:ind w:left="0" w:leftChars="0" w:firstLine="0" w:firstLineChars="0"/>
              <w:rPr>
                <w:ins w:id="1017" w:author="野草" w:date="2024-11-07T23:14:35Z"/>
                <w:rFonts w:hint="eastAsia"/>
                <w:lang w:val="en-US" w:eastAsia="zh-CN"/>
              </w:rPr>
              <w:pPrChange w:id="1016" w:author="野草" w:date="2024-11-08T08:51:42Z">
                <w:pPr>
                  <w:numPr>
                    <w:ilvl w:val="0"/>
                    <w:numId w:val="38"/>
                  </w:numPr>
                  <w:ind w:left="420" w:leftChars="0" w:hanging="420" w:firstLineChars="0"/>
                </w:pPr>
              </w:pPrChange>
            </w:pPr>
            <w:del w:id="1018" w:author="野草" w:date="2024-11-08T08:53:29Z">
              <w:r>
                <w:rPr>
                  <w:rFonts w:hint="eastAsia"/>
                  <w:lang w:val="en-US" w:eastAsia="zh-CN"/>
                </w:rPr>
                <w:delText>重</w:delText>
              </w:r>
            </w:del>
          </w:p>
          <w:p w14:paraId="798C0C6B">
            <w:pPr>
              <w:numPr>
                <w:ilvl w:val="-1"/>
                <w:numId w:val="0"/>
              </w:numPr>
              <w:ind w:left="0" w:leftChars="0" w:firstLine="0" w:firstLineChars="0"/>
              <w:rPr>
                <w:del w:id="1020" w:author="野草" w:date="2024-11-07T23:14:35Z"/>
                <w:rFonts w:hint="eastAsia"/>
                <w:b w:val="0"/>
                <w:color w:val="000000"/>
                <w:vertAlign w:val="baseline"/>
                <w:lang w:val="en-US" w:eastAsia="zh-CN"/>
              </w:rPr>
              <w:pPrChange w:id="1019" w:author="野草" w:date="2024-11-07T23:14:53Z">
                <w:pPr>
                  <w:numPr>
                    <w:ilvl w:val="0"/>
                    <w:numId w:val="38"/>
                  </w:numPr>
                  <w:ind w:left="420" w:leftChars="0" w:hanging="420" w:firstLineChars="0"/>
                </w:pPr>
              </w:pPrChange>
            </w:pPr>
            <w:del w:id="1021" w:author="野草" w:date="2024-11-07T23:14:35Z">
              <w:r>
                <w:rPr>
                  <w:rFonts w:hint="eastAsia"/>
                  <w:b w:val="0"/>
                  <w:color w:val="000000"/>
                  <w:vertAlign w:val="baseline"/>
                  <w:lang w:val="en-US" w:eastAsia="zh-CN"/>
                </w:rPr>
                <w:delText>庆是中国西南地区的一座特大城市，位于长江流域上游。在过去的二十多年里，重庆的城市人口迅速增长，从2000年的600万增加到2020年的1000万。</w:delText>
              </w:r>
            </w:del>
          </w:p>
          <w:p w14:paraId="203582BB">
            <w:pPr>
              <w:numPr>
                <w:ilvl w:val="-1"/>
                <w:numId w:val="0"/>
              </w:numPr>
              <w:ind w:left="0" w:leftChars="0" w:firstLine="0" w:firstLineChars="0"/>
              <w:rPr>
                <w:del w:id="1023" w:author="野草" w:date="2024-11-07T23:14:35Z"/>
                <w:rFonts w:hint="eastAsia"/>
                <w:b w:val="0"/>
                <w:color w:val="000000"/>
                <w:vertAlign w:val="baseline"/>
                <w:lang w:val="en-US" w:eastAsia="zh-CN"/>
              </w:rPr>
              <w:pPrChange w:id="1022" w:author="野草" w:date="2024-11-07T23:14:53Z">
                <w:pPr>
                  <w:numPr>
                    <w:ilvl w:val="0"/>
                    <w:numId w:val="38"/>
                  </w:numPr>
                  <w:ind w:left="420" w:leftChars="0" w:hanging="420" w:firstLineChars="0"/>
                </w:pPr>
              </w:pPrChange>
            </w:pPr>
            <w:del w:id="1024" w:author="野草" w:date="2024-11-07T23:14:35Z">
              <w:r>
                <w:rPr>
                  <w:rFonts w:hint="eastAsia"/>
                  <w:b w:val="0"/>
                  <w:color w:val="000000"/>
                  <w:vertAlign w:val="baseline"/>
                  <w:lang w:val="en-US" w:eastAsia="zh-CN"/>
                </w:rPr>
                <w:delText>重庆属于亚热带季风气候。冬季主要集中在12月至1月，天气阴冷潮湿；夏季在5月至9月之间，高温天气频繁。每年气温超过35°C的高温天气可达40天，日最高气温可达43°C。</w:delText>
              </w:r>
            </w:del>
          </w:p>
          <w:p w14:paraId="49381A37">
            <w:pPr>
              <w:numPr>
                <w:ilvl w:val="-1"/>
                <w:numId w:val="0"/>
              </w:numPr>
              <w:ind w:left="0" w:leftChars="0" w:firstLine="0" w:firstLineChars="0"/>
              <w:rPr>
                <w:del w:id="1026" w:author="野草" w:date="2024-11-07T23:14:35Z"/>
                <w:rFonts w:hint="eastAsia"/>
                <w:b w:val="0"/>
                <w:color w:val="000000"/>
                <w:vertAlign w:val="baseline"/>
                <w:lang w:val="en-US" w:eastAsia="zh-CN"/>
              </w:rPr>
              <w:pPrChange w:id="1025" w:author="野草" w:date="2024-11-07T23:14:53Z">
                <w:pPr>
                  <w:numPr>
                    <w:ilvl w:val="0"/>
                    <w:numId w:val="38"/>
                  </w:numPr>
                  <w:ind w:left="420" w:leftChars="0" w:hanging="420" w:firstLineChars="0"/>
                </w:pPr>
              </w:pPrChange>
            </w:pPr>
            <w:del w:id="1027" w:author="野草" w:date="2024-11-07T23:14:35Z">
              <w:r>
                <w:rPr>
                  <w:rFonts w:hint="eastAsia"/>
                  <w:b w:val="0"/>
                  <w:color w:val="000000"/>
                  <w:vertAlign w:val="baseline"/>
                  <w:lang w:val="en-US" w:eastAsia="zh-CN"/>
                </w:rPr>
                <w:delText>中央公园位于重庆市区北部，占地约1.6平方公里，呈规则的长方形布局，南北长约2公里，东西宽约0.8公里，是重庆市最大的城市公园。公园周边主要是新建的住宅区和商业区，包括高层塔式建筑、低层板式建筑和别墅等。</w:delText>
              </w:r>
            </w:del>
          </w:p>
          <w:p w14:paraId="7C87044D">
            <w:pPr>
              <w:numPr>
                <w:ilvl w:val="-1"/>
                <w:numId w:val="0"/>
              </w:numPr>
              <w:ind w:left="0" w:leftChars="0" w:firstLine="0" w:firstLineChars="0"/>
              <w:rPr>
                <w:del w:id="1029" w:author="野草" w:date="2024-11-07T23:14:35Z"/>
                <w:rFonts w:hint="eastAsia"/>
                <w:b w:val="0"/>
                <w:color w:val="000000"/>
                <w:vertAlign w:val="baseline"/>
                <w:lang w:val="en-US" w:eastAsia="zh-CN"/>
              </w:rPr>
              <w:pPrChange w:id="1028" w:author="野草" w:date="2024-11-07T23:14:53Z">
                <w:pPr>
                  <w:numPr>
                    <w:ilvl w:val="0"/>
                    <w:numId w:val="38"/>
                  </w:numPr>
                  <w:ind w:left="420" w:leftChars="0" w:hanging="420" w:firstLineChars="0"/>
                </w:pPr>
              </w:pPrChange>
            </w:pPr>
            <w:del w:id="1030" w:author="野草" w:date="2024-11-07T23:14:35Z">
              <w:r>
                <w:rPr>
                  <w:rFonts w:hint="eastAsia"/>
                  <w:b w:val="0"/>
                  <w:color w:val="000000"/>
                  <w:vertAlign w:val="baseline"/>
                  <w:lang w:val="en-US" w:eastAsia="zh-CN"/>
                </w:rPr>
                <w:delText>由于该区域是新开发的城区，人流量和车流量相对较少，因此人类活动对该区域热环境的影响可以忽略不计。</w:delText>
              </w:r>
            </w:del>
          </w:p>
          <w:p w14:paraId="7D95CAED">
            <w:pPr>
              <w:numPr>
                <w:ilvl w:val="-1"/>
                <w:numId w:val="0"/>
              </w:numPr>
              <w:ind w:left="0" w:leftChars="0" w:firstLine="0" w:firstLineChars="0"/>
              <w:rPr>
                <w:rFonts w:hint="eastAsia"/>
                <w:b w:val="0"/>
                <w:color w:val="000000"/>
                <w:vertAlign w:val="baseline"/>
                <w:lang w:val="en-US" w:eastAsia="zh-CN"/>
              </w:rPr>
              <w:pPrChange w:id="1031" w:author="野草" w:date="2024-11-07T23:14:53Z">
                <w:pPr>
                  <w:numPr>
                    <w:ilvl w:val="0"/>
                    <w:numId w:val="38"/>
                  </w:numPr>
                  <w:ind w:left="420" w:leftChars="0" w:hanging="420" w:firstLineChars="0"/>
                </w:pPr>
              </w:pPrChange>
            </w:pPr>
            <w:del w:id="1032" w:author="野草" w:date="2024-11-07T23:14:35Z">
              <w:r>
                <w:rPr>
                  <w:rFonts w:hint="eastAsia"/>
                  <w:b w:val="0"/>
                  <w:color w:val="000000"/>
                  <w:vertAlign w:val="baseline"/>
                  <w:lang w:val="en-US" w:eastAsia="zh-CN"/>
                </w:rPr>
                <w:delText>本研究将基于气温、相对湿度和热舒适度对中央公园及其周边地区的热环境影响进行实地测量和研究。</w:delText>
              </w:r>
            </w:del>
          </w:p>
          <w:p w14:paraId="55BB780C">
            <w:pPr>
              <w:numPr>
                <w:ilvl w:val="0"/>
                <w:numId w:val="0"/>
              </w:numPr>
              <w:ind w:left="0" w:leftChars="0" w:firstLine="0" w:firstLineChars="0"/>
              <w:rPr>
                <w:rFonts w:hint="eastAsia" w:ascii="Times New Roman" w:hAnsi="Times New Roman" w:eastAsiaTheme="minorEastAsia" w:cstheme="minorBidi"/>
                <w:b w:val="0"/>
                <w:color w:val="000000"/>
                <w:kern w:val="2"/>
                <w:sz w:val="21"/>
                <w:szCs w:val="24"/>
                <w:vertAlign w:val="baseline"/>
                <w:lang w:val="en-US" w:eastAsia="zh-CN" w:bidi="ar-SA"/>
              </w:rPr>
            </w:pPr>
          </w:p>
        </w:tc>
      </w:tr>
      <w:tr w14:paraId="3AD43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1033" w:author="野草" w:date="2024-11-07T23:16:1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1034" w:author="野草" w:date="2024-11-07T23:16:11Z">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
            </w:tcPrChange>
          </w:tcPr>
          <w:p w14:paraId="1061B7F3">
            <w:pPr>
              <w:pStyle w:val="4"/>
              <w:bidi w:val="0"/>
              <w:rPr>
                <w:rFonts w:hint="default"/>
                <w:lang w:val="en-US" w:eastAsia="zh-CN"/>
              </w:rPr>
            </w:pPr>
            <w:r>
              <w:rPr>
                <w:rFonts w:hint="eastAsia"/>
                <w:lang w:val="en-US" w:eastAsia="zh-CN"/>
              </w:rPr>
              <w:t>2.2. Field measurement</w:t>
            </w:r>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1035" w:author="野草" w:date="2024-11-07T23:16:11Z">
              <w:tcPr>
                <w:tcW w:w="3440" w:type="dxa"/>
                <w:tcBorders>
                  <w:top w:val="single" w:color="auto" w:sz="4" w:space="0"/>
                  <w:left w:val="single" w:color="F2BA02" w:sz="4" w:space="0"/>
                  <w:bottom w:val="single" w:color="auto" w:sz="4" w:space="0"/>
                  <w:right w:val="single" w:color="auto" w:sz="4" w:space="0"/>
                </w:tcBorders>
                <w:shd w:val="clear" w:color="auto" w:fill="auto"/>
              </w:tcPr>
            </w:tcPrChange>
          </w:tcPr>
          <w:p w14:paraId="2043197F">
            <w:pPr>
              <w:numPr>
                <w:ilvl w:val="0"/>
                <w:numId w:val="0"/>
              </w:numPr>
              <w:ind w:leftChars="0"/>
              <w:rPr>
                <w:b w:val="0"/>
                <w:color w:val="000000"/>
              </w:rPr>
            </w:pPr>
          </w:p>
        </w:tc>
      </w:tr>
      <w:tr w14:paraId="5FF9A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1036" w:author="野草" w:date="2024-11-08T10:13:44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rPr>
          <w:trHeight w:val="6625" w:hRule="atLeast"/>
        </w:trPr>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vAlign w:val="top"/>
            <w:tcPrChange w:id="1037" w:author="野草" w:date="2024-11-08T10:13:44Z">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vAlign w:val="top"/>
              </w:tcPr>
            </w:tcPrChange>
          </w:tcPr>
          <w:p w14:paraId="5C967274">
            <w:pPr>
              <w:numPr>
                <w:ilvl w:val="-1"/>
                <w:numId w:val="0"/>
              </w:numPr>
              <w:ind w:left="0" w:leftChars="0" w:firstLine="0" w:firstLineChars="0"/>
              <w:rPr>
                <w:rFonts w:hint="eastAsia"/>
                <w:b w:val="0"/>
                <w:color w:val="000000"/>
                <w:lang w:val="en-US" w:eastAsia="zh-CN"/>
              </w:rPr>
              <w:pPrChange w:id="1038" w:author="野草" w:date="2024-11-08T09:17:27Z">
                <w:pPr>
                  <w:numPr>
                    <w:ilvl w:val="0"/>
                    <w:numId w:val="38"/>
                  </w:numPr>
                  <w:ind w:left="420" w:leftChars="0" w:hanging="420" w:firstLineChars="0"/>
                </w:pPr>
              </w:pPrChange>
            </w:pPr>
            <w:bookmarkStart w:id="9" w:name="OLE_LINK17"/>
            <w:r>
              <w:rPr>
                <w:rFonts w:hint="eastAsia"/>
                <w:b w:val="0"/>
                <w:color w:val="000000"/>
                <w:lang w:val="en-US" w:eastAsia="zh-CN"/>
              </w:rPr>
              <w:t>【up2024 110</w:t>
            </w:r>
            <w:ins w:id="1039" w:author="野草" w:date="2024-11-08T09:17:30Z">
              <w:r>
                <w:rPr>
                  <w:rFonts w:hint="eastAsia"/>
                  <w:b w:val="0"/>
                  <w:color w:val="000000"/>
                  <w:lang w:val="en-US" w:eastAsia="zh-CN"/>
                </w:rPr>
                <w:t>7</w:t>
              </w:r>
            </w:ins>
            <w:del w:id="1040" w:author="野草" w:date="2024-11-08T09:17:30Z">
              <w:r>
                <w:rPr>
                  <w:rFonts w:hint="eastAsia"/>
                  <w:b w:val="0"/>
                  <w:color w:val="000000"/>
                  <w:lang w:val="en-US" w:eastAsia="zh-CN"/>
                </w:rPr>
                <w:delText>5</w:delText>
              </w:r>
            </w:del>
            <w:r>
              <w:rPr>
                <w:rFonts w:hint="eastAsia"/>
                <w:b w:val="0"/>
                <w:color w:val="000000"/>
                <w:lang w:val="en-US" w:eastAsia="zh-CN"/>
              </w:rPr>
              <w:t xml:space="preserve"> </w:t>
            </w:r>
            <w:ins w:id="1041" w:author="野草" w:date="2024-11-08T09:17:32Z">
              <w:r>
                <w:rPr>
                  <w:rFonts w:hint="eastAsia"/>
                  <w:b w:val="0"/>
                  <w:color w:val="000000"/>
                  <w:lang w:val="en-US" w:eastAsia="zh-CN"/>
                </w:rPr>
                <w:t>09</w:t>
              </w:r>
            </w:ins>
            <w:del w:id="1042" w:author="野草" w:date="2024-11-08T09:17:32Z">
              <w:r>
                <w:rPr>
                  <w:rFonts w:hint="eastAsia"/>
                  <w:b w:val="0"/>
                  <w:color w:val="000000"/>
                  <w:lang w:val="en-US" w:eastAsia="zh-CN"/>
                </w:rPr>
                <w:delText>2</w:delText>
              </w:r>
            </w:del>
            <w:del w:id="1043" w:author="野草" w:date="2024-11-08T09:17:31Z">
              <w:r>
                <w:rPr>
                  <w:rFonts w:hint="eastAsia"/>
                  <w:b w:val="0"/>
                  <w:color w:val="000000"/>
                  <w:lang w:val="en-US" w:eastAsia="zh-CN"/>
                </w:rPr>
                <w:delText>2</w:delText>
              </w:r>
            </w:del>
            <w:r>
              <w:rPr>
                <w:rFonts w:hint="eastAsia"/>
                <w:b w:val="0"/>
                <w:color w:val="000000"/>
                <w:lang w:val="en-US" w:eastAsia="zh-CN"/>
              </w:rPr>
              <w:t>:</w:t>
            </w:r>
            <w:ins w:id="1044" w:author="野草" w:date="2024-11-08T09:17:34Z">
              <w:r>
                <w:rPr>
                  <w:rFonts w:hint="eastAsia"/>
                  <w:b w:val="0"/>
                  <w:color w:val="000000"/>
                  <w:lang w:val="en-US" w:eastAsia="zh-CN"/>
                </w:rPr>
                <w:t>17</w:t>
              </w:r>
            </w:ins>
            <w:del w:id="1045" w:author="野草" w:date="2024-11-08T09:17:34Z">
              <w:r>
                <w:rPr>
                  <w:rFonts w:hint="eastAsia"/>
                  <w:b w:val="0"/>
                  <w:color w:val="000000"/>
                  <w:lang w:val="en-US" w:eastAsia="zh-CN"/>
                </w:rPr>
                <w:delText>4</w:delText>
              </w:r>
            </w:del>
            <w:del w:id="1046" w:author="野草" w:date="2024-11-08T09:17:33Z">
              <w:r>
                <w:rPr>
                  <w:rFonts w:hint="eastAsia"/>
                  <w:b w:val="0"/>
                  <w:color w:val="000000"/>
                  <w:lang w:val="en-US" w:eastAsia="zh-CN"/>
                </w:rPr>
                <w:delText>9</w:delText>
              </w:r>
            </w:del>
            <w:r>
              <w:rPr>
                <w:rFonts w:hint="eastAsia"/>
                <w:b w:val="0"/>
                <w:color w:val="000000"/>
                <w:lang w:val="en-US" w:eastAsia="zh-CN"/>
              </w:rPr>
              <w:t>】</w:t>
            </w:r>
          </w:p>
          <w:bookmarkEnd w:id="9"/>
          <w:p w14:paraId="667A16F7">
            <w:pPr>
              <w:keepNext w:val="0"/>
              <w:keepLines w:val="0"/>
              <w:widowControl/>
              <w:numPr>
                <w:ilvl w:val="0"/>
                <w:numId w:val="38"/>
                <w:ins w:id="1048" w:author="野草" w:date="2024-11-08T09:17:26Z"/>
              </w:numPr>
              <w:suppressLineNumbers w:val="0"/>
              <w:ind w:left="420" w:hanging="420"/>
              <w:rPr>
                <w:ins w:id="1049" w:author="野草" w:date="2024-11-08T09:17:19Z"/>
              </w:rPr>
              <w:pPrChange w:id="1047" w:author="野草" w:date="2024-11-08T09:17:26Z">
                <w:pPr>
                  <w:pStyle w:val="7"/>
                  <w:keepNext w:val="0"/>
                  <w:keepLines w:val="0"/>
                  <w:widowControl/>
                  <w:suppressLineNumbers w:val="0"/>
                </w:pPr>
              </w:pPrChange>
            </w:pPr>
            <w:ins w:id="1050" w:author="野草" w:date="2024-11-08T09:17:19Z">
              <w:r>
                <w:rPr/>
                <w:t>Chongqing’s summer typically lasts from May to September, with July and August being the hottest months. This study chose August 2023 for meteorological data collection. To minimize the influence of rainy weather on the regional thermal environment and ensure representative data, we specifically selected six days that were mostly clear and sunny.</w:t>
              </w:r>
            </w:ins>
          </w:p>
          <w:p w14:paraId="4EDF069E">
            <w:pPr>
              <w:keepNext w:val="0"/>
              <w:keepLines w:val="0"/>
              <w:widowControl/>
              <w:numPr>
                <w:ilvl w:val="0"/>
                <w:numId w:val="38"/>
                <w:ins w:id="1052" w:author="野草" w:date="2024-11-08T09:17:26Z"/>
              </w:numPr>
              <w:suppressLineNumbers w:val="0"/>
              <w:ind w:left="420" w:hanging="420"/>
              <w:rPr>
                <w:ins w:id="1053" w:author="野草" w:date="2024-11-08T09:17:19Z"/>
              </w:rPr>
              <w:pPrChange w:id="1051" w:author="野草" w:date="2024-11-08T09:17:26Z">
                <w:pPr>
                  <w:pStyle w:val="7"/>
                  <w:keepNext w:val="0"/>
                  <w:keepLines w:val="0"/>
                  <w:widowControl/>
                  <w:suppressLineNumbers w:val="0"/>
                </w:pPr>
              </w:pPrChange>
            </w:pPr>
            <w:ins w:id="1054" w:author="野草" w:date="2024-11-08T09:17:19Z">
              <w:r>
                <w:rPr/>
                <w:t>On each of these six days, measurements were conducted at two times: starting at 14:00 for daytime data and at 21:00 for nighttime data. The daytime measurements were taken during the hottest part of the day, when strong sunlight significantly impacts the spatial distribution of meteorological variables. The nighttime measurements, although taken when solar radiation had weakened, captured a period when the urban heat island effect was more pronounced due to heat release from buildings and other impervious surfaces. According to data from a nearby standard meteorological station, the 14:00 temperatures on these six days ranged from 28.5°C to 36.8°C, with relative humidity between 44% and 56%, representing typical midsummer weather in Chongqing. The basic meteorological conditions for the six measurement days are shown in Table 1.</w:t>
              </w:r>
            </w:ins>
          </w:p>
          <w:p w14:paraId="38DE75E0">
            <w:pPr>
              <w:numPr>
                <w:ilvl w:val="-1"/>
                <w:numId w:val="0"/>
              </w:numPr>
              <w:ind w:left="0" w:leftChars="0" w:firstLine="0" w:firstLineChars="0"/>
              <w:rPr>
                <w:del w:id="1056" w:author="野草" w:date="2024-11-08T09:15:44Z"/>
                <w:rFonts w:hint="eastAsia"/>
                <w:b w:val="0"/>
                <w:color w:val="000000"/>
                <w:lang w:val="en-US" w:eastAsia="zh-CN"/>
              </w:rPr>
              <w:pPrChange w:id="1055" w:author="野草" w:date="2024-11-08T09:17:19Z">
                <w:pPr>
                  <w:numPr>
                    <w:ilvl w:val="0"/>
                    <w:numId w:val="38"/>
                  </w:numPr>
                  <w:ind w:left="420" w:leftChars="0" w:hanging="420" w:firstLineChars="0"/>
                </w:pPr>
              </w:pPrChange>
            </w:pPr>
            <w:del w:id="1057" w:author="野草" w:date="2024-11-08T09:15:44Z">
              <w:r>
                <w:rPr>
                  <w:rFonts w:hint="eastAsia"/>
                  <w:b w:val="0"/>
                  <w:color w:val="000000"/>
                  <w:lang w:val="en-US" w:eastAsia="zh-CN"/>
                </w:rPr>
                <w:delText>The summer season in Chongqing typically extends from May to September, with July and August being the hottest months. For this study, meteorological measurements were conducted in August 2023. To minimize the impact of rainy weather on the area's thermal environment and ensure representative results, we specifically selected six sunny days with minimal cloud cover.</w:delText>
              </w:r>
            </w:del>
          </w:p>
          <w:p w14:paraId="625B5E8E">
            <w:pPr>
              <w:numPr>
                <w:ilvl w:val="0"/>
                <w:numId w:val="0"/>
              </w:numPr>
              <w:ind w:leftChars="0"/>
              <w:rPr>
                <w:del w:id="1058" w:author="野草" w:date="2024-11-08T09:15:44Z"/>
                <w:rFonts w:hint="eastAsia"/>
                <w:b w:val="0"/>
                <w:color w:val="000000"/>
                <w:lang w:val="en-US" w:eastAsia="zh-CN"/>
              </w:rPr>
            </w:pPr>
          </w:p>
          <w:p w14:paraId="630920C9">
            <w:pPr>
              <w:numPr>
                <w:ilvl w:val="-1"/>
                <w:numId w:val="0"/>
              </w:numPr>
              <w:ind w:left="0" w:leftChars="0" w:firstLine="0" w:firstLineChars="0"/>
              <w:rPr>
                <w:rFonts w:hint="eastAsia" w:ascii="Times New Roman" w:hAnsi="Times New Roman" w:eastAsiaTheme="minorEastAsia" w:cstheme="minorBidi"/>
                <w:b w:val="0"/>
                <w:color w:val="000000"/>
                <w:kern w:val="2"/>
                <w:szCs w:val="24"/>
                <w:vertAlign w:val="baseline"/>
                <w:lang w:val="en-US" w:eastAsia="zh-CN" w:bidi="ar-SA"/>
              </w:rPr>
              <w:pPrChange w:id="1059" w:author="野草" w:date="2024-11-08T09:17:19Z">
                <w:pPr>
                  <w:numPr>
                    <w:ilvl w:val="0"/>
                    <w:numId w:val="38"/>
                  </w:numPr>
                  <w:ind w:left="420" w:leftChars="0" w:hanging="420" w:firstLineChars="0"/>
                </w:pPr>
              </w:pPrChange>
            </w:pPr>
            <w:del w:id="1060" w:author="野草" w:date="2024-11-08T09:15:44Z">
              <w:r>
                <w:rPr>
                  <w:rFonts w:hint="eastAsia"/>
                  <w:b w:val="0"/>
                  <w:color w:val="000000"/>
                  <w:lang w:val="en-US" w:eastAsia="zh-CN"/>
                </w:rPr>
                <w:delText xml:space="preserve">On each of these six days, measurements were taken at two time periods—14:00 and 21:00—capturing both daytime and nighttime conditions. The daytime measurement was chosen to capture the hottest period of the day, when intense sunlight significantly influences the spatial distribution of meteorological variables. Nighttime measurements were taken after sunset, allowing us to observe the urban heat island effect more clearly due to heat released from buildings and other impervious surfaces. According to data from a nearby meteorological station, temperatures at 14:00 over these six days ranged from 28.5°C to 36.8°C, with relative humidity between 44% and 56%, reflecting typical summer weather in Chongqing. The basic meteorological conditions for each of the six measurement days are shown in </w:delText>
              </w:r>
            </w:del>
            <w:del w:id="1061" w:author="野草" w:date="2024-11-08T09:15:44Z">
              <w:r>
                <w:rPr>
                  <w:rFonts w:hint="eastAsia"/>
                  <w:b w:val="0"/>
                  <w:color w:val="000000"/>
                  <w:highlight w:val="yellow"/>
                  <w:lang w:val="en-US" w:eastAsia="zh-CN"/>
                </w:rPr>
                <w:delText>Table 1.</w:delText>
              </w:r>
            </w:del>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vAlign w:val="top"/>
            <w:tcPrChange w:id="1062" w:author="野草" w:date="2024-11-08T10:13:44Z">
              <w:tcPr>
                <w:tcW w:w="3440" w:type="dxa"/>
                <w:tcBorders>
                  <w:top w:val="single" w:color="auto" w:sz="4" w:space="0"/>
                  <w:left w:val="single" w:color="F2BA02" w:sz="4" w:space="0"/>
                  <w:bottom w:val="single" w:color="auto" w:sz="4" w:space="0"/>
                  <w:right w:val="single" w:color="auto" w:sz="4" w:space="0"/>
                </w:tcBorders>
                <w:shd w:val="clear" w:color="auto" w:fill="auto"/>
                <w:vAlign w:val="top"/>
              </w:tcPr>
            </w:tcPrChange>
          </w:tcPr>
          <w:p w14:paraId="6B74B701">
            <w:pPr>
              <w:numPr>
                <w:ilvl w:val="-1"/>
                <w:numId w:val="0"/>
              </w:numPr>
              <w:ind w:left="0" w:leftChars="0" w:firstLine="0" w:firstLineChars="0"/>
              <w:rPr>
                <w:ins w:id="1063" w:author="野草" w:date="2024-11-08T09:17:39Z"/>
                <w:rFonts w:hint="eastAsia"/>
                <w:b w:val="0"/>
                <w:color w:val="000000"/>
                <w:lang w:val="en-US" w:eastAsia="zh-CN"/>
              </w:rPr>
            </w:pPr>
            <w:ins w:id="1064" w:author="野草" w:date="2024-11-08T09:17:39Z">
              <w:r>
                <w:rPr>
                  <w:rFonts w:hint="eastAsia"/>
                  <w:b w:val="0"/>
                  <w:color w:val="000000"/>
                  <w:lang w:val="en-US" w:eastAsia="zh-CN"/>
                </w:rPr>
                <w:t>【up2024 1107 09:17】</w:t>
              </w:r>
            </w:ins>
          </w:p>
          <w:p w14:paraId="7CD76BDA">
            <w:pPr>
              <w:pStyle w:val="13"/>
              <w:numPr>
                <w:ilvl w:val="-1"/>
                <w:numId w:val="0"/>
              </w:numPr>
              <w:ind w:left="0" w:leftChars="0" w:firstLine="0" w:firstLineChars="0"/>
              <w:rPr>
                <w:ins w:id="1066" w:author="野草" w:date="2024-11-08T09:17:38Z"/>
                <w:rFonts w:hint="eastAsia"/>
                <w:lang w:val="en-US" w:eastAsia="zh-CN"/>
              </w:rPr>
              <w:pPrChange w:id="1065" w:author="野草" w:date="2024-11-08T09:17:39Z">
                <w:pPr>
                  <w:numPr>
                    <w:ilvl w:val="0"/>
                    <w:numId w:val="38"/>
                  </w:numPr>
                  <w:ind w:left="420" w:leftChars="0" w:hanging="420" w:firstLineChars="0"/>
                </w:pPr>
              </w:pPrChange>
            </w:pPr>
          </w:p>
          <w:p w14:paraId="1FE94A63">
            <w:pPr>
              <w:pStyle w:val="13"/>
              <w:numPr>
                <w:ilvl w:val="0"/>
                <w:numId w:val="41"/>
                <w:ins w:id="1068" w:author="野草" w:date="2024-11-08T09:16:20Z"/>
              </w:numPr>
              <w:ind w:left="425" w:leftChars="0" w:hanging="425" w:firstLineChars="0"/>
              <w:rPr>
                <w:ins w:id="1069" w:author="野草" w:date="2024-11-08T09:15:52Z"/>
                <w:rFonts w:hint="eastAsia"/>
                <w:lang w:val="en-US" w:eastAsia="zh-CN"/>
              </w:rPr>
              <w:pPrChange w:id="1067" w:author="野草" w:date="2024-11-08T09:16:20Z">
                <w:pPr>
                  <w:numPr>
                    <w:ilvl w:val="0"/>
                    <w:numId w:val="38"/>
                  </w:numPr>
                  <w:ind w:left="420" w:leftChars="0" w:hanging="420" w:firstLineChars="0"/>
                </w:pPr>
              </w:pPrChange>
            </w:pPr>
            <w:ins w:id="1070" w:author="野草" w:date="2024-11-08T09:15:52Z">
              <w:r>
                <w:rPr>
                  <w:rFonts w:hint="eastAsia"/>
                  <w:lang w:val="en-US" w:eastAsia="zh-CN"/>
                </w:rPr>
                <w:t>重庆的夏季通常从5月持续至9月，其中7月和8月最为炎热。本研究选择在2023年8月进行气象数据测量。为尽量减少阴雨天气对区域热环境的影响，并确保数据的代表性，我们特意选取了6个少云且晴朗的日子。</w:t>
              </w:r>
            </w:ins>
          </w:p>
          <w:p w14:paraId="37BE1EA3">
            <w:pPr>
              <w:pStyle w:val="13"/>
              <w:numPr>
                <w:ilvl w:val="0"/>
                <w:numId w:val="41"/>
                <w:ins w:id="1072" w:author="野草" w:date="2024-11-08T09:16:06Z"/>
              </w:numPr>
              <w:ind w:left="425" w:leftChars="0" w:hanging="425" w:firstLineChars="0"/>
              <w:rPr>
                <w:ins w:id="1073" w:author="野草" w:date="2024-11-08T09:15:52Z"/>
                <w:rFonts w:hint="eastAsia"/>
                <w:lang w:val="en-US" w:eastAsia="zh-CN"/>
              </w:rPr>
              <w:pPrChange w:id="1071" w:author="野草" w:date="2024-11-08T09:16:06Z">
                <w:pPr>
                  <w:numPr>
                    <w:ilvl w:val="0"/>
                    <w:numId w:val="38"/>
                  </w:numPr>
                  <w:ind w:left="420" w:leftChars="0" w:hanging="420" w:firstLineChars="0"/>
                </w:pPr>
              </w:pPrChange>
            </w:pPr>
            <w:ins w:id="1074" w:author="野草" w:date="2024-11-08T09:15:52Z">
              <w:r>
                <w:rPr>
                  <w:rFonts w:hint="eastAsia"/>
                  <w:lang w:val="en-US" w:eastAsia="zh-CN"/>
                </w:rPr>
                <w:t>在这6天中，我们每天在两个时间段进行测量，分别从</w:t>
              </w:r>
            </w:ins>
            <w:ins w:id="1075" w:author="野草" w:date="2024-11-08T09:15:52Z">
              <w:r>
                <w:rPr>
                  <w:rFonts w:hint="eastAsia"/>
                  <w:highlight w:val="yellow"/>
                  <w:lang w:val="en-US" w:eastAsia="zh-CN"/>
                  <w:rPrChange w:id="1076" w:author="野草" w:date="2024-11-08T09:16:56Z">
                    <w:rPr>
                      <w:rFonts w:hint="eastAsia"/>
                      <w:lang w:val="en-US" w:eastAsia="zh-CN"/>
                    </w:rPr>
                  </w:rPrChange>
                </w:rPr>
                <w:t>14:00和21:00</w:t>
              </w:r>
            </w:ins>
            <w:ins w:id="1077" w:author="野草" w:date="2024-11-08T09:15:52Z">
              <w:r>
                <w:rPr>
                  <w:rFonts w:hint="eastAsia"/>
                  <w:lang w:val="en-US" w:eastAsia="zh-CN"/>
                </w:rPr>
                <w:t>开始，分别对应白天和夜间。白天测量选择在一天中最热的时段，此时日照强烈，对气象变量的空间分布有显著影响。夜间测量则在日照减弱后进行，但由于建筑物和其他不透水表面释放的热量，城市热岛效应在夜间相对更为显著。根据附近标准气象站的监测数据，6天中</w:t>
              </w:r>
            </w:ins>
            <w:ins w:id="1078" w:author="野草" w:date="2024-11-08T09:15:52Z">
              <w:r>
                <w:rPr>
                  <w:rFonts w:hint="eastAsia"/>
                  <w:highlight w:val="yellow"/>
                  <w:lang w:val="en-US" w:eastAsia="zh-CN"/>
                  <w:rPrChange w:id="1079" w:author="野草" w:date="2024-11-08T09:16:56Z">
                    <w:rPr>
                      <w:rFonts w:hint="eastAsia"/>
                      <w:lang w:val="en-US" w:eastAsia="zh-CN"/>
                    </w:rPr>
                  </w:rPrChange>
                </w:rPr>
                <w:t>14:00</w:t>
              </w:r>
            </w:ins>
            <w:ins w:id="1080" w:author="野草" w:date="2024-11-08T09:15:52Z">
              <w:r>
                <w:rPr>
                  <w:rFonts w:hint="eastAsia"/>
                  <w:lang w:val="en-US" w:eastAsia="zh-CN"/>
                </w:rPr>
                <w:t>的气温范围为</w:t>
              </w:r>
            </w:ins>
            <w:ins w:id="1081" w:author="野草" w:date="2024-11-08T09:15:52Z">
              <w:r>
                <w:rPr>
                  <w:rFonts w:hint="eastAsia"/>
                  <w:highlight w:val="yellow"/>
                  <w:lang w:val="en-US" w:eastAsia="zh-CN"/>
                  <w:rPrChange w:id="1082" w:author="野草" w:date="2024-11-08T09:16:25Z">
                    <w:rPr>
                      <w:rFonts w:hint="eastAsia"/>
                      <w:lang w:val="en-US" w:eastAsia="zh-CN"/>
                    </w:rPr>
                  </w:rPrChange>
                </w:rPr>
                <w:t>28.5°C至36.8°C</w:t>
              </w:r>
            </w:ins>
            <w:ins w:id="1083" w:author="野草" w:date="2024-11-08T09:15:52Z">
              <w:r>
                <w:rPr>
                  <w:rFonts w:hint="eastAsia"/>
                  <w:lang w:val="en-US" w:eastAsia="zh-CN"/>
                </w:rPr>
                <w:t>，相对湿度介于</w:t>
              </w:r>
            </w:ins>
            <w:ins w:id="1084" w:author="野草" w:date="2024-11-08T09:15:52Z">
              <w:r>
                <w:rPr>
                  <w:rFonts w:hint="eastAsia"/>
                  <w:highlight w:val="yellow"/>
                  <w:lang w:val="en-US" w:eastAsia="zh-CN"/>
                  <w:rPrChange w:id="1085" w:author="野草" w:date="2024-11-08T09:16:49Z">
                    <w:rPr>
                      <w:rFonts w:hint="eastAsia"/>
                      <w:lang w:val="en-US" w:eastAsia="zh-CN"/>
                    </w:rPr>
                  </w:rPrChange>
                </w:rPr>
                <w:t>44%至56%</w:t>
              </w:r>
            </w:ins>
            <w:ins w:id="1086" w:author="野草" w:date="2024-11-08T09:15:52Z">
              <w:r>
                <w:rPr>
                  <w:rFonts w:hint="eastAsia"/>
                  <w:lang w:val="en-US" w:eastAsia="zh-CN"/>
                </w:rPr>
                <w:t>，代表了重庆盛夏的典型天气条件。6个测量日的基本气象状况如</w:t>
              </w:r>
            </w:ins>
            <w:ins w:id="1087" w:author="野草" w:date="2024-11-08T09:15:52Z">
              <w:r>
                <w:rPr>
                  <w:rFonts w:hint="eastAsia"/>
                  <w:highlight w:val="yellow"/>
                  <w:lang w:val="en-US" w:eastAsia="zh-CN"/>
                  <w:rPrChange w:id="1088" w:author="野草" w:date="2024-11-08T09:17:02Z">
                    <w:rPr>
                      <w:rFonts w:hint="eastAsia"/>
                      <w:lang w:val="en-US" w:eastAsia="zh-CN"/>
                    </w:rPr>
                  </w:rPrChange>
                </w:rPr>
                <w:t>表1</w:t>
              </w:r>
            </w:ins>
            <w:ins w:id="1089" w:author="野草" w:date="2024-11-08T09:15:52Z">
              <w:r>
                <w:rPr>
                  <w:rFonts w:hint="eastAsia"/>
                  <w:lang w:val="en-US" w:eastAsia="zh-CN"/>
                </w:rPr>
                <w:t>所示。</w:t>
              </w:r>
            </w:ins>
          </w:p>
          <w:p w14:paraId="0DE02BE8">
            <w:pPr>
              <w:numPr>
                <w:ilvl w:val="0"/>
                <w:numId w:val="0"/>
              </w:numPr>
              <w:rPr>
                <w:del w:id="1090" w:author="野草" w:date="2024-11-08T09:15:52Z"/>
                <w:rFonts w:hint="eastAsia"/>
                <w:b w:val="0"/>
                <w:color w:val="000000"/>
                <w:lang w:val="en-US" w:eastAsia="zh-CN"/>
              </w:rPr>
            </w:pPr>
            <w:del w:id="1091" w:author="野草" w:date="2024-11-08T09:15:52Z">
              <w:r>
                <w:rPr>
                  <w:rFonts w:hint="eastAsia"/>
                  <w:b w:val="0"/>
                  <w:color w:val="000000"/>
                  <w:lang w:val="en-US" w:eastAsia="zh-CN"/>
                </w:rPr>
                <w:delText>重庆的夏季通常从5月持续至9月，其中7月和8月是最炎热的月份。本研究选择在2023年8月进行气象数据测量。为尽量减少阴雨天气对区域热环境的影响，并确保所选日子的代表性，我们特意选取了6个少云且晴朗的日子。</w:delText>
              </w:r>
            </w:del>
          </w:p>
          <w:p w14:paraId="7E71F718">
            <w:pPr>
              <w:numPr>
                <w:ilvl w:val="0"/>
                <w:numId w:val="0"/>
              </w:numPr>
              <w:rPr>
                <w:del w:id="1092" w:author="野草" w:date="2024-11-08T09:15:52Z"/>
                <w:rFonts w:hint="eastAsia"/>
                <w:b w:val="0"/>
                <w:color w:val="000000"/>
                <w:lang w:val="en-US" w:eastAsia="zh-CN"/>
              </w:rPr>
            </w:pPr>
          </w:p>
          <w:p w14:paraId="5C978DF6">
            <w:pPr>
              <w:numPr>
                <w:ilvl w:val="0"/>
                <w:numId w:val="0"/>
              </w:numPr>
              <w:rPr>
                <w:del w:id="1093" w:author="野草" w:date="2024-11-08T09:15:52Z"/>
                <w:rFonts w:hint="eastAsia"/>
                <w:b w:val="0"/>
                <w:color w:val="000000"/>
                <w:lang w:val="en-US" w:eastAsia="zh-CN"/>
              </w:rPr>
            </w:pPr>
            <w:del w:id="1094" w:author="野草" w:date="2024-11-08T09:15:52Z">
              <w:r>
                <w:rPr>
                  <w:rFonts w:hint="eastAsia"/>
                  <w:b w:val="0"/>
                  <w:color w:val="000000"/>
                  <w:lang w:val="en-US" w:eastAsia="zh-CN"/>
                </w:rPr>
                <w:delText>在这6天中，我们每天在两个时间段进行测量，分别从</w:delText>
              </w:r>
            </w:del>
            <w:del w:id="1095" w:author="野草" w:date="2024-11-08T09:15:52Z">
              <w:r>
                <w:rPr>
                  <w:rFonts w:hint="eastAsia"/>
                  <w:b w:val="0"/>
                  <w:color w:val="000000"/>
                  <w:highlight w:val="yellow"/>
                  <w:lang w:val="en-US" w:eastAsia="zh-CN"/>
                  <w:rPrChange w:id="1096" w:author="野草" w:date="2024-11-08T08:58:54Z">
                    <w:rPr>
                      <w:rFonts w:hint="eastAsia"/>
                      <w:b w:val="0"/>
                      <w:color w:val="000000"/>
                      <w:lang w:val="en-US" w:eastAsia="zh-CN"/>
                    </w:rPr>
                  </w:rPrChange>
                </w:rPr>
                <w:delText>14:00和21:00</w:delText>
              </w:r>
            </w:del>
            <w:del w:id="1097" w:author="野草" w:date="2024-11-08T09:15:52Z">
              <w:r>
                <w:rPr>
                  <w:rFonts w:hint="eastAsia"/>
                  <w:b w:val="0"/>
                  <w:color w:val="000000"/>
                  <w:lang w:val="en-US" w:eastAsia="zh-CN"/>
                </w:rPr>
                <w:delText>开始，对应白天和夜间。白天的测量时间处于一天中最热的时段，此时日照强烈，对气象变量的空间分布有显著影响。夜间测量虽然日照减弱，但由于建筑物等不透水表面释放的热量，城市热岛效应相对白天更为显著。根据附近标准气象站的监测数据，这6天中14:00的气温在28.5°C至36.8°C之间，相对湿度在44%至56%之间，能代表重庆盛夏的典型天气状况。6个测量日的基本气象状况如表1所示。</w:delText>
              </w:r>
            </w:del>
          </w:p>
          <w:p w14:paraId="23AF014F">
            <w:pPr>
              <w:numPr>
                <w:ilvl w:val="0"/>
                <w:numId w:val="0"/>
              </w:numPr>
              <w:ind w:left="0" w:leftChars="0" w:firstLine="0" w:firstLineChars="0"/>
              <w:rPr>
                <w:rFonts w:hint="eastAsia" w:ascii="Times New Roman" w:hAnsi="Times New Roman" w:eastAsiaTheme="minorEastAsia" w:cstheme="minorBidi"/>
                <w:b w:val="0"/>
                <w:color w:val="000000"/>
                <w:kern w:val="2"/>
                <w:szCs w:val="24"/>
                <w:lang w:val="en-US" w:eastAsia="zh-CN" w:bidi="ar-SA"/>
              </w:rPr>
            </w:pPr>
          </w:p>
        </w:tc>
      </w:tr>
      <w:tr w14:paraId="727844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1098" w:author="野草" w:date="2024-11-08T10:15:4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vAlign w:val="top"/>
            <w:tcPrChange w:id="1099" w:author="野草" w:date="2024-11-08T10:15:45Z">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vAlign w:val="top"/>
              </w:tcPr>
            </w:tcPrChange>
          </w:tcPr>
          <w:p w14:paraId="58E40E25">
            <w:pPr>
              <w:keepNext w:val="0"/>
              <w:keepLines w:val="0"/>
              <w:widowControl/>
              <w:numPr>
                <w:ilvl w:val="-1"/>
                <w:numId w:val="0"/>
              </w:numPr>
              <w:suppressLineNumbers w:val="0"/>
              <w:ind w:left="0" w:firstLine="0"/>
              <w:rPr>
                <w:ins w:id="1101" w:author="野草" w:date="2024-11-08T10:15:32Z"/>
              </w:rPr>
              <w:pPrChange w:id="1100" w:author="野草" w:date="2024-11-08T10:51:38Z">
                <w:pPr>
                  <w:pStyle w:val="7"/>
                  <w:keepNext w:val="0"/>
                  <w:keepLines w:val="0"/>
                  <w:widowControl/>
                  <w:suppressLineNumbers w:val="0"/>
                </w:pPr>
              </w:pPrChange>
            </w:pPr>
            <w:ins w:id="1102" w:author="野草" w:date="2024-11-08T10:15:33Z">
              <w:bookmarkStart w:id="10" w:name="OLE_LINK19"/>
              <w:r>
                <w:rPr>
                  <w:rFonts w:hint="eastAsia"/>
                  <w:b w:val="0"/>
                  <w:color w:val="000000"/>
                  <w:lang w:val="en-US" w:eastAsia="zh-CN"/>
                </w:rPr>
                <w:t xml:space="preserve">【up2024 1107 </w:t>
              </w:r>
            </w:ins>
            <w:ins w:id="1103" w:author="野草" w:date="2024-11-08T10:15:35Z">
              <w:r>
                <w:rPr>
                  <w:rFonts w:hint="eastAsia"/>
                  <w:b w:val="0"/>
                  <w:color w:val="000000"/>
                  <w:lang w:val="en-US" w:eastAsia="zh-CN"/>
                </w:rPr>
                <w:t>10</w:t>
              </w:r>
            </w:ins>
            <w:ins w:id="1104" w:author="野草" w:date="2024-11-08T10:15:33Z">
              <w:r>
                <w:rPr>
                  <w:rFonts w:hint="eastAsia"/>
                  <w:b w:val="0"/>
                  <w:color w:val="000000"/>
                  <w:lang w:val="en-US" w:eastAsia="zh-CN"/>
                </w:rPr>
                <w:t>:1</w:t>
              </w:r>
            </w:ins>
            <w:ins w:id="1105" w:author="野草" w:date="2024-11-08T10:15:37Z">
              <w:r>
                <w:rPr>
                  <w:rFonts w:hint="eastAsia"/>
                  <w:b w:val="0"/>
                  <w:color w:val="000000"/>
                  <w:lang w:val="en-US" w:eastAsia="zh-CN"/>
                </w:rPr>
                <w:t>5</w:t>
              </w:r>
            </w:ins>
            <w:ins w:id="1106" w:author="野草" w:date="2024-11-08T10:15:33Z">
              <w:r>
                <w:rPr>
                  <w:rFonts w:hint="eastAsia"/>
                  <w:b w:val="0"/>
                  <w:color w:val="000000"/>
                  <w:lang w:val="en-US" w:eastAsia="zh-CN"/>
                </w:rPr>
                <w:t>】</w:t>
              </w:r>
              <w:bookmarkEnd w:id="10"/>
            </w:ins>
          </w:p>
          <w:p w14:paraId="1C8E932C">
            <w:pPr>
              <w:keepNext w:val="0"/>
              <w:keepLines w:val="0"/>
              <w:widowControl/>
              <w:numPr>
                <w:ilvl w:val="0"/>
                <w:numId w:val="42"/>
                <w:ins w:id="1108" w:author="野草" w:date="2024-11-08T10:51:44Z"/>
              </w:numPr>
              <w:suppressLineNumbers w:val="0"/>
              <w:ind w:left="420" w:hanging="420"/>
              <w:rPr>
                <w:ins w:id="1109" w:author="野草" w:date="2024-11-08T10:51:28Z"/>
              </w:rPr>
              <w:pPrChange w:id="1107" w:author="野草" w:date="2024-11-08T10:51:44Z">
                <w:pPr>
                  <w:pStyle w:val="7"/>
                  <w:keepNext w:val="0"/>
                  <w:keepLines w:val="0"/>
                  <w:widowControl/>
                  <w:suppressLineNumbers w:val="0"/>
                </w:pPr>
              </w:pPrChange>
            </w:pPr>
            <w:ins w:id="1110" w:author="野草" w:date="2024-11-08T10:51:28Z">
              <w:r>
                <w:rPr/>
                <w:t>This study focuses on fine-scale meteorological measurements, with high-density measurement points. Therefore, a mobile measurement method was used to collect data.</w:t>
              </w:r>
            </w:ins>
          </w:p>
          <w:p w14:paraId="2524F962">
            <w:pPr>
              <w:keepNext w:val="0"/>
              <w:keepLines w:val="0"/>
              <w:widowControl/>
              <w:numPr>
                <w:ilvl w:val="0"/>
                <w:numId w:val="42"/>
                <w:ins w:id="1112" w:author="野草" w:date="2024-11-08T10:51:44Z"/>
              </w:numPr>
              <w:suppressLineNumbers w:val="0"/>
              <w:ind w:left="420" w:hanging="420"/>
              <w:rPr>
                <w:ins w:id="1113" w:author="野草" w:date="2024-11-08T10:51:28Z"/>
              </w:rPr>
              <w:pPrChange w:id="1111" w:author="野草" w:date="2024-11-08T10:51:44Z">
                <w:pPr>
                  <w:pStyle w:val="7"/>
                  <w:keepNext w:val="0"/>
                  <w:keepLines w:val="0"/>
                  <w:widowControl/>
                  <w:suppressLineNumbers w:val="0"/>
                </w:pPr>
              </w:pPrChange>
            </w:pPr>
            <w:ins w:id="1114" w:author="野草" w:date="2024-11-08T10:51:28Z">
              <w:r>
                <w:rPr/>
                <w:t>For field measurements, we selected six parallel routes, all oriented east-west and perpendicular to Chongqing Central Park. Each route started from the park’s edge and extended 500 meters into the residential area.</w:t>
              </w:r>
            </w:ins>
          </w:p>
          <w:p w14:paraId="4699004F">
            <w:pPr>
              <w:keepNext w:val="0"/>
              <w:keepLines w:val="0"/>
              <w:widowControl/>
              <w:numPr>
                <w:ilvl w:val="0"/>
                <w:numId w:val="42"/>
                <w:ins w:id="1116" w:author="野草" w:date="2024-11-08T10:51:44Z"/>
              </w:numPr>
              <w:suppressLineNumbers w:val="0"/>
              <w:ind w:left="420" w:hanging="420"/>
              <w:rPr>
                <w:ins w:id="1117" w:author="野草" w:date="2024-11-08T10:51:28Z"/>
              </w:rPr>
              <w:pPrChange w:id="1115" w:author="野草" w:date="2024-11-08T10:51:44Z">
                <w:pPr>
                  <w:pStyle w:val="7"/>
                  <w:keepNext w:val="0"/>
                  <w:keepLines w:val="0"/>
                  <w:widowControl/>
                  <w:suppressLineNumbers w:val="0"/>
                </w:pPr>
              </w:pPrChange>
            </w:pPr>
            <w:ins w:id="1118" w:author="野草" w:date="2024-11-08T10:51:28Z">
              <w:r>
                <w:rPr/>
                <w:t>Six volunteers collected data simultaneously along their designated routes, moving forward at a pace of 10 meters per minute and pausing for at least 40 seconds at each measurement point to record data for later analysis. Each route included 50 measurement points, with a total of 300 points across the study area. To minimize the impact of obstacles such as vegetation, all points were placed away from street trees and other shaded areas. Each route took approximately 50 minutes to sample.</w:t>
              </w:r>
            </w:ins>
          </w:p>
          <w:p w14:paraId="2E7ABD70">
            <w:pPr>
              <w:keepNext w:val="0"/>
              <w:keepLines w:val="0"/>
              <w:widowControl/>
              <w:numPr>
                <w:ilvl w:val="0"/>
                <w:numId w:val="42"/>
                <w:ins w:id="1120" w:author="野草" w:date="2024-11-08T10:51:44Z"/>
              </w:numPr>
              <w:suppressLineNumbers w:val="0"/>
              <w:ind w:left="420" w:hanging="420"/>
              <w:rPr>
                <w:ins w:id="1121" w:author="野草" w:date="2024-11-08T10:51:28Z"/>
              </w:rPr>
              <w:pPrChange w:id="1119" w:author="野草" w:date="2024-11-08T10:51:44Z">
                <w:pPr>
                  <w:pStyle w:val="7"/>
                  <w:keepNext w:val="0"/>
                  <w:keepLines w:val="0"/>
                  <w:widowControl/>
                  <w:suppressLineNumbers w:val="0"/>
                </w:pPr>
              </w:pPrChange>
            </w:pPr>
            <w:ins w:id="1122" w:author="野草" w:date="2024-11-08T10:51:28Z">
              <w:r>
                <w:rPr/>
                <w:t>To account for time differences between measurement points, we established two fixed reference points approximately 500 meters from the park to ensure that the meteorological data collected at these reference points were unaffected by the park. The location of the fixed reference points is shown in Figure 1. During analysis, we used the start time of each measurement period as the reference point. By calculating the difference in meteorological data at the fixed reference points between each measurement time and the reference time, we adjusted the mobile measurement data, enabling comparative analysis based on the same reference time across all datasets.</w:t>
              </w:r>
            </w:ins>
          </w:p>
          <w:p w14:paraId="45C05BC7">
            <w:pPr>
              <w:numPr>
                <w:ilvl w:val="-1"/>
                <w:numId w:val="0"/>
              </w:numPr>
              <w:ind w:left="0" w:leftChars="0" w:firstLine="0" w:firstLineChars="0"/>
              <w:rPr>
                <w:ins w:id="1124" w:author="野草" w:date="2024-11-08T09:56:45Z"/>
                <w:rFonts w:hint="eastAsia"/>
                <w:lang w:val="en-US" w:eastAsia="zh-CN"/>
              </w:rPr>
              <w:pPrChange w:id="1123" w:author="野草" w:date="2024-11-08T10:51:33Z">
                <w:pPr>
                  <w:numPr>
                    <w:ilvl w:val="0"/>
                    <w:numId w:val="38"/>
                  </w:numPr>
                  <w:ind w:left="420" w:leftChars="0" w:hanging="420" w:firstLineChars="0"/>
                </w:pPr>
              </w:pPrChange>
            </w:pPr>
          </w:p>
          <w:p w14:paraId="5B44E403">
            <w:pPr>
              <w:numPr>
                <w:ilvl w:val="-1"/>
                <w:numId w:val="0"/>
              </w:numPr>
              <w:ind w:left="0" w:leftChars="0" w:firstLine="0" w:firstLineChars="0"/>
              <w:rPr>
                <w:del w:id="1126" w:author="野草" w:date="2024-11-08T09:56:44Z"/>
                <w:rFonts w:hint="eastAsia"/>
                <w:lang w:val="en-US" w:eastAsia="zh-CN"/>
              </w:rPr>
              <w:pPrChange w:id="1125" w:author="野草" w:date="2024-11-08T09:56:44Z">
                <w:pPr>
                  <w:numPr>
                    <w:ilvl w:val="0"/>
                    <w:numId w:val="38"/>
                  </w:numPr>
                  <w:ind w:left="420" w:leftChars="0" w:hanging="420" w:firstLineChars="0"/>
                </w:pPr>
              </w:pPrChange>
            </w:pPr>
            <w:del w:id="1127" w:author="野草" w:date="2024-11-08T09:56:44Z">
              <w:r>
                <w:rPr>
                  <w:rFonts w:hint="eastAsia"/>
                  <w:lang w:val="en-US" w:eastAsia="zh-CN"/>
                </w:rPr>
                <w:delText>【up2024 1106 09:22】</w:delText>
              </w:r>
            </w:del>
          </w:p>
          <w:p w14:paraId="6854960D">
            <w:pPr>
              <w:numPr>
                <w:ilvl w:val="-1"/>
                <w:numId w:val="0"/>
              </w:numPr>
              <w:ind w:left="0" w:leftChars="0" w:firstLine="0" w:firstLineChars="0"/>
              <w:rPr>
                <w:del w:id="1129" w:author="野草" w:date="2024-11-08T09:56:44Z"/>
                <w:rFonts w:hint="eastAsia"/>
                <w:vertAlign w:val="baseline"/>
                <w:lang w:val="en-US" w:eastAsia="zh-CN"/>
              </w:rPr>
              <w:pPrChange w:id="1128" w:author="野草" w:date="2024-11-08T09:56:44Z">
                <w:pPr>
                  <w:numPr>
                    <w:ilvl w:val="0"/>
                    <w:numId w:val="38"/>
                  </w:numPr>
                  <w:ind w:left="420" w:leftChars="0" w:hanging="420" w:firstLineChars="0"/>
                </w:pPr>
              </w:pPrChange>
            </w:pPr>
            <w:del w:id="1130" w:author="野草" w:date="2024-11-08T09:56:44Z">
              <w:r>
                <w:rPr>
                  <w:rFonts w:hint="eastAsia"/>
                  <w:vertAlign w:val="baseline"/>
                  <w:lang w:val="en-US" w:eastAsia="zh-CN"/>
                </w:rPr>
                <w:delText>This study focuses on fine-scale meteorological measurements, resulting in high-density measurement points. Therefore, a mobile measurement approach was adopted to collect data.</w:delText>
              </w:r>
            </w:del>
          </w:p>
          <w:p w14:paraId="08A89833">
            <w:pPr>
              <w:numPr>
                <w:ilvl w:val="0"/>
                <w:numId w:val="0"/>
              </w:numPr>
              <w:ind w:leftChars="0"/>
              <w:rPr>
                <w:del w:id="1131" w:author="野草" w:date="2024-11-08T09:56:44Z"/>
                <w:rFonts w:hint="eastAsia"/>
                <w:vertAlign w:val="baseline"/>
                <w:lang w:val="en-US" w:eastAsia="zh-CN"/>
              </w:rPr>
            </w:pPr>
          </w:p>
          <w:p w14:paraId="314CF7F4">
            <w:pPr>
              <w:numPr>
                <w:ilvl w:val="-1"/>
                <w:numId w:val="0"/>
              </w:numPr>
              <w:ind w:left="0" w:leftChars="0" w:firstLine="0" w:firstLineChars="0"/>
              <w:rPr>
                <w:del w:id="1133" w:author="野草" w:date="2024-11-08T09:56:44Z"/>
                <w:rFonts w:hint="eastAsia"/>
                <w:vertAlign w:val="baseline"/>
                <w:lang w:val="en-US" w:eastAsia="zh-CN"/>
              </w:rPr>
              <w:pPrChange w:id="1132" w:author="野草" w:date="2024-11-08T09:56:44Z">
                <w:pPr>
                  <w:numPr>
                    <w:ilvl w:val="0"/>
                    <w:numId w:val="38"/>
                  </w:numPr>
                  <w:ind w:left="420" w:leftChars="0" w:hanging="420" w:firstLineChars="0"/>
                </w:pPr>
              </w:pPrChange>
            </w:pPr>
            <w:del w:id="1134" w:author="野草" w:date="2024-11-08T09:56:44Z">
              <w:r>
                <w:rPr>
                  <w:rFonts w:hint="eastAsia"/>
                  <w:vertAlign w:val="baseline"/>
                  <w:lang w:val="en-US" w:eastAsia="zh-CN"/>
                </w:rPr>
                <w:delText>For field measurements, we selected six parallel routes, all oriented east-west and perpendicular to Chongqing Central Park. Each route starts at the park</w:delText>
              </w:r>
            </w:del>
            <w:del w:id="1135" w:author="野草" w:date="2024-11-08T09:56:44Z">
              <w:r>
                <w:rPr>
                  <w:rFonts w:hint="default"/>
                  <w:vertAlign w:val="baseline"/>
                  <w:lang w:val="en-US" w:eastAsia="zh-CN"/>
                </w:rPr>
                <w:delText>’</w:delText>
              </w:r>
            </w:del>
            <w:del w:id="1136" w:author="野草" w:date="2024-11-08T09:56:44Z">
              <w:r>
                <w:rPr>
                  <w:rFonts w:hint="eastAsia"/>
                  <w:vertAlign w:val="baseline"/>
                  <w:lang w:val="en-US" w:eastAsia="zh-CN"/>
                </w:rPr>
                <w:delText xml:space="preserve">s edge and extends 500 meters into residential areas, primarily featuring high-rise towers, low-rise apartment buildings, and villas, as shown in </w:delText>
              </w:r>
            </w:del>
            <w:del w:id="1137" w:author="野草" w:date="2024-11-08T09:56:44Z">
              <w:r>
                <w:rPr>
                  <w:rFonts w:hint="eastAsia"/>
                  <w:highlight w:val="yellow"/>
                  <w:u w:val="single"/>
                  <w:vertAlign w:val="baseline"/>
                  <w:lang w:val="en-US" w:eastAsia="zh-CN"/>
                </w:rPr>
                <w:delText>Figure 1</w:delText>
              </w:r>
            </w:del>
            <w:del w:id="1138" w:author="野草" w:date="2024-11-08T09:56:44Z">
              <w:r>
                <w:rPr>
                  <w:rFonts w:hint="eastAsia"/>
                  <w:vertAlign w:val="baseline"/>
                  <w:lang w:val="en-US" w:eastAsia="zh-CN"/>
                </w:rPr>
                <w:delText>.</w:delText>
              </w:r>
            </w:del>
          </w:p>
          <w:p w14:paraId="3F7E459B">
            <w:pPr>
              <w:numPr>
                <w:ilvl w:val="0"/>
                <w:numId w:val="0"/>
              </w:numPr>
              <w:ind w:leftChars="0"/>
              <w:rPr>
                <w:del w:id="1139" w:author="野草" w:date="2024-11-08T09:56:44Z"/>
                <w:rFonts w:hint="eastAsia"/>
                <w:vertAlign w:val="baseline"/>
                <w:lang w:val="en-US" w:eastAsia="zh-CN"/>
              </w:rPr>
            </w:pPr>
          </w:p>
          <w:p w14:paraId="2A7DE2F3">
            <w:pPr>
              <w:numPr>
                <w:ilvl w:val="-1"/>
                <w:numId w:val="0"/>
              </w:numPr>
              <w:ind w:left="0" w:leftChars="0" w:firstLine="0" w:firstLineChars="0"/>
              <w:rPr>
                <w:del w:id="1141" w:author="野草" w:date="2024-11-08T09:56:44Z"/>
                <w:rFonts w:hint="eastAsia"/>
                <w:vertAlign w:val="baseline"/>
                <w:lang w:val="en-US" w:eastAsia="zh-CN"/>
              </w:rPr>
              <w:pPrChange w:id="1140" w:author="野草" w:date="2024-11-08T09:56:44Z">
                <w:pPr>
                  <w:numPr>
                    <w:ilvl w:val="0"/>
                    <w:numId w:val="38"/>
                  </w:numPr>
                  <w:ind w:left="420" w:leftChars="0" w:hanging="420" w:firstLineChars="0"/>
                </w:pPr>
              </w:pPrChange>
            </w:pPr>
            <w:del w:id="1142" w:author="野草" w:date="2024-11-08T09:56:44Z">
              <w:r>
                <w:rPr>
                  <w:rFonts w:hint="eastAsia"/>
                  <w:vertAlign w:val="baseline"/>
                  <w:lang w:val="en-US" w:eastAsia="zh-CN"/>
                </w:rPr>
                <w:delText>Six volunteers conducted measurements simultaneously along their assigned routes, moving forward 10 meters every minute and recording data at each point for later analysis. Each route includes 50 measurement points, totaling 300 points across the study area. To minimize the impact of obstructions like vegetation, all points were chosen away from street trees and other shaded areas. The sampling duration for each route was 50 minutes.</w:delText>
              </w:r>
            </w:del>
          </w:p>
          <w:p w14:paraId="1FD50CA3">
            <w:pPr>
              <w:numPr>
                <w:ilvl w:val="0"/>
                <w:numId w:val="0"/>
              </w:numPr>
              <w:ind w:leftChars="0"/>
              <w:rPr>
                <w:del w:id="1143" w:author="野草" w:date="2024-11-08T09:56:44Z"/>
                <w:rFonts w:hint="eastAsia"/>
                <w:vertAlign w:val="baseline"/>
                <w:lang w:val="en-US" w:eastAsia="zh-CN"/>
              </w:rPr>
            </w:pPr>
          </w:p>
          <w:p w14:paraId="2765E8B2">
            <w:pPr>
              <w:numPr>
                <w:ilvl w:val="-1"/>
                <w:numId w:val="0"/>
              </w:numPr>
              <w:ind w:left="0" w:leftChars="0" w:firstLine="0" w:firstLineChars="0"/>
              <w:rPr>
                <w:rFonts w:hint="eastAsia" w:ascii="Times New Roman" w:hAnsi="Times New Roman" w:eastAsiaTheme="minorEastAsia" w:cstheme="minorBidi"/>
                <w:b w:val="0"/>
                <w:color w:val="000000"/>
                <w:kern w:val="2"/>
                <w:szCs w:val="24"/>
                <w:lang w:val="en-US" w:eastAsia="zh-CN" w:bidi="ar-SA"/>
              </w:rPr>
              <w:pPrChange w:id="1144" w:author="野草" w:date="2024-11-08T09:56:44Z">
                <w:pPr>
                  <w:numPr>
                    <w:ilvl w:val="0"/>
                    <w:numId w:val="38"/>
                  </w:numPr>
                  <w:ind w:left="420" w:leftChars="0" w:hanging="420" w:firstLineChars="0"/>
                </w:pPr>
              </w:pPrChange>
            </w:pPr>
            <w:del w:id="1145" w:author="野草" w:date="2024-11-08T09:56:44Z">
              <w:r>
                <w:rPr>
                  <w:rFonts w:hint="eastAsia"/>
                  <w:vertAlign w:val="baseline"/>
                  <w:lang w:val="en-US" w:eastAsia="zh-CN"/>
                </w:rPr>
                <w:delText>To account for difference in measurement time across the various points, we established two fixed reference points near the routes, approximately 500 meters from the park. This ensured that the reference points were minimally influenced by the park. In the analysis, we used the start time of each period as the baseline. By calculating differences in meteorological data between each reference point and the baseline, we adjusted the mobile measurement data, allowing for comparative analysis across all datasets at a common reference time.</w:delText>
              </w:r>
            </w:del>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vAlign w:val="top"/>
            <w:tcPrChange w:id="1146" w:author="野草" w:date="2024-11-08T10:15:45Z">
              <w:tcPr>
                <w:tcW w:w="3440" w:type="dxa"/>
                <w:tcBorders>
                  <w:top w:val="single" w:color="auto" w:sz="4" w:space="0"/>
                  <w:left w:val="single" w:color="F2BA02" w:sz="4" w:space="0"/>
                  <w:bottom w:val="single" w:color="auto" w:sz="4" w:space="0"/>
                  <w:right w:val="single" w:color="auto" w:sz="4" w:space="0"/>
                </w:tcBorders>
                <w:shd w:val="clear" w:color="auto" w:fill="auto"/>
                <w:vAlign w:val="top"/>
              </w:tcPr>
            </w:tcPrChange>
          </w:tcPr>
          <w:p w14:paraId="74F1B9D2">
            <w:pPr>
              <w:numPr>
                <w:ilvl w:val="-1"/>
                <w:numId w:val="0"/>
              </w:numPr>
              <w:ind w:left="0" w:leftChars="0" w:firstLine="0" w:firstLineChars="0"/>
              <w:rPr>
                <w:ins w:id="1147" w:author="野草" w:date="2024-11-08T10:50:41Z"/>
                <w:rFonts w:hint="eastAsia"/>
                <w:b w:val="0"/>
                <w:color w:val="000000"/>
                <w:lang w:val="en-US" w:eastAsia="zh-CN"/>
              </w:rPr>
            </w:pPr>
            <w:ins w:id="1148" w:author="野草" w:date="2024-11-08T10:50:41Z">
              <w:bookmarkStart w:id="11" w:name="OLE_LINK18"/>
              <w:r>
                <w:rPr>
                  <w:rFonts w:hint="eastAsia"/>
                  <w:b w:val="0"/>
                  <w:color w:val="000000"/>
                  <w:lang w:val="en-US" w:eastAsia="zh-CN"/>
                </w:rPr>
                <w:t>【up2024 1107 10:15】</w:t>
              </w:r>
            </w:ins>
          </w:p>
          <w:p w14:paraId="7B85173F">
            <w:pPr>
              <w:pStyle w:val="13"/>
              <w:keepNext w:val="0"/>
              <w:keepLines w:val="0"/>
              <w:widowControl/>
              <w:numPr>
                <w:ilvl w:val="-1"/>
                <w:numId w:val="0"/>
              </w:numPr>
              <w:suppressLineNumbers w:val="0"/>
              <w:ind w:left="0" w:firstLine="0"/>
              <w:rPr>
                <w:ins w:id="1150" w:author="野草" w:date="2024-11-08T10:15:39Z"/>
              </w:rPr>
              <w:pPrChange w:id="1149" w:author="野草" w:date="2024-11-08T10:15:40Z">
                <w:pPr>
                  <w:pStyle w:val="7"/>
                  <w:keepNext w:val="0"/>
                  <w:keepLines w:val="0"/>
                  <w:widowControl/>
                  <w:suppressLineNumbers w:val="0"/>
                </w:pPr>
              </w:pPrChange>
            </w:pPr>
          </w:p>
          <w:p w14:paraId="6C39D817">
            <w:pPr>
              <w:pStyle w:val="13"/>
              <w:keepNext w:val="0"/>
              <w:keepLines w:val="0"/>
              <w:widowControl/>
              <w:numPr>
                <w:ilvl w:val="0"/>
                <w:numId w:val="43"/>
                <w:ins w:id="1152" w:author="野草" w:date="2024-11-08T10:50:37Z"/>
              </w:numPr>
              <w:suppressLineNumbers w:val="0"/>
              <w:ind w:left="420" w:hanging="420"/>
              <w:rPr>
                <w:ins w:id="1153" w:author="野草" w:date="2024-11-08T10:50:30Z"/>
              </w:rPr>
              <w:pPrChange w:id="1151" w:author="野草" w:date="2024-11-08T10:50:37Z">
                <w:pPr>
                  <w:pStyle w:val="7"/>
                  <w:keepNext w:val="0"/>
                  <w:keepLines w:val="0"/>
                  <w:widowControl/>
                  <w:suppressLineNumbers w:val="0"/>
                </w:pPr>
              </w:pPrChange>
            </w:pPr>
            <w:ins w:id="1154" w:author="野草" w:date="2024-11-08T10:50:30Z">
              <w:r>
                <w:rPr/>
                <w:t>本研究重点关注精细尺度的气象测量，因而设置了较高密度的测量点，并采用了移动测量方法来收集数据。</w:t>
              </w:r>
            </w:ins>
          </w:p>
          <w:p w14:paraId="7446C7DC">
            <w:pPr>
              <w:pStyle w:val="13"/>
              <w:keepNext w:val="0"/>
              <w:keepLines w:val="0"/>
              <w:widowControl/>
              <w:numPr>
                <w:ilvl w:val="0"/>
                <w:numId w:val="43"/>
                <w:ins w:id="1156" w:author="野草" w:date="2024-11-08T10:50:37Z"/>
              </w:numPr>
              <w:suppressLineNumbers w:val="0"/>
              <w:ind w:left="420" w:hanging="420"/>
              <w:rPr>
                <w:ins w:id="1157" w:author="野草" w:date="2024-11-08T10:50:30Z"/>
              </w:rPr>
              <w:pPrChange w:id="1155" w:author="野草" w:date="2024-11-08T10:50:37Z">
                <w:pPr>
                  <w:pStyle w:val="7"/>
                  <w:keepNext w:val="0"/>
                  <w:keepLines w:val="0"/>
                  <w:widowControl/>
                  <w:suppressLineNumbers w:val="0"/>
                </w:pPr>
              </w:pPrChange>
            </w:pPr>
            <w:ins w:id="1158" w:author="野草" w:date="2024-11-08T10:50:30Z">
              <w:r>
                <w:rPr/>
                <w:t>在现场测量中，我们选择了</w:t>
              </w:r>
            </w:ins>
            <w:ins w:id="1159" w:author="野草" w:date="2024-11-08T10:50:30Z">
              <w:r>
                <w:rPr>
                  <w:highlight w:val="yellow"/>
                  <w:rPrChange w:id="1160" w:author="野草" w:date="2024-11-08T10:51:02Z">
                    <w:rPr/>
                  </w:rPrChange>
                </w:rPr>
                <w:t>六条平行路线</w:t>
              </w:r>
            </w:ins>
            <w:ins w:id="1161" w:author="野草" w:date="2024-11-08T10:50:30Z">
              <w:r>
                <w:rPr/>
                <w:t>，均为东西向并垂直穿过重庆中央公园。每条路线从公园边缘开始，延伸500米进入周边住宅区。</w:t>
              </w:r>
            </w:ins>
          </w:p>
          <w:p w14:paraId="362FD4D1">
            <w:pPr>
              <w:pStyle w:val="13"/>
              <w:keepNext w:val="0"/>
              <w:keepLines w:val="0"/>
              <w:widowControl/>
              <w:numPr>
                <w:ilvl w:val="0"/>
                <w:numId w:val="43"/>
                <w:ins w:id="1163" w:author="野草" w:date="2024-11-08T10:50:37Z"/>
              </w:numPr>
              <w:suppressLineNumbers w:val="0"/>
              <w:ind w:left="420" w:hanging="420"/>
              <w:rPr>
                <w:ins w:id="1164" w:author="野草" w:date="2024-11-08T10:50:30Z"/>
              </w:rPr>
              <w:pPrChange w:id="1162" w:author="野草" w:date="2024-11-08T10:50:37Z">
                <w:pPr>
                  <w:pStyle w:val="7"/>
                  <w:keepNext w:val="0"/>
                  <w:keepLines w:val="0"/>
                  <w:widowControl/>
                  <w:suppressLineNumbers w:val="0"/>
                </w:pPr>
              </w:pPrChange>
            </w:pPr>
            <w:ins w:id="1165" w:author="野草" w:date="2024-11-08T10:50:30Z">
              <w:r>
                <w:rPr/>
                <w:t>六名志愿者沿各自指定路线同时进行测量，按每分钟前进10米的速度移动，并在每个测量点停留</w:t>
              </w:r>
            </w:ins>
            <w:ins w:id="1166" w:author="野草" w:date="2024-11-08T10:50:30Z">
              <w:r>
                <w:rPr>
                  <w:highlight w:val="yellow"/>
                  <w:rPrChange w:id="1167" w:author="野草" w:date="2024-11-08T10:51:02Z">
                    <w:rPr/>
                  </w:rPrChange>
                </w:rPr>
                <w:t>40秒以上</w:t>
              </w:r>
            </w:ins>
            <w:ins w:id="1168" w:author="野草" w:date="2024-11-08T10:50:30Z">
              <w:r>
                <w:rPr/>
                <w:t>以记录数据，供后续分析。每条路线包含</w:t>
              </w:r>
            </w:ins>
            <w:ins w:id="1169" w:author="野草" w:date="2024-11-08T10:50:30Z">
              <w:r>
                <w:rPr>
                  <w:highlight w:val="yellow"/>
                  <w:rPrChange w:id="1170" w:author="野草" w:date="2024-11-08T10:51:02Z">
                    <w:rPr/>
                  </w:rPrChange>
                </w:rPr>
                <w:t>50个测量点</w:t>
              </w:r>
            </w:ins>
            <w:ins w:id="1171" w:author="野草" w:date="2024-11-08T10:50:30Z">
              <w:r>
                <w:rPr/>
                <w:t>，整个研究区域共计300个点。为尽量减少植被等障碍物的影响，所有测量点均避开街道树木和其他遮阴区域。每条路线的测量时间约为</w:t>
              </w:r>
            </w:ins>
            <w:ins w:id="1172" w:author="野草" w:date="2024-11-08T10:50:30Z">
              <w:r>
                <w:rPr>
                  <w:highlight w:val="yellow"/>
                  <w:rPrChange w:id="1173" w:author="野草" w:date="2024-11-08T10:51:02Z">
                    <w:rPr/>
                  </w:rPrChange>
                </w:rPr>
                <w:t>50分钟</w:t>
              </w:r>
            </w:ins>
            <w:ins w:id="1174" w:author="野草" w:date="2024-11-08T10:50:30Z">
              <w:r>
                <w:rPr/>
                <w:t>。</w:t>
              </w:r>
            </w:ins>
          </w:p>
          <w:p w14:paraId="4201018F">
            <w:pPr>
              <w:pStyle w:val="13"/>
              <w:keepNext w:val="0"/>
              <w:keepLines w:val="0"/>
              <w:widowControl/>
              <w:numPr>
                <w:ilvl w:val="0"/>
                <w:numId w:val="43"/>
                <w:ins w:id="1176" w:author="野草" w:date="2024-11-08T10:50:37Z"/>
              </w:numPr>
              <w:suppressLineNumbers w:val="0"/>
              <w:ind w:left="420" w:hanging="420"/>
              <w:rPr>
                <w:ins w:id="1177" w:author="野草" w:date="2024-11-08T10:50:30Z"/>
              </w:rPr>
              <w:pPrChange w:id="1175" w:author="野草" w:date="2024-11-08T10:50:37Z">
                <w:pPr>
                  <w:pStyle w:val="7"/>
                  <w:keepNext w:val="0"/>
                  <w:keepLines w:val="0"/>
                  <w:widowControl/>
                  <w:suppressLineNumbers w:val="0"/>
                </w:pPr>
              </w:pPrChange>
            </w:pPr>
            <w:ins w:id="1178" w:author="野草" w:date="2024-11-08T10:50:30Z">
              <w:r>
                <w:rPr/>
                <w:t>为了校正各测量点之间的时间差异，我们在路线附近设置了两个固定参考点，距离公园约</w:t>
              </w:r>
            </w:ins>
            <w:ins w:id="1179" w:author="野草" w:date="2024-11-08T10:50:30Z">
              <w:r>
                <w:rPr>
                  <w:highlight w:val="yellow"/>
                  <w:rPrChange w:id="1180" w:author="野草" w:date="2024-11-08T10:51:02Z">
                    <w:rPr/>
                  </w:rPrChange>
                </w:rPr>
                <w:t>500米</w:t>
              </w:r>
            </w:ins>
            <w:ins w:id="1181" w:author="野草" w:date="2024-11-08T10:50:30Z">
              <w:r>
                <w:rPr/>
                <w:t>，以确保其气象数据基本不受中央公园的影响。固定参考点的位置如</w:t>
              </w:r>
            </w:ins>
            <w:ins w:id="1182" w:author="野草" w:date="2024-11-08T10:50:30Z">
              <w:r>
                <w:rPr>
                  <w:highlight w:val="yellow"/>
                  <w:rPrChange w:id="1183" w:author="野草" w:date="2024-11-08T10:51:02Z">
                    <w:rPr/>
                  </w:rPrChange>
                </w:rPr>
                <w:t>图1</w:t>
              </w:r>
            </w:ins>
            <w:ins w:id="1184" w:author="野草" w:date="2024-11-08T10:50:30Z">
              <w:r>
                <w:rPr/>
                <w:t>所示。在分析中，我们以每个时段的起始时间作为参考，通过计算固定参考点在各测量时间与参考时间点之间的气象数据差异，来调整移动测量数据，从而实现基于统一参考时间的对比分析。</w:t>
              </w:r>
            </w:ins>
          </w:p>
          <w:p w14:paraId="767BCDDC">
            <w:pPr>
              <w:pStyle w:val="13"/>
              <w:keepNext w:val="0"/>
              <w:keepLines w:val="0"/>
              <w:widowControl/>
              <w:numPr>
                <w:ilvl w:val="-1"/>
                <w:numId w:val="0"/>
              </w:numPr>
              <w:suppressLineNumbers w:val="0"/>
              <w:ind w:left="0" w:firstLine="0"/>
              <w:rPr>
                <w:ins w:id="1186" w:author="野草" w:date="2024-11-08T09:56:14Z"/>
              </w:rPr>
              <w:pPrChange w:id="1185" w:author="野草" w:date="2024-11-08T10:14:07Z">
                <w:pPr>
                  <w:pStyle w:val="7"/>
                  <w:keepNext w:val="0"/>
                  <w:keepLines w:val="0"/>
                  <w:widowControl/>
                  <w:suppressLineNumbers w:val="0"/>
                </w:pPr>
              </w:pPrChange>
            </w:pPr>
          </w:p>
          <w:bookmarkEnd w:id="11"/>
          <w:p w14:paraId="1C0F437D">
            <w:pPr>
              <w:numPr>
                <w:ilvl w:val="-1"/>
                <w:numId w:val="0"/>
              </w:numPr>
              <w:ind w:left="0" w:leftChars="0" w:firstLine="0" w:firstLineChars="0"/>
              <w:rPr>
                <w:del w:id="1188" w:author="野草" w:date="2024-11-08T09:56:13Z"/>
                <w:rFonts w:hint="eastAsia"/>
                <w:vertAlign w:val="baseline"/>
                <w:lang w:val="en-US" w:eastAsia="zh-CN"/>
              </w:rPr>
              <w:pPrChange w:id="1187" w:author="野草" w:date="2024-11-08T09:56:13Z">
                <w:pPr>
                  <w:numPr>
                    <w:ilvl w:val="0"/>
                    <w:numId w:val="38"/>
                  </w:numPr>
                  <w:ind w:left="420" w:leftChars="0" w:hanging="420" w:firstLineChars="0"/>
                </w:pPr>
              </w:pPrChange>
            </w:pPr>
            <w:del w:id="1189" w:author="野草" w:date="2024-11-08T09:56:13Z">
              <w:r>
                <w:rPr>
                  <w:rFonts w:hint="eastAsia"/>
                  <w:vertAlign w:val="baseline"/>
                  <w:lang w:val="en-US" w:eastAsia="zh-CN"/>
                </w:rPr>
                <w:delText>本研究侧重于精细尺度的气象测量，因此测量点密度较高。因此，我们采用移动测量方法来收集数据。</w:delText>
              </w:r>
            </w:del>
          </w:p>
          <w:p w14:paraId="1C383670">
            <w:pPr>
              <w:numPr>
                <w:ilvl w:val="-1"/>
                <w:numId w:val="0"/>
              </w:numPr>
              <w:ind w:left="0" w:leftChars="0" w:firstLine="0" w:firstLineChars="0"/>
              <w:rPr>
                <w:del w:id="1191" w:author="野草" w:date="2024-11-08T09:56:13Z"/>
                <w:rFonts w:hint="eastAsia"/>
                <w:vertAlign w:val="baseline"/>
                <w:lang w:val="en-US" w:eastAsia="zh-CN"/>
              </w:rPr>
              <w:pPrChange w:id="1190" w:author="野草" w:date="2024-11-08T09:56:13Z">
                <w:pPr>
                  <w:numPr>
                    <w:ilvl w:val="0"/>
                    <w:numId w:val="38"/>
                  </w:numPr>
                  <w:ind w:left="420" w:leftChars="0" w:hanging="420" w:firstLineChars="0"/>
                </w:pPr>
              </w:pPrChange>
            </w:pPr>
            <w:del w:id="1192" w:author="野草" w:date="2024-11-08T09:56:13Z">
              <w:r>
                <w:rPr>
                  <w:rFonts w:hint="eastAsia"/>
                  <w:vertAlign w:val="baseline"/>
                  <w:lang w:val="en-US" w:eastAsia="zh-CN"/>
                </w:rPr>
                <w:delText>对于现场测量，我们选择了六条平行路线，所有路线都东西向，垂直于重庆中央公园。每条路线从公园边缘开始，延伸 500 米进入住宅区，主要以高层塔楼、低层公寓楼和别墅为特色，如图 1 所示。</w:delText>
              </w:r>
            </w:del>
          </w:p>
          <w:p w14:paraId="310D41D4">
            <w:pPr>
              <w:numPr>
                <w:ilvl w:val="-1"/>
                <w:numId w:val="0"/>
              </w:numPr>
              <w:ind w:left="0" w:leftChars="0" w:firstLine="0" w:firstLineChars="0"/>
              <w:rPr>
                <w:del w:id="1194" w:author="野草" w:date="2024-11-08T09:56:13Z"/>
                <w:rFonts w:hint="eastAsia"/>
                <w:vertAlign w:val="baseline"/>
                <w:lang w:val="en-US" w:eastAsia="zh-CN"/>
              </w:rPr>
              <w:pPrChange w:id="1193" w:author="野草" w:date="2024-11-08T09:56:13Z">
                <w:pPr>
                  <w:numPr>
                    <w:ilvl w:val="0"/>
                    <w:numId w:val="38"/>
                  </w:numPr>
                  <w:ind w:left="420" w:leftChars="0" w:hanging="420" w:firstLineChars="0"/>
                </w:pPr>
              </w:pPrChange>
            </w:pPr>
            <w:del w:id="1195" w:author="野草" w:date="2024-11-08T09:56:13Z">
              <w:r>
                <w:rPr>
                  <w:rFonts w:hint="eastAsia"/>
                  <w:vertAlign w:val="baseline"/>
                  <w:lang w:val="en-US" w:eastAsia="zh-CN"/>
                </w:rPr>
                <w:delText>六名志愿者沿着他们指定的路线同时进行测量，每分钟向前移动 10 米，并记录每个点的数据以供日后分析。每条路线包括 50 个测量点，整个研究区域共有 300 个点。为了最大限度地减少植被等障碍物的影响，所有点都远离街道树木和其他阴影区域。每条路线的采样时间为 50 分钟。</w:delText>
              </w:r>
            </w:del>
          </w:p>
          <w:p w14:paraId="71E9EA4C">
            <w:pPr>
              <w:numPr>
                <w:ilvl w:val="-1"/>
                <w:numId w:val="0"/>
              </w:numPr>
              <w:ind w:left="0" w:leftChars="0" w:firstLine="0" w:firstLineChars="0"/>
              <w:rPr>
                <w:rFonts w:hint="eastAsia"/>
                <w:vertAlign w:val="baseline"/>
                <w:lang w:val="en-US" w:eastAsia="zh-CN"/>
              </w:rPr>
              <w:pPrChange w:id="1196" w:author="野草" w:date="2024-11-08T09:56:13Z">
                <w:pPr>
                  <w:numPr>
                    <w:ilvl w:val="0"/>
                    <w:numId w:val="38"/>
                  </w:numPr>
                  <w:ind w:left="420" w:leftChars="0" w:hanging="420" w:firstLineChars="0"/>
                </w:pPr>
              </w:pPrChange>
            </w:pPr>
            <w:del w:id="1197" w:author="野草" w:date="2024-11-08T09:56:13Z">
              <w:r>
                <w:rPr>
                  <w:rFonts w:hint="eastAsia"/>
                  <w:vertAlign w:val="baseline"/>
                  <w:lang w:val="en-US" w:eastAsia="zh-CN"/>
                </w:rPr>
                <w:delText>为了解释各个点之间的测量时间差异，我们在路线附近建立了两个固定参考点，距离公园约 500 米。这确保了参考点受公园的影响最小。在分析中，我们以每个时段的开始时间为基线，通过计算</w:delText>
              </w:r>
            </w:del>
            <w:del w:id="1198" w:author="野草" w:date="2024-11-08T09:56:13Z">
              <w:r>
                <w:rPr>
                  <w:rFonts w:hint="default"/>
                  <w:vertAlign w:val="baseline"/>
                  <w:lang w:val="en-US" w:eastAsia="zh-CN"/>
                </w:rPr>
                <w:delText>各参考点与基线</w:delText>
              </w:r>
            </w:del>
            <w:del w:id="1199" w:author="野草" w:date="2024-11-08T09:56:13Z">
              <w:r>
                <w:rPr>
                  <w:rFonts w:hint="eastAsia"/>
                  <w:vertAlign w:val="baseline"/>
                  <w:lang w:val="en-US" w:eastAsia="zh-CN"/>
                </w:rPr>
                <w:delText>的气象数据差异，调整移动测量数据，从而实现在共同的参考时间对所有数据集进行对比分析。</w:delText>
              </w:r>
            </w:del>
          </w:p>
          <w:p w14:paraId="7866EF62">
            <w:pPr>
              <w:numPr>
                <w:ilvl w:val="0"/>
                <w:numId w:val="0"/>
              </w:numPr>
              <w:ind w:left="0" w:leftChars="0" w:firstLine="0" w:firstLineChars="0"/>
              <w:rPr>
                <w:rFonts w:hint="eastAsia" w:ascii="Times New Roman" w:hAnsi="Times New Roman" w:eastAsiaTheme="minorEastAsia" w:cstheme="minorBidi"/>
                <w:b w:val="0"/>
                <w:color w:val="000000"/>
                <w:kern w:val="2"/>
                <w:sz w:val="21"/>
                <w:szCs w:val="24"/>
                <w:lang w:val="en-US" w:eastAsia="zh-CN" w:bidi="ar-SA"/>
              </w:rPr>
            </w:pPr>
          </w:p>
        </w:tc>
      </w:tr>
      <w:tr w14:paraId="5DE64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4F4F1" w:themeFill="accent5" w:themeFillTint="32"/>
          <w:tblCellMar>
            <w:top w:w="0" w:type="dxa"/>
            <w:left w:w="108" w:type="dxa"/>
            <w:bottom w:w="0" w:type="dxa"/>
            <w:right w:w="108" w:type="dxa"/>
          </w:tblCellMar>
          <w:tblPrExChange w:id="1200" w:author="野草" w:date="2024-11-08T10:22:58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4F4F1" w:themeFill="accent5" w:themeFillTint="32"/>
              <w:tblCellMar>
                <w:top w:w="0" w:type="dxa"/>
                <w:left w:w="108" w:type="dxa"/>
                <w:bottom w:w="0" w:type="dxa"/>
                <w:right w:w="108" w:type="dxa"/>
              </w:tblCellMar>
            </w:tblPrEx>
          </w:tblPrExChange>
        </w:tblPrEx>
        <w:tc>
          <w:tcPr>
            <w:tcW w:w="5082" w:type="dxa"/>
            <w:tcBorders>
              <w:top w:val="single" w:color="F2BA02" w:sz="12" w:space="0"/>
              <w:left w:val="single" w:color="F2BA02" w:sz="12" w:space="0"/>
              <w:bottom w:val="single" w:color="F2BA02" w:sz="4" w:space="0"/>
              <w:right w:val="single" w:color="F2BA02" w:sz="4" w:space="0"/>
              <w:tl2br w:val="nil"/>
            </w:tcBorders>
            <w:shd w:val="clear" w:color="auto" w:fill="D4F4F1" w:themeFill="accent5" w:themeFillTint="32"/>
            <w:vAlign w:val="top"/>
            <w:tcPrChange w:id="1201" w:author="野草" w:date="2024-11-08T10:22:58Z">
              <w:tcPr>
                <w:tcW w:w="5082" w:type="dxa"/>
                <w:tcBorders>
                  <w:top w:val="single" w:color="F2BA02" w:sz="12" w:space="0"/>
                  <w:left w:val="single" w:color="F2BA02" w:sz="12" w:space="0"/>
                  <w:bottom w:val="single" w:color="F2BA02" w:sz="4" w:space="0"/>
                  <w:right w:val="single" w:color="F2BA02" w:sz="4" w:space="0"/>
                  <w:tl2br w:val="nil"/>
                </w:tcBorders>
                <w:shd w:val="clear" w:color="auto" w:fill="D4F4F1" w:themeFill="accent5" w:themeFillTint="32"/>
                <w:vAlign w:val="top"/>
              </w:tcPr>
            </w:tcPrChange>
          </w:tcPr>
          <w:p w14:paraId="4FB1CC6B">
            <w:pPr>
              <w:numPr>
                <w:ilvl w:val="-1"/>
                <w:numId w:val="0"/>
              </w:numPr>
              <w:ind w:left="0" w:leftChars="0" w:firstLine="0" w:firstLineChars="0"/>
              <w:rPr>
                <w:ins w:id="1202" w:author="野草" w:date="2024-11-08T10:25:16Z"/>
                <w:rFonts w:hint="eastAsia"/>
                <w:b w:val="0"/>
                <w:color w:val="000000"/>
                <w:lang w:val="en-US" w:eastAsia="zh-CN"/>
              </w:rPr>
            </w:pPr>
            <w:ins w:id="1203" w:author="野草" w:date="2024-11-08T10:25:16Z">
              <w:bookmarkStart w:id="12" w:name="OLE_LINK1"/>
              <w:r>
                <w:rPr>
                  <w:rFonts w:hint="eastAsia"/>
                  <w:b w:val="0"/>
                  <w:color w:val="000000"/>
                  <w:lang w:val="en-US" w:eastAsia="zh-CN"/>
                </w:rPr>
                <w:t>【up2024 1107 10:25】</w:t>
              </w:r>
            </w:ins>
          </w:p>
          <w:p w14:paraId="15BDF306">
            <w:pPr>
              <w:keepNext w:val="0"/>
              <w:keepLines w:val="0"/>
              <w:widowControl/>
              <w:numPr>
                <w:ilvl w:val="-1"/>
                <w:numId w:val="0"/>
              </w:numPr>
              <w:suppressLineNumbers w:val="0"/>
              <w:ind w:left="0" w:firstLine="0"/>
              <w:rPr>
                <w:ins w:id="1205" w:author="野草" w:date="2024-11-08T10:25:15Z"/>
              </w:rPr>
              <w:pPrChange w:id="1204" w:author="野草" w:date="2024-11-08T10:25:16Z">
                <w:pPr>
                  <w:pStyle w:val="7"/>
                  <w:keepNext w:val="0"/>
                  <w:keepLines w:val="0"/>
                  <w:widowControl/>
                  <w:suppressLineNumbers w:val="0"/>
                </w:pPr>
              </w:pPrChange>
            </w:pPr>
          </w:p>
          <w:p w14:paraId="703DC60B">
            <w:pPr>
              <w:keepNext w:val="0"/>
              <w:keepLines w:val="0"/>
              <w:widowControl/>
              <w:numPr>
                <w:ilvl w:val="0"/>
                <w:numId w:val="44"/>
                <w:ins w:id="1207" w:author="野草" w:date="2024-11-08T10:24:49Z"/>
              </w:numPr>
              <w:suppressLineNumbers w:val="0"/>
              <w:ind w:left="420" w:hanging="420"/>
              <w:rPr>
                <w:ins w:id="1208" w:author="野草" w:date="2024-11-08T10:24:38Z"/>
              </w:rPr>
              <w:pPrChange w:id="1206" w:author="野草" w:date="2024-11-08T10:24:49Z">
                <w:pPr>
                  <w:pStyle w:val="7"/>
                  <w:keepNext w:val="0"/>
                  <w:keepLines w:val="0"/>
                  <w:widowControl/>
                  <w:suppressLineNumbers w:val="0"/>
                </w:pPr>
              </w:pPrChange>
            </w:pPr>
            <w:ins w:id="1209" w:author="野草" w:date="2024-11-08T10:24:38Z">
              <w:r>
                <w:rPr/>
                <w:t>We used the TESTO 175H1 data logger to collect meteorological data, including temperature and relative humidity. This device has high measurement accuracy, with a temperature error of ±0.1°C and a relative humidity error of ±0.1%, and offers quick responsiveness. In this study, the data logger recorded measurements every 60 seconds.</w:t>
              </w:r>
            </w:ins>
          </w:p>
          <w:p w14:paraId="28F3FEB1">
            <w:pPr>
              <w:keepNext w:val="0"/>
              <w:keepLines w:val="0"/>
              <w:widowControl/>
              <w:numPr>
                <w:ilvl w:val="0"/>
                <w:numId w:val="44"/>
                <w:ins w:id="1211" w:author="野草" w:date="2024-11-08T10:24:49Z"/>
              </w:numPr>
              <w:suppressLineNumbers w:val="0"/>
              <w:ind w:left="420" w:hanging="420"/>
              <w:rPr>
                <w:ins w:id="1212" w:author="野草" w:date="2024-11-08T10:24:38Z"/>
              </w:rPr>
              <w:pPrChange w:id="1210" w:author="野草" w:date="2024-11-08T10:24:49Z">
                <w:pPr>
                  <w:pStyle w:val="7"/>
                  <w:keepNext w:val="0"/>
                  <w:keepLines w:val="0"/>
                  <w:widowControl/>
                  <w:suppressLineNumbers w:val="0"/>
                </w:pPr>
              </w:pPrChange>
            </w:pPr>
            <w:ins w:id="1213" w:author="野草" w:date="2024-11-08T10:24:38Z">
              <w:r>
                <w:rPr/>
                <w:t>Additionally, we used a GPS logger to obtain geographical information, such as the latitude and longitude of each measurement point.</w:t>
              </w:r>
            </w:ins>
          </w:p>
          <w:p w14:paraId="1D58A747">
            <w:pPr>
              <w:numPr>
                <w:ilvl w:val="0"/>
                <w:numId w:val="44"/>
                <w:ins w:id="1215" w:author="野草" w:date="2024-11-08T10:24:49Z"/>
              </w:numPr>
              <w:ind w:left="420" w:leftChars="0" w:hanging="420" w:firstLineChars="0"/>
              <w:rPr>
                <w:rFonts w:hint="eastAsia"/>
                <w:lang w:val="en-US" w:eastAsia="zh-CN"/>
              </w:rPr>
              <w:pPrChange w:id="1214" w:author="野草" w:date="2024-11-08T10:24:49Z">
                <w:pPr>
                  <w:numPr>
                    <w:ilvl w:val="0"/>
                    <w:numId w:val="38"/>
                  </w:numPr>
                  <w:ind w:left="420" w:leftChars="0" w:hanging="420" w:firstLineChars="0"/>
                </w:pPr>
              </w:pPrChange>
            </w:pPr>
            <w:ins w:id="1216" w:author="野草" w:date="2024-11-08T10:24:38Z">
              <w:r>
                <w:rPr/>
                <w:t>Prior to measurements, the temperature and humidity logger was mounted at approximately 1.5 meters in height and shielded with a Stevenson screen to minimize interference from external factors like radiation. All equipment was attached to a mobile vertical pole fixed to a pushcart, and each volunteer slowly moved the cart forward to complete the measurements.</w:t>
              </w:r>
            </w:ins>
            <w:del w:id="1217" w:author="野草" w:date="2024-11-08T10:22:18Z">
              <w:r>
                <w:rPr>
                  <w:rFonts w:hint="eastAsia"/>
                  <w:lang w:val="en-US" w:eastAsia="zh-CN"/>
                </w:rPr>
                <w:delText>【up2024 1106 09:36】</w:delText>
              </w:r>
            </w:del>
          </w:p>
          <w:bookmarkEnd w:id="12"/>
          <w:p w14:paraId="578E9274">
            <w:pPr>
              <w:numPr>
                <w:ilvl w:val="-1"/>
                <w:numId w:val="0"/>
              </w:numPr>
              <w:ind w:left="0" w:leftChars="0" w:firstLine="0" w:firstLineChars="0"/>
              <w:rPr>
                <w:del w:id="1219" w:author="野草" w:date="2024-11-08T10:22:15Z"/>
                <w:rFonts w:hint="eastAsia"/>
                <w:vertAlign w:val="baseline"/>
                <w:lang w:val="en-US" w:eastAsia="zh-CN"/>
              </w:rPr>
              <w:pPrChange w:id="1218" w:author="野草" w:date="2024-11-08T10:22:15Z">
                <w:pPr>
                  <w:numPr>
                    <w:ilvl w:val="0"/>
                    <w:numId w:val="38"/>
                  </w:numPr>
                  <w:ind w:left="420" w:leftChars="0" w:hanging="420" w:firstLineChars="0"/>
                </w:pPr>
              </w:pPrChange>
            </w:pPr>
            <w:del w:id="1220" w:author="野草" w:date="2024-11-08T10:22:15Z">
              <w:r>
                <w:rPr>
                  <w:rFonts w:hint="eastAsia"/>
                  <w:vertAlign w:val="baseline"/>
                  <w:lang w:val="en-US" w:eastAsia="zh-CN"/>
                </w:rPr>
                <w:delText xml:space="preserve">We used the </w:delText>
              </w:r>
            </w:del>
            <w:del w:id="1221" w:author="野草" w:date="2024-11-08T10:22:15Z">
              <w:r>
                <w:rPr>
                  <w:rFonts w:hint="eastAsia"/>
                  <w:highlight w:val="yellow"/>
                  <w:vertAlign w:val="baseline"/>
                  <w:lang w:val="en-US" w:eastAsia="zh-CN"/>
                </w:rPr>
                <w:delText>TESTO 175H1</w:delText>
              </w:r>
            </w:del>
            <w:del w:id="1222" w:author="野草" w:date="2024-11-08T10:22:15Z">
              <w:r>
                <w:rPr>
                  <w:rFonts w:hint="eastAsia"/>
                  <w:vertAlign w:val="baseline"/>
                  <w:lang w:val="en-US" w:eastAsia="zh-CN"/>
                </w:rPr>
                <w:delText xml:space="preserve"> data logger to measure meteorological variables, including temperature and relative humidity. This device offers quick response  and high measurement accuracy, with error ranges of ±0.1°C for temperature and ±0.1% for relative humidity. During measurement, the data logger was fixed at a height of approximately 1.5 meters and shielded by a radiation shelter to minimize interference from external factors. In this study, the logger recorded data every 60 seconds.</w:delText>
              </w:r>
            </w:del>
          </w:p>
          <w:p w14:paraId="1FA992D3">
            <w:pPr>
              <w:numPr>
                <w:ilvl w:val="0"/>
                <w:numId w:val="0"/>
              </w:numPr>
              <w:rPr>
                <w:del w:id="1223" w:author="野草" w:date="2024-11-08T10:22:15Z"/>
                <w:rFonts w:hint="eastAsia"/>
                <w:vertAlign w:val="baseline"/>
                <w:lang w:val="en-US" w:eastAsia="zh-CN"/>
              </w:rPr>
            </w:pPr>
          </w:p>
          <w:p w14:paraId="19B8274F">
            <w:pPr>
              <w:numPr>
                <w:ilvl w:val="-1"/>
                <w:numId w:val="0"/>
              </w:numPr>
              <w:ind w:left="0" w:leftChars="0" w:firstLine="0" w:firstLineChars="0"/>
              <w:rPr>
                <w:del w:id="1225" w:author="野草" w:date="2024-11-08T10:22:15Z"/>
                <w:rFonts w:hint="eastAsia"/>
                <w:vertAlign w:val="baseline"/>
                <w:lang w:val="en-US" w:eastAsia="zh-CN"/>
              </w:rPr>
              <w:pPrChange w:id="1224" w:author="野草" w:date="2024-11-08T10:22:15Z">
                <w:pPr>
                  <w:numPr>
                    <w:ilvl w:val="0"/>
                    <w:numId w:val="38"/>
                  </w:numPr>
                  <w:ind w:left="420" w:leftChars="0" w:hanging="420" w:firstLineChars="0"/>
                </w:pPr>
              </w:pPrChange>
            </w:pPr>
            <w:del w:id="1226" w:author="野草" w:date="2024-11-08T10:22:15Z">
              <w:r>
                <w:rPr>
                  <w:rFonts w:hint="eastAsia"/>
                  <w:vertAlign w:val="baseline"/>
                  <w:lang w:val="en-US" w:eastAsia="zh-CN"/>
                </w:rPr>
                <w:delText xml:space="preserve">Additionally, a GPS recorder was used to capture geographic location information, such as latitude and longitude, for each measurement point. </w:delText>
              </w:r>
            </w:del>
          </w:p>
          <w:p w14:paraId="15521FFD">
            <w:pPr>
              <w:numPr>
                <w:ilvl w:val="0"/>
                <w:numId w:val="0"/>
              </w:numPr>
              <w:rPr>
                <w:del w:id="1227" w:author="野草" w:date="2024-11-08T10:22:15Z"/>
                <w:rFonts w:hint="eastAsia"/>
                <w:vertAlign w:val="baseline"/>
                <w:lang w:val="en-US" w:eastAsia="zh-CN"/>
              </w:rPr>
            </w:pPr>
          </w:p>
          <w:p w14:paraId="0B349F3D">
            <w:pPr>
              <w:numPr>
                <w:ilvl w:val="-1"/>
                <w:numId w:val="0"/>
              </w:numPr>
              <w:ind w:left="0" w:leftChars="0" w:firstLine="0" w:firstLineChars="0"/>
              <w:rPr>
                <w:rFonts w:hint="eastAsia" w:ascii="Times New Roman" w:hAnsi="Times New Roman" w:eastAsiaTheme="minorEastAsia" w:cstheme="minorBidi"/>
                <w:kern w:val="2"/>
                <w:sz w:val="21"/>
                <w:szCs w:val="24"/>
                <w:vertAlign w:val="baseline"/>
                <w:lang w:val="en-US" w:eastAsia="zh-CN" w:bidi="ar-SA"/>
              </w:rPr>
              <w:pPrChange w:id="1228" w:author="野草" w:date="2024-11-08T10:22:15Z">
                <w:pPr>
                  <w:numPr>
                    <w:ilvl w:val="0"/>
                    <w:numId w:val="38"/>
                  </w:numPr>
                  <w:ind w:left="420" w:leftChars="0" w:hanging="420" w:firstLineChars="0"/>
                </w:pPr>
              </w:pPrChange>
            </w:pPr>
            <w:del w:id="1229" w:author="野草" w:date="2024-11-08T10:22:15Z">
              <w:r>
                <w:rPr>
                  <w:rFonts w:hint="eastAsia"/>
                  <w:vertAlign w:val="baseline"/>
                  <w:lang w:val="en-US" w:eastAsia="zh-CN"/>
                </w:rPr>
                <w:delText xml:space="preserve">All devices were mounted on a portable </w:delText>
              </w:r>
              <w:bookmarkStart w:id="13" w:name="OLE_LINK10"/>
              <w:r>
                <w:rPr>
                  <w:rFonts w:hint="eastAsia"/>
                  <w:vertAlign w:val="baseline"/>
                  <w:lang w:val="en-US" w:eastAsia="zh-CN"/>
                </w:rPr>
                <w:delText xml:space="preserve">pole </w:delText>
              </w:r>
              <w:bookmarkEnd w:id="13"/>
              <w:r>
                <w:rPr>
                  <w:rFonts w:hint="eastAsia"/>
                  <w:vertAlign w:val="baseline"/>
                  <w:lang w:val="en-US" w:eastAsia="zh-CN"/>
                </w:rPr>
                <w:delText>at a fixed height of 1.5 meters. During measurements, the pole was attached to a cart that each volunteer pushed slowly, allowing for smooth movement between measurement points.</w:delText>
              </w:r>
            </w:del>
          </w:p>
        </w:tc>
        <w:tc>
          <w:tcPr>
            <w:tcW w:w="3440" w:type="dxa"/>
            <w:tcBorders>
              <w:top w:val="single" w:color="F2BA02" w:sz="12" w:space="0"/>
              <w:left w:val="single" w:color="F2BA02" w:sz="4" w:space="0"/>
              <w:bottom w:val="single" w:color="F2BA02" w:sz="4" w:space="0"/>
              <w:right w:val="single" w:color="F2BA02" w:sz="12" w:space="0"/>
            </w:tcBorders>
            <w:shd w:val="clear" w:color="auto" w:fill="D4F4F1" w:themeFill="accent5" w:themeFillTint="32"/>
            <w:vAlign w:val="top"/>
            <w:tcPrChange w:id="1230" w:author="野草" w:date="2024-11-08T10:22:58Z">
              <w:tcPr>
                <w:tcW w:w="3440" w:type="dxa"/>
                <w:tcBorders>
                  <w:top w:val="single" w:color="F2BA02" w:sz="12" w:space="0"/>
                  <w:left w:val="single" w:color="F2BA02" w:sz="4" w:space="0"/>
                  <w:bottom w:val="single" w:color="F2BA02" w:sz="4" w:space="0"/>
                  <w:right w:val="single" w:color="F2BA02" w:sz="12" w:space="0"/>
                </w:tcBorders>
                <w:shd w:val="clear" w:color="auto" w:fill="auto"/>
                <w:vAlign w:val="top"/>
              </w:tcPr>
            </w:tcPrChange>
          </w:tcPr>
          <w:p w14:paraId="0F756535">
            <w:pPr>
              <w:numPr>
                <w:ilvl w:val="-1"/>
                <w:numId w:val="0"/>
              </w:numPr>
              <w:ind w:left="0" w:leftChars="0" w:firstLine="0" w:firstLineChars="0"/>
              <w:rPr>
                <w:ins w:id="1231" w:author="野草" w:date="2024-11-08T10:25:10Z"/>
                <w:rFonts w:hint="eastAsia"/>
                <w:b w:val="0"/>
                <w:color w:val="000000"/>
                <w:lang w:val="en-US" w:eastAsia="zh-CN"/>
              </w:rPr>
            </w:pPr>
            <w:ins w:id="1232" w:author="野草" w:date="2024-11-08T10:25:10Z">
              <w:r>
                <w:rPr>
                  <w:rFonts w:hint="eastAsia"/>
                  <w:b w:val="0"/>
                  <w:color w:val="000000"/>
                  <w:lang w:val="en-US" w:eastAsia="zh-CN"/>
                </w:rPr>
                <w:t>【up2024 1107 10:</w:t>
              </w:r>
            </w:ins>
            <w:ins w:id="1233" w:author="野草" w:date="2024-11-08T10:25:12Z">
              <w:r>
                <w:rPr>
                  <w:rFonts w:hint="eastAsia"/>
                  <w:b w:val="0"/>
                  <w:color w:val="000000"/>
                  <w:lang w:val="en-US" w:eastAsia="zh-CN"/>
                </w:rPr>
                <w:t>2</w:t>
              </w:r>
            </w:ins>
            <w:ins w:id="1234" w:author="野草" w:date="2024-11-08T10:25:10Z">
              <w:r>
                <w:rPr>
                  <w:rFonts w:hint="eastAsia"/>
                  <w:b w:val="0"/>
                  <w:color w:val="000000"/>
                  <w:lang w:val="en-US" w:eastAsia="zh-CN"/>
                </w:rPr>
                <w:t>5】</w:t>
              </w:r>
            </w:ins>
          </w:p>
          <w:p w14:paraId="3C30548A">
            <w:pPr>
              <w:pStyle w:val="13"/>
              <w:keepNext w:val="0"/>
              <w:keepLines w:val="0"/>
              <w:widowControl/>
              <w:numPr>
                <w:ilvl w:val="-1"/>
                <w:numId w:val="0"/>
              </w:numPr>
              <w:suppressLineNumbers w:val="0"/>
              <w:ind w:left="0" w:firstLine="0"/>
              <w:rPr>
                <w:ins w:id="1236" w:author="野草" w:date="2024-11-08T10:25:09Z"/>
              </w:rPr>
              <w:pPrChange w:id="1235" w:author="野草" w:date="2024-11-08T10:25:10Z">
                <w:pPr>
                  <w:pStyle w:val="7"/>
                  <w:keepNext w:val="0"/>
                  <w:keepLines w:val="0"/>
                  <w:widowControl/>
                  <w:suppressLineNumbers w:val="0"/>
                </w:pPr>
              </w:pPrChange>
            </w:pPr>
          </w:p>
          <w:p w14:paraId="2FC8F87D">
            <w:pPr>
              <w:pStyle w:val="13"/>
              <w:keepNext w:val="0"/>
              <w:keepLines w:val="0"/>
              <w:widowControl/>
              <w:numPr>
                <w:ilvl w:val="0"/>
                <w:numId w:val="45"/>
                <w:ins w:id="1238" w:author="野草" w:date="2024-11-08T10:24:28Z"/>
              </w:numPr>
              <w:suppressLineNumbers w:val="0"/>
              <w:ind w:left="420" w:hanging="420"/>
              <w:rPr>
                <w:ins w:id="1239" w:author="野草" w:date="2024-11-08T10:24:18Z"/>
              </w:rPr>
              <w:pPrChange w:id="1237" w:author="野草" w:date="2024-11-08T10:24:28Z">
                <w:pPr>
                  <w:pStyle w:val="7"/>
                  <w:keepNext w:val="0"/>
                  <w:keepLines w:val="0"/>
                  <w:widowControl/>
                  <w:suppressLineNumbers w:val="0"/>
                </w:pPr>
              </w:pPrChange>
            </w:pPr>
            <w:del w:id="1240" w:author="野草" w:date="2024-11-08T10:22:27Z">
              <w:r>
                <w:rPr/>
                <w:delText>我</w:delText>
              </w:r>
            </w:del>
            <w:ins w:id="1241" w:author="野草" w:date="2024-11-08T10:24:18Z">
              <w:r>
                <w:rPr/>
                <w:t xml:space="preserve">我们使用 </w:t>
              </w:r>
            </w:ins>
            <w:ins w:id="1242" w:author="野草" w:date="2024-11-08T10:24:18Z">
              <w:r>
                <w:rPr>
                  <w:highlight w:val="yellow"/>
                  <w:rPrChange w:id="1243" w:author="野草" w:date="2024-11-08T10:25:00Z">
                    <w:rPr/>
                  </w:rPrChange>
                </w:rPr>
                <w:t>TESTO 175H1</w:t>
              </w:r>
            </w:ins>
            <w:ins w:id="1244" w:author="野草" w:date="2024-11-08T10:24:18Z">
              <w:r>
                <w:rPr/>
                <w:t xml:space="preserve"> 数据记录仪采集气象数据，包括气温和相对湿度。该设备具备较高的测量精度，气温误差为 </w:t>
              </w:r>
            </w:ins>
            <w:ins w:id="1245" w:author="野草" w:date="2024-11-08T10:24:18Z">
              <w:r>
                <w:rPr>
                  <w:highlight w:val="yellow"/>
                  <w:rPrChange w:id="1246" w:author="野草" w:date="2024-11-08T10:25:00Z">
                    <w:rPr/>
                  </w:rPrChange>
                </w:rPr>
                <w:t>±0.1°C</w:t>
              </w:r>
            </w:ins>
            <w:ins w:id="1247" w:author="野草" w:date="2024-11-08T10:24:18Z">
              <w:r>
                <w:rPr/>
                <w:t xml:space="preserve">，相对湿度误差为 </w:t>
              </w:r>
            </w:ins>
            <w:ins w:id="1248" w:author="野草" w:date="2024-11-08T10:24:18Z">
              <w:r>
                <w:rPr>
                  <w:highlight w:val="yellow"/>
                  <w:rPrChange w:id="1249" w:author="野草" w:date="2024-11-08T10:25:00Z">
                    <w:rPr/>
                  </w:rPrChange>
                </w:rPr>
                <w:t>±0.1%</w:t>
              </w:r>
            </w:ins>
            <w:ins w:id="1250" w:author="野草" w:date="2024-11-08T10:24:18Z">
              <w:r>
                <w:rPr/>
                <w:t>，且响应迅速。在本研究中，记录仪</w:t>
              </w:r>
            </w:ins>
            <w:ins w:id="1251" w:author="野草" w:date="2024-11-08T10:24:18Z">
              <w:r>
                <w:rPr>
                  <w:highlight w:val="yellow"/>
                  <w:rPrChange w:id="1252" w:author="野草" w:date="2024-11-08T10:25:00Z">
                    <w:rPr/>
                  </w:rPrChange>
                </w:rPr>
                <w:t>每 60 秒</w:t>
              </w:r>
            </w:ins>
            <w:ins w:id="1253" w:author="野草" w:date="2024-11-08T10:24:18Z">
              <w:r>
                <w:rPr/>
                <w:t>记录一次数据。</w:t>
              </w:r>
            </w:ins>
          </w:p>
          <w:p w14:paraId="04634A13">
            <w:pPr>
              <w:pStyle w:val="13"/>
              <w:keepNext w:val="0"/>
              <w:keepLines w:val="0"/>
              <w:widowControl/>
              <w:numPr>
                <w:ilvl w:val="0"/>
                <w:numId w:val="45"/>
                <w:ins w:id="1255" w:author="野草" w:date="2024-11-08T10:24:28Z"/>
              </w:numPr>
              <w:suppressLineNumbers w:val="0"/>
              <w:ind w:left="420" w:hanging="420"/>
              <w:rPr>
                <w:ins w:id="1256" w:author="野草" w:date="2024-11-08T10:24:18Z"/>
              </w:rPr>
              <w:pPrChange w:id="1254" w:author="野草" w:date="2024-11-08T10:24:28Z">
                <w:pPr>
                  <w:pStyle w:val="7"/>
                  <w:keepNext w:val="0"/>
                  <w:keepLines w:val="0"/>
                  <w:widowControl/>
                  <w:suppressLineNumbers w:val="0"/>
                </w:pPr>
              </w:pPrChange>
            </w:pPr>
            <w:ins w:id="1257" w:author="野草" w:date="2024-11-08T10:24:18Z">
              <w:r>
                <w:rPr/>
                <w:t xml:space="preserve">此外，我们使用 </w:t>
              </w:r>
            </w:ins>
            <w:ins w:id="1258" w:author="野草" w:date="2024-11-08T10:24:18Z">
              <w:r>
                <w:rPr>
                  <w:highlight w:val="yellow"/>
                  <w:rPrChange w:id="1259" w:author="野草" w:date="2024-11-08T10:25:00Z">
                    <w:rPr/>
                  </w:rPrChange>
                </w:rPr>
                <w:t>GPS 记录仪</w:t>
              </w:r>
            </w:ins>
            <w:ins w:id="1260" w:author="野草" w:date="2024-11-08T10:24:18Z">
              <w:r>
                <w:rPr/>
                <w:t>获取每个测量点的经纬度等地理位置信息。</w:t>
              </w:r>
            </w:ins>
          </w:p>
          <w:p w14:paraId="1F43ED20">
            <w:pPr>
              <w:pStyle w:val="13"/>
              <w:keepNext w:val="0"/>
              <w:keepLines w:val="0"/>
              <w:widowControl/>
              <w:numPr>
                <w:ilvl w:val="0"/>
                <w:numId w:val="45"/>
                <w:ins w:id="1262" w:author="野草" w:date="2024-11-08T10:24:28Z"/>
              </w:numPr>
              <w:suppressLineNumbers w:val="0"/>
              <w:ind w:left="420" w:hanging="420"/>
              <w:rPr>
                <w:ins w:id="1263" w:author="野草" w:date="2024-11-08T10:24:18Z"/>
              </w:rPr>
              <w:pPrChange w:id="1261" w:author="野草" w:date="2024-11-08T10:24:28Z">
                <w:pPr>
                  <w:pStyle w:val="7"/>
                  <w:keepNext w:val="0"/>
                  <w:keepLines w:val="0"/>
                  <w:widowControl/>
                  <w:suppressLineNumbers w:val="0"/>
                </w:pPr>
              </w:pPrChange>
            </w:pPr>
            <w:ins w:id="1264" w:author="野草" w:date="2024-11-08T10:24:18Z">
              <w:r>
                <w:rPr/>
                <w:t xml:space="preserve">测量前，将温湿度记录仪固定在约 </w:t>
              </w:r>
            </w:ins>
            <w:ins w:id="1265" w:author="野草" w:date="2024-11-08T10:24:18Z">
              <w:r>
                <w:rPr>
                  <w:highlight w:val="yellow"/>
                  <w:rPrChange w:id="1266" w:author="野草" w:date="2024-11-08T10:25:00Z">
                    <w:rPr/>
                  </w:rPrChange>
                </w:rPr>
                <w:t>1.5 米</w:t>
              </w:r>
            </w:ins>
            <w:ins w:id="1267" w:author="野草" w:date="2024-11-08T10:24:18Z">
              <w:r>
                <w:rPr/>
                <w:t>的高度，并用百叶箱遮挡，以减少辐射等外界因素的干扰。所有设备均安装在一个可移动的竖杆上，该竖杆固定在手推车上，由志愿者推着手推车缓慢移动，完成测量任务。</w:t>
              </w:r>
            </w:ins>
          </w:p>
          <w:p w14:paraId="738B7FD8">
            <w:pPr>
              <w:pStyle w:val="13"/>
              <w:numPr>
                <w:ilvl w:val="-1"/>
                <w:numId w:val="0"/>
              </w:numPr>
              <w:ind w:left="0" w:leftChars="0" w:firstLine="0" w:firstLineChars="0"/>
              <w:rPr>
                <w:ins w:id="1269" w:author="野草" w:date="2024-11-08T10:22:24Z"/>
                <w:rFonts w:hint="eastAsia"/>
                <w:lang w:val="en-US" w:eastAsia="zh-CN"/>
              </w:rPr>
              <w:pPrChange w:id="1268" w:author="野草" w:date="2024-11-08T10:24:22Z">
                <w:pPr>
                  <w:numPr>
                    <w:ilvl w:val="-1"/>
                    <w:numId w:val="0"/>
                  </w:numPr>
                  <w:ind w:left="0" w:leftChars="0" w:firstLine="0" w:firstLineChars="0"/>
                </w:pPr>
              </w:pPrChange>
            </w:pPr>
          </w:p>
          <w:p w14:paraId="11774888">
            <w:pPr>
              <w:numPr>
                <w:ilvl w:val="-1"/>
                <w:numId w:val="0"/>
              </w:numPr>
              <w:bidi w:val="0"/>
              <w:ind w:left="0" w:leftChars="0" w:firstLine="0" w:firstLineChars="0"/>
              <w:rPr>
                <w:del w:id="1271" w:author="野草" w:date="2024-11-08T10:22:24Z"/>
              </w:rPr>
              <w:pPrChange w:id="1270" w:author="野草" w:date="2024-11-08T10:22:39Z">
                <w:pPr>
                  <w:numPr>
                    <w:ilvl w:val="0"/>
                    <w:numId w:val="46"/>
                  </w:numPr>
                  <w:bidi w:val="0"/>
                  <w:ind w:left="420" w:leftChars="0" w:hanging="420" w:firstLineChars="0"/>
                </w:pPr>
              </w:pPrChange>
            </w:pPr>
            <w:del w:id="1272" w:author="野草" w:date="2024-11-08T10:22:24Z">
              <w:r>
                <w:rPr/>
                <w:delText>们使用 TESTO 175H1 数据记录仪测量气象数据，包括气温和相对湿度。该设备具有较高的测量精度，气温误差为 ±0.1°C，相对湿度误差为 ±0.1%，并且响应时间迅速。测量时，数据记录仪被固定在约 1.5 米的高度，并用百叶箱遮挡，以避免辐射等外界因素的干扰。本研究中，记录仪每 60 秒记录一次数据。</w:delText>
              </w:r>
            </w:del>
          </w:p>
          <w:p w14:paraId="40E9EA2E">
            <w:pPr>
              <w:numPr>
                <w:ilvl w:val="-1"/>
                <w:numId w:val="0"/>
              </w:numPr>
              <w:bidi w:val="0"/>
              <w:ind w:left="0" w:leftChars="0" w:firstLine="0" w:firstLineChars="0"/>
              <w:rPr>
                <w:del w:id="1274" w:author="野草" w:date="2024-11-08T10:22:24Z"/>
              </w:rPr>
              <w:pPrChange w:id="1273" w:author="野草" w:date="2024-11-08T10:22:39Z">
                <w:pPr>
                  <w:numPr>
                    <w:ilvl w:val="0"/>
                    <w:numId w:val="46"/>
                  </w:numPr>
                  <w:bidi w:val="0"/>
                  <w:ind w:left="420" w:leftChars="0" w:hanging="420" w:firstLineChars="0"/>
                </w:pPr>
              </w:pPrChange>
            </w:pPr>
            <w:del w:id="1275" w:author="野草" w:date="2024-11-08T10:22:24Z">
              <w:r>
                <w:rPr/>
                <w:delText>此外，我们使用 GPS 记录仪获取每个测量点的经纬度等地理位置信息。</w:delText>
              </w:r>
            </w:del>
          </w:p>
          <w:p w14:paraId="7C761153">
            <w:pPr>
              <w:numPr>
                <w:ilvl w:val="-1"/>
                <w:numId w:val="0"/>
              </w:numPr>
              <w:bidi w:val="0"/>
              <w:ind w:left="0" w:leftChars="0" w:firstLine="0" w:firstLineChars="0"/>
              <w:pPrChange w:id="1276" w:author="野草" w:date="2024-11-08T10:22:39Z">
                <w:pPr>
                  <w:numPr>
                    <w:ilvl w:val="0"/>
                    <w:numId w:val="46"/>
                  </w:numPr>
                  <w:bidi w:val="0"/>
                  <w:ind w:left="420" w:leftChars="0" w:hanging="420" w:firstLineChars="0"/>
                </w:pPr>
              </w:pPrChange>
            </w:pPr>
            <w:del w:id="1277" w:author="野草" w:date="2024-11-08T10:22:24Z">
              <w:r>
                <w:rPr/>
                <w:delText>所有设备均安装在一个可移动的竖杆上，固定高度为 1.5 米。在测量过程中，竖杆被绑在手推车上，每位志愿者推着手推车缓慢移动。</w:delText>
              </w:r>
            </w:del>
          </w:p>
          <w:p w14:paraId="1E2CDCD6">
            <w:pPr>
              <w:numPr>
                <w:ilvl w:val="0"/>
                <w:numId w:val="0"/>
              </w:numPr>
              <w:ind w:left="0" w:leftChars="0" w:firstLine="0" w:firstLineChars="0"/>
              <w:rPr>
                <w:rFonts w:hint="eastAsia" w:ascii="Times New Roman" w:hAnsi="Times New Roman" w:eastAsiaTheme="minorEastAsia" w:cstheme="minorBidi"/>
                <w:kern w:val="2"/>
                <w:sz w:val="21"/>
                <w:szCs w:val="24"/>
                <w:vertAlign w:val="baseline"/>
                <w:lang w:val="en-US" w:eastAsia="zh-CN" w:bidi="ar-SA"/>
              </w:rPr>
            </w:pPr>
          </w:p>
        </w:tc>
      </w:tr>
      <w:tr w14:paraId="3DA83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1278" w:author="野草" w:date="2024-11-08T10:25: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rPr>
          <w:trHeight w:val="834" w:hRule="atLeast"/>
          <w:trPrChange w:id="1278" w:author="野草" w:date="2024-11-08T10:25:27Z">
            <w:trPr>
              <w:trHeight w:val="834" w:hRule="atLeast"/>
            </w:trPr>
          </w:trPrChange>
        </w:trPr>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1279" w:author="野草" w:date="2024-11-08T10:25:27Z">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
            </w:tcPrChange>
          </w:tcPr>
          <w:p w14:paraId="2F947CA4">
            <w:pPr>
              <w:pStyle w:val="4"/>
              <w:bidi w:val="0"/>
              <w:rPr>
                <w:rFonts w:hint="default"/>
                <w:lang w:val="en-US" w:eastAsia="zh-CN"/>
              </w:rPr>
            </w:pPr>
            <w:r>
              <w:rPr>
                <w:rFonts w:hint="eastAsia"/>
                <w:lang w:val="en-US" w:eastAsia="zh-CN"/>
              </w:rPr>
              <w:t>2.3. Data</w:t>
            </w:r>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1280" w:author="野草" w:date="2024-11-08T10:25:27Z">
              <w:tcPr>
                <w:tcW w:w="3440" w:type="dxa"/>
                <w:tcBorders>
                  <w:top w:val="single" w:color="auto" w:sz="4" w:space="0"/>
                  <w:left w:val="single" w:color="F2BA02" w:sz="4" w:space="0"/>
                  <w:bottom w:val="single" w:color="auto" w:sz="4" w:space="0"/>
                  <w:right w:val="single" w:color="auto" w:sz="4" w:space="0"/>
                </w:tcBorders>
                <w:shd w:val="clear" w:color="auto" w:fill="auto"/>
              </w:tcPr>
            </w:tcPrChange>
          </w:tcPr>
          <w:p w14:paraId="2A293BC6">
            <w:pPr>
              <w:numPr>
                <w:ilvl w:val="0"/>
                <w:numId w:val="0"/>
              </w:numPr>
              <w:ind w:leftChars="0"/>
              <w:rPr>
                <w:b w:val="0"/>
                <w:color w:val="000000"/>
              </w:rPr>
            </w:pPr>
          </w:p>
        </w:tc>
      </w:tr>
      <w:tr w14:paraId="1A06EC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1281" w:author="野草" w:date="2024-11-08T10:32:2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1282" w:author="野草" w:date="2024-11-08T10:32:20Z">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
            </w:tcPrChange>
          </w:tcPr>
          <w:p w14:paraId="5A207EA0">
            <w:pPr>
              <w:numPr>
                <w:ilvl w:val="-1"/>
                <w:numId w:val="0"/>
              </w:numPr>
              <w:ind w:left="0" w:leftChars="0" w:firstLine="0" w:firstLineChars="0"/>
              <w:rPr>
                <w:rFonts w:hint="eastAsia"/>
                <w:lang w:val="en-US" w:eastAsia="zh-CN"/>
              </w:rPr>
              <w:pPrChange w:id="1283" w:author="野草" w:date="2024-11-08T10:32:03Z">
                <w:pPr>
                  <w:numPr>
                    <w:ilvl w:val="0"/>
                    <w:numId w:val="38"/>
                  </w:numPr>
                  <w:ind w:left="420" w:leftChars="0" w:hanging="420" w:firstLineChars="0"/>
                </w:pPr>
              </w:pPrChange>
            </w:pPr>
            <w:r>
              <w:rPr>
                <w:rFonts w:hint="eastAsia"/>
                <w:lang w:val="en-US" w:eastAsia="zh-CN"/>
              </w:rPr>
              <w:t>【up2024 110</w:t>
            </w:r>
            <w:del w:id="1284" w:author="野草" w:date="2024-11-08T10:32:05Z">
              <w:r>
                <w:rPr>
                  <w:rFonts w:hint="default"/>
                  <w:lang w:val="en-US" w:eastAsia="zh-CN"/>
                </w:rPr>
                <w:delText>6</w:delText>
              </w:r>
            </w:del>
            <w:ins w:id="1285" w:author="野草" w:date="2024-11-08T10:32:05Z">
              <w:r>
                <w:rPr>
                  <w:rFonts w:hint="eastAsia"/>
                  <w:lang w:val="en-US" w:eastAsia="zh-CN"/>
                </w:rPr>
                <w:t>8</w:t>
              </w:r>
            </w:ins>
            <w:r>
              <w:rPr>
                <w:rFonts w:hint="eastAsia"/>
                <w:lang w:val="en-US" w:eastAsia="zh-CN"/>
              </w:rPr>
              <w:t xml:space="preserve"> 1</w:t>
            </w:r>
            <w:del w:id="1286" w:author="野草" w:date="2024-11-08T10:32:06Z">
              <w:r>
                <w:rPr>
                  <w:rFonts w:hint="default"/>
                  <w:lang w:val="en-US" w:eastAsia="zh-CN"/>
                </w:rPr>
                <w:delText>1</w:delText>
              </w:r>
            </w:del>
            <w:ins w:id="1287" w:author="野草" w:date="2024-11-08T10:32:06Z">
              <w:r>
                <w:rPr>
                  <w:rFonts w:hint="eastAsia"/>
                  <w:lang w:val="en-US" w:eastAsia="zh-CN"/>
                </w:rPr>
                <w:t>0</w:t>
              </w:r>
            </w:ins>
            <w:r>
              <w:rPr>
                <w:rFonts w:hint="eastAsia"/>
                <w:lang w:val="en-US" w:eastAsia="zh-CN"/>
              </w:rPr>
              <w:t>:3</w:t>
            </w:r>
            <w:del w:id="1288" w:author="野草" w:date="2024-11-08T10:32:08Z">
              <w:r>
                <w:rPr>
                  <w:rFonts w:hint="default"/>
                  <w:lang w:val="en-US" w:eastAsia="zh-CN"/>
                </w:rPr>
                <w:delText>9</w:delText>
              </w:r>
            </w:del>
            <w:ins w:id="1289" w:author="野草" w:date="2024-11-08T10:32:08Z">
              <w:r>
                <w:rPr>
                  <w:rFonts w:hint="eastAsia"/>
                  <w:lang w:val="en-US" w:eastAsia="zh-CN"/>
                </w:rPr>
                <w:t>2</w:t>
              </w:r>
            </w:ins>
            <w:r>
              <w:rPr>
                <w:rFonts w:hint="eastAsia"/>
                <w:lang w:val="en-US" w:eastAsia="zh-CN"/>
              </w:rPr>
              <w:t>】</w:t>
            </w:r>
          </w:p>
          <w:p w14:paraId="667C4F3D">
            <w:pPr>
              <w:keepNext w:val="0"/>
              <w:keepLines w:val="0"/>
              <w:widowControl/>
              <w:numPr>
                <w:ilvl w:val="0"/>
                <w:numId w:val="45"/>
                <w:ins w:id="1291" w:author="野草" w:date="2024-11-08T10:32:17Z"/>
              </w:numPr>
              <w:suppressLineNumbers w:val="0"/>
              <w:ind w:left="420" w:hanging="420"/>
              <w:rPr>
                <w:ins w:id="1292" w:author="野草" w:date="2024-11-08T10:31:58Z"/>
              </w:rPr>
              <w:pPrChange w:id="1290" w:author="野草" w:date="2024-11-08T10:32:17Z">
                <w:pPr>
                  <w:pStyle w:val="7"/>
                  <w:keepNext w:val="0"/>
                  <w:keepLines w:val="0"/>
                  <w:widowControl/>
                  <w:suppressLineNumbers w:val="0"/>
                </w:pPr>
              </w:pPrChange>
            </w:pPr>
            <w:r>
              <w:rPr>
                <w:rFonts w:hint="default"/>
              </w:rPr>
              <w:t>H</w:t>
            </w:r>
            <w:del w:id="1293" w:author="野草" w:date="2024-11-08T10:31:59Z">
              <w:r>
                <w:rPr>
                  <w:rFonts w:hint="default"/>
                </w:rPr>
                <w:delText>i</w:delText>
              </w:r>
            </w:del>
            <w:ins w:id="1294" w:author="野草" w:date="2024-11-08T10:31:58Z">
              <w:r>
                <w:rPr/>
                <w:t>igh-resolution GF-2 satellite imagery was used in this study for land cover classification analysis.</w:t>
              </w:r>
            </w:ins>
          </w:p>
          <w:p w14:paraId="33F3B439">
            <w:pPr>
              <w:keepNext w:val="0"/>
              <w:keepLines w:val="0"/>
              <w:widowControl/>
              <w:numPr>
                <w:ilvl w:val="0"/>
                <w:numId w:val="45"/>
                <w:ins w:id="1296" w:author="野草" w:date="2024-11-08T10:32:17Z"/>
              </w:numPr>
              <w:suppressLineNumbers w:val="0"/>
              <w:ind w:left="420" w:hanging="420"/>
              <w:rPr>
                <w:ins w:id="1297" w:author="野草" w:date="2024-11-08T10:31:58Z"/>
              </w:rPr>
              <w:pPrChange w:id="1295" w:author="野草" w:date="2024-11-08T10:32:17Z">
                <w:pPr>
                  <w:pStyle w:val="7"/>
                  <w:keepNext w:val="0"/>
                  <w:keepLines w:val="0"/>
                  <w:widowControl/>
                  <w:suppressLineNumbers w:val="0"/>
                </w:pPr>
              </w:pPrChange>
            </w:pPr>
            <w:ins w:id="1298" w:author="野草" w:date="2024-11-08T10:31:58Z">
              <w:r>
                <w:rPr/>
                <w:t>This imagery, with a spatial resolution of 1 meter, was captured on May 24, 2023, and obtained via the China Remote Sensing Satellite Data Sharing Service Platform.</w:t>
              </w:r>
            </w:ins>
          </w:p>
          <w:p w14:paraId="5A92AD04">
            <w:pPr>
              <w:keepNext w:val="0"/>
              <w:keepLines w:val="0"/>
              <w:widowControl/>
              <w:numPr>
                <w:ilvl w:val="0"/>
                <w:numId w:val="45"/>
                <w:ins w:id="1300" w:author="野草" w:date="2024-11-08T10:32:17Z"/>
              </w:numPr>
              <w:suppressLineNumbers w:val="0"/>
              <w:ind w:left="420" w:hanging="420"/>
              <w:rPr>
                <w:ins w:id="1301" w:author="野草" w:date="2024-11-08T10:31:58Z"/>
              </w:rPr>
              <w:pPrChange w:id="1299" w:author="野草" w:date="2024-11-08T10:32:17Z">
                <w:pPr>
                  <w:pStyle w:val="7"/>
                  <w:keepNext w:val="0"/>
                  <w:keepLines w:val="0"/>
                  <w:widowControl/>
                  <w:suppressLineNumbers w:val="0"/>
                </w:pPr>
              </w:pPrChange>
            </w:pPr>
            <w:ins w:id="1302" w:author="野草" w:date="2024-11-08T10:31:58Z">
              <w:r>
                <w:rPr/>
                <w:t>We applied a supervised classification method to categorize the study area into three main land cover types: vegetation, impervious surfaces (e.g., roads and plazas), and other types (e.g., water bodies or bare land).</w:t>
              </w:r>
            </w:ins>
          </w:p>
          <w:p w14:paraId="36138C44">
            <w:pPr>
              <w:keepNext w:val="0"/>
              <w:keepLines w:val="0"/>
              <w:widowControl/>
              <w:numPr>
                <w:ilvl w:val="0"/>
                <w:numId w:val="45"/>
                <w:ins w:id="1304" w:author="野草" w:date="2024-11-08T10:32:17Z"/>
              </w:numPr>
              <w:suppressLineNumbers w:val="0"/>
              <w:ind w:left="420" w:hanging="420"/>
              <w:rPr>
                <w:ins w:id="1305" w:author="野草" w:date="2024-11-08T10:31:58Z"/>
              </w:rPr>
              <w:pPrChange w:id="1303" w:author="野草" w:date="2024-11-08T10:32:17Z">
                <w:pPr>
                  <w:pStyle w:val="7"/>
                  <w:keepNext w:val="0"/>
                  <w:keepLines w:val="0"/>
                  <w:widowControl/>
                  <w:suppressLineNumbers w:val="0"/>
                </w:pPr>
              </w:pPrChange>
            </w:pPr>
            <w:ins w:id="1306" w:author="野草" w:date="2024-11-08T10:31:58Z">
              <w:r>
                <w:rPr/>
                <w:t>All building information (including location, footprint, and number of floors) was collected from Gaode Map. Based on typical residential building characteristics in Chongqing, we estimated actual building heights by multiplying the floor count by 3, which was then used to calculate building-related environmental indicators.</w:t>
              </w:r>
            </w:ins>
          </w:p>
          <w:p w14:paraId="2941B955">
            <w:pPr>
              <w:numPr>
                <w:ilvl w:val="-1"/>
                <w:numId w:val="0"/>
              </w:numPr>
              <w:bidi w:val="0"/>
              <w:ind w:left="0" w:leftChars="0" w:firstLine="0" w:firstLineChars="0"/>
              <w:rPr>
                <w:del w:id="1308" w:author="野草" w:date="2024-11-08T10:32:27Z"/>
                <w:rFonts w:hint="default"/>
              </w:rPr>
              <w:pPrChange w:id="1307" w:author="野草" w:date="2024-11-08T10:32:01Z">
                <w:pPr>
                  <w:numPr>
                    <w:ilvl w:val="0"/>
                    <w:numId w:val="46"/>
                  </w:numPr>
                  <w:bidi w:val="0"/>
                  <w:ind w:left="420" w:leftChars="0" w:hanging="420" w:firstLineChars="0"/>
                </w:pPr>
              </w:pPrChange>
            </w:pPr>
            <w:del w:id="1309" w:author="野草" w:date="2024-11-08T10:32:27Z">
              <w:r>
                <w:rPr>
                  <w:rFonts w:hint="default"/>
                </w:rPr>
                <w:delText>gh-resolution GF-2 remote sensing imagery was used for land cover classification in this study.</w:delText>
              </w:r>
            </w:del>
          </w:p>
          <w:p w14:paraId="08ED2AF1">
            <w:pPr>
              <w:numPr>
                <w:ilvl w:val="-1"/>
                <w:numId w:val="0"/>
              </w:numPr>
              <w:bidi w:val="0"/>
              <w:ind w:left="0" w:leftChars="0" w:firstLine="0" w:firstLineChars="0"/>
              <w:rPr>
                <w:del w:id="1311" w:author="野草" w:date="2024-11-08T10:32:27Z"/>
                <w:rFonts w:hint="default"/>
              </w:rPr>
              <w:pPrChange w:id="1310" w:author="野草" w:date="2024-11-08T10:32:01Z">
                <w:pPr>
                  <w:numPr>
                    <w:ilvl w:val="0"/>
                    <w:numId w:val="46"/>
                  </w:numPr>
                  <w:bidi w:val="0"/>
                  <w:ind w:left="420" w:leftChars="0" w:hanging="420" w:firstLineChars="0"/>
                </w:pPr>
              </w:pPrChange>
            </w:pPr>
            <w:del w:id="1312" w:author="野草" w:date="2024-11-08T10:32:27Z">
              <w:r>
                <w:rPr>
                  <w:rFonts w:hint="default"/>
                </w:rPr>
                <w:delText>This imagery, with a spatial resolution of 1 meter, was captured on May 24, 2023, and was obtained from the China Remote Sensing Satellite Data Sharing Service Platform.</w:delText>
              </w:r>
            </w:del>
          </w:p>
          <w:p w14:paraId="1E79B3E5">
            <w:pPr>
              <w:numPr>
                <w:ilvl w:val="-1"/>
                <w:numId w:val="0"/>
              </w:numPr>
              <w:bidi w:val="0"/>
              <w:ind w:left="0" w:leftChars="0" w:firstLine="0" w:firstLineChars="0"/>
              <w:rPr>
                <w:del w:id="1314" w:author="野草" w:date="2024-11-08T10:32:27Z"/>
                <w:rFonts w:hint="default"/>
              </w:rPr>
              <w:pPrChange w:id="1313" w:author="野草" w:date="2024-11-08T10:32:01Z">
                <w:pPr>
                  <w:numPr>
                    <w:ilvl w:val="0"/>
                    <w:numId w:val="46"/>
                  </w:numPr>
                  <w:bidi w:val="0"/>
                  <w:ind w:left="420" w:leftChars="0" w:hanging="420" w:firstLineChars="0"/>
                </w:pPr>
              </w:pPrChange>
            </w:pPr>
            <w:del w:id="1315" w:author="野草" w:date="2024-11-08T10:32:27Z">
              <w:r>
                <w:rPr>
                  <w:rFonts w:hint="default"/>
                </w:rPr>
                <w:delText>We used a supervised classification approach to categorize the study area into three main land cover types:</w:delText>
              </w:r>
            </w:del>
            <w:del w:id="1316" w:author="野草" w:date="2024-11-08T10:32:27Z">
              <w:r>
                <w:rPr>
                  <w:rFonts w:hint="eastAsia"/>
                  <w:lang w:val="en-US" w:eastAsia="zh-CN"/>
                </w:rPr>
                <w:delText xml:space="preserve"> </w:delText>
              </w:r>
            </w:del>
            <w:del w:id="1317" w:author="野草" w:date="2024-11-08T10:32:27Z">
              <w:r>
                <w:rPr>
                  <w:rFonts w:hint="default"/>
                </w:rPr>
                <w:delText>vegetation, impervious surfaces (such as roads and plazas), and other types (such as water bodies or bare land).</w:delText>
              </w:r>
            </w:del>
          </w:p>
          <w:p w14:paraId="6279A0AF">
            <w:pPr>
              <w:numPr>
                <w:ilvl w:val="-1"/>
                <w:numId w:val="0"/>
              </w:numPr>
              <w:bidi w:val="0"/>
              <w:ind w:left="0" w:leftChars="0" w:firstLine="0" w:firstLineChars="0"/>
              <w:rPr>
                <w:del w:id="1319" w:author="野草" w:date="2024-11-08T10:32:27Z"/>
              </w:rPr>
              <w:pPrChange w:id="1318" w:author="野草" w:date="2024-11-08T10:32:01Z">
                <w:pPr>
                  <w:numPr>
                    <w:ilvl w:val="0"/>
                    <w:numId w:val="46"/>
                  </w:numPr>
                  <w:bidi w:val="0"/>
                  <w:ind w:left="420" w:leftChars="0" w:hanging="420" w:firstLineChars="0"/>
                </w:pPr>
              </w:pPrChange>
            </w:pPr>
            <w:del w:id="1320" w:author="野草" w:date="2024-11-08T10:32:27Z">
              <w:r>
                <w:rPr>
                  <w:rFonts w:hint="default"/>
                </w:rPr>
                <w:delText xml:space="preserve">All building information, including location, footprint, and number of floors, was collected from the Amap platform. Based on typical building characteristics in Chongqing, we multiplied the number of floors by 3 to estimate the actual building height, which was then used to calculate building-related environmental </w:delText>
              </w:r>
            </w:del>
            <w:del w:id="1321" w:author="野草" w:date="2024-11-08T10:32:27Z">
              <w:r>
                <w:rPr>
                  <w:rFonts w:hint="eastAsia"/>
                  <w:lang w:val="en-US" w:eastAsia="zh-CN"/>
                </w:rPr>
                <w:delText>variables</w:delText>
              </w:r>
            </w:del>
            <w:del w:id="1322" w:author="野草" w:date="2024-11-08T10:32:27Z">
              <w:r>
                <w:rPr>
                  <w:rFonts w:hint="default"/>
                </w:rPr>
                <w:delText>.</w:delText>
              </w:r>
            </w:del>
          </w:p>
          <w:p w14:paraId="16DECF0B">
            <w:pPr>
              <w:bidi w:val="0"/>
              <w:outlineLvl w:val="9"/>
              <w:rPr>
                <w:rFonts w:hint="eastAsia"/>
                <w:lang w:val="en-US" w:eastAsia="zh-CN"/>
              </w:rPr>
              <w:pPrChange w:id="1323" w:author="野草" w:date="2024-11-08T10:32:30Z">
                <w:pPr>
                  <w:pStyle w:val="4"/>
                  <w:bidi w:val="0"/>
                  <w:outlineLvl w:val="9"/>
                </w:pPr>
              </w:pPrChange>
            </w:pPr>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1324" w:author="野草" w:date="2024-11-08T10:32:20Z">
              <w:tcPr>
                <w:tcW w:w="3440" w:type="dxa"/>
                <w:tcBorders>
                  <w:top w:val="single" w:color="auto" w:sz="4" w:space="0"/>
                  <w:left w:val="single" w:color="F2BA02" w:sz="4" w:space="0"/>
                  <w:bottom w:val="single" w:color="auto" w:sz="4" w:space="0"/>
                  <w:right w:val="single" w:color="auto" w:sz="4" w:space="0"/>
                </w:tcBorders>
                <w:shd w:val="clear" w:color="auto" w:fill="FFFFFF" w:themeFill="background1"/>
              </w:tcPr>
            </w:tcPrChange>
          </w:tcPr>
          <w:p w14:paraId="0F2DC666">
            <w:pPr>
              <w:numPr>
                <w:ilvl w:val="-1"/>
                <w:numId w:val="0"/>
              </w:numPr>
              <w:ind w:left="0" w:leftChars="0" w:firstLine="0" w:firstLineChars="0"/>
              <w:rPr>
                <w:ins w:id="1325" w:author="野草" w:date="2024-11-08T10:32:11Z"/>
                <w:rFonts w:hint="eastAsia"/>
                <w:lang w:val="en-US" w:eastAsia="zh-CN"/>
              </w:rPr>
            </w:pPr>
            <w:ins w:id="1326" w:author="野草" w:date="2024-11-08T10:32:11Z">
              <w:bookmarkStart w:id="14" w:name="OLE_LINK20"/>
              <w:r>
                <w:rPr>
                  <w:rFonts w:hint="eastAsia"/>
                  <w:lang w:val="en-US" w:eastAsia="zh-CN"/>
                </w:rPr>
                <w:t>【up2024 1108 10:32】</w:t>
              </w:r>
            </w:ins>
          </w:p>
          <w:p w14:paraId="49D55CC7">
            <w:pPr>
              <w:pStyle w:val="13"/>
              <w:keepNext w:val="0"/>
              <w:keepLines w:val="0"/>
              <w:widowControl/>
              <w:numPr>
                <w:ilvl w:val="-1"/>
                <w:numId w:val="0"/>
              </w:numPr>
              <w:suppressLineNumbers w:val="0"/>
              <w:ind w:left="0" w:firstLine="0"/>
              <w:rPr>
                <w:ins w:id="1328" w:author="野草" w:date="2024-11-08T10:32:10Z"/>
              </w:rPr>
              <w:pPrChange w:id="1327" w:author="野草" w:date="2024-11-08T10:32:10Z">
                <w:pPr>
                  <w:pStyle w:val="7"/>
                  <w:keepNext w:val="0"/>
                  <w:keepLines w:val="0"/>
                  <w:widowControl/>
                  <w:suppressLineNumbers w:val="0"/>
                </w:pPr>
              </w:pPrChange>
            </w:pPr>
          </w:p>
          <w:p w14:paraId="31B4E083">
            <w:pPr>
              <w:pStyle w:val="13"/>
              <w:keepNext w:val="0"/>
              <w:keepLines w:val="0"/>
              <w:widowControl/>
              <w:numPr>
                <w:ilvl w:val="0"/>
                <w:numId w:val="46"/>
                <w:ins w:id="1330" w:author="野草" w:date="2024-11-08T10:31:18Z"/>
              </w:numPr>
              <w:suppressLineNumbers w:val="0"/>
              <w:ind w:left="420" w:hanging="420"/>
              <w:rPr>
                <w:ins w:id="1331" w:author="野草" w:date="2024-11-08T10:31:08Z"/>
              </w:rPr>
              <w:pPrChange w:id="1329" w:author="野草" w:date="2024-11-08T10:31:18Z">
                <w:pPr>
                  <w:pStyle w:val="7"/>
                  <w:keepNext w:val="0"/>
                  <w:keepLines w:val="0"/>
                  <w:widowControl/>
                  <w:suppressLineNumbers w:val="0"/>
                </w:pPr>
              </w:pPrChange>
            </w:pPr>
            <w:del w:id="1332" w:author="野草" w:date="2024-11-08T10:31:10Z">
              <w:r>
                <w:rPr/>
                <w:delText>GF</w:delText>
              </w:r>
            </w:del>
            <w:ins w:id="1333" w:author="野草" w:date="2024-11-08T10:31:08Z">
              <w:r>
                <w:rPr/>
                <w:t xml:space="preserve">本研究采用 </w:t>
              </w:r>
            </w:ins>
            <w:ins w:id="1334" w:author="野草" w:date="2024-11-08T10:31:08Z">
              <w:r>
                <w:rPr>
                  <w:highlight w:val="yellow"/>
                  <w:rPrChange w:id="1335" w:author="野草" w:date="2024-11-08T10:31:39Z">
                    <w:rPr/>
                  </w:rPrChange>
                </w:rPr>
                <w:t>GF-2 高分辨率遥感影像</w:t>
              </w:r>
            </w:ins>
            <w:ins w:id="1336" w:author="野草" w:date="2024-11-08T10:31:08Z">
              <w:r>
                <w:rPr/>
                <w:t>进行土地覆盖分类分析。</w:t>
              </w:r>
            </w:ins>
          </w:p>
          <w:p w14:paraId="24F867CC">
            <w:pPr>
              <w:pStyle w:val="13"/>
              <w:keepNext w:val="0"/>
              <w:keepLines w:val="0"/>
              <w:widowControl/>
              <w:numPr>
                <w:ilvl w:val="0"/>
                <w:numId w:val="46"/>
                <w:ins w:id="1338" w:author="野草" w:date="2024-11-08T10:31:18Z"/>
              </w:numPr>
              <w:suppressLineNumbers w:val="0"/>
              <w:ind w:left="420" w:hanging="420"/>
              <w:rPr>
                <w:ins w:id="1339" w:author="野草" w:date="2024-11-08T10:31:08Z"/>
              </w:rPr>
              <w:pPrChange w:id="1337" w:author="野草" w:date="2024-11-08T10:31:18Z">
                <w:pPr>
                  <w:pStyle w:val="7"/>
                  <w:keepNext w:val="0"/>
                  <w:keepLines w:val="0"/>
                  <w:widowControl/>
                  <w:suppressLineNumbers w:val="0"/>
                </w:pPr>
              </w:pPrChange>
            </w:pPr>
            <w:ins w:id="1340" w:author="野草" w:date="2024-11-08T10:31:08Z">
              <w:r>
                <w:rPr/>
                <w:t xml:space="preserve">该影像的空间分辨率为 </w:t>
              </w:r>
            </w:ins>
            <w:ins w:id="1341" w:author="野草" w:date="2024-11-08T10:31:08Z">
              <w:r>
                <w:rPr>
                  <w:highlight w:val="yellow"/>
                  <w:rPrChange w:id="1342" w:author="野草" w:date="2024-11-08T10:31:39Z">
                    <w:rPr/>
                  </w:rPrChange>
                </w:rPr>
                <w:t>1 米</w:t>
              </w:r>
            </w:ins>
            <w:ins w:id="1343" w:author="野草" w:date="2024-11-08T10:31:08Z">
              <w:r>
                <w:rPr/>
                <w:t xml:space="preserve">，拍摄时间为 </w:t>
              </w:r>
            </w:ins>
            <w:ins w:id="1344" w:author="野草" w:date="2024-11-08T10:31:08Z">
              <w:r>
                <w:rPr>
                  <w:highlight w:val="yellow"/>
                  <w:rPrChange w:id="1345" w:author="野草" w:date="2024-11-08T10:31:39Z">
                    <w:rPr/>
                  </w:rPrChange>
                </w:rPr>
                <w:t>2023 年 5 月 24 日</w:t>
              </w:r>
            </w:ins>
            <w:ins w:id="1346" w:author="野草" w:date="2024-11-08T10:31:08Z">
              <w:r>
                <w:rPr/>
                <w:t>，并通过</w:t>
              </w:r>
            </w:ins>
            <w:ins w:id="1347" w:author="野草" w:date="2024-11-08T10:31:08Z">
              <w:r>
                <w:rPr>
                  <w:highlight w:val="yellow"/>
                  <w:rPrChange w:id="1348" w:author="野草" w:date="2024-11-08T10:31:39Z">
                    <w:rPr/>
                  </w:rPrChange>
                </w:rPr>
                <w:t>中国遥感卫星数据共享服务平台</w:t>
              </w:r>
            </w:ins>
            <w:ins w:id="1349" w:author="野草" w:date="2024-11-08T10:31:08Z">
              <w:r>
                <w:rPr/>
                <w:t>获取。</w:t>
              </w:r>
            </w:ins>
          </w:p>
          <w:p w14:paraId="20EC664C">
            <w:pPr>
              <w:pStyle w:val="13"/>
              <w:keepNext w:val="0"/>
              <w:keepLines w:val="0"/>
              <w:widowControl/>
              <w:numPr>
                <w:ilvl w:val="0"/>
                <w:numId w:val="46"/>
                <w:ins w:id="1351" w:author="野草" w:date="2024-11-08T10:31:18Z"/>
              </w:numPr>
              <w:suppressLineNumbers w:val="0"/>
              <w:ind w:left="420" w:hanging="420"/>
              <w:rPr>
                <w:ins w:id="1352" w:author="野草" w:date="2024-11-08T10:31:08Z"/>
              </w:rPr>
              <w:pPrChange w:id="1350" w:author="野草" w:date="2024-11-08T10:31:18Z">
                <w:pPr>
                  <w:pStyle w:val="7"/>
                  <w:keepNext w:val="0"/>
                  <w:keepLines w:val="0"/>
                  <w:widowControl/>
                  <w:suppressLineNumbers w:val="0"/>
                </w:pPr>
              </w:pPrChange>
            </w:pPr>
            <w:ins w:id="1353" w:author="野草" w:date="2024-11-08T10:31:08Z">
              <w:r>
                <w:rPr/>
                <w:t>我们使用</w:t>
              </w:r>
            </w:ins>
            <w:ins w:id="1354" w:author="野草" w:date="2024-11-08T10:31:08Z">
              <w:r>
                <w:rPr>
                  <w:highlight w:val="yellow"/>
                  <w:rPrChange w:id="1355" w:author="野草" w:date="2024-11-08T10:31:39Z">
                    <w:rPr/>
                  </w:rPrChange>
                </w:rPr>
                <w:t>监督分类</w:t>
              </w:r>
            </w:ins>
            <w:ins w:id="1356" w:author="野草" w:date="2024-11-08T10:31:08Z">
              <w:r>
                <w:rPr/>
                <w:t>方法，将研究区域划分为三类主要土地覆盖类型：植被、不透水地表（如道路和广场）以及其他类型（如水体或裸地）。</w:t>
              </w:r>
            </w:ins>
          </w:p>
          <w:p w14:paraId="2C8688CA">
            <w:pPr>
              <w:pStyle w:val="13"/>
              <w:keepNext w:val="0"/>
              <w:keepLines w:val="0"/>
              <w:widowControl/>
              <w:numPr>
                <w:ilvl w:val="0"/>
                <w:numId w:val="46"/>
                <w:ins w:id="1358" w:author="野草" w:date="2024-11-08T10:31:18Z"/>
              </w:numPr>
              <w:suppressLineNumbers w:val="0"/>
              <w:ind w:left="420" w:hanging="420"/>
              <w:rPr>
                <w:ins w:id="1359" w:author="野草" w:date="2024-11-08T10:31:08Z"/>
              </w:rPr>
              <w:pPrChange w:id="1357" w:author="野草" w:date="2024-11-08T10:31:18Z">
                <w:pPr>
                  <w:pStyle w:val="7"/>
                  <w:keepNext w:val="0"/>
                  <w:keepLines w:val="0"/>
                  <w:widowControl/>
                  <w:suppressLineNumbers w:val="0"/>
                </w:pPr>
              </w:pPrChange>
            </w:pPr>
            <w:ins w:id="1360" w:author="野草" w:date="2024-11-08T10:31:08Z">
              <w:r>
                <w:rPr/>
                <w:t>所有建筑信息（包括位置、足迹和楼层数）均采集自高德地图。根据重庆市住宅楼的实际情况，我们将建筑层数乘以 3，以估算实际建筑高度，用于计算与建筑相关的环境指标。</w:t>
              </w:r>
            </w:ins>
          </w:p>
          <w:p w14:paraId="43649959">
            <w:pPr>
              <w:numPr>
                <w:ilvl w:val="-1"/>
                <w:numId w:val="0"/>
              </w:numPr>
              <w:bidi w:val="0"/>
              <w:ind w:left="0" w:leftChars="0" w:firstLine="0" w:firstLineChars="0"/>
              <w:rPr>
                <w:del w:id="1362" w:author="野草" w:date="2024-11-08T10:31:08Z"/>
              </w:rPr>
              <w:pPrChange w:id="1361" w:author="野草" w:date="2024-11-08T10:31:11Z">
                <w:pPr>
                  <w:numPr>
                    <w:ilvl w:val="0"/>
                    <w:numId w:val="46"/>
                  </w:numPr>
                  <w:bidi w:val="0"/>
                  <w:ind w:left="420" w:leftChars="0" w:hanging="420" w:firstLineChars="0"/>
                </w:pPr>
              </w:pPrChange>
            </w:pPr>
            <w:del w:id="1363" w:author="野草" w:date="2024-11-08T10:31:08Z">
              <w:r>
                <w:rPr/>
                <w:delText>-2高分辨率遥感影像被用于本研究中的土地覆盖分类分析。</w:delText>
              </w:r>
            </w:del>
          </w:p>
          <w:p w14:paraId="0AED8547">
            <w:pPr>
              <w:numPr>
                <w:ilvl w:val="-1"/>
                <w:numId w:val="0"/>
              </w:numPr>
              <w:bidi w:val="0"/>
              <w:ind w:left="0" w:leftChars="0" w:firstLine="0" w:firstLineChars="0"/>
              <w:rPr>
                <w:del w:id="1365" w:author="野草" w:date="2024-11-08T10:31:08Z"/>
              </w:rPr>
              <w:pPrChange w:id="1364" w:author="野草" w:date="2024-11-08T10:31:11Z">
                <w:pPr>
                  <w:numPr>
                    <w:ilvl w:val="0"/>
                    <w:numId w:val="46"/>
                  </w:numPr>
                  <w:bidi w:val="0"/>
                  <w:ind w:left="420" w:leftChars="0" w:hanging="420" w:firstLineChars="0"/>
                </w:pPr>
              </w:pPrChange>
            </w:pPr>
            <w:del w:id="1366" w:author="野草" w:date="2024-11-08T10:31:08Z">
              <w:r>
                <w:rPr/>
                <w:delText>该影像具有1米的空间分辨率，拍摄时间为2023年5月24日，并通过中国遥感卫星数据共享服务平台获取。</w:delText>
              </w:r>
            </w:del>
          </w:p>
          <w:p w14:paraId="6598AEF4">
            <w:pPr>
              <w:numPr>
                <w:ilvl w:val="-1"/>
                <w:numId w:val="0"/>
              </w:numPr>
              <w:bidi w:val="0"/>
              <w:ind w:left="0" w:leftChars="0" w:firstLine="0" w:firstLineChars="0"/>
              <w:rPr>
                <w:del w:id="1368" w:author="野草" w:date="2024-11-08T10:31:08Z"/>
              </w:rPr>
              <w:pPrChange w:id="1367" w:author="野草" w:date="2024-11-08T10:31:11Z">
                <w:pPr>
                  <w:numPr>
                    <w:ilvl w:val="0"/>
                    <w:numId w:val="46"/>
                  </w:numPr>
                  <w:bidi w:val="0"/>
                  <w:ind w:left="420" w:leftChars="0" w:hanging="420" w:firstLineChars="0"/>
                </w:pPr>
              </w:pPrChange>
            </w:pPr>
            <w:del w:id="1369" w:author="野草" w:date="2024-11-08T10:31:08Z">
              <w:r>
                <w:rPr/>
                <w:delText>我们采用监督分类的方法，将研究区域划分为3种主要的土地覆盖类型，分别为植被、不透水地表（如道路和广场）以及其他类型（如水体或裸地）。</w:delText>
              </w:r>
            </w:del>
          </w:p>
          <w:p w14:paraId="72FB5F28">
            <w:pPr>
              <w:numPr>
                <w:ilvl w:val="-1"/>
                <w:numId w:val="0"/>
              </w:numPr>
              <w:bidi w:val="0"/>
              <w:ind w:left="0" w:leftChars="0" w:firstLine="0" w:firstLineChars="0"/>
              <w:pPrChange w:id="1370" w:author="野草" w:date="2024-11-08T10:31:11Z">
                <w:pPr>
                  <w:numPr>
                    <w:ilvl w:val="0"/>
                    <w:numId w:val="46"/>
                  </w:numPr>
                  <w:bidi w:val="0"/>
                  <w:ind w:left="420" w:leftChars="0" w:hanging="420" w:firstLineChars="0"/>
                </w:pPr>
              </w:pPrChange>
            </w:pPr>
            <w:del w:id="1371" w:author="野草" w:date="2024-11-08T10:31:08Z">
              <w:r>
                <w:rPr/>
                <w:delText>所有的建筑信息（包括位置、足迹、楼层数）均采集自高德地图。根据重庆市住宅楼的实际情况，我们将建筑层数乘以3，以估算实际的建筑高度信息，用于计算建筑相关的环境指标。</w:delText>
              </w:r>
            </w:del>
          </w:p>
          <w:bookmarkEnd w:id="14"/>
          <w:p w14:paraId="07F77097">
            <w:pPr>
              <w:numPr>
                <w:ilvl w:val="0"/>
                <w:numId w:val="0"/>
              </w:numPr>
              <w:ind w:leftChars="0"/>
              <w:rPr>
                <w:b w:val="0"/>
                <w:color w:val="000000"/>
              </w:rPr>
            </w:pPr>
          </w:p>
        </w:tc>
      </w:tr>
      <w:tr w14:paraId="26CB4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1372" w:author="野草" w:date="2024-11-08T10:33:0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1373" w:author="野草" w:date="2024-11-08T10:33:07Z">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
            </w:tcPrChange>
          </w:tcPr>
          <w:p w14:paraId="68DEE0AC">
            <w:pPr>
              <w:pStyle w:val="4"/>
              <w:bidi w:val="0"/>
              <w:rPr>
                <w:rFonts w:hint="default"/>
                <w:lang w:val="en-US" w:eastAsia="zh-CN"/>
              </w:rPr>
            </w:pPr>
            <w:r>
              <w:rPr>
                <w:rFonts w:hint="eastAsia"/>
                <w:lang w:val="en-US" w:eastAsia="zh-CN"/>
              </w:rPr>
              <w:t>2.4. Indexes</w:t>
            </w:r>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1374" w:author="野草" w:date="2024-11-08T10:33:07Z">
              <w:tcPr>
                <w:tcW w:w="3440" w:type="dxa"/>
                <w:tcBorders>
                  <w:top w:val="single" w:color="auto" w:sz="4" w:space="0"/>
                  <w:left w:val="single" w:color="F2BA02" w:sz="4" w:space="0"/>
                  <w:bottom w:val="single" w:color="auto" w:sz="4" w:space="0"/>
                  <w:right w:val="single" w:color="auto" w:sz="4" w:space="0"/>
                </w:tcBorders>
                <w:shd w:val="clear" w:color="auto" w:fill="FFFFFF" w:themeFill="background1"/>
              </w:tcPr>
            </w:tcPrChange>
          </w:tcPr>
          <w:p w14:paraId="7A1B7522">
            <w:pPr>
              <w:numPr>
                <w:ilvl w:val="0"/>
                <w:numId w:val="0"/>
              </w:numPr>
              <w:ind w:leftChars="0"/>
              <w:rPr>
                <w:b w:val="0"/>
                <w:color w:val="000000"/>
              </w:rPr>
            </w:pPr>
          </w:p>
        </w:tc>
      </w:tr>
      <w:tr w14:paraId="0B7F94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1375" w:author="野草" w:date="2024-11-08T11:01:24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1376" w:author="野草" w:date="2024-11-08T11:01:24Z">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
            </w:tcPrChange>
          </w:tcPr>
          <w:p w14:paraId="60DC6645">
            <w:pPr>
              <w:numPr>
                <w:ilvl w:val="-1"/>
                <w:numId w:val="0"/>
              </w:numPr>
              <w:ind w:left="0" w:leftChars="0" w:firstLine="0" w:firstLineChars="0"/>
              <w:rPr>
                <w:ins w:id="1377" w:author="野草" w:date="2024-11-08T11:01:36Z"/>
                <w:rFonts w:hint="eastAsia"/>
                <w:lang w:val="en-US" w:eastAsia="zh-CN"/>
              </w:rPr>
            </w:pPr>
            <w:ins w:id="1378" w:author="野草" w:date="2024-11-08T11:01:36Z">
              <w:r>
                <w:rPr>
                  <w:rFonts w:hint="eastAsia"/>
                  <w:lang w:val="en-US" w:eastAsia="zh-CN"/>
                </w:rPr>
                <w:t>【up2024 1108 11:01】</w:t>
              </w:r>
            </w:ins>
          </w:p>
          <w:p w14:paraId="01BD5AF3">
            <w:pPr>
              <w:pStyle w:val="13"/>
              <w:keepNext w:val="0"/>
              <w:keepLines w:val="0"/>
              <w:widowControl/>
              <w:numPr>
                <w:ilvl w:val="-1"/>
                <w:numId w:val="0"/>
              </w:numPr>
              <w:suppressLineNumbers w:val="0"/>
              <w:ind w:left="0" w:firstLine="0"/>
              <w:rPr>
                <w:ins w:id="1380" w:author="野草" w:date="2024-11-08T11:01:35Z"/>
              </w:rPr>
              <w:pPrChange w:id="1379" w:author="野草" w:date="2024-11-08T11:01:35Z">
                <w:pPr>
                  <w:pStyle w:val="7"/>
                  <w:keepNext w:val="0"/>
                  <w:keepLines w:val="0"/>
                  <w:widowControl/>
                  <w:suppressLineNumbers w:val="0"/>
                </w:pPr>
              </w:pPrChange>
            </w:pPr>
          </w:p>
          <w:p w14:paraId="5867F43E">
            <w:pPr>
              <w:pStyle w:val="13"/>
              <w:keepNext w:val="0"/>
              <w:keepLines w:val="0"/>
              <w:widowControl/>
              <w:numPr>
                <w:ilvl w:val="0"/>
                <w:numId w:val="46"/>
                <w:ins w:id="1382" w:author="野草" w:date="2024-11-08T10:59:51Z"/>
              </w:numPr>
              <w:suppressLineNumbers w:val="0"/>
              <w:ind w:left="420" w:hanging="420"/>
              <w:rPr>
                <w:ins w:id="1383" w:author="野草" w:date="2024-11-08T10:59:41Z"/>
              </w:rPr>
              <w:pPrChange w:id="1381" w:author="野草" w:date="2024-11-08T10:59:51Z">
                <w:pPr>
                  <w:pStyle w:val="7"/>
                  <w:keepNext w:val="0"/>
                  <w:keepLines w:val="0"/>
                  <w:widowControl/>
                  <w:suppressLineNumbers w:val="0"/>
                </w:pPr>
              </w:pPrChange>
            </w:pPr>
            <w:ins w:id="1384" w:author="野草" w:date="2024-11-08T10:59:41Z">
              <w:r>
                <w:rPr/>
                <w:t>It is generally accepted that meteorological variables around green spaces exhibit a gradual change pattern. As the distance from green spaces increases, temperature gradually rises until it reaches a certain distance where it stops increasing and stabilizes. Similarly, for variables that tend to decrease with distance (such as relative humidity), this downward trend ceases at a particular distance. We define this point of trend termination as the “turning point” of the variable. Figure 2 illustrates the variation in temperature with increasing distance.</w:t>
              </w:r>
            </w:ins>
          </w:p>
          <w:p w14:paraId="4FA8C392">
            <w:pPr>
              <w:pStyle w:val="13"/>
              <w:keepNext w:val="0"/>
              <w:keepLines w:val="0"/>
              <w:widowControl/>
              <w:numPr>
                <w:ilvl w:val="0"/>
                <w:numId w:val="46"/>
                <w:ins w:id="1386" w:author="野草" w:date="2024-11-08T10:59:51Z"/>
              </w:numPr>
              <w:suppressLineNumbers w:val="0"/>
              <w:ind w:left="420" w:hanging="420"/>
              <w:rPr>
                <w:ins w:id="1387" w:author="野草" w:date="2024-11-08T10:59:41Z"/>
              </w:rPr>
              <w:pPrChange w:id="1385" w:author="野草" w:date="2024-11-08T10:59:51Z">
                <w:pPr>
                  <w:pStyle w:val="7"/>
                  <w:keepNext w:val="0"/>
                  <w:keepLines w:val="0"/>
                  <w:widowControl/>
                  <w:suppressLineNumbers w:val="0"/>
                </w:pPr>
              </w:pPrChange>
            </w:pPr>
            <w:ins w:id="1388" w:author="野草" w:date="2024-11-08T10:59:41Z">
              <w:r>
                <w:rPr/>
                <w:t>Previous studies indicate that changes in meteorological variables with distance from green spaces tend to follow a cubic function pattern (Jaganmohan et al., 2016). In this study, we define the turning point as the first inflection point of the fitted cubic polynomial. The distance between the starting point and the turning point is termed the "penetration distance," while the difference in meteorological variables at these two points is defined as the “impact intensity.”</w:t>
              </w:r>
            </w:ins>
          </w:p>
          <w:p w14:paraId="09AC24E6">
            <w:pPr>
              <w:pStyle w:val="13"/>
              <w:keepNext w:val="0"/>
              <w:keepLines w:val="0"/>
              <w:widowControl/>
              <w:numPr>
                <w:ilvl w:val="0"/>
                <w:numId w:val="46"/>
                <w:ins w:id="1390" w:author="野草" w:date="2024-11-08T11:00:25Z"/>
              </w:numPr>
              <w:suppressLineNumbers w:val="0"/>
              <w:ind w:left="420" w:hanging="420"/>
              <w:rPr>
                <w:ins w:id="1391" w:author="野草" w:date="2024-11-08T11:00:04Z"/>
              </w:rPr>
              <w:pPrChange w:id="1389" w:author="野草" w:date="2024-11-08T10:59:51Z">
                <w:pPr>
                  <w:pStyle w:val="7"/>
                  <w:keepNext w:val="0"/>
                  <w:keepLines w:val="0"/>
                  <w:widowControl/>
                  <w:suppressLineNumbers w:val="0"/>
                </w:pPr>
              </w:pPrChange>
            </w:pPr>
            <w:ins w:id="1392" w:author="野草" w:date="2024-11-08T10:59:41Z">
              <w:r>
                <w:rPr/>
                <w:t>For temperature, relative humidity, and the discomfort index (DI), the penetration distances are referred to as “Park Cooling Distance” (PCD), “Park Moistening Distance” (PWD), and “Park Cooling Distance for Thermal Comfort” (PCDTC), respectively. The corresponding impact intensities are defined as “Park Cooling Intensity” (PCI), “Park Moistening Intensity” (PWI), and “Park Cooling Intensity for Thermal Comfort” (PCIDC).</w:t>
              </w:r>
            </w:ins>
          </w:p>
          <w:p w14:paraId="1EA213C0">
            <w:pPr>
              <w:pStyle w:val="13"/>
              <w:keepNext w:val="0"/>
              <w:keepLines w:val="0"/>
              <w:widowControl/>
              <w:numPr>
                <w:ilvl w:val="0"/>
                <w:numId w:val="46"/>
                <w:ins w:id="1394" w:author="野草" w:date="2024-11-08T11:00:25Z"/>
              </w:numPr>
              <w:suppressLineNumbers w:val="0"/>
              <w:ind w:left="420" w:hanging="420"/>
              <w:rPr>
                <w:ins w:id="1395" w:author="野草" w:date="2024-11-08T10:59:41Z"/>
              </w:rPr>
              <w:pPrChange w:id="1393" w:author="野草" w:date="2024-11-08T10:59:51Z">
                <w:pPr>
                  <w:pStyle w:val="7"/>
                  <w:keepNext w:val="0"/>
                  <w:keepLines w:val="0"/>
                  <w:widowControl/>
                  <w:suppressLineNumbers w:val="0"/>
                </w:pPr>
              </w:pPrChange>
            </w:pPr>
            <w:ins w:id="1396" w:author="野草" w:date="2024-11-08T11:00:04Z">
              <w:r>
                <w:rPr/>
                <w:t>For temperature, which gradually increases with distance from green spaces, the definition of the penetration distance is shown in Equation 1.</w:t>
              </w:r>
            </w:ins>
          </w:p>
          <w:p w14:paraId="059335F9">
            <w:pPr>
              <w:numPr>
                <w:ilvl w:val="0"/>
                <w:numId w:val="46"/>
              </w:numPr>
              <w:bidi w:val="0"/>
              <w:ind w:left="420" w:leftChars="0" w:hanging="420" w:firstLineChars="0"/>
              <w:rPr>
                <w:del w:id="1397" w:author="野草" w:date="2024-11-08T10:59:39Z"/>
                <w:rFonts w:hint="default"/>
              </w:rPr>
            </w:pPr>
            <w:del w:id="1398" w:author="野草" w:date="2024-11-08T10:59:40Z">
              <w:r>
                <w:rPr>
                  <w:rFonts w:hint="default"/>
                </w:rPr>
                <w:delText>It</w:delText>
              </w:r>
            </w:del>
            <w:del w:id="1399" w:author="野草" w:date="2024-11-08T10:59:39Z">
              <w:r>
                <w:rPr>
                  <w:rFonts w:hint="default"/>
                </w:rPr>
                <w:delText xml:space="preserve"> is generally considered that meteorological variables around green spaces show a gradual variation trend. As the distance from green space increases, temperature gradually rises until it stabilizes at a certain distance. Similarly, other meteorological variables that tend to decrease with distance (e.g., relative humidity) will also stabilize at a certain point. We refer to this stabilization point as the turning point of the variable. Figure 1 illustrates this pattern for temperature, where point P1 represents the turning point.</w:delText>
              </w:r>
            </w:del>
          </w:p>
          <w:p w14:paraId="596D39E4">
            <w:pPr>
              <w:pStyle w:val="7"/>
              <w:widowControl/>
              <w:bidi w:val="0"/>
              <w:ind w:left="420" w:leftChars="0" w:firstLineChars="0"/>
              <w:rPr>
                <w:del w:id="1401" w:author="野草" w:date="2024-11-08T10:59:39Z"/>
                <w:rFonts w:hint="default"/>
              </w:rPr>
              <w:pPrChange w:id="1400" w:author="野草" w:date="2024-11-08T10:59:43Z">
                <w:pPr>
                  <w:numPr>
                    <w:ilvl w:val="0"/>
                    <w:numId w:val="46"/>
                  </w:numPr>
                  <w:bidi w:val="0"/>
                  <w:ind w:left="420" w:leftChars="0" w:hanging="420" w:firstLineChars="0"/>
                </w:pPr>
              </w:pPrChange>
            </w:pPr>
            <w:del w:id="1402" w:author="野草" w:date="2024-11-08T10:59:39Z">
              <w:r>
                <w:rPr>
                  <w:rFonts w:hint="default"/>
                </w:rPr>
                <w:delText>Previous studies have shown that the variation trend of meteorological variables with distance from green spaces follows a cubic function pattern. We use the algorithm provided by Lin to calculate the position of the turning point, defining it as the first inflection point of a fitted cubic polynomial. The distance between the starting point and the turning point is defined as the penetration distance, and the difference in the meteorological variable between these two points is considered the impact intensity.</w:delText>
              </w:r>
            </w:del>
          </w:p>
          <w:p w14:paraId="7F5BD0EC">
            <w:pPr>
              <w:pStyle w:val="7"/>
              <w:widowControl/>
              <w:bidi w:val="0"/>
              <w:ind w:left="420" w:leftChars="0" w:firstLineChars="0"/>
              <w:rPr>
                <w:del w:id="1404" w:author="野草" w:date="2024-11-08T10:59:39Z"/>
                <w:rFonts w:hint="default"/>
              </w:rPr>
              <w:pPrChange w:id="1403" w:author="野草" w:date="2024-11-08T10:59:43Z">
                <w:pPr>
                  <w:numPr>
                    <w:ilvl w:val="0"/>
                    <w:numId w:val="46"/>
                  </w:numPr>
                  <w:bidi w:val="0"/>
                  <w:ind w:left="420" w:leftChars="0" w:hanging="420" w:firstLineChars="0"/>
                </w:pPr>
              </w:pPrChange>
            </w:pPr>
            <w:del w:id="1405" w:author="野草" w:date="2024-11-08T10:59:39Z">
              <w:r>
                <w:rPr>
                  <w:rFonts w:hint="default"/>
                </w:rPr>
                <w:delText>For temperature, relative humidity, and discomfort index (DI), the penetration distance is referred to as the "park cooling distance," "park humidification distance," and "park cooling distance of thermal comfort," respectively. Similarly, their impact intensities are defined as "park cooling intensity," "park humidification intensity," and "park cooling intensity of thermal comfort."</w:delText>
              </w:r>
            </w:del>
          </w:p>
          <w:p w14:paraId="1A0F64F1">
            <w:pPr>
              <w:pStyle w:val="7"/>
              <w:widowControl/>
              <w:bidi w:val="0"/>
              <w:ind w:left="420" w:leftChars="0" w:firstLineChars="0"/>
              <w:rPr>
                <w:del w:id="1407" w:author="野草" w:date="2024-11-08T11:00:31Z"/>
              </w:rPr>
              <w:pPrChange w:id="1406" w:author="野草" w:date="2024-11-08T11:00:31Z">
                <w:pPr>
                  <w:numPr>
                    <w:ilvl w:val="0"/>
                    <w:numId w:val="46"/>
                  </w:numPr>
                  <w:bidi w:val="0"/>
                  <w:ind w:left="420" w:leftChars="0" w:hanging="420" w:firstLineChars="0"/>
                </w:pPr>
              </w:pPrChange>
            </w:pPr>
            <w:del w:id="1408" w:author="野草" w:date="2024-11-08T10:59:39Z">
              <w:r>
                <w:rPr>
                  <w:rFonts w:hint="default"/>
                </w:rPr>
                <w:delText>Taking the temperature, which gradually increases with distance from the green space, as an example, the penetration distance is defined by Equation 1.</w:delText>
              </w:r>
            </w:del>
          </w:p>
          <w:p w14:paraId="55E2B285">
            <w:pPr>
              <w:pStyle w:val="7"/>
              <w:widowControl/>
              <w:rPr>
                <w:rFonts w:hint="default" w:hAnsi="Cambria Math" w:cstheme="minorBidi"/>
                <w:i w:val="0"/>
                <w:kern w:val="2"/>
                <w:sz w:val="21"/>
                <w:szCs w:val="24"/>
                <w:lang w:val="en-US" w:eastAsia="zh-CN" w:bidi="ar-SA"/>
              </w:rPr>
              <w:pPrChange w:id="1409" w:author="野草" w:date="2024-11-08T11:00:31Z">
                <w:pPr/>
              </w:pPrChange>
            </w:pPr>
            <m:oMathPara>
              <m:oMath>
                <m:r>
                  <m:rPr>
                    <m:sty m:val="p"/>
                  </m:rPr>
                  <w:rPr>
                    <w:rFonts w:hint="default" w:ascii="Cambria Math" w:hAnsi="Cambria Math" w:cstheme="minorBidi"/>
                    <w:kern w:val="2"/>
                    <w:sz w:val="21"/>
                    <w:szCs w:val="24"/>
                    <w:lang w:val="en-US" w:eastAsia="zh-CN" w:bidi="ar-SA"/>
                  </w:rPr>
                  <m:t xml:space="preserve">PD = </m:t>
                </m:r>
                <m:f>
                  <m:fPr>
                    <m:type m:val="skw"/>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(−2b−</m:t>
                    </m:r>
                    <m:rad>
                      <m:radPr>
                        <m:degHide m:val="1"/>
                        <m:ctrlPr>
                          <w:rPr>
                            <w:rFonts w:hint="default" w:ascii="Cambria Math" w:hAnsi="Cambria Math" w:cstheme="minorBidi"/>
                            <w:kern w:val="2"/>
                            <w:sz w:val="21"/>
                            <w:szCs w:val="24"/>
                            <w:lang w:val="en-US" w:eastAsia="zh-CN" w:bidi="ar-SA"/>
                          </w:rPr>
                        </m:ctrlPr>
                      </m:radPr>
                      <m:deg>
                        <m:ctrlPr>
                          <w:rPr>
                            <w:rFonts w:hint="default" w:ascii="Cambria Math" w:hAnsi="Cambria Math" w:cstheme="minorBidi"/>
                            <w:kern w:val="2"/>
                            <w:sz w:val="21"/>
                            <w:szCs w:val="24"/>
                            <w:lang w:val="en-US" w:eastAsia="zh-CN" w:bidi="ar-SA"/>
                          </w:rPr>
                        </m:ctrlPr>
                      </m:deg>
                      <m:e>
                        <m:r>
                          <m:rPr>
                            <m:sty m:val="p"/>
                          </m:rPr>
                          <w:rPr>
                            <w:rFonts w:hint="default" w:ascii="Cambria Math" w:hAnsi="Cambria Math" w:cstheme="minorBidi"/>
                            <w:kern w:val="2"/>
                            <w:sz w:val="21"/>
                            <w:szCs w:val="24"/>
                            <w:lang w:val="en-US" w:eastAsia="zh-CN" w:bidi="ar-SA"/>
                          </w:rPr>
                          <m:t>4</m:t>
                        </m:r>
                        <m:sSup>
                          <m:sSupPr>
                            <m:ctrlPr>
                              <w:rPr>
                                <w:rFonts w:hint="default" w:ascii="Cambria Math" w:hAnsi="Cambria Math" w:cstheme="minorBidi"/>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b</m:t>
                            </m:r>
                            <m:ctrlPr>
                              <w:rPr>
                                <w:rFonts w:hint="default" w:ascii="Cambria Math" w:hAnsi="Cambria Math" w:cstheme="minorBidi"/>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kern w:val="2"/>
                                <w:sz w:val="21"/>
                                <w:szCs w:val="24"/>
                                <w:lang w:val="en-US" w:eastAsia="zh-CN" w:bidi="ar-SA"/>
                              </w:rPr>
                            </m:ctrlPr>
                          </m:sup>
                        </m:sSup>
                        <m:r>
                          <m:rPr>
                            <m:sty m:val="p"/>
                          </m:rPr>
                          <w:rPr>
                            <w:rFonts w:hint="default" w:ascii="Cambria Math" w:hAnsi="Cambria Math" w:cstheme="minorBidi"/>
                            <w:kern w:val="2"/>
                            <w:sz w:val="21"/>
                            <w:szCs w:val="24"/>
                            <w:lang w:val="en-US" w:eastAsia="zh-CN" w:bidi="ar-SA"/>
                          </w:rPr>
                          <m:t>−12ac</m:t>
                        </m:r>
                        <m:ctrlPr>
                          <w:rPr>
                            <w:rFonts w:hint="default" w:ascii="Cambria Math" w:hAnsi="Cambria Math" w:cstheme="minorBidi"/>
                            <w:kern w:val="2"/>
                            <w:sz w:val="21"/>
                            <w:szCs w:val="24"/>
                            <w:lang w:val="en-US" w:eastAsia="zh-CN" w:bidi="ar-SA"/>
                          </w:rPr>
                        </m:ctrlPr>
                      </m:e>
                    </m:rad>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(6a)</m:t>
                    </m:r>
                    <m:ctrlPr>
                      <w:rPr>
                        <w:rFonts w:hint="default" w:ascii="Cambria Math" w:hAnsi="Cambria Math" w:cstheme="minorBidi"/>
                        <w:kern w:val="2"/>
                        <w:sz w:val="21"/>
                        <w:szCs w:val="24"/>
                        <w:lang w:val="en-US" w:eastAsia="zh-CN" w:bidi="ar-SA"/>
                      </w:rPr>
                    </m:ctrlPr>
                  </m:den>
                </m:f>
              </m:oMath>
            </m:oMathPara>
          </w:p>
          <w:p w14:paraId="51E6843F">
            <w:pPr>
              <w:pStyle w:val="13"/>
              <w:keepNext w:val="0"/>
              <w:keepLines w:val="0"/>
              <w:widowControl/>
              <w:numPr>
                <w:ilvl w:val="0"/>
                <w:numId w:val="46"/>
                <w:ins w:id="1411" w:author="野草" w:date="2024-11-08T11:00:52Z"/>
              </w:numPr>
              <w:suppressLineNumbers w:val="0"/>
              <w:ind w:left="420" w:hanging="420"/>
              <w:rPr>
                <w:ins w:id="1412" w:author="野草" w:date="2024-11-08T11:00:43Z"/>
              </w:rPr>
              <w:pPrChange w:id="1410" w:author="野草" w:date="2024-11-08T11:00:52Z">
                <w:pPr>
                  <w:pStyle w:val="7"/>
                  <w:keepNext w:val="0"/>
                  <w:keepLines w:val="0"/>
                  <w:widowControl/>
                  <w:suppressLineNumbers w:val="0"/>
                </w:pPr>
              </w:pPrChange>
            </w:pPr>
            <w:del w:id="1413" w:author="野草" w:date="2024-11-08T11:00:46Z">
              <w:r>
                <w:rPr/>
                <w:delText>F</w:delText>
              </w:r>
            </w:del>
            <w:ins w:id="1414" w:author="野草" w:date="2024-11-08T11:00:43Z">
              <w:r>
                <w:rPr/>
                <w:t>For relative humidity, which decreases gradually with increasing distance from green spaces, the penetration distance is calculated using Equation 2.</w:t>
              </w:r>
            </w:ins>
          </w:p>
          <w:p w14:paraId="5554CEC5">
            <w:pPr>
              <w:numPr>
                <w:ilvl w:val="-1"/>
                <w:numId w:val="0"/>
              </w:numPr>
              <w:bidi w:val="0"/>
              <w:ind w:left="0" w:leftChars="0" w:firstLine="0" w:firstLineChars="0"/>
              <w:rPr>
                <w:rFonts w:hint="default" w:hAnsi="Cambria Math" w:cstheme="minorBidi"/>
                <w:i w:val="0"/>
                <w:kern w:val="2"/>
                <w:sz w:val="21"/>
                <w:szCs w:val="24"/>
                <w:lang w:val="en-US" w:eastAsia="zh-CN" w:bidi="ar-SA"/>
              </w:rPr>
              <w:pPrChange w:id="1415" w:author="野草" w:date="2024-11-08T11:00:56Z">
                <w:pPr>
                  <w:numPr>
                    <w:ilvl w:val="0"/>
                    <w:numId w:val="46"/>
                  </w:numPr>
                  <w:bidi w:val="0"/>
                  <w:ind w:left="420" w:leftChars="0" w:hanging="420" w:firstLineChars="0"/>
                </w:pPr>
              </w:pPrChange>
            </w:pPr>
            <w:del w:id="1416" w:author="野草" w:date="2024-11-08T11:00:43Z">
              <w:r>
                <w:rPr/>
                <w:delText>or relative humidity, which gradually decreases with increasing distance from green space, the penetration distance is calculated using the following equation.</w:delText>
              </w:r>
            </w:del>
          </w:p>
          <w:p w14:paraId="58AD7FBF">
            <w:pPr>
              <w:rPr>
                <w:rFonts w:hint="default" w:hAnsi="Cambria Math" w:cstheme="minorBidi"/>
                <w:i w:val="0"/>
                <w:kern w:val="2"/>
                <w:sz w:val="21"/>
                <w:szCs w:val="24"/>
                <w:lang w:val="en-US" w:eastAsia="zh-CN" w:bidi="ar-SA"/>
              </w:rPr>
            </w:pPr>
            <m:oMathPara>
              <m:oMath>
                <m:r>
                  <m:rPr>
                    <m:sty m:val="p"/>
                  </m:rPr>
                  <w:rPr>
                    <w:rFonts w:hint="default" w:ascii="Cambria Math" w:hAnsi="Cambria Math" w:cstheme="minorBidi"/>
                    <w:kern w:val="2"/>
                    <w:sz w:val="21"/>
                    <w:szCs w:val="24"/>
                    <w:lang w:val="en-US" w:eastAsia="zh-CN" w:bidi="ar-SA"/>
                  </w:rPr>
                  <m:t xml:space="preserve"> PD = </m:t>
                </m:r>
                <m:f>
                  <m:fPr>
                    <m:type m:val="skw"/>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(2b−</m:t>
                    </m:r>
                    <m:rad>
                      <m:radPr>
                        <m:degHide m:val="1"/>
                        <m:ctrlPr>
                          <w:rPr>
                            <w:rFonts w:hint="default" w:ascii="Cambria Math" w:hAnsi="Cambria Math" w:cstheme="minorBidi"/>
                            <w:kern w:val="2"/>
                            <w:sz w:val="21"/>
                            <w:szCs w:val="24"/>
                            <w:lang w:val="en-US" w:eastAsia="zh-CN" w:bidi="ar-SA"/>
                          </w:rPr>
                        </m:ctrlPr>
                      </m:radPr>
                      <m:deg>
                        <m:ctrlPr>
                          <w:rPr>
                            <w:rFonts w:hint="default" w:ascii="Cambria Math" w:hAnsi="Cambria Math" w:cstheme="minorBidi"/>
                            <w:kern w:val="2"/>
                            <w:sz w:val="21"/>
                            <w:szCs w:val="24"/>
                            <w:lang w:val="en-US" w:eastAsia="zh-CN" w:bidi="ar-SA"/>
                          </w:rPr>
                        </m:ctrlPr>
                      </m:deg>
                      <m:e>
                        <m:r>
                          <m:rPr>
                            <m:sty m:val="p"/>
                          </m:rPr>
                          <w:rPr>
                            <w:rFonts w:hint="default" w:ascii="Cambria Math" w:hAnsi="Cambria Math" w:cstheme="minorBidi"/>
                            <w:kern w:val="2"/>
                            <w:sz w:val="21"/>
                            <w:szCs w:val="24"/>
                            <w:lang w:val="en-US" w:eastAsia="zh-CN" w:bidi="ar-SA"/>
                          </w:rPr>
                          <m:t>4</m:t>
                        </m:r>
                        <m:sSup>
                          <m:sSupPr>
                            <m:ctrlPr>
                              <w:rPr>
                                <w:rFonts w:hint="default" w:ascii="Cambria Math" w:hAnsi="Cambria Math" w:cstheme="minorBidi"/>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b</m:t>
                            </m:r>
                            <m:ctrlPr>
                              <w:rPr>
                                <w:rFonts w:hint="default" w:ascii="Cambria Math" w:hAnsi="Cambria Math" w:cstheme="minorBidi"/>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kern w:val="2"/>
                                <w:sz w:val="21"/>
                                <w:szCs w:val="24"/>
                                <w:lang w:val="en-US" w:eastAsia="zh-CN" w:bidi="ar-SA"/>
                              </w:rPr>
                            </m:ctrlPr>
                          </m:sup>
                        </m:sSup>
                        <m:r>
                          <m:rPr>
                            <m:sty m:val="p"/>
                          </m:rPr>
                          <w:rPr>
                            <w:rFonts w:hint="default" w:ascii="Cambria Math" w:hAnsi="Cambria Math" w:cstheme="minorBidi"/>
                            <w:kern w:val="2"/>
                            <w:sz w:val="21"/>
                            <w:szCs w:val="24"/>
                            <w:lang w:val="en-US" w:eastAsia="zh-CN" w:bidi="ar-SA"/>
                          </w:rPr>
                          <m:t>−12ac</m:t>
                        </m:r>
                        <m:ctrlPr>
                          <w:rPr>
                            <w:rFonts w:hint="default" w:ascii="Cambria Math" w:hAnsi="Cambria Math" w:cstheme="minorBidi"/>
                            <w:kern w:val="2"/>
                            <w:sz w:val="21"/>
                            <w:szCs w:val="24"/>
                            <w:lang w:val="en-US" w:eastAsia="zh-CN" w:bidi="ar-SA"/>
                          </w:rPr>
                        </m:ctrlPr>
                      </m:e>
                    </m:rad>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(−6a)</m:t>
                    </m:r>
                    <m:ctrlPr>
                      <w:rPr>
                        <w:rFonts w:hint="default" w:ascii="Cambria Math" w:hAnsi="Cambria Math" w:cstheme="minorBidi"/>
                        <w:kern w:val="2"/>
                        <w:sz w:val="21"/>
                        <w:szCs w:val="24"/>
                        <w:lang w:val="en-US" w:eastAsia="zh-CN" w:bidi="ar-SA"/>
                      </w:rPr>
                    </m:ctrlPr>
                  </m:den>
                </m:f>
              </m:oMath>
            </m:oMathPara>
          </w:p>
          <w:p w14:paraId="19D66F3D">
            <w:pPr>
              <w:pStyle w:val="13"/>
              <w:keepNext w:val="0"/>
              <w:keepLines w:val="0"/>
              <w:widowControl/>
              <w:numPr>
                <w:ilvl w:val="0"/>
                <w:numId w:val="46"/>
                <w:ins w:id="1418" w:author="野草" w:date="2024-11-08T11:01:15Z"/>
              </w:numPr>
              <w:suppressLineNumbers w:val="0"/>
              <w:ind w:left="420" w:hanging="420"/>
              <w:rPr>
                <w:ins w:id="1419" w:author="野草" w:date="2024-11-08T11:01:08Z"/>
              </w:rPr>
              <w:pPrChange w:id="1417" w:author="野草" w:date="2024-11-08T11:01:15Z">
                <w:pPr>
                  <w:pStyle w:val="7"/>
                  <w:keepNext w:val="0"/>
                  <w:keepLines w:val="0"/>
                  <w:widowControl/>
                  <w:suppressLineNumbers w:val="0"/>
                </w:pPr>
              </w:pPrChange>
            </w:pPr>
            <w:del w:id="1420" w:author="野草" w:date="2024-11-08T11:01:10Z">
              <w:r>
                <w:rPr/>
                <w:delText>Ac</w:delText>
              </w:r>
            </w:del>
            <w:ins w:id="1421" w:author="野草" w:date="2024-11-08T11:01:08Z">
              <w:r>
                <w:rPr/>
                <w:t>Accordingly, the impact intensity is defined as the difference in meteorological variables between the starting point and the turning point, as shown below.</w:t>
              </w:r>
            </w:ins>
          </w:p>
          <w:p w14:paraId="0E039020">
            <w:pPr>
              <w:numPr>
                <w:ilvl w:val="-1"/>
                <w:numId w:val="0"/>
              </w:numPr>
              <w:bidi w:val="0"/>
              <w:ind w:left="0" w:firstLine="0"/>
              <w:rPr>
                <w:rFonts w:hint="default" w:hAnsi="Cambria Math" w:cstheme="minorBidi"/>
                <w:i w:val="0"/>
                <w:kern w:val="2"/>
                <w:sz w:val="21"/>
                <w:szCs w:val="24"/>
                <w:lang w:val="en-US" w:eastAsia="zh-CN" w:bidi="ar-SA"/>
              </w:rPr>
              <w:pPrChange w:id="1422" w:author="野草" w:date="2024-11-08T11:01:17Z">
                <w:pPr>
                  <w:numPr>
                    <w:ilvl w:val="0"/>
                    <w:numId w:val="46"/>
                  </w:numPr>
                  <w:bidi w:val="0"/>
                </w:pPr>
              </w:pPrChange>
            </w:pPr>
            <w:del w:id="1423" w:author="野草" w:date="2024-11-08T11:01:08Z">
              <w:r>
                <w:rPr/>
                <w:delText>cordingly, the impact intensity is defined as the difference in the meteorological variable between the starting point and the turning point, as shown below.</w:delText>
              </w:r>
            </w:del>
          </w:p>
          <w:p w14:paraId="6E018D67">
            <w:pPr>
              <w:jc w:val="center"/>
              <w:rPr>
                <w:rFonts w:hint="default" w:hAnsi="Cambria Math" w:cstheme="minorBidi"/>
                <w:i w:val="0"/>
                <w:kern w:val="2"/>
                <w:sz w:val="21"/>
                <w:szCs w:val="24"/>
                <w:lang w:val="en-US" w:eastAsia="zh-CN" w:bidi="ar-SA"/>
              </w:rPr>
            </w:pPr>
            <m:oMath>
              <m:r>
                <m:rPr>
                  <m:sty m:val="p"/>
                </m:rPr>
                <w:rPr>
                  <w:rFonts w:hint="default" w:ascii="Cambria Math" w:hAnsi="Cambria Math" w:cstheme="minorBidi"/>
                  <w:kern w:val="2"/>
                  <w:sz w:val="21"/>
                  <w:szCs w:val="24"/>
                  <w:lang w:val="en-US" w:eastAsia="zh-CN" w:bidi="ar-SA"/>
                </w:rPr>
                <m:t xml:space="preserve">II = </m:t>
              </m:r>
              <m:r>
                <m:rPr>
                  <m:sty m:val="p"/>
                </m:rPr>
                <w:rPr>
                  <w:rFonts w:hint="eastAsia" w:ascii="Cambria Math" w:hAnsi="Cambria Math" w:cstheme="minorBidi"/>
                  <w:kern w:val="2"/>
                  <w:sz w:val="21"/>
                  <w:szCs w:val="24"/>
                  <w:lang w:val="en-US" w:eastAsia="zh-CN" w:bidi="ar-SA"/>
                </w:rPr>
                <m:t>a</m:t>
              </m:r>
              <m:r>
                <m:rPr>
                  <m:sty m:val="p"/>
                </m:rPr>
                <w:rPr>
                  <w:rFonts w:hint="default" w:ascii="Cambria Math" w:hAnsi="Cambria Math" w:cs="Cambria Math"/>
                  <w:kern w:val="2"/>
                  <w:sz w:val="21"/>
                  <w:szCs w:val="24"/>
                  <w:lang w:val="en-US" w:eastAsia="zh-CN" w:bidi="ar-SA"/>
                </w:rPr>
                <m:t>×</m:t>
              </m:r>
              <m:sSup>
                <m:sSupPr>
                  <m:ctrlPr>
                    <w:rPr>
                      <w:rFonts w:hint="default" w:ascii="Cambria Math" w:hAnsi="Cambria Math" w:cs="Cambria Math"/>
                      <w:i w:val="0"/>
                      <w:kern w:val="2"/>
                      <w:sz w:val="21"/>
                      <w:szCs w:val="24"/>
                      <w:lang w:val="en-US" w:eastAsia="zh-CN" w:bidi="ar-SA"/>
                    </w:rPr>
                  </m:ctrlPr>
                </m:sSupPr>
                <m:e>
                  <m:r>
                    <m:rPr>
                      <m:sty m:val="p"/>
                    </m:rPr>
                    <w:rPr>
                      <w:rFonts w:hint="default" w:ascii="Cambria Math" w:hAnsi="Cambria Math" w:cs="Cambria Math"/>
                      <w:kern w:val="2"/>
                      <w:sz w:val="21"/>
                      <w:szCs w:val="24"/>
                      <w:lang w:val="en-US" w:eastAsia="zh-CN" w:bidi="ar-SA"/>
                    </w:rPr>
                    <m:t>PD</m:t>
                  </m:r>
                  <m:ctrlPr>
                    <w:rPr>
                      <w:rFonts w:hint="default" w:ascii="Cambria Math" w:hAnsi="Cambria Math" w:cs="Cambria Math"/>
                      <w:i w:val="0"/>
                      <w:kern w:val="2"/>
                      <w:sz w:val="21"/>
                      <w:szCs w:val="24"/>
                      <w:lang w:val="en-US" w:eastAsia="zh-CN" w:bidi="ar-SA"/>
                    </w:rPr>
                  </m:ctrlPr>
                </m:e>
                <m:sup>
                  <m:r>
                    <m:rPr>
                      <m:sty m:val="p"/>
                    </m:rPr>
                    <w:rPr>
                      <w:rFonts w:hint="default" w:ascii="Cambria Math" w:hAnsi="Cambria Math" w:cs="Cambria Math"/>
                      <w:kern w:val="2"/>
                      <w:sz w:val="21"/>
                      <w:szCs w:val="24"/>
                      <w:lang w:val="en-US" w:eastAsia="zh-CN" w:bidi="ar-SA"/>
                    </w:rPr>
                    <m:t>3</m:t>
                  </m:r>
                  <m:ctrlPr>
                    <w:rPr>
                      <w:rFonts w:hint="default" w:ascii="Cambria Math" w:hAnsi="Cambria Math" w:cs="Cambria Math"/>
                      <w:i w:val="0"/>
                      <w:kern w:val="2"/>
                      <w:sz w:val="21"/>
                      <w:szCs w:val="24"/>
                      <w:lang w:val="en-US" w:eastAsia="zh-CN" w:bidi="ar-SA"/>
                    </w:rPr>
                  </m:ctrlPr>
                </m:sup>
              </m:sSup>
              <m:r>
                <m:rPr>
                  <m:sty m:val="p"/>
                </m:rPr>
                <w:rPr>
                  <w:rFonts w:hint="default" w:ascii="Cambria Math" w:hAnsi="Cambria Math" w:cs="Cambria Math"/>
                  <w:kern w:val="2"/>
                  <w:sz w:val="21"/>
                  <w:szCs w:val="24"/>
                  <w:lang w:val="en-US" w:eastAsia="zh-CN" w:bidi="ar-SA"/>
                </w:rPr>
                <m:t>+b×</m:t>
              </m:r>
              <m:sSup>
                <m:sSupPr>
                  <m:ctrlPr>
                    <w:rPr>
                      <w:rFonts w:hint="default" w:ascii="Cambria Math" w:hAnsi="Cambria Math" w:cs="Cambria Math"/>
                      <w:i w:val="0"/>
                      <w:kern w:val="2"/>
                      <w:sz w:val="21"/>
                      <w:szCs w:val="24"/>
                      <w:lang w:val="en-US" w:eastAsia="zh-CN" w:bidi="ar-SA"/>
                    </w:rPr>
                  </m:ctrlPr>
                </m:sSupPr>
                <m:e>
                  <m:r>
                    <m:rPr>
                      <m:sty m:val="p"/>
                    </m:rPr>
                    <w:rPr>
                      <w:rFonts w:hint="default" w:ascii="Cambria Math" w:hAnsi="Cambria Math" w:cs="Cambria Math"/>
                      <w:kern w:val="2"/>
                      <w:sz w:val="21"/>
                      <w:szCs w:val="24"/>
                      <w:lang w:val="en-US" w:eastAsia="zh-CN" w:bidi="ar-SA"/>
                    </w:rPr>
                    <m:t>PD</m:t>
                  </m:r>
                  <m:ctrlPr>
                    <w:rPr>
                      <w:rFonts w:hint="default" w:ascii="Cambria Math" w:hAnsi="Cambria Math" w:cs="Cambria Math"/>
                      <w:i w:val="0"/>
                      <w:kern w:val="2"/>
                      <w:sz w:val="21"/>
                      <w:szCs w:val="24"/>
                      <w:lang w:val="en-US" w:eastAsia="zh-CN" w:bidi="ar-SA"/>
                    </w:rPr>
                  </m:ctrlPr>
                </m:e>
                <m:sup>
                  <m:r>
                    <m:rPr>
                      <m:sty m:val="p"/>
                    </m:rPr>
                    <w:rPr>
                      <w:rFonts w:hint="default" w:ascii="Cambria Math" w:hAnsi="Cambria Math" w:cs="Cambria Math"/>
                      <w:kern w:val="2"/>
                      <w:sz w:val="21"/>
                      <w:szCs w:val="24"/>
                      <w:lang w:val="en-US" w:eastAsia="zh-CN" w:bidi="ar-SA"/>
                    </w:rPr>
                    <m:t>2</m:t>
                  </m:r>
                  <m:ctrlPr>
                    <w:rPr>
                      <w:rFonts w:hint="default" w:ascii="Cambria Math" w:hAnsi="Cambria Math" w:cs="Cambria Math"/>
                      <w:i w:val="0"/>
                      <w:kern w:val="2"/>
                      <w:sz w:val="21"/>
                      <w:szCs w:val="24"/>
                      <w:lang w:val="en-US" w:eastAsia="zh-CN" w:bidi="ar-SA"/>
                    </w:rPr>
                  </m:ctrlPr>
                </m:sup>
              </m:sSup>
              <m:r>
                <m:rPr>
                  <m:sty m:val="p"/>
                </m:rPr>
                <w:rPr>
                  <w:rFonts w:hint="default" w:ascii="Cambria Math" w:hAnsi="Cambria Math" w:cs="Cambria Math"/>
                  <w:kern w:val="2"/>
                  <w:sz w:val="21"/>
                  <w:szCs w:val="24"/>
                  <w:lang w:val="en-US" w:eastAsia="zh-CN" w:bidi="ar-SA"/>
                </w:rPr>
                <m:t>+c×</m:t>
              </m:r>
            </m:oMath>
            <w:r>
              <w:rPr>
                <w:rFonts w:hint="eastAsia" w:hAnsi="Cambria Math" w:cs="Cambria Math"/>
                <w:b w:val="0"/>
                <w:i w:val="0"/>
                <w:kern w:val="2"/>
                <w:sz w:val="21"/>
                <w:szCs w:val="24"/>
                <w:lang w:val="en-US" w:eastAsia="zh-CN" w:bidi="ar-SA"/>
              </w:rPr>
              <w:t>PD</w:t>
            </w:r>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1424" w:author="野草" w:date="2024-11-08T11:01:24Z">
              <w:tcPr>
                <w:tcW w:w="3440" w:type="dxa"/>
                <w:tcBorders>
                  <w:top w:val="single" w:color="auto" w:sz="4" w:space="0"/>
                  <w:left w:val="single" w:color="F2BA02" w:sz="4" w:space="0"/>
                  <w:bottom w:val="single" w:color="auto" w:sz="4" w:space="0"/>
                  <w:right w:val="single" w:color="auto" w:sz="4" w:space="0"/>
                </w:tcBorders>
                <w:shd w:val="clear" w:color="auto" w:fill="FFFFFF" w:themeFill="background1"/>
              </w:tcPr>
            </w:tcPrChange>
          </w:tcPr>
          <w:p w14:paraId="487EFD39">
            <w:pPr>
              <w:numPr>
                <w:ilvl w:val="-1"/>
                <w:numId w:val="0"/>
              </w:numPr>
              <w:ind w:left="0" w:leftChars="0" w:firstLine="0" w:firstLineChars="0"/>
              <w:rPr>
                <w:ins w:id="1425" w:author="野草" w:date="2024-11-08T11:01:28Z"/>
                <w:rFonts w:hint="eastAsia"/>
                <w:lang w:val="en-US" w:eastAsia="zh-CN"/>
              </w:rPr>
            </w:pPr>
            <w:ins w:id="1426" w:author="野草" w:date="2024-11-08T11:01:28Z">
              <w:bookmarkStart w:id="15" w:name="OLE_LINK21"/>
              <w:r>
                <w:rPr>
                  <w:rFonts w:hint="eastAsia"/>
                  <w:lang w:val="en-US" w:eastAsia="zh-CN"/>
                </w:rPr>
                <w:t>【up2024 1108 1</w:t>
              </w:r>
            </w:ins>
            <w:ins w:id="1427" w:author="野草" w:date="2024-11-08T11:01:30Z">
              <w:r>
                <w:rPr>
                  <w:rFonts w:hint="eastAsia"/>
                  <w:lang w:val="en-US" w:eastAsia="zh-CN"/>
                </w:rPr>
                <w:t>1</w:t>
              </w:r>
            </w:ins>
            <w:ins w:id="1428" w:author="野草" w:date="2024-11-08T11:01:28Z">
              <w:r>
                <w:rPr>
                  <w:rFonts w:hint="eastAsia"/>
                  <w:lang w:val="en-US" w:eastAsia="zh-CN"/>
                </w:rPr>
                <w:t>:</w:t>
              </w:r>
            </w:ins>
            <w:ins w:id="1429" w:author="野草" w:date="2024-11-08T11:01:31Z">
              <w:r>
                <w:rPr>
                  <w:rFonts w:hint="eastAsia"/>
                  <w:lang w:val="en-US" w:eastAsia="zh-CN"/>
                </w:rPr>
                <w:t>01</w:t>
              </w:r>
            </w:ins>
            <w:ins w:id="1430" w:author="野草" w:date="2024-11-08T11:01:28Z">
              <w:r>
                <w:rPr>
                  <w:rFonts w:hint="eastAsia"/>
                  <w:lang w:val="en-US" w:eastAsia="zh-CN"/>
                </w:rPr>
                <w:t>】</w:t>
              </w:r>
            </w:ins>
          </w:p>
          <w:bookmarkEnd w:id="15"/>
          <w:p w14:paraId="5B3E4A76">
            <w:pPr>
              <w:numPr>
                <w:ilvl w:val="-1"/>
                <w:numId w:val="0"/>
              </w:numPr>
              <w:bidi w:val="0"/>
              <w:ind w:left="0" w:leftChars="0" w:firstLine="0" w:firstLineChars="0"/>
              <w:rPr>
                <w:ins w:id="1432" w:author="野草" w:date="2024-11-08T10:55:44Z"/>
                <w:rFonts w:hint="default"/>
              </w:rPr>
              <w:pPrChange w:id="1431" w:author="野草" w:date="2024-11-08T10:55:43Z">
                <w:pPr>
                  <w:numPr>
                    <w:ilvl w:val="0"/>
                    <w:numId w:val="46"/>
                  </w:numPr>
                  <w:bidi w:val="0"/>
                  <w:ind w:left="420" w:leftChars="0" w:hanging="420" w:firstLineChars="0"/>
                </w:pPr>
              </w:pPrChange>
            </w:pPr>
          </w:p>
          <w:p w14:paraId="0334A84F">
            <w:pPr>
              <w:pStyle w:val="13"/>
              <w:keepNext w:val="0"/>
              <w:keepLines w:val="0"/>
              <w:widowControl/>
              <w:numPr>
                <w:ilvl w:val="0"/>
                <w:numId w:val="47"/>
                <w:ins w:id="1434" w:author="野草" w:date="2024-11-08T10:56:10Z"/>
              </w:numPr>
              <w:suppressLineNumbers w:val="0"/>
              <w:ind w:left="425" w:hanging="425"/>
              <w:rPr>
                <w:ins w:id="1435" w:author="野草" w:date="2024-11-08T10:55:44Z"/>
              </w:rPr>
              <w:pPrChange w:id="1433" w:author="野草" w:date="2024-11-08T10:56:10Z">
                <w:pPr>
                  <w:pStyle w:val="7"/>
                  <w:keepNext w:val="0"/>
                  <w:keepLines w:val="0"/>
                  <w:widowControl/>
                  <w:suppressLineNumbers w:val="0"/>
                </w:pPr>
              </w:pPrChange>
            </w:pPr>
            <w:ins w:id="1436" w:author="野草" w:date="2024-11-08T10:55:44Z">
              <w:r>
                <w:rPr/>
                <w:t>通常认为，绿地周围的气象变量会呈现渐进变化的趋势。随着与绿地距离的增加，气温逐渐上升，直到某一距离后停止上升，进入相对稳定状态。同样，对于一些随着距离增加而逐渐下降的气象变量（如相对湿度），这种下降趋势也会在某一距离停止。我们将这一趋势终止点称为该变量的“转折点”。图 2 展示了气温随距离变化的趋势。</w:t>
              </w:r>
            </w:ins>
          </w:p>
          <w:p w14:paraId="799B3D68">
            <w:pPr>
              <w:pStyle w:val="13"/>
              <w:keepNext w:val="0"/>
              <w:keepLines w:val="0"/>
              <w:widowControl/>
              <w:numPr>
                <w:ilvl w:val="0"/>
                <w:numId w:val="47"/>
                <w:ins w:id="1438" w:author="野草" w:date="2024-11-08T10:56:10Z"/>
              </w:numPr>
              <w:suppressLineNumbers w:val="0"/>
              <w:ind w:left="425" w:hanging="425"/>
              <w:rPr>
                <w:ins w:id="1439" w:author="野草" w:date="2024-11-08T10:55:44Z"/>
              </w:rPr>
              <w:pPrChange w:id="1437" w:author="野草" w:date="2024-11-08T10:56:10Z">
                <w:pPr>
                  <w:pStyle w:val="7"/>
                  <w:keepNext w:val="0"/>
                  <w:keepLines w:val="0"/>
                  <w:widowControl/>
                  <w:suppressLineNumbers w:val="0"/>
                </w:pPr>
              </w:pPrChange>
            </w:pPr>
            <w:ins w:id="1440" w:author="野草" w:date="2024-11-08T10:55:44Z">
              <w:r>
                <w:rPr/>
                <w:t>现有研究表明，气象变量随与绿地距离的增加通常表现为三次函数的变化模式 (Jaganmohan et al., 2016)。在本研究中，我们将转折点定义为拟合三次多项式的第一个拐点。起始点与转折点之间的距离称为“渗透距离”，而这两个点对应气象变量的差值则定义为“影响强度”。</w:t>
              </w:r>
            </w:ins>
          </w:p>
          <w:p w14:paraId="240272A0">
            <w:pPr>
              <w:pStyle w:val="13"/>
              <w:keepNext w:val="0"/>
              <w:keepLines w:val="0"/>
              <w:widowControl/>
              <w:numPr>
                <w:ilvl w:val="0"/>
                <w:numId w:val="47"/>
                <w:ins w:id="1442" w:author="野草" w:date="2024-11-08T10:56:10Z"/>
              </w:numPr>
              <w:suppressLineNumbers w:val="0"/>
              <w:ind w:left="425" w:hanging="425"/>
              <w:rPr>
                <w:ins w:id="1443" w:author="野草" w:date="2024-11-08T10:55:44Z"/>
              </w:rPr>
              <w:pPrChange w:id="1441" w:author="野草" w:date="2024-11-08T10:56:10Z">
                <w:pPr>
                  <w:pStyle w:val="7"/>
                  <w:keepNext w:val="0"/>
                  <w:keepLines w:val="0"/>
                  <w:widowControl/>
                  <w:suppressLineNumbers w:val="0"/>
                </w:pPr>
              </w:pPrChange>
            </w:pPr>
            <w:ins w:id="1444" w:author="野草" w:date="2024-11-08T10:55:44Z">
              <w:r>
                <w:rPr/>
                <w:t>对于气温、相对湿度和不舒适指数（DI），渗透距离分别称为</w:t>
              </w:r>
            </w:ins>
            <w:ins w:id="1445" w:author="野草" w:date="2024-11-08T10:55:44Z">
              <w:r>
                <w:rPr>
                  <w:highlight w:val="yellow"/>
                  <w:rPrChange w:id="1446" w:author="野草" w:date="2024-11-08T10:58:08Z">
                    <w:rPr/>
                  </w:rPrChange>
                </w:rPr>
                <w:t>“公园降温距离”（PCD）、“公园变湿距离”（PWD）和“公园热舒适降温距离”（PCDTC）</w:t>
              </w:r>
            </w:ins>
            <w:ins w:id="1447" w:author="野草" w:date="2024-11-08T10:55:44Z">
              <w:r>
                <w:rPr/>
                <w:t>；相应的影响强度则定义为</w:t>
              </w:r>
            </w:ins>
            <w:ins w:id="1448" w:author="野草" w:date="2024-11-08T10:55:44Z">
              <w:r>
                <w:rPr>
                  <w:highlight w:val="yellow"/>
                  <w:rPrChange w:id="1449" w:author="野草" w:date="2024-11-08T10:58:08Z">
                    <w:rPr/>
                  </w:rPrChange>
                </w:rPr>
                <w:t>“公园降温强度”（PCI）、“公园变湿强度”（PWI）和“公园热舒适降温强度”（PCI</w:t>
              </w:r>
            </w:ins>
            <w:ins w:id="1450" w:author="野草" w:date="2024-11-08T10:58:11Z">
              <w:r>
                <w:rPr>
                  <w:rFonts w:hint="eastAsia"/>
                  <w:highlight w:val="yellow"/>
                  <w:lang w:eastAsia="zh-CN"/>
                </w:rPr>
                <w:t>T</w:t>
              </w:r>
            </w:ins>
            <w:ins w:id="1451" w:author="野草" w:date="2024-11-08T10:55:44Z">
              <w:r>
                <w:rPr>
                  <w:highlight w:val="yellow"/>
                  <w:rPrChange w:id="1452" w:author="野草" w:date="2024-11-08T10:58:08Z">
                    <w:rPr/>
                  </w:rPrChange>
                </w:rPr>
                <w:t>C）</w:t>
              </w:r>
            </w:ins>
            <w:ins w:id="1453" w:author="野草" w:date="2024-11-08T10:55:44Z">
              <w:r>
                <w:rPr/>
                <w:t>。</w:t>
              </w:r>
            </w:ins>
          </w:p>
          <w:p w14:paraId="77D4415F">
            <w:pPr>
              <w:pStyle w:val="13"/>
              <w:keepNext w:val="0"/>
              <w:keepLines w:val="0"/>
              <w:widowControl/>
              <w:numPr>
                <w:ilvl w:val="0"/>
                <w:numId w:val="47"/>
                <w:ins w:id="1455" w:author="野草" w:date="2024-11-08T10:56:10Z"/>
              </w:numPr>
              <w:suppressLineNumbers w:val="0"/>
              <w:ind w:left="425" w:hanging="425"/>
              <w:rPr>
                <w:ins w:id="1456" w:author="野草" w:date="2024-11-08T10:55:44Z"/>
              </w:rPr>
              <w:pPrChange w:id="1454" w:author="野草" w:date="2024-11-08T10:56:10Z">
                <w:pPr>
                  <w:pStyle w:val="7"/>
                  <w:keepNext w:val="0"/>
                  <w:keepLines w:val="0"/>
                  <w:widowControl/>
                  <w:suppressLineNumbers w:val="0"/>
                </w:pPr>
              </w:pPrChange>
            </w:pPr>
            <w:ins w:id="1457" w:author="野草" w:date="2024-11-08T10:55:44Z">
              <w:r>
                <w:rPr/>
                <w:t>以气温随与绿地距离增加而逐渐上升的趋势为例，渗透距离的定义如</w:t>
              </w:r>
            </w:ins>
            <w:ins w:id="1458" w:author="野草" w:date="2024-11-08T10:55:44Z">
              <w:r>
                <w:rPr>
                  <w:highlight w:val="yellow"/>
                  <w:rPrChange w:id="1459" w:author="野草" w:date="2024-11-08T10:57:48Z">
                    <w:rPr/>
                  </w:rPrChange>
                </w:rPr>
                <w:t xml:space="preserve">公式 1 </w:t>
              </w:r>
            </w:ins>
            <w:ins w:id="1460" w:author="野草" w:date="2024-11-08T10:55:44Z">
              <w:r>
                <w:rPr/>
                <w:t>所示</w:t>
              </w:r>
            </w:ins>
            <w:ins w:id="1461" w:author="野草" w:date="2024-11-08T10:56:27Z">
              <w:r>
                <w:rPr>
                  <w:rFonts w:hint="eastAsia"/>
                  <w:lang w:eastAsia="zh-CN"/>
                </w:rPr>
                <w:t>：</w:t>
              </w:r>
            </w:ins>
          </w:p>
          <w:p w14:paraId="779122BB">
            <w:pPr>
              <w:numPr>
                <w:ilvl w:val="-1"/>
                <w:numId w:val="0"/>
              </w:numPr>
              <w:bidi w:val="0"/>
              <w:ind w:left="0" w:leftChars="0" w:firstLine="0" w:firstLineChars="0"/>
              <w:rPr>
                <w:del w:id="1463" w:author="野草" w:date="2024-11-08T10:55:42Z"/>
                <w:rFonts w:hint="default"/>
              </w:rPr>
              <w:pPrChange w:id="1462" w:author="野草" w:date="2024-11-08T10:55:43Z">
                <w:pPr>
                  <w:numPr>
                    <w:ilvl w:val="0"/>
                    <w:numId w:val="46"/>
                  </w:numPr>
                  <w:bidi w:val="0"/>
                  <w:ind w:left="420" w:leftChars="0" w:hanging="420" w:firstLineChars="0"/>
                </w:pPr>
              </w:pPrChange>
            </w:pPr>
            <w:del w:id="1464" w:author="野草" w:date="2024-11-08T10:55:42Z">
              <w:r>
                <w:rPr>
                  <w:rFonts w:hint="default"/>
                </w:rPr>
                <w:delText>通常认为，绿地周围的气象变量会呈现渐进变化的趋势。随着与绿地距离的增加，气温会逐渐上升，直到某一距离后停止上升，进入相对稳定的状态。同样，对于其它一些随着距离增加而波动下降的气象变量（如相对湿度），这种下降趋势也会在某一距离停止。我们将这种趋势终止的点称为该变量的转折点。图</w:delText>
              </w:r>
            </w:del>
            <w:del w:id="1465" w:author="野草" w:date="2024-11-08T10:55:42Z">
              <w:r>
                <w:rPr>
                  <w:rFonts w:hint="default"/>
                  <w:lang w:val="en-US"/>
                </w:rPr>
                <w:delText>1</w:delText>
              </w:r>
            </w:del>
            <w:del w:id="1466" w:author="野草" w:date="2024-11-08T10:55:42Z">
              <w:r>
                <w:rPr>
                  <w:rFonts w:hint="default"/>
                </w:rPr>
                <w:delText>以气温为例展示了其随距离变化的</w:delText>
              </w:r>
            </w:del>
            <w:del w:id="1467" w:author="野草" w:date="2024-11-08T10:55:42Z">
              <w:r>
                <w:rPr>
                  <w:rFonts w:hint="default"/>
                  <w:lang w:val="en-US"/>
                </w:rPr>
                <w:delText>格局</w:delText>
              </w:r>
            </w:del>
            <w:del w:id="1468" w:author="野草" w:date="2024-11-08T10:55:42Z">
              <w:r>
                <w:rPr>
                  <w:rFonts w:hint="default"/>
                </w:rPr>
                <w:delText>，其中点P1即为转折点。</w:delText>
              </w:r>
            </w:del>
          </w:p>
          <w:p w14:paraId="0D712E33">
            <w:pPr>
              <w:numPr>
                <w:ilvl w:val="-1"/>
                <w:numId w:val="0"/>
              </w:numPr>
              <w:bidi w:val="0"/>
              <w:ind w:left="0" w:leftChars="0" w:firstLine="0" w:firstLineChars="0"/>
              <w:rPr>
                <w:del w:id="1470" w:author="野草" w:date="2024-11-08T10:55:42Z"/>
                <w:rFonts w:hint="default"/>
              </w:rPr>
              <w:pPrChange w:id="1469" w:author="野草" w:date="2024-11-08T10:55:43Z">
                <w:pPr>
                  <w:numPr>
                    <w:ilvl w:val="0"/>
                    <w:numId w:val="46"/>
                  </w:numPr>
                  <w:bidi w:val="0"/>
                  <w:ind w:left="420" w:leftChars="0" w:hanging="420" w:firstLineChars="0"/>
                </w:pPr>
              </w:pPrChange>
            </w:pPr>
            <w:del w:id="1471" w:author="野草" w:date="2024-11-08T10:55:42Z">
              <w:r>
                <w:rPr>
                  <w:rFonts w:hint="default"/>
                </w:rPr>
                <w:delText>已有研究表明，气象变量随与绿地距离增加的变化趋势呈现三次函数的格局。我们采用Lin提供的算法来计算转折点的位置，即将转折点定义为拟合的三次多项式的第一个拐点。起始点与转折点之间的距离被定义为渗透距离，而这两个点对应气象变量的差值则被视为影响强度。</w:delText>
              </w:r>
            </w:del>
          </w:p>
          <w:p w14:paraId="5CC8BAB2">
            <w:pPr>
              <w:numPr>
                <w:ilvl w:val="-1"/>
                <w:numId w:val="0"/>
              </w:numPr>
              <w:bidi w:val="0"/>
              <w:ind w:left="0" w:leftChars="0" w:firstLine="0" w:firstLineChars="0"/>
              <w:rPr>
                <w:del w:id="1473" w:author="野草" w:date="2024-11-08T10:55:42Z"/>
                <w:rFonts w:hint="default"/>
              </w:rPr>
              <w:pPrChange w:id="1472" w:author="野草" w:date="2024-11-08T10:55:43Z">
                <w:pPr>
                  <w:numPr>
                    <w:ilvl w:val="0"/>
                    <w:numId w:val="46"/>
                  </w:numPr>
                  <w:bidi w:val="0"/>
                  <w:ind w:left="420" w:leftChars="0" w:hanging="420" w:firstLineChars="0"/>
                </w:pPr>
              </w:pPrChange>
            </w:pPr>
            <w:del w:id="1474" w:author="野草" w:date="2024-11-08T10:55:42Z">
              <w:r>
                <w:rPr>
                  <w:rFonts w:hint="default"/>
                </w:rPr>
                <w:delText>对于气温、相对湿度和不舒适指数（DI），渗透距离分别被称为"公园降温距离"、"公园变湿距离"和"公园降温距离 of 热舒适"；其影响强度则分别被定义为"公园降温强度"、"公园变湿强度"和"公园降温强度 of 热舒适"。</w:delText>
              </w:r>
            </w:del>
          </w:p>
          <w:p w14:paraId="7E5213C7">
            <w:pPr>
              <w:numPr>
                <w:ilvl w:val="-1"/>
                <w:numId w:val="0"/>
              </w:numPr>
              <w:bidi w:val="0"/>
              <w:ind w:left="0" w:leftChars="0" w:firstLine="0" w:firstLineChars="0"/>
              <w:rPr>
                <w:rFonts w:hint="default"/>
              </w:rPr>
              <w:pPrChange w:id="1475" w:author="野草" w:date="2024-11-08T10:55:43Z">
                <w:pPr>
                  <w:numPr>
                    <w:ilvl w:val="0"/>
                    <w:numId w:val="46"/>
                  </w:numPr>
                  <w:bidi w:val="0"/>
                  <w:ind w:left="420" w:leftChars="0" w:hanging="420" w:firstLineChars="0"/>
                </w:pPr>
              </w:pPrChange>
            </w:pPr>
            <w:del w:id="1476" w:author="野草" w:date="2024-11-08T10:55:42Z">
              <w:r>
                <w:rPr>
                  <w:rFonts w:hint="default"/>
                </w:rPr>
                <w:delText>以随与绿地距离增加而逐渐上升的气温为例，渗透距离被定义为式子1。</w:delText>
              </w:r>
            </w:del>
          </w:p>
          <w:p w14:paraId="5CF6C5AD">
            <m:oMathPara>
              <m:oMath>
                <w:ins w:id="1477" w:author="野草" w:date="2024-11-08T10:59:14Z">
                  <m:r>
                    <m:rPr>
                      <m:sty m:val="p"/>
                    </m:rPr>
                    <w:rPr>
                      <w:rFonts w:hint="default" w:ascii="Cambria Math" w:hAnsi="Cambria Math" w:cstheme="minorBidi"/>
                      <w:kern w:val="2"/>
                      <w:sz w:val="15"/>
                      <w:szCs w:val="18"/>
                      <w:lang w:val="en-US" w:eastAsia="zh-CN" w:bidi="ar-SA"/>
                    </w:rPr>
                    <m:t>Penetration Distance</m:t>
                  </m:r>
                </w:ins>
                <w:del w:id="1478" w:author="野草" w:date="2024-11-08T10:59:14Z">
                  <m:r>
                    <m:rPr>
                      <m:sty m:val="p"/>
                    </m:rPr>
                    <w:rPr>
                      <w:rFonts w:hint="default" w:ascii="Cambria Math" w:hAnsi="Cambria Math" w:cstheme="minorBidi"/>
                      <w:kern w:val="2"/>
                      <w:sz w:val="15"/>
                      <w:szCs w:val="18"/>
                      <w:lang w:val="en-US" w:eastAsia="zh-CN" w:bidi="ar-SA"/>
                    </w:rPr>
                    <m:t>PD</m:t>
                  </m:r>
                </w:del>
                <m:r>
                  <m:rPr>
                    <m:sty m:val="p"/>
                  </m:rPr>
                  <w:rPr>
                    <w:rFonts w:hint="default" w:ascii="Cambria Math" w:hAnsi="Cambria Math" w:cstheme="minorBidi"/>
                    <w:kern w:val="2"/>
                    <w:sz w:val="15"/>
                    <w:szCs w:val="18"/>
                    <w:lang w:val="en-US" w:eastAsia="zh-CN" w:bidi="ar-SA"/>
                  </w:rPr>
                  <m:t xml:space="preserve"> = </m:t>
                </m:r>
                <m:f>
                  <m:fPr>
                    <m:type m:val="skw"/>
                    <m:ctrlPr>
                      <w:rPr>
                        <w:rFonts w:hint="default" w:ascii="Cambria Math" w:hAnsi="Cambria Math" w:cstheme="minorBidi"/>
                        <w:kern w:val="2"/>
                        <w:sz w:val="15"/>
                        <w:szCs w:val="18"/>
                        <w:lang w:val="en-US" w:eastAsia="zh-CN" w:bidi="ar-SA"/>
                      </w:rPr>
                    </m:ctrlPr>
                  </m:fPr>
                  <m:num>
                    <m:r>
                      <m:rPr>
                        <m:sty m:val="p"/>
                      </m:rPr>
                      <w:rPr>
                        <w:rFonts w:hint="default" w:ascii="Cambria Math" w:hAnsi="Cambria Math" w:cstheme="minorBidi"/>
                        <w:kern w:val="2"/>
                        <w:sz w:val="15"/>
                        <w:szCs w:val="18"/>
                        <w:lang w:val="en-US" w:eastAsia="zh-CN" w:bidi="ar-SA"/>
                      </w:rPr>
                      <m:t>(−2b−</m:t>
                    </m:r>
                    <m:rad>
                      <m:radPr>
                        <m:degHide m:val="1"/>
                        <m:ctrlPr>
                          <w:rPr>
                            <w:rFonts w:hint="default" w:ascii="Cambria Math" w:hAnsi="Cambria Math" w:cstheme="minorBidi"/>
                            <w:kern w:val="2"/>
                            <w:sz w:val="15"/>
                            <w:szCs w:val="18"/>
                            <w:lang w:val="en-US" w:eastAsia="zh-CN" w:bidi="ar-SA"/>
                          </w:rPr>
                        </m:ctrlPr>
                      </m:radPr>
                      <m:deg>
                        <m:ctrlPr>
                          <w:rPr>
                            <w:rFonts w:hint="default" w:ascii="Cambria Math" w:hAnsi="Cambria Math" w:cstheme="minorBidi"/>
                            <w:kern w:val="2"/>
                            <w:sz w:val="15"/>
                            <w:szCs w:val="18"/>
                            <w:lang w:val="en-US" w:eastAsia="zh-CN" w:bidi="ar-SA"/>
                          </w:rPr>
                        </m:ctrlPr>
                      </m:deg>
                      <m:e>
                        <m:r>
                          <m:rPr>
                            <m:sty m:val="p"/>
                          </m:rPr>
                          <w:rPr>
                            <w:rFonts w:hint="default" w:ascii="Cambria Math" w:hAnsi="Cambria Math" w:cstheme="minorBidi"/>
                            <w:kern w:val="2"/>
                            <w:sz w:val="15"/>
                            <w:szCs w:val="18"/>
                            <w:lang w:val="en-US" w:eastAsia="zh-CN" w:bidi="ar-SA"/>
                          </w:rPr>
                          <m:t>4</m:t>
                        </m:r>
                        <m:sSup>
                          <m:sSupPr>
                            <m:ctrlPr>
                              <w:rPr>
                                <w:rFonts w:hint="default" w:ascii="Cambria Math" w:hAnsi="Cambria Math" w:cstheme="minorBidi"/>
                                <w:kern w:val="2"/>
                                <w:sz w:val="15"/>
                                <w:szCs w:val="18"/>
                                <w:lang w:val="en-US" w:eastAsia="zh-CN" w:bidi="ar-SA"/>
                              </w:rPr>
                            </m:ctrlPr>
                          </m:sSupPr>
                          <m:e>
                            <m:r>
                              <m:rPr>
                                <m:sty m:val="p"/>
                              </m:rPr>
                              <w:rPr>
                                <w:rFonts w:hint="default" w:ascii="Cambria Math" w:hAnsi="Cambria Math" w:cstheme="minorBidi"/>
                                <w:kern w:val="2"/>
                                <w:sz w:val="15"/>
                                <w:szCs w:val="18"/>
                                <w:lang w:val="en-US" w:eastAsia="zh-CN" w:bidi="ar-SA"/>
                              </w:rPr>
                              <m:t>b</m:t>
                            </m:r>
                            <m:ctrlPr>
                              <w:rPr>
                                <w:rFonts w:hint="default" w:ascii="Cambria Math" w:hAnsi="Cambria Math" w:cstheme="minorBidi"/>
                                <w:kern w:val="2"/>
                                <w:sz w:val="15"/>
                                <w:szCs w:val="18"/>
                                <w:lang w:val="en-US" w:eastAsia="zh-CN" w:bidi="ar-SA"/>
                              </w:rPr>
                            </m:ctrlPr>
                          </m:e>
                          <m:sup>
                            <m:r>
                              <m:rPr>
                                <m:sty m:val="p"/>
                              </m:rPr>
                              <w:rPr>
                                <w:rFonts w:hint="default" w:ascii="Cambria Math" w:hAnsi="Cambria Math" w:cstheme="minorBidi"/>
                                <w:kern w:val="2"/>
                                <w:sz w:val="15"/>
                                <w:szCs w:val="18"/>
                                <w:lang w:val="en-US" w:eastAsia="zh-CN" w:bidi="ar-SA"/>
                              </w:rPr>
                              <m:t>2</m:t>
                            </m:r>
                            <m:ctrlPr>
                              <w:rPr>
                                <w:rFonts w:hint="default" w:ascii="Cambria Math" w:hAnsi="Cambria Math" w:cstheme="minorBidi"/>
                                <w:kern w:val="2"/>
                                <w:sz w:val="15"/>
                                <w:szCs w:val="18"/>
                                <w:lang w:val="en-US" w:eastAsia="zh-CN" w:bidi="ar-SA"/>
                              </w:rPr>
                            </m:ctrlPr>
                          </m:sup>
                        </m:sSup>
                        <m:r>
                          <m:rPr>
                            <m:sty m:val="p"/>
                          </m:rPr>
                          <w:rPr>
                            <w:rFonts w:hint="default" w:ascii="Cambria Math" w:hAnsi="Cambria Math" w:cstheme="minorBidi"/>
                            <w:kern w:val="2"/>
                            <w:sz w:val="15"/>
                            <w:szCs w:val="18"/>
                            <w:lang w:val="en-US" w:eastAsia="zh-CN" w:bidi="ar-SA"/>
                          </w:rPr>
                          <m:t>−12ac</m:t>
                        </m:r>
                        <m:ctrlPr>
                          <w:rPr>
                            <w:rFonts w:hint="default" w:ascii="Cambria Math" w:hAnsi="Cambria Math" w:cstheme="minorBidi"/>
                            <w:kern w:val="2"/>
                            <w:sz w:val="15"/>
                            <w:szCs w:val="18"/>
                            <w:lang w:val="en-US" w:eastAsia="zh-CN" w:bidi="ar-SA"/>
                          </w:rPr>
                        </m:ctrlPr>
                      </m:e>
                    </m:rad>
                    <m:r>
                      <m:rPr>
                        <m:sty m:val="p"/>
                      </m:rPr>
                      <w:rPr>
                        <w:rFonts w:hint="default" w:ascii="Cambria Math" w:hAnsi="Cambria Math" w:cstheme="minorBidi"/>
                        <w:kern w:val="2"/>
                        <w:sz w:val="15"/>
                        <w:szCs w:val="18"/>
                        <w:lang w:val="en-US" w:eastAsia="zh-CN" w:bidi="ar-SA"/>
                      </w:rPr>
                      <m:t>)</m:t>
                    </m:r>
                    <m:ctrlPr>
                      <w:rPr>
                        <w:rFonts w:hint="default" w:ascii="Cambria Math" w:hAnsi="Cambria Math" w:cstheme="minorBidi"/>
                        <w:kern w:val="2"/>
                        <w:sz w:val="15"/>
                        <w:szCs w:val="18"/>
                        <w:lang w:val="en-US" w:eastAsia="zh-CN" w:bidi="ar-SA"/>
                      </w:rPr>
                    </m:ctrlPr>
                  </m:num>
                  <m:den>
                    <m:r>
                      <m:rPr>
                        <m:sty m:val="p"/>
                      </m:rPr>
                      <w:rPr>
                        <w:rFonts w:hint="default" w:ascii="Cambria Math" w:hAnsi="Cambria Math" w:cstheme="minorBidi"/>
                        <w:kern w:val="2"/>
                        <w:sz w:val="15"/>
                        <w:szCs w:val="18"/>
                        <w:lang w:val="en-US" w:eastAsia="zh-CN" w:bidi="ar-SA"/>
                      </w:rPr>
                      <m:t>(6a)</m:t>
                    </m:r>
                    <m:ctrlPr>
                      <w:rPr>
                        <w:rFonts w:hint="default" w:ascii="Cambria Math" w:hAnsi="Cambria Math" w:cstheme="minorBidi"/>
                        <w:kern w:val="2"/>
                        <w:sz w:val="15"/>
                        <w:szCs w:val="18"/>
                        <w:lang w:val="en-US" w:eastAsia="zh-CN" w:bidi="ar-SA"/>
                      </w:rPr>
                    </m:ctrlPr>
                  </m:den>
                </m:f>
              </m:oMath>
            </m:oMathPara>
          </w:p>
          <w:p w14:paraId="75A23767">
            <w:pPr>
              <w:pStyle w:val="13"/>
              <w:keepNext w:val="0"/>
              <w:keepLines w:val="0"/>
              <w:widowControl/>
              <w:numPr>
                <w:ilvl w:val="0"/>
                <w:numId w:val="47"/>
                <w:ins w:id="1480" w:author="野草" w:date="2024-11-08T10:56:55Z"/>
              </w:numPr>
              <w:suppressLineNumbers w:val="0"/>
              <w:ind w:left="425" w:hanging="425"/>
              <w:rPr>
                <w:ins w:id="1481" w:author="野草" w:date="2024-11-08T10:56:45Z"/>
              </w:rPr>
              <w:pPrChange w:id="1479" w:author="野草" w:date="2024-11-08T10:56:55Z">
                <w:pPr>
                  <w:pStyle w:val="7"/>
                  <w:keepNext w:val="0"/>
                  <w:keepLines w:val="0"/>
                  <w:widowControl/>
                  <w:suppressLineNumbers w:val="0"/>
                </w:pPr>
              </w:pPrChange>
            </w:pPr>
            <w:del w:id="1482" w:author="野草" w:date="2024-11-08T10:56:47Z">
              <w:r>
                <w:rPr>
                  <w:rFonts w:hint="eastAsia"/>
                  <w:lang w:val="en-US" w:eastAsia="zh-CN"/>
                </w:rPr>
                <w:delText>而</w:delText>
              </w:r>
            </w:del>
            <w:ins w:id="1483" w:author="野草" w:date="2024-11-08T10:56:45Z">
              <w:r>
                <w:rPr/>
                <w:t>而对于相对湿度这种随与绿地距离增加而逐渐下降的变量，其渗透距离由</w:t>
              </w:r>
            </w:ins>
            <w:ins w:id="1484" w:author="野草" w:date="2024-11-08T10:56:45Z">
              <w:r>
                <w:rPr>
                  <w:highlight w:val="yellow"/>
                  <w:rPrChange w:id="1485" w:author="野草" w:date="2024-11-08T10:57:42Z">
                    <w:rPr/>
                  </w:rPrChange>
                </w:rPr>
                <w:t xml:space="preserve">公式 2 </w:t>
              </w:r>
            </w:ins>
            <w:ins w:id="1486" w:author="野草" w:date="2024-11-08T10:56:45Z">
              <w:r>
                <w:rPr/>
                <w:t>计算</w:t>
              </w:r>
            </w:ins>
            <w:ins w:id="1487" w:author="野草" w:date="2024-11-08T10:56:58Z">
              <w:r>
                <w:rPr>
                  <w:rFonts w:hint="eastAsia"/>
                  <w:lang w:eastAsia="zh-CN"/>
                </w:rPr>
                <w:t>：</w:t>
              </w:r>
            </w:ins>
          </w:p>
          <w:p w14:paraId="4D589832">
            <w:pPr>
              <w:numPr>
                <w:ilvl w:val="-1"/>
                <w:numId w:val="0"/>
              </w:numPr>
              <w:bidi w:val="0"/>
              <w:ind w:left="0" w:firstLine="0"/>
              <w:pPrChange w:id="1488" w:author="野草" w:date="2024-11-08T10:57:00Z">
                <w:pPr>
                  <w:numPr>
                    <w:ilvl w:val="0"/>
                    <w:numId w:val="46"/>
                  </w:numPr>
                  <w:bidi w:val="0"/>
                </w:pPr>
              </w:pPrChange>
            </w:pPr>
            <w:del w:id="1489" w:author="野草" w:date="2024-11-08T10:56:45Z">
              <w:r>
                <w:rPr>
                  <w:rFonts w:hint="eastAsia"/>
                  <w:lang w:val="en-US" w:eastAsia="zh-CN"/>
                </w:rPr>
                <w:delText>对于随与绿地距离增加而逐渐下降的相对湿度而言，渗透距离则由</w:delText>
              </w:r>
            </w:del>
            <w:del w:id="1490" w:author="野草" w:date="2024-11-08T10:56:45Z">
              <w:r>
                <w:rPr>
                  <w:rFonts w:hint="default"/>
                  <w:lang w:val="en-US" w:eastAsia="zh-CN"/>
                </w:rPr>
                <w:delText>下列式子</w:delText>
              </w:r>
            </w:del>
            <w:del w:id="1491" w:author="野草" w:date="2024-11-08T10:56:45Z">
              <w:r>
                <w:rPr>
                  <w:rFonts w:hint="eastAsia"/>
                  <w:lang w:val="en-US" w:eastAsia="zh-CN"/>
                </w:rPr>
                <w:delText>计算：</w:delText>
              </w:r>
            </w:del>
          </w:p>
          <w:p w14:paraId="6864A1E8">
            <m:oMathPara>
              <m:oMath>
                <m:r>
                  <m:rPr>
                    <m:sty m:val="p"/>
                  </m:rPr>
                  <w:rPr>
                    <w:rFonts w:hint="default" w:ascii="Cambria Math" w:hAnsi="Cambria Math" w:cstheme="minorBidi"/>
                    <w:kern w:val="2"/>
                    <w:sz w:val="15"/>
                    <w:szCs w:val="18"/>
                    <w:lang w:val="en-US" w:eastAsia="zh-CN" w:bidi="ar-SA"/>
                  </w:rPr>
                  <m:t xml:space="preserve"> </m:t>
                </m:r>
                <w:del w:id="1492" w:author="野草" w:date="2024-11-08T10:59:06Z">
                  <m:r>
                    <m:rPr>
                      <m:sty m:val="p"/>
                    </m:rPr>
                    <w:rPr>
                      <w:rFonts w:hint="default" w:ascii="Cambria Math" w:hAnsi="Cambria Math" w:cstheme="minorBidi"/>
                      <w:kern w:val="2"/>
                      <w:sz w:val="15"/>
                      <w:szCs w:val="18"/>
                      <w:lang w:val="en-US" w:eastAsia="zh-CN" w:bidi="ar-SA"/>
                    </w:rPr>
                    <m:t>PD</m:t>
                  </m:r>
                </w:del>
                <w:ins w:id="1493" w:author="野草" w:date="2024-11-08T10:59:06Z">
                  <m:r>
                    <m:rPr>
                      <m:sty m:val="p"/>
                    </m:rPr>
                    <w:rPr>
                      <w:rFonts w:hint="default" w:ascii="Cambria Math" w:hAnsi="Cambria Math" w:cstheme="minorBidi"/>
                      <w:kern w:val="2"/>
                      <w:sz w:val="15"/>
                      <w:szCs w:val="18"/>
                      <w:lang w:val="en-US" w:eastAsia="zh-CN" w:bidi="ar-SA"/>
                    </w:rPr>
                    <m:t>Pene</m:t>
                  </m:r>
                </w:ins>
                <w:ins w:id="1494" w:author="野草" w:date="2024-11-08T10:59:07Z">
                  <m:r>
                    <m:rPr>
                      <m:sty m:val="p"/>
                    </m:rPr>
                    <w:rPr>
                      <w:rFonts w:hint="default" w:ascii="Cambria Math" w:hAnsi="Cambria Math" w:cstheme="minorBidi"/>
                      <w:kern w:val="2"/>
                      <w:sz w:val="15"/>
                      <w:szCs w:val="18"/>
                      <w:lang w:val="en-US" w:eastAsia="zh-CN" w:bidi="ar-SA"/>
                    </w:rPr>
                    <m:t>tratio</m:t>
                  </m:r>
                </w:ins>
                <w:ins w:id="1495" w:author="野草" w:date="2024-11-08T10:59:08Z">
                  <m:r>
                    <m:rPr>
                      <m:sty m:val="p"/>
                    </m:rPr>
                    <w:rPr>
                      <w:rFonts w:hint="default" w:ascii="Cambria Math" w:hAnsi="Cambria Math" w:cstheme="minorBidi"/>
                      <w:kern w:val="2"/>
                      <w:sz w:val="15"/>
                      <w:szCs w:val="18"/>
                      <w:lang w:val="en-US" w:eastAsia="zh-CN" w:bidi="ar-SA"/>
                    </w:rPr>
                    <m:t>n Dis</m:t>
                  </m:r>
                </w:ins>
                <w:ins w:id="1496" w:author="野草" w:date="2024-11-08T10:59:09Z">
                  <m:r>
                    <m:rPr>
                      <m:sty m:val="p"/>
                    </m:rPr>
                    <w:rPr>
                      <w:rFonts w:hint="default" w:ascii="Cambria Math" w:hAnsi="Cambria Math" w:cstheme="minorBidi"/>
                      <w:kern w:val="2"/>
                      <w:sz w:val="15"/>
                      <w:szCs w:val="18"/>
                      <w:lang w:val="en-US" w:eastAsia="zh-CN" w:bidi="ar-SA"/>
                    </w:rPr>
                    <m:t>tance</m:t>
                  </m:r>
                </w:ins>
                <m:r>
                  <m:rPr>
                    <m:sty m:val="p"/>
                  </m:rPr>
                  <w:rPr>
                    <w:rFonts w:hint="default" w:ascii="Cambria Math" w:hAnsi="Cambria Math" w:cstheme="minorBidi"/>
                    <w:kern w:val="2"/>
                    <w:sz w:val="15"/>
                    <w:szCs w:val="18"/>
                    <w:lang w:val="en-US" w:eastAsia="zh-CN" w:bidi="ar-SA"/>
                  </w:rPr>
                  <m:t xml:space="preserve"> = </m:t>
                </m:r>
                <m:f>
                  <m:fPr>
                    <m:type m:val="skw"/>
                    <m:ctrlPr>
                      <w:rPr>
                        <w:rFonts w:hint="default" w:ascii="Cambria Math" w:hAnsi="Cambria Math" w:cstheme="minorBidi"/>
                        <w:kern w:val="2"/>
                        <w:sz w:val="15"/>
                        <w:szCs w:val="18"/>
                        <w:lang w:val="en-US" w:eastAsia="zh-CN" w:bidi="ar-SA"/>
                      </w:rPr>
                    </m:ctrlPr>
                  </m:fPr>
                  <m:num>
                    <m:r>
                      <m:rPr>
                        <m:sty m:val="p"/>
                      </m:rPr>
                      <w:rPr>
                        <w:rFonts w:hint="default" w:ascii="Cambria Math" w:hAnsi="Cambria Math" w:cstheme="minorBidi"/>
                        <w:kern w:val="2"/>
                        <w:sz w:val="15"/>
                        <w:szCs w:val="18"/>
                        <w:lang w:val="en-US" w:eastAsia="zh-CN" w:bidi="ar-SA"/>
                      </w:rPr>
                      <m:t>(2b−</m:t>
                    </m:r>
                    <m:rad>
                      <m:radPr>
                        <m:degHide m:val="1"/>
                        <m:ctrlPr>
                          <w:rPr>
                            <w:rFonts w:hint="default" w:ascii="Cambria Math" w:hAnsi="Cambria Math" w:cstheme="minorBidi"/>
                            <w:kern w:val="2"/>
                            <w:sz w:val="15"/>
                            <w:szCs w:val="18"/>
                            <w:lang w:val="en-US" w:eastAsia="zh-CN" w:bidi="ar-SA"/>
                          </w:rPr>
                        </m:ctrlPr>
                      </m:radPr>
                      <m:deg>
                        <m:ctrlPr>
                          <w:rPr>
                            <w:rFonts w:hint="default" w:ascii="Cambria Math" w:hAnsi="Cambria Math" w:cstheme="minorBidi"/>
                            <w:kern w:val="2"/>
                            <w:sz w:val="15"/>
                            <w:szCs w:val="18"/>
                            <w:lang w:val="en-US" w:eastAsia="zh-CN" w:bidi="ar-SA"/>
                          </w:rPr>
                        </m:ctrlPr>
                      </m:deg>
                      <m:e>
                        <m:r>
                          <m:rPr>
                            <m:sty m:val="p"/>
                          </m:rPr>
                          <w:rPr>
                            <w:rFonts w:hint="default" w:ascii="Cambria Math" w:hAnsi="Cambria Math" w:cstheme="minorBidi"/>
                            <w:kern w:val="2"/>
                            <w:sz w:val="15"/>
                            <w:szCs w:val="18"/>
                            <w:lang w:val="en-US" w:eastAsia="zh-CN" w:bidi="ar-SA"/>
                          </w:rPr>
                          <m:t>4</m:t>
                        </m:r>
                        <m:sSup>
                          <m:sSupPr>
                            <m:ctrlPr>
                              <w:rPr>
                                <w:rFonts w:hint="default" w:ascii="Cambria Math" w:hAnsi="Cambria Math" w:cstheme="minorBidi"/>
                                <w:kern w:val="2"/>
                                <w:sz w:val="15"/>
                                <w:szCs w:val="18"/>
                                <w:lang w:val="en-US" w:eastAsia="zh-CN" w:bidi="ar-SA"/>
                              </w:rPr>
                            </m:ctrlPr>
                          </m:sSupPr>
                          <m:e>
                            <m:r>
                              <m:rPr>
                                <m:sty m:val="p"/>
                              </m:rPr>
                              <w:rPr>
                                <w:rFonts w:hint="default" w:ascii="Cambria Math" w:hAnsi="Cambria Math" w:cstheme="minorBidi"/>
                                <w:kern w:val="2"/>
                                <w:sz w:val="15"/>
                                <w:szCs w:val="18"/>
                                <w:lang w:val="en-US" w:eastAsia="zh-CN" w:bidi="ar-SA"/>
                              </w:rPr>
                              <m:t>b</m:t>
                            </m:r>
                            <m:ctrlPr>
                              <w:rPr>
                                <w:rFonts w:hint="default" w:ascii="Cambria Math" w:hAnsi="Cambria Math" w:cstheme="minorBidi"/>
                                <w:kern w:val="2"/>
                                <w:sz w:val="15"/>
                                <w:szCs w:val="18"/>
                                <w:lang w:val="en-US" w:eastAsia="zh-CN" w:bidi="ar-SA"/>
                              </w:rPr>
                            </m:ctrlPr>
                          </m:e>
                          <m:sup>
                            <m:r>
                              <m:rPr>
                                <m:sty m:val="p"/>
                              </m:rPr>
                              <w:rPr>
                                <w:rFonts w:hint="default" w:ascii="Cambria Math" w:hAnsi="Cambria Math" w:cstheme="minorBidi"/>
                                <w:kern w:val="2"/>
                                <w:sz w:val="15"/>
                                <w:szCs w:val="18"/>
                                <w:lang w:val="en-US" w:eastAsia="zh-CN" w:bidi="ar-SA"/>
                              </w:rPr>
                              <m:t>2</m:t>
                            </m:r>
                            <m:ctrlPr>
                              <w:rPr>
                                <w:rFonts w:hint="default" w:ascii="Cambria Math" w:hAnsi="Cambria Math" w:cstheme="minorBidi"/>
                                <w:kern w:val="2"/>
                                <w:sz w:val="15"/>
                                <w:szCs w:val="18"/>
                                <w:lang w:val="en-US" w:eastAsia="zh-CN" w:bidi="ar-SA"/>
                              </w:rPr>
                            </m:ctrlPr>
                          </m:sup>
                        </m:sSup>
                        <m:r>
                          <m:rPr>
                            <m:sty m:val="p"/>
                          </m:rPr>
                          <w:rPr>
                            <w:rFonts w:hint="default" w:ascii="Cambria Math" w:hAnsi="Cambria Math" w:cstheme="minorBidi"/>
                            <w:kern w:val="2"/>
                            <w:sz w:val="15"/>
                            <w:szCs w:val="18"/>
                            <w:lang w:val="en-US" w:eastAsia="zh-CN" w:bidi="ar-SA"/>
                          </w:rPr>
                          <m:t>−12ac</m:t>
                        </m:r>
                        <m:ctrlPr>
                          <w:rPr>
                            <w:rFonts w:hint="default" w:ascii="Cambria Math" w:hAnsi="Cambria Math" w:cstheme="minorBidi"/>
                            <w:kern w:val="2"/>
                            <w:sz w:val="15"/>
                            <w:szCs w:val="18"/>
                            <w:lang w:val="en-US" w:eastAsia="zh-CN" w:bidi="ar-SA"/>
                          </w:rPr>
                        </m:ctrlPr>
                      </m:e>
                    </m:rad>
                    <m:r>
                      <m:rPr>
                        <m:sty m:val="p"/>
                      </m:rPr>
                      <w:rPr>
                        <w:rFonts w:hint="default" w:ascii="Cambria Math" w:hAnsi="Cambria Math" w:cstheme="minorBidi"/>
                        <w:kern w:val="2"/>
                        <w:sz w:val="15"/>
                        <w:szCs w:val="18"/>
                        <w:lang w:val="en-US" w:eastAsia="zh-CN" w:bidi="ar-SA"/>
                      </w:rPr>
                      <m:t>)</m:t>
                    </m:r>
                    <m:ctrlPr>
                      <w:rPr>
                        <w:rFonts w:hint="default" w:ascii="Cambria Math" w:hAnsi="Cambria Math" w:cstheme="minorBidi"/>
                        <w:kern w:val="2"/>
                        <w:sz w:val="15"/>
                        <w:szCs w:val="18"/>
                        <w:lang w:val="en-US" w:eastAsia="zh-CN" w:bidi="ar-SA"/>
                      </w:rPr>
                    </m:ctrlPr>
                  </m:num>
                  <m:den>
                    <m:r>
                      <m:rPr>
                        <m:sty m:val="p"/>
                      </m:rPr>
                      <w:rPr>
                        <w:rFonts w:hint="default" w:ascii="Cambria Math" w:hAnsi="Cambria Math" w:cstheme="minorBidi"/>
                        <w:kern w:val="2"/>
                        <w:sz w:val="15"/>
                        <w:szCs w:val="18"/>
                        <w:lang w:val="en-US" w:eastAsia="zh-CN" w:bidi="ar-SA"/>
                      </w:rPr>
                      <m:t>(−6a)</m:t>
                    </m:r>
                    <m:ctrlPr>
                      <w:rPr>
                        <w:rFonts w:hint="default" w:ascii="Cambria Math" w:hAnsi="Cambria Math" w:cstheme="minorBidi"/>
                        <w:kern w:val="2"/>
                        <w:sz w:val="15"/>
                        <w:szCs w:val="18"/>
                        <w:lang w:val="en-US" w:eastAsia="zh-CN" w:bidi="ar-SA"/>
                      </w:rPr>
                    </m:ctrlPr>
                  </m:den>
                </m:f>
              </m:oMath>
            </m:oMathPara>
          </w:p>
          <w:p w14:paraId="59873374">
            <w:pPr>
              <w:pStyle w:val="13"/>
              <w:numPr>
                <w:ilvl w:val="0"/>
                <w:numId w:val="47"/>
                <w:ins w:id="1498" w:author="野草" w:date="2024-11-08T10:57:34Z"/>
              </w:numPr>
              <w:bidi w:val="0"/>
              <w:ind w:left="425" w:leftChars="0" w:hanging="425" w:firstLineChars="0"/>
              <w:pPrChange w:id="1497" w:author="野草" w:date="2024-11-08T10:57:34Z">
                <w:pPr>
                  <w:numPr>
                    <w:ilvl w:val="0"/>
                    <w:numId w:val="46"/>
                  </w:numPr>
                  <w:bidi w:val="0"/>
                  <w:ind w:left="420" w:leftChars="0" w:hanging="420" w:firstLineChars="0"/>
                </w:pPr>
              </w:pPrChange>
            </w:pPr>
            <w:del w:id="1499" w:author="野草" w:date="2024-11-08T10:57:28Z">
              <w:bookmarkStart w:id="16" w:name="OLE_LINK2"/>
              <w:r>
                <w:rPr/>
                <w:delText>相</w:delText>
              </w:r>
            </w:del>
            <w:ins w:id="1500" w:author="野草" w:date="2024-11-08T10:57:27Z">
              <w:r>
                <w:rPr/>
                <w:t>相应地，影响强度定义为起始点与转折点之间的气象变量差值，具体</w:t>
              </w:r>
            </w:ins>
            <w:ins w:id="1501" w:author="野草" w:date="2024-11-08T10:57:27Z">
              <w:r>
                <w:rPr>
                  <w:highlight w:val="yellow"/>
                  <w:rPrChange w:id="1502" w:author="野草" w:date="2024-11-08T10:57:45Z">
                    <w:rPr/>
                  </w:rPrChange>
                </w:rPr>
                <w:t>如下</w:t>
              </w:r>
            </w:ins>
            <w:ins w:id="1503" w:author="野草" w:date="2024-11-08T10:57:27Z">
              <w:r>
                <w:rPr/>
                <w:t>所示</w:t>
              </w:r>
            </w:ins>
            <w:ins w:id="1504" w:author="野草" w:date="2024-11-08T10:57:36Z">
              <w:r>
                <w:rPr>
                  <w:rFonts w:hint="eastAsia"/>
                  <w:lang w:eastAsia="zh-CN"/>
                </w:rPr>
                <w:t>：</w:t>
              </w:r>
            </w:ins>
            <w:del w:id="1505" w:author="野草" w:date="2024-11-08T10:57:27Z">
              <w:r>
                <w:rPr/>
                <w:delText>应地，影响强度则为起始点与转折点之间的气象变量之差，如下所示。</w:delText>
              </w:r>
            </w:del>
          </w:p>
          <w:bookmarkEnd w:id="16"/>
          <w:p w14:paraId="6A0309E1">
            <w:pPr>
              <w:numPr>
                <w:ilvl w:val="0"/>
                <w:numId w:val="0"/>
              </w:numPr>
              <w:bidi w:val="0"/>
              <w:ind w:leftChars="0"/>
              <w:jc w:val="center"/>
              <w:rPr>
                <w:sz w:val="15"/>
                <w:szCs w:val="18"/>
              </w:rPr>
            </w:pPr>
            <w:ins w:id="1506" w:author="野草" w:date="2024-11-08T10:58:51Z">
              <w:r>
                <w:rPr>
                  <w:rFonts w:hint="eastAsia" w:hAnsi="Cambria Math" w:cstheme="minorBidi"/>
                  <w:b w:val="0"/>
                  <w:i w:val="0"/>
                  <w:kern w:val="2"/>
                  <w:sz w:val="15"/>
                  <w:szCs w:val="18"/>
                  <w:lang w:val="en-US" w:eastAsia="zh-CN" w:bidi="ar-SA"/>
                </w:rPr>
                <w:t>I</w:t>
              </w:r>
            </w:ins>
            <w:ins w:id="1507" w:author="野草" w:date="2024-11-08T10:58:52Z">
              <w:r>
                <w:rPr>
                  <w:rFonts w:hint="eastAsia" w:hAnsi="Cambria Math" w:cstheme="minorBidi"/>
                  <w:b w:val="0"/>
                  <w:i w:val="0"/>
                  <w:kern w:val="2"/>
                  <w:sz w:val="15"/>
                  <w:szCs w:val="18"/>
                  <w:lang w:val="en-US" w:eastAsia="zh-CN" w:bidi="ar-SA"/>
                </w:rPr>
                <w:t>mpac</w:t>
              </w:r>
            </w:ins>
            <w:ins w:id="1508" w:author="野草" w:date="2024-11-08T10:58:53Z">
              <w:r>
                <w:rPr>
                  <w:rFonts w:hint="eastAsia" w:hAnsi="Cambria Math" w:cstheme="minorBidi"/>
                  <w:b w:val="0"/>
                  <w:i w:val="0"/>
                  <w:kern w:val="2"/>
                  <w:sz w:val="15"/>
                  <w:szCs w:val="18"/>
                  <w:lang w:val="en-US" w:eastAsia="zh-CN" w:bidi="ar-SA"/>
                </w:rPr>
                <w:t xml:space="preserve">t </w:t>
              </w:r>
            </w:ins>
            <w:ins w:id="1509" w:author="野草" w:date="2024-11-08T10:59:01Z">
              <w:r>
                <w:rPr>
                  <w:rFonts w:hint="eastAsia" w:hAnsi="Cambria Math" w:cstheme="minorBidi"/>
                  <w:b w:val="0"/>
                  <w:i w:val="0"/>
                  <w:kern w:val="2"/>
                  <w:sz w:val="15"/>
                  <w:szCs w:val="18"/>
                  <w:lang w:val="en-US" w:eastAsia="zh-CN" w:bidi="ar-SA"/>
                </w:rPr>
                <w:t>I</w:t>
              </w:r>
            </w:ins>
            <w:ins w:id="1510" w:author="野草" w:date="2024-11-08T10:59:02Z">
              <w:r>
                <w:rPr>
                  <w:rFonts w:hint="eastAsia" w:hAnsi="Cambria Math" w:cstheme="minorBidi"/>
                  <w:b w:val="0"/>
                  <w:i w:val="0"/>
                  <w:kern w:val="2"/>
                  <w:sz w:val="15"/>
                  <w:szCs w:val="18"/>
                  <w:lang w:val="en-US" w:eastAsia="zh-CN" w:bidi="ar-SA"/>
                </w:rPr>
                <w:t>ntensi</w:t>
              </w:r>
            </w:ins>
            <w:ins w:id="1511" w:author="野草" w:date="2024-11-08T10:59:03Z">
              <w:r>
                <w:rPr>
                  <w:rFonts w:hint="eastAsia" w:hAnsi="Cambria Math" w:cstheme="minorBidi"/>
                  <w:b w:val="0"/>
                  <w:i w:val="0"/>
                  <w:kern w:val="2"/>
                  <w:sz w:val="15"/>
                  <w:szCs w:val="18"/>
                  <w:lang w:val="en-US" w:eastAsia="zh-CN" w:bidi="ar-SA"/>
                </w:rPr>
                <w:t>ty</w:t>
              </w:r>
            </w:ins>
            <m:oMath>
              <w:del w:id="1512" w:author="野草" w:date="2024-11-08T10:58:50Z">
                <m:r>
                  <m:rPr>
                    <m:sty m:val="p"/>
                  </m:rPr>
                  <w:rPr>
                    <w:rFonts w:hint="default" w:ascii="Cambria Math" w:hAnsi="Cambria Math" w:cstheme="minorBidi"/>
                    <w:kern w:val="2"/>
                    <w:sz w:val="15"/>
                    <w:szCs w:val="18"/>
                    <w:lang w:val="en-US" w:eastAsia="zh-CN" w:bidi="ar-SA"/>
                  </w:rPr>
                  <m:t>II</m:t>
                </m:r>
              </w:del>
              <m:r>
                <m:rPr>
                  <m:sty m:val="p"/>
                </m:rPr>
                <w:rPr>
                  <w:rFonts w:hint="default" w:ascii="Cambria Math" w:hAnsi="Cambria Math" w:cstheme="minorBidi"/>
                  <w:kern w:val="2"/>
                  <w:sz w:val="15"/>
                  <w:szCs w:val="18"/>
                  <w:lang w:val="en-US" w:eastAsia="zh-CN" w:bidi="ar-SA"/>
                </w:rPr>
                <m:t xml:space="preserve"> = </m:t>
              </m:r>
              <m:r>
                <m:rPr>
                  <m:sty m:val="p"/>
                </m:rPr>
                <w:rPr>
                  <w:rFonts w:hint="eastAsia" w:ascii="Cambria Math" w:hAnsi="Cambria Math" w:cstheme="minorBidi"/>
                  <w:kern w:val="2"/>
                  <w:sz w:val="15"/>
                  <w:szCs w:val="18"/>
                  <w:lang w:val="en-US" w:eastAsia="zh-CN" w:bidi="ar-SA"/>
                </w:rPr>
                <m:t>a</m:t>
              </m:r>
              <m:r>
                <m:rPr>
                  <m:sty m:val="p"/>
                </m:rPr>
                <w:rPr>
                  <w:rFonts w:hint="default" w:ascii="Cambria Math" w:hAnsi="Cambria Math" w:cs="Cambria Math"/>
                  <w:kern w:val="2"/>
                  <w:sz w:val="15"/>
                  <w:szCs w:val="18"/>
                  <w:lang w:val="en-US" w:eastAsia="zh-CN" w:bidi="ar-SA"/>
                </w:rPr>
                <m:t>×</m:t>
              </m:r>
              <m:sSup>
                <m:sSupPr>
                  <m:ctrlPr>
                    <w:rPr>
                      <w:rFonts w:hint="default" w:ascii="Cambria Math" w:hAnsi="Cambria Math" w:cs="Cambria Math"/>
                      <w:i w:val="0"/>
                      <w:kern w:val="2"/>
                      <w:sz w:val="15"/>
                      <w:szCs w:val="18"/>
                      <w:lang w:val="en-US" w:eastAsia="zh-CN" w:bidi="ar-SA"/>
                    </w:rPr>
                  </m:ctrlPr>
                </m:sSupPr>
                <m:e>
                  <m:r>
                    <m:rPr>
                      <m:sty m:val="p"/>
                    </m:rPr>
                    <w:rPr>
                      <w:rFonts w:hint="default" w:ascii="Cambria Math" w:hAnsi="Cambria Math" w:cs="Cambria Math"/>
                      <w:kern w:val="2"/>
                      <w:sz w:val="15"/>
                      <w:szCs w:val="18"/>
                      <w:lang w:val="en-US" w:eastAsia="zh-CN" w:bidi="ar-SA"/>
                    </w:rPr>
                    <m:t>PD</m:t>
                  </m:r>
                  <m:ctrlPr>
                    <w:rPr>
                      <w:rFonts w:hint="default" w:ascii="Cambria Math" w:hAnsi="Cambria Math" w:cs="Cambria Math"/>
                      <w:i w:val="0"/>
                      <w:kern w:val="2"/>
                      <w:sz w:val="15"/>
                      <w:szCs w:val="18"/>
                      <w:lang w:val="en-US" w:eastAsia="zh-CN" w:bidi="ar-SA"/>
                    </w:rPr>
                  </m:ctrlPr>
                </m:e>
                <m:sup>
                  <m:r>
                    <m:rPr>
                      <m:sty m:val="p"/>
                    </m:rPr>
                    <w:rPr>
                      <w:rFonts w:hint="default" w:ascii="Cambria Math" w:hAnsi="Cambria Math" w:cs="Cambria Math"/>
                      <w:kern w:val="2"/>
                      <w:sz w:val="15"/>
                      <w:szCs w:val="18"/>
                      <w:lang w:val="en-US" w:eastAsia="zh-CN" w:bidi="ar-SA"/>
                    </w:rPr>
                    <m:t>3</m:t>
                  </m:r>
                  <m:ctrlPr>
                    <w:rPr>
                      <w:rFonts w:hint="default" w:ascii="Cambria Math" w:hAnsi="Cambria Math" w:cs="Cambria Math"/>
                      <w:i w:val="0"/>
                      <w:kern w:val="2"/>
                      <w:sz w:val="15"/>
                      <w:szCs w:val="18"/>
                      <w:lang w:val="en-US" w:eastAsia="zh-CN" w:bidi="ar-SA"/>
                    </w:rPr>
                  </m:ctrlPr>
                </m:sup>
              </m:sSup>
              <m:r>
                <m:rPr>
                  <m:sty m:val="p"/>
                </m:rPr>
                <w:rPr>
                  <w:rFonts w:hint="default" w:ascii="Cambria Math" w:hAnsi="Cambria Math" w:cs="Cambria Math"/>
                  <w:kern w:val="2"/>
                  <w:sz w:val="15"/>
                  <w:szCs w:val="18"/>
                  <w:lang w:val="en-US" w:eastAsia="zh-CN" w:bidi="ar-SA"/>
                </w:rPr>
                <m:t>+b×</m:t>
              </m:r>
              <m:sSup>
                <m:sSupPr>
                  <m:ctrlPr>
                    <w:rPr>
                      <w:rFonts w:hint="default" w:ascii="Cambria Math" w:hAnsi="Cambria Math" w:cs="Cambria Math"/>
                      <w:i w:val="0"/>
                      <w:kern w:val="2"/>
                      <w:sz w:val="15"/>
                      <w:szCs w:val="18"/>
                      <w:lang w:val="en-US" w:eastAsia="zh-CN" w:bidi="ar-SA"/>
                    </w:rPr>
                  </m:ctrlPr>
                </m:sSupPr>
                <m:e>
                  <m:r>
                    <m:rPr>
                      <m:sty m:val="p"/>
                    </m:rPr>
                    <w:rPr>
                      <w:rFonts w:hint="default" w:ascii="Cambria Math" w:hAnsi="Cambria Math" w:cs="Cambria Math"/>
                      <w:kern w:val="2"/>
                      <w:sz w:val="15"/>
                      <w:szCs w:val="18"/>
                      <w:lang w:val="en-US" w:eastAsia="zh-CN" w:bidi="ar-SA"/>
                    </w:rPr>
                    <m:t>PD</m:t>
                  </m:r>
                  <m:ctrlPr>
                    <w:rPr>
                      <w:rFonts w:hint="default" w:ascii="Cambria Math" w:hAnsi="Cambria Math" w:cs="Cambria Math"/>
                      <w:i w:val="0"/>
                      <w:kern w:val="2"/>
                      <w:sz w:val="15"/>
                      <w:szCs w:val="18"/>
                      <w:lang w:val="en-US" w:eastAsia="zh-CN" w:bidi="ar-SA"/>
                    </w:rPr>
                  </m:ctrlPr>
                </m:e>
                <m:sup>
                  <m:r>
                    <m:rPr>
                      <m:sty m:val="p"/>
                    </m:rPr>
                    <w:rPr>
                      <w:rFonts w:hint="default" w:ascii="Cambria Math" w:hAnsi="Cambria Math" w:cs="Cambria Math"/>
                      <w:kern w:val="2"/>
                      <w:sz w:val="15"/>
                      <w:szCs w:val="18"/>
                      <w:lang w:val="en-US" w:eastAsia="zh-CN" w:bidi="ar-SA"/>
                    </w:rPr>
                    <m:t>2</m:t>
                  </m:r>
                  <m:ctrlPr>
                    <w:rPr>
                      <w:rFonts w:hint="default" w:ascii="Cambria Math" w:hAnsi="Cambria Math" w:cs="Cambria Math"/>
                      <w:i w:val="0"/>
                      <w:kern w:val="2"/>
                      <w:sz w:val="15"/>
                      <w:szCs w:val="18"/>
                      <w:lang w:val="en-US" w:eastAsia="zh-CN" w:bidi="ar-SA"/>
                    </w:rPr>
                  </m:ctrlPr>
                </m:sup>
              </m:sSup>
              <m:r>
                <m:rPr>
                  <m:sty m:val="p"/>
                </m:rPr>
                <w:rPr>
                  <w:rFonts w:hint="default" w:ascii="Cambria Math" w:hAnsi="Cambria Math" w:cs="Cambria Math"/>
                  <w:kern w:val="2"/>
                  <w:sz w:val="15"/>
                  <w:szCs w:val="18"/>
                  <w:lang w:val="en-US" w:eastAsia="zh-CN" w:bidi="ar-SA"/>
                </w:rPr>
                <m:t>+c×</m:t>
              </m:r>
            </m:oMath>
            <w:r>
              <w:rPr>
                <w:rFonts w:hint="eastAsia" w:hAnsi="Cambria Math" w:cs="Cambria Math"/>
                <w:b w:val="0"/>
                <w:i w:val="0"/>
                <w:kern w:val="2"/>
                <w:sz w:val="15"/>
                <w:szCs w:val="18"/>
                <w:lang w:val="en-US" w:eastAsia="zh-CN" w:bidi="ar-SA"/>
              </w:rPr>
              <w:t>PD</w:t>
            </w:r>
          </w:p>
          <w:p w14:paraId="07B3B7EA">
            <w:pPr>
              <w:numPr>
                <w:ilvl w:val="0"/>
                <w:numId w:val="0"/>
              </w:numPr>
              <w:ind w:leftChars="0"/>
              <w:rPr>
                <w:b w:val="0"/>
                <w:color w:val="000000"/>
              </w:rPr>
            </w:pPr>
          </w:p>
        </w:tc>
      </w:tr>
      <w:tr w14:paraId="4AD1F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ins w:id="1513" w:author="野草" w:date="2024-11-08T11:19:42Z"/>
        </w:trPr>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
          <w:p w14:paraId="1FF38A9F">
            <w:pPr>
              <w:pStyle w:val="4"/>
              <w:jc w:val="both"/>
              <w:rPr>
                <w:ins w:id="1515" w:author="野草" w:date="2024-11-08T11:19:42Z"/>
                <w:rFonts w:hint="default" w:ascii="Cambria Math" w:hAnsi="Cambria Math" w:cstheme="minorBidi"/>
                <w:i w:val="0"/>
                <w:kern w:val="2"/>
                <w:sz w:val="21"/>
                <w:szCs w:val="24"/>
                <w:lang w:val="en-US" w:eastAsia="zh-CN" w:bidi="ar-SA"/>
                <w:oMath/>
              </w:rPr>
              <w:pPrChange w:id="1514" w:author="野草" w:date="2024-11-08T11:21:53Z">
                <w:pPr>
                  <w:jc w:val="center"/>
                </w:pPr>
              </w:pPrChange>
            </w:pPr>
            <w:ins w:id="1516" w:author="野草" w:date="2024-11-08T11:20:19Z">
              <w:r>
                <w:rPr>
                  <w:rFonts w:hint="eastAsia"/>
                  <w:lang w:val="en-US" w:eastAsia="zh-CN"/>
                </w:rPr>
                <w:t>2.</w:t>
              </w:r>
            </w:ins>
            <w:ins w:id="1517" w:author="野草" w:date="2024-11-08T11:20:22Z">
              <w:r>
                <w:rPr>
                  <w:rFonts w:hint="eastAsia"/>
                  <w:lang w:val="en-US" w:eastAsia="zh-CN"/>
                </w:rPr>
                <w:t>5</w:t>
              </w:r>
            </w:ins>
            <w:ins w:id="1518" w:author="野草" w:date="2024-11-08T11:20:19Z">
              <w:r>
                <w:rPr>
                  <w:rFonts w:hint="eastAsia"/>
                  <w:lang w:val="en-US" w:eastAsia="zh-CN"/>
                </w:rPr>
                <w:t>. Discomfort Index</w:t>
              </w:r>
            </w:ins>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tcPr>
          <w:p w14:paraId="074F9842">
            <w:pPr>
              <w:numPr>
                <w:ilvl w:val="0"/>
                <w:numId w:val="0"/>
              </w:numPr>
              <w:ind w:leftChars="0"/>
              <w:rPr>
                <w:ins w:id="1519" w:author="野草" w:date="2024-11-08T11:19:42Z"/>
                <w:b w:val="0"/>
                <w:color w:val="000000"/>
              </w:rPr>
            </w:pPr>
          </w:p>
        </w:tc>
      </w:tr>
      <w:tr w14:paraId="0BEF2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1521" w:author="野草" w:date="2024-11-08T11:40:3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rPr>
          <w:ins w:id="1520" w:author="野草" w:date="2024-11-08T11:20:31Z"/>
        </w:trPr>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1522" w:author="野草" w:date="2024-11-08T11:40:36Z">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
            </w:tcPrChange>
          </w:tcPr>
          <w:p w14:paraId="11F85D31">
            <w:pPr>
              <w:numPr>
                <w:ilvl w:val="-1"/>
                <w:numId w:val="0"/>
              </w:numPr>
              <w:ind w:left="0" w:leftChars="0" w:firstLine="0" w:firstLineChars="0"/>
              <w:rPr>
                <w:ins w:id="1523" w:author="野草" w:date="2024-11-08T11:40:54Z"/>
                <w:rFonts w:hint="eastAsia"/>
                <w:lang w:val="en-US" w:eastAsia="zh-CN"/>
              </w:rPr>
            </w:pPr>
            <w:ins w:id="1524" w:author="野草" w:date="2024-11-08T11:40:54Z">
              <w:r>
                <w:rPr>
                  <w:rFonts w:hint="eastAsia"/>
                  <w:lang w:val="en-US" w:eastAsia="zh-CN"/>
                </w:rPr>
                <w:t>【up2024 1108 11:</w:t>
              </w:r>
            </w:ins>
            <w:ins w:id="1525" w:author="野草" w:date="2024-11-08T11:40:56Z">
              <w:r>
                <w:rPr>
                  <w:rFonts w:hint="eastAsia"/>
                  <w:lang w:val="en-US" w:eastAsia="zh-CN"/>
                </w:rPr>
                <w:t>40</w:t>
              </w:r>
            </w:ins>
            <w:ins w:id="1526" w:author="野草" w:date="2024-11-08T11:40:54Z">
              <w:r>
                <w:rPr>
                  <w:rFonts w:hint="eastAsia"/>
                  <w:lang w:val="en-US" w:eastAsia="zh-CN"/>
                </w:rPr>
                <w:t>】</w:t>
              </w:r>
            </w:ins>
          </w:p>
          <w:p w14:paraId="6C0F0A6A">
            <w:pPr>
              <w:numPr>
                <w:ilvl w:val="-1"/>
                <w:numId w:val="0"/>
              </w:numPr>
              <w:ind w:left="0" w:firstLine="0"/>
              <w:rPr>
                <w:ins w:id="1528" w:author="野草" w:date="2024-11-08T11:40:53Z"/>
                <w:rFonts w:hint="eastAsia"/>
                <w:lang w:val="en-US" w:eastAsia="zh-CN"/>
              </w:rPr>
              <w:pPrChange w:id="1527" w:author="野草" w:date="2024-11-08T11:40:53Z">
                <w:pPr>
                  <w:pStyle w:val="4"/>
                </w:pPr>
              </w:pPrChange>
            </w:pPr>
          </w:p>
          <w:p w14:paraId="72B80E85">
            <w:pPr>
              <w:numPr>
                <w:ilvl w:val="0"/>
                <w:numId w:val="48"/>
                <w:ins w:id="1530" w:author="野草" w:date="2024-11-08T11:40:01Z"/>
              </w:numPr>
              <w:ind w:left="420" w:hanging="420"/>
              <w:rPr>
                <w:ins w:id="1531" w:author="野草" w:date="2024-11-08T11:39:38Z"/>
                <w:rFonts w:hint="eastAsia"/>
                <w:lang w:val="en-US" w:eastAsia="zh-CN"/>
              </w:rPr>
              <w:pPrChange w:id="1529" w:author="野草" w:date="2024-11-08T11:40:01Z">
                <w:pPr>
                  <w:pStyle w:val="4"/>
                </w:pPr>
              </w:pPrChange>
            </w:pPr>
            <w:ins w:id="1532" w:author="野草" w:date="2024-11-08T11:38:23Z">
              <w:r>
                <w:rPr>
                  <w:rFonts w:hint="eastAsia"/>
                  <w:lang w:val="en-US" w:eastAsia="zh-CN"/>
                </w:rPr>
                <w:t>To evaluate the combined effect of air temperature and humidity on human thermal comfort, we used the Discomfort Index (DI). This index was initially proposed by Thom and later revised by Giles. It has since been widely applied in assessments related to urban thermal comfort (Giles et al., 1990). The calculation formula is as follows:</w:t>
              </w:r>
            </w:ins>
          </w:p>
          <w:p w14:paraId="693C6836">
            <w:pPr>
              <w:rPr>
                <w:ins w:id="1534" w:author="野草" w:date="2024-11-08T11:39:38Z"/>
                <w:rFonts w:hint="eastAsia"/>
                <w:lang w:val="en-US" w:eastAsia="zh-CN"/>
              </w:rPr>
              <w:pPrChange w:id="1533" w:author="野草" w:date="2024-11-08T11:38:23Z">
                <w:pPr>
                  <w:pStyle w:val="4"/>
                </w:pPr>
              </w:pPrChange>
            </w:pPr>
            <m:oMathPara>
              <m:oMath>
                <w:ins w:id="1535" w:author="野草" w:date="2024-11-08T11:39:44Z">
                  <m:r>
                    <m:rPr>
                      <m:sty m:val="p"/>
                    </m:rPr>
                    <w:rPr>
                      <w:rFonts w:hint="default" w:ascii="Cambria Math" w:hAnsi="Cambria Math" w:cstheme="minorBidi"/>
                      <w:kern w:val="2"/>
                      <w:sz w:val="11"/>
                      <w:szCs w:val="15"/>
                      <w:lang w:val="en-US" w:eastAsia="zh-CN" w:bidi="ar-SA"/>
                    </w:rPr>
                    <m:t xml:space="preserve">DI = </m:t>
                  </m:r>
                </w:ins>
                <m:sSub>
                  <m:sSubPr>
                    <m:ctrlPr>
                      <w:ins w:id="1536" w:author="野草" w:date="2024-11-08T11:39:44Z">
                        <w:rPr>
                          <w:rFonts w:hint="default" w:ascii="Cambria Math" w:hAnsi="Cambria Math" w:cstheme="minorBidi"/>
                          <w:kern w:val="2"/>
                          <w:sz w:val="11"/>
                          <w:szCs w:val="15"/>
                          <w:lang w:val="en-US" w:eastAsia="zh-CN" w:bidi="ar-SA"/>
                        </w:rPr>
                      </w:ins>
                    </m:ctrlPr>
                  </m:sSubPr>
                  <m:e>
                    <w:ins w:id="1537" w:author="野草" w:date="2024-11-08T11:39:44Z">
                      <m:r>
                        <m:rPr>
                          <m:sty m:val="p"/>
                        </m:rPr>
                        <w:rPr>
                          <w:rFonts w:hint="default" w:ascii="Cambria Math" w:hAnsi="Cambria Math" w:cstheme="minorBidi"/>
                          <w:kern w:val="2"/>
                          <w:sz w:val="11"/>
                          <w:szCs w:val="15"/>
                          <w:lang w:val="en-US" w:eastAsia="zh-CN" w:bidi="ar-SA"/>
                        </w:rPr>
                        <m:t>T</m:t>
                      </m:r>
                    </w:ins>
                    <m:ctrlPr>
                      <w:ins w:id="1538" w:author="野草" w:date="2024-11-08T11:39:44Z">
                        <w:rPr>
                          <w:rFonts w:hint="default" w:ascii="Cambria Math" w:hAnsi="Cambria Math" w:cstheme="minorBidi"/>
                          <w:kern w:val="2"/>
                          <w:sz w:val="11"/>
                          <w:szCs w:val="15"/>
                          <w:lang w:val="en-US" w:eastAsia="zh-CN" w:bidi="ar-SA"/>
                        </w:rPr>
                      </w:ins>
                    </m:ctrlPr>
                  </m:e>
                  <m:sub>
                    <w:ins w:id="1539" w:author="野草" w:date="2024-11-08T11:39:44Z">
                      <m:r>
                        <m:rPr>
                          <m:sty m:val="p"/>
                        </m:rPr>
                        <w:rPr>
                          <w:rFonts w:hint="default" w:ascii="Cambria Math" w:hAnsi="Cambria Math" w:cstheme="minorBidi"/>
                          <w:kern w:val="2"/>
                          <w:sz w:val="11"/>
                          <w:szCs w:val="15"/>
                          <w:lang w:val="en-US" w:eastAsia="zh-CN" w:bidi="ar-SA"/>
                        </w:rPr>
                        <m:t>a</m:t>
                      </m:r>
                    </w:ins>
                    <m:ctrlPr>
                      <w:ins w:id="1540" w:author="野草" w:date="2024-11-08T11:39:44Z">
                        <w:rPr>
                          <w:rFonts w:hint="default" w:ascii="Cambria Math" w:hAnsi="Cambria Math" w:cstheme="minorBidi"/>
                          <w:kern w:val="2"/>
                          <w:sz w:val="11"/>
                          <w:szCs w:val="15"/>
                          <w:lang w:val="en-US" w:eastAsia="zh-CN" w:bidi="ar-SA"/>
                        </w:rPr>
                      </w:ins>
                    </m:ctrlPr>
                  </m:sub>
                </m:sSub>
                <w:ins w:id="1541" w:author="野草" w:date="2024-11-08T11:39:44Z">
                  <m:r>
                    <m:rPr>
                      <m:sty m:val="p"/>
                    </m:rPr>
                    <w:rPr>
                      <w:rFonts w:hint="default" w:ascii="Cambria Math" w:hAnsi="Cambria Math" w:cstheme="minorBidi"/>
                      <w:kern w:val="2"/>
                      <w:sz w:val="11"/>
                      <w:szCs w:val="15"/>
                      <w:lang w:val="en-US" w:eastAsia="zh-CN" w:bidi="ar-SA"/>
                    </w:rPr>
                    <m:t xml:space="preserve"> − (0.55 − 0.0055 </m:t>
                  </m:r>
                </w:ins>
                <w:ins w:id="1542" w:author="野草" w:date="2024-11-08T11:39:44Z">
                  <m:r>
                    <m:rPr>
                      <m:sty m:val="p"/>
                    </m:rPr>
                    <w:rPr>
                      <w:rFonts w:ascii="Cambria Math" w:hAnsi="Cambria Math" w:cstheme="minorBidi"/>
                      <w:kern w:val="2"/>
                      <w:sz w:val="11"/>
                      <w:szCs w:val="15"/>
                      <w:lang w:val="en-US" w:bidi="ar-SA"/>
                    </w:rPr>
                    <m:t>×</m:t>
                  </m:r>
                </w:ins>
                <w:ins w:id="1543" w:author="野草" w:date="2024-11-08T11:39:44Z">
                  <m:r>
                    <m:rPr>
                      <m:sty m:val="p"/>
                    </m:rPr>
                    <w:rPr>
                      <w:rFonts w:hint="default" w:ascii="Cambria Math" w:hAnsi="Cambria Math" w:cstheme="minorBidi"/>
                      <w:kern w:val="2"/>
                      <w:sz w:val="11"/>
                      <w:szCs w:val="15"/>
                      <w:lang w:val="en-US" w:eastAsia="zh-CN" w:bidi="ar-SA"/>
                    </w:rPr>
                    <m:t>RH) × (</m:t>
                  </m:r>
                </w:ins>
                <m:sSub>
                  <m:sSubPr>
                    <m:ctrlPr>
                      <w:ins w:id="1544" w:author="野草" w:date="2024-11-08T11:39:44Z">
                        <w:rPr>
                          <w:rFonts w:hint="default" w:ascii="Cambria Math" w:hAnsi="Cambria Math" w:cstheme="minorBidi"/>
                          <w:kern w:val="2"/>
                          <w:sz w:val="11"/>
                          <w:szCs w:val="15"/>
                          <w:lang w:val="en-US" w:eastAsia="zh-CN" w:bidi="ar-SA"/>
                        </w:rPr>
                      </w:ins>
                    </m:ctrlPr>
                  </m:sSubPr>
                  <m:e>
                    <w:ins w:id="1545" w:author="野草" w:date="2024-11-08T11:39:44Z">
                      <m:r>
                        <m:rPr>
                          <m:sty m:val="p"/>
                        </m:rPr>
                        <w:rPr>
                          <w:rFonts w:hint="default" w:ascii="Cambria Math" w:hAnsi="Cambria Math" w:cstheme="minorBidi"/>
                          <w:kern w:val="2"/>
                          <w:sz w:val="11"/>
                          <w:szCs w:val="15"/>
                          <w:lang w:val="en-US" w:eastAsia="zh-CN" w:bidi="ar-SA"/>
                        </w:rPr>
                        <m:t>T</m:t>
                      </m:r>
                    </w:ins>
                    <m:ctrlPr>
                      <w:ins w:id="1546" w:author="野草" w:date="2024-11-08T11:39:44Z">
                        <w:rPr>
                          <w:rFonts w:hint="default" w:ascii="Cambria Math" w:hAnsi="Cambria Math" w:cstheme="minorBidi"/>
                          <w:kern w:val="2"/>
                          <w:sz w:val="11"/>
                          <w:szCs w:val="15"/>
                          <w:lang w:val="en-US" w:eastAsia="zh-CN" w:bidi="ar-SA"/>
                        </w:rPr>
                      </w:ins>
                    </m:ctrlPr>
                  </m:e>
                  <m:sub>
                    <w:ins w:id="1547" w:author="野草" w:date="2024-11-08T11:39:44Z">
                      <m:r>
                        <m:rPr>
                          <m:sty m:val="p"/>
                        </m:rPr>
                        <w:rPr>
                          <w:rFonts w:hint="default" w:ascii="Cambria Math" w:hAnsi="Cambria Math" w:cstheme="minorBidi"/>
                          <w:kern w:val="2"/>
                          <w:sz w:val="11"/>
                          <w:szCs w:val="15"/>
                          <w:lang w:val="en-US" w:eastAsia="zh-CN" w:bidi="ar-SA"/>
                        </w:rPr>
                        <m:t>a</m:t>
                      </m:r>
                    </w:ins>
                    <m:ctrlPr>
                      <w:ins w:id="1548" w:author="野草" w:date="2024-11-08T11:39:44Z">
                        <w:rPr>
                          <w:rFonts w:hint="default" w:ascii="Cambria Math" w:hAnsi="Cambria Math" w:cstheme="minorBidi"/>
                          <w:kern w:val="2"/>
                          <w:sz w:val="11"/>
                          <w:szCs w:val="15"/>
                          <w:lang w:val="en-US" w:eastAsia="zh-CN" w:bidi="ar-SA"/>
                        </w:rPr>
                      </w:ins>
                    </m:ctrlPr>
                  </m:sub>
                </m:sSub>
                <w:ins w:id="1549" w:author="野草" w:date="2024-11-08T11:39:44Z">
                  <m:r>
                    <m:rPr>
                      <m:sty m:val="p"/>
                    </m:rPr>
                    <w:rPr>
                      <w:rFonts w:hint="default" w:ascii="Cambria Math" w:hAnsi="Cambria Math" w:cstheme="minorBidi"/>
                      <w:kern w:val="2"/>
                      <w:sz w:val="11"/>
                      <w:szCs w:val="15"/>
                      <w:lang w:val="en-US" w:eastAsia="zh-CN" w:bidi="ar-SA"/>
                    </w:rPr>
                    <m:t xml:space="preserve"> − 14.5) </m:t>
                  </m:r>
                </w:ins>
              </m:oMath>
            </m:oMathPara>
          </w:p>
          <w:p w14:paraId="1457A583">
            <w:pPr>
              <w:keepNext w:val="0"/>
              <w:keepLines w:val="0"/>
              <w:widowControl/>
              <w:numPr>
                <w:ilvl w:val="0"/>
                <w:numId w:val="49"/>
                <w:ins w:id="1551" w:author="野草" w:date="2024-11-08T11:40:43Z"/>
              </w:numPr>
              <w:suppressLineNumbers w:val="0"/>
              <w:ind w:left="420" w:hanging="420"/>
              <w:rPr>
                <w:ins w:id="1552" w:author="野草" w:date="2024-11-08T11:39:38Z"/>
              </w:rPr>
              <w:pPrChange w:id="1550" w:author="野草" w:date="2024-11-08T11:39:58Z">
                <w:pPr>
                  <w:pStyle w:val="7"/>
                  <w:keepNext w:val="0"/>
                  <w:keepLines w:val="0"/>
                  <w:widowControl/>
                  <w:suppressLineNumbers w:val="0"/>
                </w:pPr>
              </w:pPrChange>
            </w:pPr>
            <w:ins w:id="1553" w:author="野草" w:date="2024-11-08T11:39:47Z">
              <w:r>
                <w:rPr>
                  <w:rFonts w:hint="eastAsia"/>
                  <w:lang w:val="en-US" w:eastAsia="zh-CN"/>
                </w:rPr>
                <w:t>In whic</w:t>
              </w:r>
            </w:ins>
            <w:ins w:id="1554" w:author="野草" w:date="2024-11-08T11:39:48Z">
              <w:r>
                <w:rPr>
                  <w:rFonts w:hint="eastAsia"/>
                  <w:lang w:val="en-US" w:eastAsia="zh-CN"/>
                </w:rPr>
                <w:t xml:space="preserve">h </w:t>
              </w:r>
            </w:ins>
            <w:ins w:id="1555" w:author="野草" w:date="2024-11-08T11:39:38Z">
              <w:r>
                <w:rPr/>
                <w:t xml:space="preserve">Ta is the air dry-bulb temperature (°C) and RH </w:t>
              </w:r>
            </w:ins>
            <w:ins w:id="1556" w:author="野草" w:date="2024-11-08T11:39:52Z">
              <w:r>
                <w:rPr>
                  <w:rFonts w:hint="eastAsia"/>
                  <w:lang w:val="en-US" w:eastAsia="zh-CN"/>
                </w:rPr>
                <w:t>repre</w:t>
              </w:r>
            </w:ins>
            <w:ins w:id="1557" w:author="野草" w:date="2024-11-08T11:39:53Z">
              <w:r>
                <w:rPr>
                  <w:rFonts w:hint="eastAsia"/>
                  <w:lang w:val="en-US" w:eastAsia="zh-CN"/>
                </w:rPr>
                <w:t>sent</w:t>
              </w:r>
            </w:ins>
            <w:ins w:id="1558" w:author="野草" w:date="2024-11-08T11:39:54Z">
              <w:r>
                <w:rPr>
                  <w:rFonts w:hint="eastAsia"/>
                  <w:lang w:val="en-US" w:eastAsia="zh-CN"/>
                </w:rPr>
                <w:t>s</w:t>
              </w:r>
            </w:ins>
            <w:ins w:id="1559" w:author="野草" w:date="2024-11-08T11:39:38Z">
              <w:r>
                <w:rPr/>
                <w:t xml:space="preserve"> the relative humidity (%).</w:t>
              </w:r>
            </w:ins>
          </w:p>
          <w:p w14:paraId="44DBDD0B">
            <w:pPr>
              <w:rPr>
                <w:ins w:id="1561" w:author="野草" w:date="2024-11-08T11:20:31Z"/>
                <w:rFonts w:hint="eastAsia"/>
                <w:lang w:val="en-US" w:eastAsia="zh-CN"/>
              </w:rPr>
              <w:pPrChange w:id="1560" w:author="野草" w:date="2024-11-08T11:38:23Z">
                <w:pPr>
                  <w:pStyle w:val="4"/>
                </w:pPr>
              </w:pPrChange>
            </w:pPr>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1562" w:author="野草" w:date="2024-11-08T11:40:36Z">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tcPr>
            </w:tcPrChange>
          </w:tcPr>
          <w:p w14:paraId="6463F2DD">
            <w:pPr>
              <w:numPr>
                <w:ilvl w:val="-1"/>
                <w:numId w:val="0"/>
              </w:numPr>
              <w:ind w:left="0" w:leftChars="0" w:firstLine="0" w:firstLineChars="0"/>
              <w:rPr>
                <w:ins w:id="1563" w:author="野草" w:date="2024-11-08T11:41:02Z"/>
                <w:rFonts w:hint="eastAsia"/>
                <w:lang w:val="en-US" w:eastAsia="zh-CN"/>
              </w:rPr>
            </w:pPr>
            <w:ins w:id="1564" w:author="野草" w:date="2024-11-08T11:40:58Z">
              <w:r>
                <w:rPr>
                  <w:rFonts w:hint="eastAsia"/>
                  <w:lang w:val="en-US" w:eastAsia="zh-CN"/>
                </w:rPr>
                <w:t>【up2024 1108 11:40】</w:t>
              </w:r>
            </w:ins>
          </w:p>
          <w:p w14:paraId="191552A7">
            <w:pPr>
              <w:numPr>
                <w:ilvl w:val="-1"/>
                <w:numId w:val="0"/>
              </w:numPr>
              <w:ind w:left="0" w:leftChars="0" w:firstLine="0" w:firstLineChars="0"/>
              <w:rPr>
                <w:ins w:id="1565" w:author="野草" w:date="2024-11-08T11:40:58Z"/>
                <w:rFonts w:hint="eastAsia"/>
                <w:lang w:val="en-US" w:eastAsia="zh-CN"/>
              </w:rPr>
            </w:pPr>
          </w:p>
          <w:p w14:paraId="59A8C091">
            <w:pPr>
              <w:pStyle w:val="13"/>
              <w:numPr>
                <w:ilvl w:val="0"/>
                <w:numId w:val="49"/>
                <w:ins w:id="1567" w:author="野草" w:date="2024-11-08T11:40:24Z"/>
              </w:numPr>
              <w:bidi w:val="0"/>
              <w:ind w:left="420" w:hanging="420"/>
              <w:rPr>
                <w:ins w:id="1568" w:author="野草" w:date="2024-11-08T11:20:49Z"/>
                <w:rFonts w:hint="default"/>
              </w:rPr>
              <w:pPrChange w:id="1566" w:author="野草" w:date="2024-11-08T11:40:24Z">
                <w:pPr>
                  <w:bidi w:val="0"/>
                </w:pPr>
              </w:pPrChange>
            </w:pPr>
            <w:ins w:id="1569" w:author="野草" w:date="2024-11-08T11:40:11Z">
              <w:r>
                <w:rPr/>
                <w:t>为了评估空气温度和湿度对人体热舒适度的综合影响，本研究采用了不适指数（Discomfort Index，DI）。该指数最早由 Thom 提出，后经 Giles 修订，目前已广泛应用于城市热舒适度的相关评估（Giles et al., 1990）。其计算公式如下：</w:t>
              </w:r>
            </w:ins>
          </w:p>
          <w:p w14:paraId="761607A2">
            <w:pPr>
              <w:pStyle w:val="13"/>
              <w:numPr>
                <w:ilvl w:val="0"/>
                <w:numId w:val="0"/>
              </w:numPr>
              <w:bidi w:val="0"/>
              <w:rPr>
                <w:ins w:id="1571" w:author="野草" w:date="2024-11-08T11:20:49Z"/>
                <w:rFonts w:hint="default"/>
              </w:rPr>
              <w:pPrChange w:id="1570" w:author="野草" w:date="2024-11-08T11:39:00Z">
                <w:pPr>
                  <w:bidi w:val="0"/>
                </w:pPr>
              </w:pPrChange>
            </w:pPr>
            <m:oMathPara>
              <m:oMath>
                <w:ins w:id="1572" w:author="野草" w:date="2024-11-08T11:20:49Z">
                  <m:r>
                    <m:rPr>
                      <m:sty m:val="p"/>
                    </m:rPr>
                    <w:rPr>
                      <w:rFonts w:hint="default" w:ascii="Cambria Math" w:hAnsi="Cambria Math" w:cstheme="minorBidi"/>
                      <w:kern w:val="2"/>
                      <w:sz w:val="11"/>
                      <w:szCs w:val="15"/>
                      <w:lang w:val="en-US" w:eastAsia="zh-CN" w:bidi="ar-SA"/>
                      <w:rPrChange w:id="1573" w:author="野草" w:date="2024-11-08T11:38:58Z">
                        <w:rPr>
                          <w:rFonts w:hint="default" w:ascii="Cambria Math" w:hAnsi="Cambria Math" w:cstheme="minorBidi"/>
                          <w:kern w:val="2"/>
                          <w:sz w:val="21"/>
                          <w:szCs w:val="24"/>
                          <w:lang w:val="en-US" w:eastAsia="zh-CN" w:bidi="ar-SA"/>
                        </w:rPr>
                      </w:rPrChange>
                    </w:rPr>
                    <m:t xml:space="preserve">DI = </m:t>
                  </m:r>
                </w:ins>
                <m:sSub>
                  <m:sSubPr>
                    <m:ctrlPr>
                      <w:ins w:id="1574" w:author="野草" w:date="2024-11-08T11:20:49Z">
                        <w:rPr>
                          <w:rFonts w:hint="default" w:ascii="Cambria Math" w:hAnsi="Cambria Math" w:cstheme="minorBidi"/>
                          <w:kern w:val="2"/>
                          <w:sz w:val="11"/>
                          <w:szCs w:val="15"/>
                          <w:lang w:val="en-US" w:eastAsia="zh-CN" w:bidi="ar-SA"/>
                          <w:rPrChange w:id="1575" w:author="野草" w:date="2024-11-08T11:38:58Z">
                            <w:rPr>
                              <w:rFonts w:hint="default" w:ascii="Cambria Math" w:hAnsi="Cambria Math" w:cstheme="minorBidi"/>
                              <w:kern w:val="2"/>
                              <w:sz w:val="21"/>
                              <w:szCs w:val="24"/>
                              <w:lang w:val="en-US" w:eastAsia="zh-CN" w:bidi="ar-SA"/>
                            </w:rPr>
                          </w:rPrChange>
                        </w:rPr>
                      </w:ins>
                    </m:ctrlPr>
                  </m:sSubPr>
                  <m:e>
                    <w:ins w:id="1576" w:author="野草" w:date="2024-11-08T11:20:49Z">
                      <m:r>
                        <m:rPr>
                          <m:sty m:val="p"/>
                        </m:rPr>
                        <w:rPr>
                          <w:rFonts w:hint="default" w:ascii="Cambria Math" w:hAnsi="Cambria Math" w:cstheme="minorBidi"/>
                          <w:kern w:val="2"/>
                          <w:sz w:val="11"/>
                          <w:szCs w:val="15"/>
                          <w:lang w:val="en-US" w:eastAsia="zh-CN" w:bidi="ar-SA"/>
                          <w:rPrChange w:id="1577" w:author="野草" w:date="2024-11-08T11:38:58Z">
                            <w:rPr>
                              <w:rFonts w:hint="default" w:ascii="Cambria Math" w:hAnsi="Cambria Math" w:cstheme="minorBidi"/>
                              <w:kern w:val="2"/>
                              <w:sz w:val="21"/>
                              <w:szCs w:val="24"/>
                              <w:lang w:val="en-US" w:eastAsia="zh-CN" w:bidi="ar-SA"/>
                            </w:rPr>
                          </w:rPrChange>
                        </w:rPr>
                        <m:t>T</m:t>
                      </m:r>
                    </w:ins>
                    <m:ctrlPr>
                      <w:ins w:id="1578" w:author="野草" w:date="2024-11-08T11:20:49Z">
                        <w:rPr>
                          <w:rFonts w:hint="default" w:ascii="Cambria Math" w:hAnsi="Cambria Math" w:cstheme="minorBidi"/>
                          <w:kern w:val="2"/>
                          <w:sz w:val="11"/>
                          <w:szCs w:val="15"/>
                          <w:lang w:val="en-US" w:eastAsia="zh-CN" w:bidi="ar-SA"/>
                          <w:rPrChange w:id="1579" w:author="野草" w:date="2024-11-08T11:38:58Z">
                            <w:rPr>
                              <w:rFonts w:hint="default" w:ascii="Cambria Math" w:hAnsi="Cambria Math" w:cstheme="minorBidi"/>
                              <w:kern w:val="2"/>
                              <w:sz w:val="21"/>
                              <w:szCs w:val="24"/>
                              <w:lang w:val="en-US" w:eastAsia="zh-CN" w:bidi="ar-SA"/>
                            </w:rPr>
                          </w:rPrChange>
                        </w:rPr>
                      </w:ins>
                    </m:ctrlPr>
                  </m:e>
                  <m:sub>
                    <w:ins w:id="1580" w:author="野草" w:date="2024-11-08T11:20:49Z">
                      <m:r>
                        <m:rPr>
                          <m:sty m:val="p"/>
                        </m:rPr>
                        <w:rPr>
                          <w:rFonts w:hint="default" w:ascii="Cambria Math" w:hAnsi="Cambria Math" w:cstheme="minorBidi"/>
                          <w:kern w:val="2"/>
                          <w:sz w:val="11"/>
                          <w:szCs w:val="15"/>
                          <w:lang w:val="en-US" w:eastAsia="zh-CN" w:bidi="ar-SA"/>
                          <w:rPrChange w:id="1581" w:author="野草" w:date="2024-11-08T11:38:58Z">
                            <w:rPr>
                              <w:rFonts w:hint="default" w:ascii="Cambria Math" w:hAnsi="Cambria Math" w:cstheme="minorBidi"/>
                              <w:kern w:val="2"/>
                              <w:sz w:val="21"/>
                              <w:szCs w:val="24"/>
                              <w:lang w:val="en-US" w:eastAsia="zh-CN" w:bidi="ar-SA"/>
                            </w:rPr>
                          </w:rPrChange>
                        </w:rPr>
                        <m:t>a</m:t>
                      </m:r>
                    </w:ins>
                    <m:ctrlPr>
                      <w:ins w:id="1582" w:author="野草" w:date="2024-11-08T11:20:49Z">
                        <w:rPr>
                          <w:rFonts w:hint="default" w:ascii="Cambria Math" w:hAnsi="Cambria Math" w:cstheme="minorBidi"/>
                          <w:kern w:val="2"/>
                          <w:sz w:val="11"/>
                          <w:szCs w:val="15"/>
                          <w:lang w:val="en-US" w:eastAsia="zh-CN" w:bidi="ar-SA"/>
                          <w:rPrChange w:id="1583" w:author="野草" w:date="2024-11-08T11:38:58Z">
                            <w:rPr>
                              <w:rFonts w:hint="default" w:ascii="Cambria Math" w:hAnsi="Cambria Math" w:cstheme="minorBidi"/>
                              <w:kern w:val="2"/>
                              <w:sz w:val="21"/>
                              <w:szCs w:val="24"/>
                              <w:lang w:val="en-US" w:eastAsia="zh-CN" w:bidi="ar-SA"/>
                            </w:rPr>
                          </w:rPrChange>
                        </w:rPr>
                      </w:ins>
                    </m:ctrlPr>
                  </m:sub>
                </m:sSub>
                <w:ins w:id="1584" w:author="野草" w:date="2024-11-08T11:20:49Z">
                  <m:r>
                    <m:rPr>
                      <m:sty m:val="p"/>
                    </m:rPr>
                    <w:rPr>
                      <w:rFonts w:hint="default" w:ascii="Cambria Math" w:hAnsi="Cambria Math" w:cstheme="minorBidi"/>
                      <w:kern w:val="2"/>
                      <w:sz w:val="11"/>
                      <w:szCs w:val="15"/>
                      <w:lang w:val="en-US" w:eastAsia="zh-CN" w:bidi="ar-SA"/>
                      <w:rPrChange w:id="1585" w:author="野草" w:date="2024-11-08T11:38:58Z">
                        <w:rPr>
                          <w:rFonts w:hint="default" w:ascii="Cambria Math" w:hAnsi="Cambria Math" w:cstheme="minorBidi"/>
                          <w:kern w:val="2"/>
                          <w:sz w:val="21"/>
                          <w:szCs w:val="24"/>
                          <w:lang w:val="en-US" w:eastAsia="zh-CN" w:bidi="ar-SA"/>
                        </w:rPr>
                      </w:rPrChange>
                    </w:rPr>
                    <m:t xml:space="preserve"> − (0.55 − 0.0055 </m:t>
                  </m:r>
                </w:ins>
                <w:ins w:id="1586" w:author="野草" w:date="2024-11-08T11:20:49Z">
                  <m:r>
                    <m:rPr>
                      <m:sty m:val="p"/>
                    </m:rPr>
                    <w:rPr>
                      <w:rFonts w:ascii="Cambria Math" w:hAnsi="Cambria Math" w:cstheme="minorBidi"/>
                      <w:kern w:val="2"/>
                      <w:sz w:val="11"/>
                      <w:szCs w:val="15"/>
                      <w:lang w:val="en-US" w:bidi="ar-SA"/>
                      <w:rPrChange w:id="1587" w:author="野草" w:date="2024-11-08T11:38:58Z">
                        <w:rPr>
                          <w:rFonts w:ascii="Cambria Math" w:hAnsi="Cambria Math" w:cstheme="minorBidi"/>
                          <w:kern w:val="2"/>
                          <w:sz w:val="21"/>
                          <w:szCs w:val="24"/>
                          <w:lang w:val="en-US" w:bidi="ar-SA"/>
                        </w:rPr>
                      </w:rPrChange>
                    </w:rPr>
                    <m:t>×</m:t>
                  </m:r>
                </w:ins>
                <w:ins w:id="1588" w:author="野草" w:date="2024-11-08T11:20:49Z">
                  <m:r>
                    <m:rPr>
                      <m:sty m:val="p"/>
                    </m:rPr>
                    <w:rPr>
                      <w:rFonts w:hint="default" w:ascii="Cambria Math" w:hAnsi="Cambria Math" w:cstheme="minorBidi"/>
                      <w:kern w:val="2"/>
                      <w:sz w:val="11"/>
                      <w:szCs w:val="15"/>
                      <w:lang w:val="en-US" w:eastAsia="zh-CN" w:bidi="ar-SA"/>
                      <w:rPrChange w:id="1589" w:author="野草" w:date="2024-11-08T11:38:58Z">
                        <w:rPr>
                          <w:rFonts w:hint="default" w:ascii="Cambria Math" w:hAnsi="Cambria Math" w:cstheme="minorBidi"/>
                          <w:kern w:val="2"/>
                          <w:sz w:val="21"/>
                          <w:szCs w:val="24"/>
                          <w:lang w:val="en-US" w:eastAsia="zh-CN" w:bidi="ar-SA"/>
                        </w:rPr>
                      </w:rPrChange>
                    </w:rPr>
                    <m:t xml:space="preserve">RH) </m:t>
                  </m:r>
                </w:ins>
                <w:ins w:id="1590" w:author="野草" w:date="2024-11-08T11:20:49Z">
                  <m:r>
                    <m:rPr>
                      <m:sty m:val="p"/>
                    </m:rPr>
                    <w:rPr>
                      <w:rFonts w:hint="default" w:ascii="Cambria Math" w:hAnsi="Cambria Math" w:cstheme="minorBidi"/>
                      <w:kern w:val="2"/>
                      <w:sz w:val="11"/>
                      <w:szCs w:val="15"/>
                      <w:lang w:val="en-US" w:eastAsia="zh-CN" w:bidi="ar-SA"/>
                      <w:rPrChange w:id="1591" w:author="野草" w:date="2024-11-08T11:38:58Z">
                        <w:rPr>
                          <w:rFonts w:hint="default" w:ascii="Cambria Math" w:hAnsi="Cambria Math" w:cs="Cambria Math"/>
                          <w:kern w:val="2"/>
                          <w:sz w:val="21"/>
                          <w:szCs w:val="24"/>
                          <w:lang w:val="en-US" w:eastAsia="zh-CN" w:bidi="ar-SA"/>
                        </w:rPr>
                      </w:rPrChange>
                    </w:rPr>
                    <m:t>× (</m:t>
                  </m:r>
                </w:ins>
                <m:sSub>
                  <m:sSubPr>
                    <m:ctrlPr>
                      <w:ins w:id="1592" w:author="野草" w:date="2024-11-08T11:20:49Z">
                        <w:rPr>
                          <w:rFonts w:hint="default" w:ascii="Cambria Math" w:hAnsi="Cambria Math" w:cstheme="minorBidi"/>
                          <w:kern w:val="2"/>
                          <w:sz w:val="11"/>
                          <w:szCs w:val="15"/>
                          <w:lang w:val="en-US" w:eastAsia="zh-CN" w:bidi="ar-SA"/>
                          <w:rPrChange w:id="1593" w:author="野草" w:date="2024-11-08T11:38:58Z">
                            <w:rPr>
                              <w:rFonts w:hint="default" w:ascii="Cambria Math" w:hAnsi="Cambria Math" w:cs="Cambria Math"/>
                              <w:kern w:val="2"/>
                              <w:sz w:val="21"/>
                              <w:szCs w:val="24"/>
                              <w:lang w:val="en-US" w:eastAsia="zh-CN" w:bidi="ar-SA"/>
                            </w:rPr>
                          </w:rPrChange>
                        </w:rPr>
                      </w:ins>
                    </m:ctrlPr>
                  </m:sSubPr>
                  <m:e>
                    <w:ins w:id="1594" w:author="野草" w:date="2024-11-08T11:20:49Z">
                      <m:r>
                        <m:rPr>
                          <m:sty m:val="p"/>
                        </m:rPr>
                        <w:rPr>
                          <w:rFonts w:hint="default" w:ascii="Cambria Math" w:hAnsi="Cambria Math" w:cstheme="minorBidi"/>
                          <w:kern w:val="2"/>
                          <w:sz w:val="11"/>
                          <w:szCs w:val="15"/>
                          <w:lang w:val="en-US" w:eastAsia="zh-CN" w:bidi="ar-SA"/>
                          <w:rPrChange w:id="1595" w:author="野草" w:date="2024-11-08T11:38:58Z">
                            <w:rPr>
                              <w:rFonts w:hint="default" w:ascii="Cambria Math" w:hAnsi="Cambria Math" w:cs="Cambria Math"/>
                              <w:kern w:val="2"/>
                              <w:sz w:val="21"/>
                              <w:szCs w:val="24"/>
                              <w:lang w:val="en-US" w:eastAsia="zh-CN" w:bidi="ar-SA"/>
                            </w:rPr>
                          </w:rPrChange>
                        </w:rPr>
                        <m:t>T</m:t>
                      </m:r>
                    </w:ins>
                    <m:ctrlPr>
                      <w:ins w:id="1596" w:author="野草" w:date="2024-11-08T11:20:49Z">
                        <w:rPr>
                          <w:rFonts w:hint="default" w:ascii="Cambria Math" w:hAnsi="Cambria Math" w:cstheme="minorBidi"/>
                          <w:kern w:val="2"/>
                          <w:sz w:val="11"/>
                          <w:szCs w:val="15"/>
                          <w:lang w:val="en-US" w:eastAsia="zh-CN" w:bidi="ar-SA"/>
                          <w:rPrChange w:id="1597" w:author="野草" w:date="2024-11-08T11:38:58Z">
                            <w:rPr>
                              <w:rFonts w:hint="default" w:ascii="Cambria Math" w:hAnsi="Cambria Math" w:cs="Cambria Math"/>
                              <w:kern w:val="2"/>
                              <w:sz w:val="21"/>
                              <w:szCs w:val="24"/>
                              <w:lang w:val="en-US" w:eastAsia="zh-CN" w:bidi="ar-SA"/>
                            </w:rPr>
                          </w:rPrChange>
                        </w:rPr>
                      </w:ins>
                    </m:ctrlPr>
                  </m:e>
                  <m:sub>
                    <w:ins w:id="1598" w:author="野草" w:date="2024-11-08T11:20:49Z">
                      <m:r>
                        <m:rPr>
                          <m:sty m:val="p"/>
                        </m:rPr>
                        <w:rPr>
                          <w:rFonts w:hint="default" w:ascii="Cambria Math" w:hAnsi="Cambria Math" w:cstheme="minorBidi"/>
                          <w:kern w:val="2"/>
                          <w:sz w:val="11"/>
                          <w:szCs w:val="15"/>
                          <w:lang w:val="en-US" w:eastAsia="zh-CN" w:bidi="ar-SA"/>
                          <w:rPrChange w:id="1599" w:author="野草" w:date="2024-11-08T11:38:58Z">
                            <w:rPr>
                              <w:rFonts w:hint="default" w:ascii="Cambria Math" w:hAnsi="Cambria Math" w:cs="Cambria Math"/>
                              <w:kern w:val="2"/>
                              <w:sz w:val="21"/>
                              <w:szCs w:val="24"/>
                              <w:lang w:val="en-US" w:eastAsia="zh-CN" w:bidi="ar-SA"/>
                            </w:rPr>
                          </w:rPrChange>
                        </w:rPr>
                        <m:t>a</m:t>
                      </m:r>
                    </w:ins>
                    <m:ctrlPr>
                      <w:ins w:id="1600" w:author="野草" w:date="2024-11-08T11:20:49Z">
                        <w:rPr>
                          <w:rFonts w:hint="default" w:ascii="Cambria Math" w:hAnsi="Cambria Math" w:cstheme="minorBidi"/>
                          <w:kern w:val="2"/>
                          <w:sz w:val="11"/>
                          <w:szCs w:val="15"/>
                          <w:lang w:val="en-US" w:eastAsia="zh-CN" w:bidi="ar-SA"/>
                          <w:rPrChange w:id="1601" w:author="野草" w:date="2024-11-08T11:38:58Z">
                            <w:rPr>
                              <w:rFonts w:hint="default" w:ascii="Cambria Math" w:hAnsi="Cambria Math" w:cs="Cambria Math"/>
                              <w:kern w:val="2"/>
                              <w:sz w:val="21"/>
                              <w:szCs w:val="24"/>
                              <w:lang w:val="en-US" w:eastAsia="zh-CN" w:bidi="ar-SA"/>
                            </w:rPr>
                          </w:rPrChange>
                        </w:rPr>
                      </w:ins>
                    </m:ctrlPr>
                  </m:sub>
                </m:sSub>
                <w:ins w:id="1602" w:author="野草" w:date="2024-11-08T11:20:49Z">
                  <m:r>
                    <m:rPr>
                      <m:sty m:val="p"/>
                    </m:rPr>
                    <w:rPr>
                      <w:rFonts w:hint="default" w:ascii="Cambria Math" w:hAnsi="Cambria Math" w:cstheme="minorBidi"/>
                      <w:kern w:val="2"/>
                      <w:sz w:val="11"/>
                      <w:szCs w:val="15"/>
                      <w:lang w:val="en-US" w:eastAsia="zh-CN" w:bidi="ar-SA"/>
                      <w:rPrChange w:id="1603" w:author="野草" w:date="2024-11-08T11:38:58Z">
                        <w:rPr>
                          <w:rFonts w:hint="default" w:ascii="Cambria Math" w:hAnsi="Cambria Math" w:cs="Cambria Math"/>
                          <w:kern w:val="2"/>
                          <w:sz w:val="21"/>
                          <w:szCs w:val="24"/>
                          <w:lang w:val="en-US" w:eastAsia="zh-CN" w:bidi="ar-SA"/>
                        </w:rPr>
                      </w:rPrChange>
                    </w:rPr>
                    <m:t xml:space="preserve"> − 14.5)</m:t>
                  </m:r>
                </w:ins>
                <w:ins w:id="1604" w:author="野草" w:date="2024-11-08T11:20:49Z">
                  <m:r>
                    <m:rPr>
                      <m:sty m:val="p"/>
                    </m:rPr>
                    <w:rPr>
                      <w:rFonts w:hint="default" w:ascii="Cambria Math" w:hAnsi="Cambria Math" w:cstheme="minorBidi"/>
                      <w:kern w:val="2"/>
                      <w:sz w:val="11"/>
                      <w:szCs w:val="15"/>
                      <w:lang w:val="en-US" w:eastAsia="zh-CN" w:bidi="ar-SA"/>
                      <w:rPrChange w:id="1605" w:author="野草" w:date="2024-11-08T11:38:58Z">
                        <w:rPr>
                          <w:rFonts w:hint="default" w:ascii="Cambria Math" w:hAnsi="Cambria Math" w:cstheme="minorBidi"/>
                          <w:kern w:val="2"/>
                          <w:sz w:val="21"/>
                          <w:szCs w:val="24"/>
                          <w:lang w:val="en-US" w:eastAsia="zh-CN" w:bidi="ar-SA"/>
                        </w:rPr>
                      </w:rPrChange>
                    </w:rPr>
                    <m:t xml:space="preserve"> </m:t>
                  </m:r>
                </w:ins>
              </m:oMath>
            </m:oMathPara>
          </w:p>
          <w:p w14:paraId="7D62E8F7">
            <w:pPr>
              <w:pStyle w:val="13"/>
              <w:numPr>
                <w:ilvl w:val="0"/>
                <w:numId w:val="50"/>
                <w:ins w:id="1607" w:author="野草" w:date="2024-11-08T11:40:40Z"/>
              </w:numPr>
              <w:bidi w:val="0"/>
              <w:ind w:left="420" w:hanging="420"/>
              <w:rPr>
                <w:ins w:id="1608" w:author="野草" w:date="2024-11-08T11:20:49Z"/>
                <w:rFonts w:hint="default"/>
              </w:rPr>
              <w:pPrChange w:id="1606" w:author="野草" w:date="2024-11-08T11:38:52Z">
                <w:pPr>
                  <w:bidi w:val="0"/>
                </w:pPr>
              </w:pPrChange>
            </w:pPr>
            <w:ins w:id="1609" w:author="野草" w:date="2024-11-08T11:20:49Z">
              <w:r>
                <w:rPr>
                  <w:rFonts w:hint="default"/>
                </w:rPr>
                <w:t>其中，</w:t>
              </w:r>
            </w:ins>
            <w:ins w:id="1610" w:author="野草" w:date="2024-11-08T11:20:49Z">
              <w:r>
                <w:rPr>
                  <w:rFonts w:hint="eastAsia"/>
                  <w:lang w:val="en-US" w:eastAsia="zh-CN"/>
                </w:rPr>
                <w:t>T</w:t>
              </w:r>
            </w:ins>
            <w:ins w:id="1611" w:author="野草" w:date="2024-11-08T11:20:49Z">
              <w:r>
                <w:rPr>
                  <w:rFonts w:hint="default"/>
                </w:rPr>
                <w:t>a为环境干球温度（℃），</w:t>
              </w:r>
            </w:ins>
            <w:ins w:id="1612" w:author="野草" w:date="2024-11-08T11:20:49Z">
              <w:r>
                <w:rPr>
                  <w:rFonts w:hint="eastAsia"/>
                  <w:lang w:val="en-US" w:eastAsia="zh-CN"/>
                </w:rPr>
                <w:t>RH</w:t>
              </w:r>
            </w:ins>
            <w:ins w:id="1613" w:author="野草" w:date="2024-11-08T11:20:49Z">
              <w:r>
                <w:rPr>
                  <w:rFonts w:hint="default"/>
                </w:rPr>
                <w:t>为相对湿度（%）。</w:t>
              </w:r>
            </w:ins>
          </w:p>
          <w:p w14:paraId="1C5D36C7">
            <w:pPr>
              <w:numPr>
                <w:ilvl w:val="0"/>
                <w:numId w:val="0"/>
              </w:numPr>
              <w:ind w:leftChars="0"/>
              <w:rPr>
                <w:ins w:id="1614" w:author="野草" w:date="2024-11-08T11:20:31Z"/>
                <w:b w:val="0"/>
                <w:color w:val="000000"/>
              </w:rPr>
            </w:pPr>
          </w:p>
        </w:tc>
      </w:tr>
      <w:tr w14:paraId="4737A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1615" w:author="野草" w:date="2024-11-08T11:01:4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1616" w:author="野草" w:date="2024-11-08T11:01:40Z">
              <w:tcPr>
                <w:tcW w:w="5082" w:type="dxa"/>
                <w:tcBorders>
                  <w:top w:val="single" w:color="auto" w:sz="4" w:space="0"/>
                  <w:left w:val="single" w:color="auto" w:sz="4" w:space="0"/>
                  <w:bottom w:val="single" w:color="auto" w:sz="4" w:space="0"/>
                  <w:right w:val="single" w:color="F2BA02" w:sz="4" w:space="0"/>
                </w:tcBorders>
                <w:shd w:val="clear" w:color="auto" w:fill="auto"/>
              </w:tcPr>
            </w:tcPrChange>
          </w:tcPr>
          <w:p w14:paraId="78D98CF8">
            <w:pPr>
              <w:pStyle w:val="4"/>
              <w:bidi w:val="0"/>
              <w:rPr>
                <w:rFonts w:hint="default"/>
                <w:lang w:val="en-US" w:eastAsia="zh-CN"/>
              </w:rPr>
            </w:pPr>
            <w:r>
              <w:rPr>
                <w:rFonts w:hint="eastAsia"/>
                <w:lang w:val="en-US" w:eastAsia="zh-CN"/>
              </w:rPr>
              <w:t>2.</w:t>
            </w:r>
            <w:del w:id="1617" w:author="野草" w:date="2024-11-08T11:19:34Z">
              <w:r>
                <w:rPr>
                  <w:rFonts w:hint="default"/>
                  <w:lang w:val="en-US" w:eastAsia="zh-CN"/>
                </w:rPr>
                <w:delText>5</w:delText>
              </w:r>
            </w:del>
            <w:ins w:id="1618" w:author="野草" w:date="2024-11-08T11:19:34Z">
              <w:r>
                <w:rPr>
                  <w:rFonts w:hint="eastAsia"/>
                  <w:lang w:val="en-US" w:eastAsia="zh-CN"/>
                </w:rPr>
                <w:t>6</w:t>
              </w:r>
            </w:ins>
            <w:r>
              <w:rPr>
                <w:rFonts w:hint="eastAsia"/>
                <w:lang w:val="en-US" w:eastAsia="zh-CN"/>
              </w:rPr>
              <w:t>. Driving factors</w:t>
            </w:r>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1619" w:author="野草" w:date="2024-11-08T11:01:40Z">
              <w:tcPr>
                <w:tcW w:w="3440" w:type="dxa"/>
                <w:tcBorders>
                  <w:top w:val="single" w:color="auto" w:sz="4" w:space="0"/>
                  <w:left w:val="single" w:color="F2BA02" w:sz="4" w:space="0"/>
                  <w:bottom w:val="single" w:color="auto" w:sz="4" w:space="0"/>
                  <w:right w:val="single" w:color="auto" w:sz="4" w:space="0"/>
                </w:tcBorders>
                <w:shd w:val="clear" w:color="auto" w:fill="FFFFFF" w:themeFill="background1"/>
              </w:tcPr>
            </w:tcPrChange>
          </w:tcPr>
          <w:p w14:paraId="68385E0A">
            <w:pPr>
              <w:numPr>
                <w:ilvl w:val="0"/>
                <w:numId w:val="0"/>
              </w:numPr>
              <w:ind w:leftChars="0"/>
              <w:rPr>
                <w:b w:val="0"/>
                <w:color w:val="000000"/>
              </w:rPr>
            </w:pPr>
          </w:p>
        </w:tc>
      </w:tr>
      <w:tr w14:paraId="490B4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1620" w:author="野草" w:date="2024-11-08T11:41:4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rPr>
          <w:trHeight w:val="407" w:hRule="atLeast"/>
        </w:trPr>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1621" w:author="野草" w:date="2024-11-08T11:41:40Z">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
            </w:tcPrChange>
          </w:tcPr>
          <w:p w14:paraId="32327E80">
            <w:pPr>
              <w:keepNext w:val="0"/>
              <w:keepLines w:val="0"/>
              <w:widowControl/>
              <w:numPr>
                <w:ilvl w:val="-1"/>
                <w:numId w:val="0"/>
              </w:numPr>
              <w:suppressLineNumbers w:val="0"/>
              <w:ind w:left="0" w:firstLine="0"/>
              <w:rPr>
                <w:ins w:id="1623" w:author="野草" w:date="2024-11-08T11:19:14Z"/>
              </w:rPr>
              <w:pPrChange w:id="1622" w:author="野草" w:date="2024-11-08T11:19:16Z">
                <w:pPr>
                  <w:pStyle w:val="7"/>
                  <w:keepNext w:val="0"/>
                  <w:keepLines w:val="0"/>
                  <w:widowControl/>
                  <w:suppressLineNumbers w:val="0"/>
                </w:pPr>
              </w:pPrChange>
            </w:pPr>
            <w:ins w:id="1624" w:author="野草" w:date="2024-11-08T11:19:15Z">
              <w:r>
                <w:rPr>
                  <w:rFonts w:hint="eastAsia"/>
                  <w:lang w:val="en-US" w:eastAsia="zh-CN"/>
                </w:rPr>
                <w:t>【up2024 1108 11:19】</w:t>
              </w:r>
            </w:ins>
          </w:p>
          <w:p w14:paraId="59882DB7">
            <w:pPr>
              <w:keepNext w:val="0"/>
              <w:keepLines w:val="0"/>
              <w:widowControl/>
              <w:numPr>
                <w:ilvl w:val="0"/>
                <w:numId w:val="51"/>
                <w:ins w:id="1626" w:author="野草" w:date="2024-11-08T11:18:54Z"/>
              </w:numPr>
              <w:suppressLineNumbers w:val="0"/>
              <w:ind w:left="420" w:hanging="420"/>
              <w:rPr>
                <w:ins w:id="1627" w:author="野草" w:date="2024-11-08T11:17:57Z"/>
              </w:rPr>
              <w:pPrChange w:id="1625" w:author="野草" w:date="2024-11-08T11:18:54Z">
                <w:pPr>
                  <w:pStyle w:val="7"/>
                  <w:keepNext w:val="0"/>
                  <w:keepLines w:val="0"/>
                  <w:widowControl/>
                  <w:suppressLineNumbers w:val="0"/>
                </w:pPr>
              </w:pPrChange>
            </w:pPr>
            <w:ins w:id="1628" w:author="野草" w:date="2024-11-08T11:17:57Z">
              <w:r>
                <w:rPr/>
                <w:t>Urban climate characteristics result from the combined influence of multiple factors. In this study, we selected environmental variables from dimensions such as land cover characteristics, urban morphology, and relative location to examine how urban green spaces affect the surrounding thermal environment.</w:t>
              </w:r>
            </w:ins>
          </w:p>
          <w:p w14:paraId="739CEA5C">
            <w:pPr>
              <w:keepNext w:val="0"/>
              <w:keepLines w:val="0"/>
              <w:widowControl/>
              <w:numPr>
                <w:ilvl w:val="0"/>
                <w:numId w:val="51"/>
                <w:ins w:id="1630" w:author="野草" w:date="2024-11-08T11:18:54Z"/>
              </w:numPr>
              <w:suppressLineNumbers w:val="0"/>
              <w:ind w:left="420" w:hanging="420"/>
              <w:rPr>
                <w:ins w:id="1631" w:author="野草" w:date="2024-11-08T11:17:57Z"/>
              </w:rPr>
              <w:pPrChange w:id="1629" w:author="野草" w:date="2024-11-08T11:18:54Z">
                <w:pPr>
                  <w:pStyle w:val="7"/>
                  <w:keepNext w:val="0"/>
                  <w:keepLines w:val="0"/>
                  <w:widowControl/>
                  <w:suppressLineNumbers w:val="0"/>
                </w:pPr>
              </w:pPrChange>
            </w:pPr>
            <w:ins w:id="1632" w:author="野草" w:date="2024-11-08T11:17:57Z">
              <w:r>
                <w:rPr/>
                <w:t>For land cover characteristics, we selected building area ratio and green space area ratio. For urban morphology, we included average building height, sky view factor (SVF), and street width.</w:t>
              </w:r>
            </w:ins>
          </w:p>
          <w:p w14:paraId="4599541D">
            <w:pPr>
              <w:keepNext w:val="0"/>
              <w:keepLines w:val="0"/>
              <w:widowControl/>
              <w:numPr>
                <w:ilvl w:val="0"/>
                <w:numId w:val="51"/>
                <w:ins w:id="1634" w:author="野草" w:date="2024-11-08T11:18:54Z"/>
              </w:numPr>
              <w:suppressLineNumbers w:val="0"/>
              <w:tabs>
                <w:tab w:val="left" w:pos="720"/>
              </w:tabs>
              <w:spacing w:before="0" w:beforeAutospacing="1" w:after="0" w:afterAutospacing="1"/>
              <w:ind w:left="420" w:hanging="420"/>
              <w:rPr>
                <w:ins w:id="1635" w:author="野草" w:date="2024-11-08T11:17:57Z"/>
              </w:rPr>
              <w:pPrChange w:id="1633" w:author="野草" w:date="2024-11-08T11:18:54Z">
                <w:pPr>
                  <w:keepNext w:val="0"/>
                  <w:keepLines w:val="0"/>
                  <w:widowControl/>
                  <w:numPr>
                    <w:ilvl w:val="0"/>
                    <w:numId w:val="52"/>
                  </w:numPr>
                  <w:suppressLineNumbers w:val="0"/>
                  <w:spacing w:before="0" w:beforeAutospacing="1" w:after="0" w:afterAutospacing="1"/>
                  <w:ind w:left="720" w:hanging="360"/>
                </w:pPr>
              </w:pPrChange>
            </w:pPr>
            <w:ins w:id="1636" w:author="野草" w:date="2024-11-08T11:17:57Z">
              <w:r>
                <w:rPr/>
                <w:t>Average building height refers to the mean height of buildings within the site, weighted by building area.</w:t>
              </w:r>
            </w:ins>
            <w:ins w:id="1637" w:author="野草" w:date="2024-11-08T11:18:47Z">
              <w:r>
                <w:rPr>
                  <w:rFonts w:hint="eastAsia"/>
                  <w:lang w:val="en-US" w:eastAsia="zh-CN"/>
                </w:rPr>
                <w:t xml:space="preserve"> </w:t>
              </w:r>
            </w:ins>
            <w:ins w:id="1638" w:author="野草" w:date="2024-11-08T11:17:57Z">
              <w:r>
                <w:rPr/>
                <w:t>The sky view factor represents the ratio of visible sky area to the total sky area at a given location, which may influence the extent of sunlight obstruction at that location.</w:t>
              </w:r>
            </w:ins>
            <w:ins w:id="1639" w:author="野草" w:date="2024-11-08T11:18:50Z">
              <w:r>
                <w:rPr>
                  <w:rFonts w:hint="eastAsia"/>
                  <w:lang w:val="en-US" w:eastAsia="zh-CN"/>
                </w:rPr>
                <w:t xml:space="preserve"> </w:t>
              </w:r>
            </w:ins>
            <w:ins w:id="1640" w:author="野草" w:date="2024-11-08T11:17:57Z">
              <w:r>
                <w:rPr/>
                <w:t>Street width is defined as the minimum distance between buildings on both sides of each street. For the six streets in this study, the width ranges from 29 to 54 meters and remains constant for each street.</w:t>
              </w:r>
            </w:ins>
          </w:p>
          <w:p w14:paraId="454AB463">
            <w:pPr>
              <w:keepNext w:val="0"/>
              <w:keepLines w:val="0"/>
              <w:widowControl/>
              <w:numPr>
                <w:ilvl w:val="0"/>
                <w:numId w:val="51"/>
                <w:ins w:id="1642" w:author="野草" w:date="2024-11-08T11:18:54Z"/>
              </w:numPr>
              <w:suppressLineNumbers w:val="0"/>
              <w:ind w:left="420" w:hanging="420"/>
              <w:rPr>
                <w:ins w:id="1643" w:author="野草" w:date="2024-11-08T11:17:57Z"/>
              </w:rPr>
              <w:pPrChange w:id="1641" w:author="野草" w:date="2024-11-08T11:18:54Z">
                <w:pPr>
                  <w:pStyle w:val="7"/>
                  <w:keepNext w:val="0"/>
                  <w:keepLines w:val="0"/>
                  <w:widowControl/>
                  <w:suppressLineNumbers w:val="0"/>
                </w:pPr>
              </w:pPrChange>
            </w:pPr>
            <w:ins w:id="1644" w:author="野草" w:date="2024-11-08T11:17:57Z">
              <w:r>
                <w:rPr/>
                <w:t>It is worth noting that since the study area primarily consists of residential zones, with buildings aligned along east-west roads, building orientations are generally consistent. Thus, this study does not consider building orientation as a variable.</w:t>
              </w:r>
            </w:ins>
          </w:p>
          <w:p w14:paraId="7CF3173A">
            <w:pPr>
              <w:numPr>
                <w:ilvl w:val="0"/>
                <w:numId w:val="51"/>
                <w:ins w:id="1646" w:author="野草" w:date="2024-11-08T11:41:27Z"/>
              </w:numPr>
              <w:bidi w:val="0"/>
              <w:ind w:left="420" w:leftChars="0" w:hanging="420" w:firstLineChars="0"/>
              <w:rPr>
                <w:ins w:id="1647" w:author="野草" w:date="2024-11-08T11:18:55Z"/>
              </w:rPr>
              <w:pPrChange w:id="1645" w:author="野草" w:date="2024-11-08T11:41:27Z">
                <w:pPr>
                  <w:numPr>
                    <w:ilvl w:val="0"/>
                    <w:numId w:val="46"/>
                  </w:numPr>
                  <w:bidi w:val="0"/>
                  <w:ind w:left="420" w:leftChars="0" w:hanging="420" w:firstLineChars="0"/>
                </w:pPr>
              </w:pPrChange>
            </w:pPr>
            <w:ins w:id="1648" w:author="野草" w:date="2024-11-08T11:17:57Z">
              <w:r>
                <w:rPr/>
                <w:t>Additionally, the distance between green space and measurement points was considered an important factor, as the thermal environment is more significantly impacted closer to the park.</w:t>
              </w:r>
            </w:ins>
          </w:p>
          <w:p w14:paraId="62C8FE0C">
            <w:pPr>
              <w:numPr>
                <w:ilvl w:val="0"/>
                <w:numId w:val="51"/>
                <w:ins w:id="1650" w:author="野草" w:date="2024-11-08T11:18:54Z"/>
              </w:numPr>
              <w:bidi w:val="0"/>
              <w:ind w:left="420" w:leftChars="0" w:hanging="420" w:firstLineChars="0"/>
              <w:rPr>
                <w:del w:id="1651" w:author="野草" w:date="2024-11-08T11:11:43Z"/>
              </w:rPr>
              <w:pPrChange w:id="1649" w:author="野草" w:date="2024-11-08T11:18:54Z">
                <w:pPr>
                  <w:numPr>
                    <w:ilvl w:val="0"/>
                    <w:numId w:val="46"/>
                  </w:numPr>
                  <w:bidi w:val="0"/>
                  <w:ind w:left="420" w:leftChars="0" w:hanging="420" w:firstLineChars="0"/>
                </w:pPr>
              </w:pPrChange>
            </w:pPr>
            <w:ins w:id="1652" w:author="野草" w:date="2024-11-08T11:41:21Z">
              <w:r>
                <w:rPr/>
                <w:t>To calculate these environmental variables and analyze their relationship with meteorological variables, we established a 100-meter radius buffer zone. The buffer size was determined by comparing the correlations between environmental factors and meteorological variables across different buffer sizes, selecting the size with the highest correlation.</w:t>
              </w:r>
            </w:ins>
            <w:del w:id="1653" w:author="野草" w:date="2024-11-08T11:11:44Z">
              <w:r>
                <w:rPr/>
                <w:delText>Urb</w:delText>
              </w:r>
            </w:del>
            <w:del w:id="1654" w:author="野草" w:date="2024-11-08T11:11:43Z">
              <w:r>
                <w:rPr/>
                <w:delText xml:space="preserve">an climate characteristics result from the combined effects of various factors. To calculate these environmental variables and analyze their relationships with meteorological variables, we established a 100-meter buffer zone. This buffer size was determined by comparing the relationship between environmental factors and meteorological variables at different buffer sizes, with the most correlated size selected. </w:delText>
              </w:r>
            </w:del>
          </w:p>
          <w:p w14:paraId="1D243A90">
            <w:pPr>
              <w:numPr>
                <w:ilvl w:val="0"/>
                <w:numId w:val="51"/>
                <w:ins w:id="1656" w:author="野草" w:date="2024-11-08T11:18:54Z"/>
              </w:numPr>
              <w:bidi w:val="0"/>
              <w:ind w:left="420" w:leftChars="0" w:hanging="420" w:firstLineChars="0"/>
              <w:rPr>
                <w:del w:id="1657" w:author="野草" w:date="2024-11-08T11:11:43Z"/>
              </w:rPr>
              <w:pPrChange w:id="1655" w:author="野草" w:date="2024-11-08T11:18:54Z">
                <w:pPr>
                  <w:numPr>
                    <w:ilvl w:val="0"/>
                    <w:numId w:val="46"/>
                  </w:numPr>
                  <w:bidi w:val="0"/>
                  <w:ind w:left="420" w:leftChars="0" w:hanging="420" w:firstLineChars="0"/>
                </w:pPr>
              </w:pPrChange>
            </w:pPr>
            <w:del w:id="1658" w:author="野草" w:date="2024-11-08T11:11:43Z">
              <w:r>
                <w:rPr/>
                <w:delText xml:space="preserve">This study considers multiple environmental variables across dimensions such as land cover characteristics, urban morphology, and relative position to explore the impact of urban green spaces on the surrounding thermal environment. </w:delText>
              </w:r>
            </w:del>
          </w:p>
          <w:p w14:paraId="224C2E99">
            <w:pPr>
              <w:numPr>
                <w:ilvl w:val="0"/>
                <w:numId w:val="51"/>
                <w:ins w:id="1660" w:author="野草" w:date="2024-11-08T11:18:54Z"/>
              </w:numPr>
              <w:bidi w:val="0"/>
              <w:ind w:left="420" w:leftChars="0" w:hanging="420" w:firstLineChars="0"/>
              <w:rPr>
                <w:del w:id="1661" w:author="野草" w:date="2024-11-08T11:11:43Z"/>
              </w:rPr>
              <w:pPrChange w:id="1659" w:author="野草" w:date="2024-11-08T11:18:54Z">
                <w:pPr>
                  <w:numPr>
                    <w:ilvl w:val="0"/>
                    <w:numId w:val="46"/>
                  </w:numPr>
                  <w:bidi w:val="0"/>
                  <w:ind w:left="420" w:leftChars="0" w:hanging="420" w:firstLineChars="0"/>
                </w:pPr>
              </w:pPrChange>
            </w:pPr>
            <w:del w:id="1662" w:author="野草" w:date="2024-11-08T11:11:43Z">
              <w:r>
                <w:rPr/>
                <w:delText xml:space="preserve">For land cover characteristics, we included the building area ratio and green area ratio. </w:delText>
              </w:r>
            </w:del>
          </w:p>
          <w:p w14:paraId="5F9055AF">
            <w:pPr>
              <w:numPr>
                <w:ilvl w:val="0"/>
                <w:numId w:val="51"/>
                <w:ins w:id="1664" w:author="野草" w:date="2024-11-08T11:18:54Z"/>
              </w:numPr>
              <w:bidi w:val="0"/>
              <w:ind w:left="420" w:leftChars="0" w:hanging="420" w:firstLineChars="0"/>
              <w:rPr>
                <w:del w:id="1665" w:author="野草" w:date="2024-11-08T11:11:43Z"/>
              </w:rPr>
              <w:pPrChange w:id="1663" w:author="野草" w:date="2024-11-08T11:18:54Z">
                <w:pPr>
                  <w:numPr>
                    <w:ilvl w:val="0"/>
                    <w:numId w:val="46"/>
                  </w:numPr>
                  <w:bidi w:val="0"/>
                  <w:ind w:left="420" w:leftChars="0" w:hanging="420" w:firstLineChars="0"/>
                </w:pPr>
              </w:pPrChange>
            </w:pPr>
            <w:del w:id="1666" w:author="野草" w:date="2024-11-08T11:11:43Z">
              <w:r>
                <w:rPr/>
                <w:delText xml:space="preserve">For urban morphology, variables such as average building height, sky view factor (SVF), and street width were selected. It should be noted that, as the study area is primarily residential, buildings of different types are arranged along east-west roads, creating a uniform building orientation. Therefore, the influence of building orientation was not considered in this study. </w:delText>
              </w:r>
            </w:del>
          </w:p>
          <w:p w14:paraId="04B7FF41">
            <w:pPr>
              <w:numPr>
                <w:ilvl w:val="0"/>
                <w:numId w:val="51"/>
                <w:ins w:id="1668" w:author="野草" w:date="2024-11-08T11:18:54Z"/>
              </w:numPr>
              <w:bidi w:val="0"/>
              <w:ind w:left="420" w:leftChars="0" w:hanging="420" w:firstLineChars="0"/>
              <w:rPr>
                <w:del w:id="1669" w:author="野草" w:date="2024-11-08T11:11:43Z"/>
              </w:rPr>
              <w:pPrChange w:id="1667" w:author="野草" w:date="2024-11-08T11:18:54Z">
                <w:pPr>
                  <w:numPr>
                    <w:ilvl w:val="0"/>
                    <w:numId w:val="46"/>
                  </w:numPr>
                  <w:bidi w:val="0"/>
                  <w:ind w:left="420" w:leftChars="0" w:hanging="420" w:firstLineChars="0"/>
                </w:pPr>
              </w:pPrChange>
            </w:pPr>
            <w:del w:id="1670" w:author="野草" w:date="2024-11-08T11:11:43Z">
              <w:r>
                <w:rPr/>
                <w:delText xml:space="preserve">Average building height refers to the area-weighted mean height of buildings within the site. The sky view factor represents the ratio of visible sky area to the total sky area at each location, which may affect the extent of sunlight obstruction at that location. </w:delText>
              </w:r>
            </w:del>
          </w:p>
          <w:p w14:paraId="23567899">
            <w:pPr>
              <w:numPr>
                <w:ilvl w:val="0"/>
                <w:numId w:val="51"/>
                <w:ins w:id="1672" w:author="野草" w:date="2024-11-08T11:18:54Z"/>
              </w:numPr>
              <w:bidi w:val="0"/>
              <w:ind w:left="420" w:leftChars="0" w:hanging="420" w:firstLineChars="0"/>
              <w:rPr>
                <w:del w:id="1673" w:author="野草" w:date="2024-11-08T11:11:43Z"/>
              </w:rPr>
              <w:pPrChange w:id="1671" w:author="野草" w:date="2024-11-08T11:18:54Z">
                <w:pPr>
                  <w:numPr>
                    <w:ilvl w:val="0"/>
                    <w:numId w:val="46"/>
                  </w:numPr>
                  <w:bidi w:val="0"/>
                  <w:ind w:left="420" w:leftChars="0" w:hanging="420" w:firstLineChars="0"/>
                </w:pPr>
              </w:pPrChange>
            </w:pPr>
            <w:del w:id="1674" w:author="野草" w:date="2024-11-08T11:11:43Z">
              <w:r>
                <w:rPr/>
                <w:delText xml:space="preserve">Street width is defined as the shortest distance between buildings on either side of a given street, which remains constant for each street. In this study, the widths of the six streets range from 29 to 54 meters. </w:delText>
              </w:r>
            </w:del>
          </w:p>
          <w:p w14:paraId="6908092B">
            <w:pPr>
              <w:numPr>
                <w:ilvl w:val="0"/>
                <w:numId w:val="51"/>
                <w:ins w:id="1676" w:author="野草" w:date="2024-11-08T11:18:54Z"/>
              </w:numPr>
              <w:bidi w:val="0"/>
              <w:ind w:left="420" w:leftChars="0" w:hanging="420" w:firstLineChars="0"/>
              <w:rPr>
                <w:rFonts w:hint="eastAsia"/>
                <w:lang w:val="en-US" w:eastAsia="zh-CN"/>
              </w:rPr>
              <w:pPrChange w:id="1675" w:author="野草" w:date="2024-11-08T11:18:54Z">
                <w:pPr>
                  <w:numPr>
                    <w:ilvl w:val="0"/>
                    <w:numId w:val="46"/>
                  </w:numPr>
                  <w:bidi w:val="0"/>
                  <w:ind w:left="420" w:leftChars="0" w:hanging="420" w:firstLineChars="0"/>
                </w:pPr>
              </w:pPrChange>
            </w:pPr>
            <w:del w:id="1677" w:author="野草" w:date="2024-11-08T11:11:43Z">
              <w:r>
                <w:rPr/>
                <w:delText>Additionally, the distance between green spaces and measurement points was also considered an important factor, as proximity to parks has a more pronounced influence on the thermal environment.</w:delText>
              </w:r>
            </w:del>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1678" w:author="野草" w:date="2024-11-08T11:41:40Z">
              <w:tcPr>
                <w:tcW w:w="3440" w:type="dxa"/>
                <w:tcBorders>
                  <w:top w:val="single" w:color="auto" w:sz="4" w:space="0"/>
                  <w:left w:val="single" w:color="F2BA02" w:sz="4" w:space="0"/>
                  <w:bottom w:val="single" w:color="auto" w:sz="4" w:space="0"/>
                  <w:right w:val="single" w:color="auto" w:sz="4" w:space="0"/>
                </w:tcBorders>
                <w:shd w:val="clear" w:color="auto" w:fill="auto"/>
              </w:tcPr>
            </w:tcPrChange>
          </w:tcPr>
          <w:p w14:paraId="3C22484D">
            <w:pPr>
              <w:numPr>
                <w:ilvl w:val="-1"/>
                <w:numId w:val="0"/>
              </w:numPr>
              <w:ind w:left="0" w:leftChars="0" w:firstLine="0" w:firstLineChars="0"/>
              <w:rPr>
                <w:ins w:id="1679" w:author="野草" w:date="2024-11-08T11:11:20Z"/>
                <w:rFonts w:hint="eastAsia"/>
                <w:lang w:val="en-US" w:eastAsia="zh-CN"/>
              </w:rPr>
            </w:pPr>
            <w:ins w:id="1680" w:author="野草" w:date="2024-11-08T11:11:20Z">
              <w:bookmarkStart w:id="17" w:name="OLE_LINK22"/>
              <w:bookmarkStart w:id="18" w:name="OLE_LINK4"/>
              <w:r>
                <w:rPr>
                  <w:rFonts w:hint="eastAsia"/>
                  <w:lang w:val="en-US" w:eastAsia="zh-CN"/>
                </w:rPr>
                <w:t>【up2024 1108 11:</w:t>
              </w:r>
            </w:ins>
            <w:ins w:id="1681" w:author="野草" w:date="2024-11-08T11:11:23Z">
              <w:r>
                <w:rPr>
                  <w:rFonts w:hint="eastAsia"/>
                  <w:lang w:val="en-US" w:eastAsia="zh-CN"/>
                </w:rPr>
                <w:t>1</w:t>
              </w:r>
            </w:ins>
            <w:ins w:id="1682" w:author="野草" w:date="2024-11-08T11:19:12Z">
              <w:r>
                <w:rPr>
                  <w:rFonts w:hint="eastAsia"/>
                  <w:lang w:val="en-US" w:eastAsia="zh-CN"/>
                </w:rPr>
                <w:t>9</w:t>
              </w:r>
            </w:ins>
            <w:ins w:id="1683" w:author="野草" w:date="2024-11-08T11:11:20Z">
              <w:r>
                <w:rPr>
                  <w:rFonts w:hint="eastAsia"/>
                  <w:lang w:val="en-US" w:eastAsia="zh-CN"/>
                </w:rPr>
                <w:t>】</w:t>
              </w:r>
            </w:ins>
          </w:p>
          <w:bookmarkEnd w:id="17"/>
          <w:p w14:paraId="3B99D650">
            <w:pPr>
              <w:pStyle w:val="13"/>
              <w:keepNext w:val="0"/>
              <w:keepLines w:val="0"/>
              <w:widowControl/>
              <w:numPr>
                <w:ilvl w:val="0"/>
                <w:numId w:val="53"/>
                <w:ins w:id="1685" w:author="野草" w:date="2024-11-08T11:16:52Z"/>
              </w:numPr>
              <w:suppressLineNumbers w:val="0"/>
              <w:ind w:left="425" w:hanging="425"/>
              <w:rPr>
                <w:ins w:id="1686" w:author="野草" w:date="2024-11-08T11:16:38Z"/>
              </w:rPr>
              <w:pPrChange w:id="1684" w:author="野草" w:date="2024-11-08T11:16:52Z">
                <w:pPr>
                  <w:pStyle w:val="7"/>
                  <w:keepNext w:val="0"/>
                  <w:keepLines w:val="0"/>
                  <w:widowControl/>
                  <w:suppressLineNumbers w:val="0"/>
                </w:pPr>
              </w:pPrChange>
            </w:pPr>
            <w:ins w:id="1687" w:author="野草" w:date="2024-11-08T11:16:38Z">
              <w:r>
                <w:rPr/>
                <w:t>城市气候特征是由多种因素共同作用的结果。本研究从土地覆盖特征、城市形态特征及相对位置等多个维度选取环境变量，以探讨城市绿地对周边热环境的影响。</w:t>
              </w:r>
            </w:ins>
          </w:p>
          <w:p w14:paraId="46CB3173">
            <w:pPr>
              <w:pStyle w:val="13"/>
              <w:keepNext w:val="0"/>
              <w:keepLines w:val="0"/>
              <w:widowControl/>
              <w:numPr>
                <w:ilvl w:val="0"/>
                <w:numId w:val="53"/>
                <w:ins w:id="1689" w:author="野草" w:date="2024-11-08T11:16:52Z"/>
              </w:numPr>
              <w:suppressLineNumbers w:val="0"/>
              <w:ind w:left="425" w:hanging="425"/>
              <w:rPr>
                <w:ins w:id="1690" w:author="野草" w:date="2024-11-08T11:16:38Z"/>
              </w:rPr>
              <w:pPrChange w:id="1688" w:author="野草" w:date="2024-11-08T11:16:52Z">
                <w:pPr>
                  <w:pStyle w:val="7"/>
                  <w:keepNext w:val="0"/>
                  <w:keepLines w:val="0"/>
                  <w:widowControl/>
                  <w:suppressLineNumbers w:val="0"/>
                </w:pPr>
              </w:pPrChange>
            </w:pPr>
            <w:ins w:id="1691" w:author="野草" w:date="2024-11-08T11:16:38Z">
              <w:r>
                <w:rPr/>
                <w:t>在土地覆盖特征方面，我们选取了建筑面积比和绿地面积比；在城市形态方面，选择了平均建筑高度、天空视角因子（SVF）和街道宽度。</w:t>
              </w:r>
            </w:ins>
          </w:p>
          <w:p w14:paraId="33499FD1">
            <w:pPr>
              <w:pStyle w:val="13"/>
              <w:keepNext w:val="0"/>
              <w:keepLines w:val="0"/>
              <w:widowControl/>
              <w:numPr>
                <w:ilvl w:val="0"/>
                <w:numId w:val="53"/>
                <w:ins w:id="1693" w:author="野草" w:date="2024-11-08T11:17:01Z"/>
              </w:numPr>
              <w:suppressLineNumbers w:val="0"/>
              <w:ind w:left="425" w:hanging="425"/>
              <w:rPr>
                <w:ins w:id="1694" w:author="野草" w:date="2024-11-08T11:16:38Z"/>
              </w:rPr>
              <w:pPrChange w:id="1692" w:author="野草" w:date="2024-11-08T11:17:01Z">
                <w:pPr>
                  <w:pStyle w:val="7"/>
                  <w:keepNext w:val="0"/>
                  <w:keepLines w:val="0"/>
                  <w:widowControl/>
                  <w:suppressLineNumbers w:val="0"/>
                </w:pPr>
              </w:pPrChange>
            </w:pPr>
            <w:ins w:id="1695" w:author="野草" w:date="2024-11-08T11:16:38Z">
              <w:r>
                <w:rPr/>
                <w:t>平均建筑高度指场地范围内各建筑按建筑面积加权的高度均值。天空视角因子表示某位置的可视天空面积与总天空面积的比值，这一指标可能影响该位置的日照遮挡程度。街道宽度是指对应街道两侧建筑物之间的最近距离，在本研究的6条街道中宽度范围为</w:t>
              </w:r>
            </w:ins>
            <w:ins w:id="1696" w:author="野草" w:date="2024-11-08T11:16:38Z">
              <w:r>
                <w:rPr>
                  <w:highlight w:val="yellow"/>
                  <w:rPrChange w:id="1697" w:author="野草" w:date="2024-11-08T11:17:11Z">
                    <w:rPr/>
                  </w:rPrChange>
                </w:rPr>
                <w:t>29至54米</w:t>
              </w:r>
            </w:ins>
            <w:ins w:id="1698" w:author="野草" w:date="2024-11-08T11:16:38Z">
              <w:r>
                <w:rPr/>
                <w:t>，且每条街道的宽度保持不变。</w:t>
              </w:r>
            </w:ins>
          </w:p>
          <w:p w14:paraId="01A542AB">
            <w:pPr>
              <w:pStyle w:val="13"/>
              <w:keepNext w:val="0"/>
              <w:keepLines w:val="0"/>
              <w:widowControl/>
              <w:numPr>
                <w:ilvl w:val="0"/>
                <w:numId w:val="53"/>
                <w:ins w:id="1700" w:author="野草" w:date="2024-11-08T11:16:52Z"/>
              </w:numPr>
              <w:suppressLineNumbers w:val="0"/>
              <w:ind w:left="425" w:hanging="425"/>
              <w:rPr>
                <w:ins w:id="1701" w:author="野草" w:date="2024-11-08T11:16:38Z"/>
              </w:rPr>
              <w:pPrChange w:id="1699" w:author="野草" w:date="2024-11-08T11:16:52Z">
                <w:pPr>
                  <w:pStyle w:val="7"/>
                  <w:keepNext w:val="0"/>
                  <w:keepLines w:val="0"/>
                  <w:widowControl/>
                  <w:suppressLineNumbers w:val="0"/>
                </w:pPr>
              </w:pPrChange>
            </w:pPr>
            <w:ins w:id="1702" w:author="野草" w:date="2024-11-08T11:16:38Z">
              <w:r>
                <w:rPr/>
                <w:t>需要注意的是，由于研究区域主要为住宅区，不同类型的建筑沿东西走向的道路排列，建筑朝向趋于一致，因此本研究不考虑建筑朝向的影响。</w:t>
              </w:r>
            </w:ins>
          </w:p>
          <w:p w14:paraId="6280F0BF">
            <w:pPr>
              <w:pStyle w:val="13"/>
              <w:keepNext w:val="0"/>
              <w:keepLines w:val="0"/>
              <w:widowControl/>
              <w:numPr>
                <w:ilvl w:val="0"/>
                <w:numId w:val="53"/>
                <w:ins w:id="1704" w:author="野草" w:date="2024-11-08T11:16:52Z"/>
              </w:numPr>
              <w:suppressLineNumbers w:val="0"/>
              <w:ind w:left="425" w:hanging="425"/>
              <w:rPr>
                <w:ins w:id="1705" w:author="野草" w:date="2024-11-08T11:16:38Z"/>
              </w:rPr>
              <w:pPrChange w:id="1703" w:author="野草" w:date="2024-11-08T11:16:52Z">
                <w:pPr>
                  <w:pStyle w:val="7"/>
                  <w:keepNext w:val="0"/>
                  <w:keepLines w:val="0"/>
                  <w:widowControl/>
                  <w:suppressLineNumbers w:val="0"/>
                </w:pPr>
              </w:pPrChange>
            </w:pPr>
            <w:ins w:id="1706" w:author="野草" w:date="2024-11-08T11:16:38Z">
              <w:r>
                <w:rPr/>
                <w:t>此外，绿地与测量点之间的距离作为重要因素之一，因为距离公园越近，热环境受其影响越显著。</w:t>
              </w:r>
            </w:ins>
          </w:p>
          <w:p w14:paraId="71F68C28">
            <w:pPr>
              <w:pStyle w:val="13"/>
              <w:keepNext w:val="0"/>
              <w:keepLines w:val="0"/>
              <w:widowControl/>
              <w:numPr>
                <w:ilvl w:val="0"/>
                <w:numId w:val="53"/>
                <w:ins w:id="1708" w:author="野草" w:date="2024-11-08T11:16:52Z"/>
              </w:numPr>
              <w:suppressLineNumbers w:val="0"/>
              <w:ind w:left="425" w:hanging="425"/>
              <w:rPr>
                <w:ins w:id="1709" w:author="野草" w:date="2024-11-08T11:16:38Z"/>
              </w:rPr>
              <w:pPrChange w:id="1707" w:author="野草" w:date="2024-11-08T11:16:52Z">
                <w:pPr>
                  <w:pStyle w:val="7"/>
                  <w:keepNext w:val="0"/>
                  <w:keepLines w:val="0"/>
                  <w:widowControl/>
                  <w:suppressLineNumbers w:val="0"/>
                </w:pPr>
              </w:pPrChange>
            </w:pPr>
            <w:ins w:id="1710" w:author="野草" w:date="2024-11-08T11:16:38Z">
              <w:r>
                <w:rPr/>
                <w:t>为了计算这些环境变量并分析其与气象变量的关系，我们设置了半径为</w:t>
              </w:r>
            </w:ins>
            <w:ins w:id="1711" w:author="野草" w:date="2024-11-08T11:16:38Z">
              <w:r>
                <w:rPr>
                  <w:highlight w:val="yellow"/>
                  <w:rPrChange w:id="1712" w:author="野草" w:date="2024-11-08T11:17:15Z">
                    <w:rPr/>
                  </w:rPrChange>
                </w:rPr>
                <w:t>100米</w:t>
              </w:r>
            </w:ins>
            <w:ins w:id="1713" w:author="野草" w:date="2024-11-08T11:16:38Z">
              <w:r>
                <w:rPr/>
                <w:t>的缓冲扇区。缓冲区大小是通过比较不同尺寸下环境因素与气象变量的相关性来确定的，最终选择了相关性最大的尺寸。</w:t>
              </w:r>
            </w:ins>
          </w:p>
          <w:p w14:paraId="32072717">
            <w:pPr>
              <w:keepNext w:val="0"/>
              <w:keepLines w:val="0"/>
              <w:widowControl/>
              <w:suppressLineNumbers w:val="0"/>
              <w:rPr>
                <w:ins w:id="1714" w:author="野草" w:date="2024-11-08T11:13:38Z"/>
              </w:rPr>
            </w:pPr>
          </w:p>
          <w:p w14:paraId="7A83EC02">
            <w:pPr>
              <w:pStyle w:val="13"/>
              <w:numPr>
                <w:ilvl w:val="0"/>
                <w:numId w:val="54"/>
                <w:ins w:id="1716" w:author="野草" w:date="2024-11-08T11:11:06Z"/>
              </w:numPr>
              <w:bidi w:val="0"/>
              <w:ind w:left="425" w:leftChars="0" w:hanging="425" w:firstLineChars="0"/>
              <w:rPr>
                <w:del w:id="1717" w:author="野草" w:date="2024-11-08T11:13:38Z"/>
              </w:rPr>
              <w:pPrChange w:id="1715" w:author="野草" w:date="2024-11-08T11:11:06Z">
                <w:pPr>
                  <w:numPr>
                    <w:ilvl w:val="0"/>
                    <w:numId w:val="46"/>
                  </w:numPr>
                  <w:bidi w:val="0"/>
                  <w:ind w:left="420" w:leftChars="0" w:hanging="420" w:firstLineChars="0"/>
                </w:pPr>
              </w:pPrChange>
            </w:pPr>
            <w:del w:id="1718" w:author="野草" w:date="2024-11-08T11:13:38Z">
              <w:r>
                <w:rPr/>
                <w:delText xml:space="preserve">城市气候特征是由多种因素共同作用的结果。为了计算这些环境变量并分析其与气象变量之间的关系，我们设置了半径为100米的缓冲扇区。该缓冲区大小是通过比较不同缓冲区尺寸下环境因素与气象变量之间的关系，并选择相关性最大的尺寸来确定的。 </w:delText>
              </w:r>
            </w:del>
          </w:p>
          <w:p w14:paraId="16A0C891">
            <w:pPr>
              <w:numPr>
                <w:ilvl w:val="0"/>
                <w:numId w:val="46"/>
                <w:ins w:id="1720" w:author="野草" w:date="2024-11-08T11:09:17Z"/>
              </w:numPr>
              <w:bidi w:val="0"/>
              <w:ind w:left="420" w:leftChars="0" w:hanging="420" w:firstLineChars="0"/>
              <w:rPr>
                <w:del w:id="1721" w:author="野草" w:date="2024-11-08T11:13:38Z"/>
              </w:rPr>
              <w:pPrChange w:id="1719" w:author="野草" w:date="2024-11-08T11:09:13Z">
                <w:pPr>
                  <w:numPr>
                    <w:ilvl w:val="0"/>
                    <w:numId w:val="46"/>
                  </w:numPr>
                  <w:bidi w:val="0"/>
                  <w:ind w:left="420" w:leftChars="0" w:hanging="420" w:firstLineChars="0"/>
                </w:pPr>
              </w:pPrChange>
            </w:pPr>
            <w:del w:id="1722" w:author="野草" w:date="2024-11-08T11:13:38Z">
              <w:r>
                <w:rPr/>
                <w:delText xml:space="preserve">本研究从土地覆盖特征、城市形态特征以及相对位置等多个维度，选取了多个环境变量，以探讨城市绿地对周边热环境的影响。 </w:delText>
              </w:r>
            </w:del>
          </w:p>
          <w:p w14:paraId="7E5F77F3">
            <w:pPr>
              <w:numPr>
                <w:ilvl w:val="0"/>
                <w:numId w:val="46"/>
                <w:ins w:id="1724" w:author="野草" w:date="2024-11-08T11:09:17Z"/>
              </w:numPr>
              <w:bidi w:val="0"/>
              <w:ind w:left="420" w:leftChars="0" w:hanging="420" w:firstLineChars="0"/>
              <w:rPr>
                <w:del w:id="1725" w:author="野草" w:date="2024-11-08T11:13:38Z"/>
              </w:rPr>
              <w:pPrChange w:id="1723" w:author="野草" w:date="2024-11-08T11:09:17Z">
                <w:pPr>
                  <w:numPr>
                    <w:ilvl w:val="0"/>
                    <w:numId w:val="46"/>
                  </w:numPr>
                  <w:bidi w:val="0"/>
                  <w:ind w:left="420" w:leftChars="0" w:hanging="420" w:firstLineChars="0"/>
                </w:pPr>
              </w:pPrChange>
            </w:pPr>
            <w:del w:id="1726" w:author="野草" w:date="2024-11-08T11:13:38Z">
              <w:r>
                <w:rPr/>
                <w:delText xml:space="preserve">关于土地覆盖特征，我们考虑了建筑面积比和绿地面积比。 </w:delText>
              </w:r>
            </w:del>
          </w:p>
          <w:p w14:paraId="6E07A796">
            <w:pPr>
              <w:numPr>
                <w:ilvl w:val="0"/>
                <w:numId w:val="46"/>
              </w:numPr>
              <w:bidi w:val="0"/>
              <w:ind w:left="420" w:leftChars="0" w:hanging="420" w:firstLineChars="0"/>
              <w:rPr>
                <w:del w:id="1727" w:author="野草" w:date="2024-11-08T11:13:38Z"/>
              </w:rPr>
            </w:pPr>
            <w:del w:id="1728" w:author="野草" w:date="2024-11-08T11:13:38Z">
              <w:r>
                <w:rPr/>
                <w:delText xml:space="preserve">对于城市形态，平均建筑高度、天空视角因子（SVF）和街道宽度被选为变量。需要注意的是，由于研究区主要为住宅区，不同类型的建筑沿东西走向的道路排列，因此建筑朝向趋于一致，本研究不考虑建筑朝向的影响。 </w:delText>
              </w:r>
            </w:del>
          </w:p>
          <w:p w14:paraId="72648842">
            <w:pPr>
              <w:numPr>
                <w:ilvl w:val="0"/>
                <w:numId w:val="46"/>
                <w:ins w:id="1730" w:author="野草" w:date="2024-11-08T11:09:42Z"/>
              </w:numPr>
              <w:bidi w:val="0"/>
              <w:ind w:left="420" w:leftChars="0" w:hanging="420" w:firstLineChars="0"/>
              <w:rPr>
                <w:del w:id="1731" w:author="野草" w:date="2024-11-08T11:13:38Z"/>
              </w:rPr>
              <w:pPrChange w:id="1729" w:author="野草" w:date="2024-11-08T11:09:35Z">
                <w:pPr>
                  <w:numPr>
                    <w:ilvl w:val="0"/>
                    <w:numId w:val="46"/>
                  </w:numPr>
                  <w:bidi w:val="0"/>
                  <w:ind w:left="420" w:leftChars="0" w:hanging="420" w:firstLineChars="0"/>
                </w:pPr>
              </w:pPrChange>
            </w:pPr>
            <w:del w:id="1732" w:author="野草" w:date="2024-11-08T11:13:38Z">
              <w:r>
                <w:rPr/>
                <w:delText xml:space="preserve">平均建筑高度是指场地范围内各建筑按建筑面积加权的高度均值。天空视角因子表示各位置的可视天空面积与总天空面积之比，这一指标可能影响该位置日照被遮挡的程度。 </w:delText>
              </w:r>
            </w:del>
          </w:p>
          <w:p w14:paraId="632BCCE6">
            <w:pPr>
              <w:numPr>
                <w:ilvl w:val="0"/>
                <w:numId w:val="46"/>
                <w:ins w:id="1734" w:author="野草" w:date="2024-11-08T11:09:42Z"/>
              </w:numPr>
              <w:bidi w:val="0"/>
              <w:ind w:left="420" w:leftChars="0" w:hanging="420" w:firstLineChars="0"/>
              <w:rPr>
                <w:del w:id="1735" w:author="野草" w:date="2024-11-08T11:13:38Z"/>
              </w:rPr>
              <w:pPrChange w:id="1733" w:author="野草" w:date="2024-11-08T11:09:42Z">
                <w:pPr>
                  <w:numPr>
                    <w:ilvl w:val="0"/>
                    <w:numId w:val="46"/>
                  </w:numPr>
                  <w:bidi w:val="0"/>
                  <w:ind w:left="420" w:leftChars="0" w:hanging="420" w:firstLineChars="0"/>
                </w:pPr>
              </w:pPrChange>
            </w:pPr>
            <w:del w:id="1736" w:author="野草" w:date="2024-11-08T11:13:38Z">
              <w:r>
                <w:rPr/>
                <w:delText xml:space="preserve">街道宽度由对应街道两侧建筑物之间的最近距离表征，对于每条街道，这一宽度保持不变。本研究中，6条街道的宽度在29-54米之间。 </w:delText>
              </w:r>
            </w:del>
          </w:p>
          <w:p w14:paraId="70BB9198">
            <w:pPr>
              <w:numPr>
                <w:ilvl w:val="0"/>
                <w:numId w:val="46"/>
              </w:numPr>
              <w:bidi w:val="0"/>
              <w:ind w:left="420" w:leftChars="0" w:hanging="420" w:firstLineChars="0"/>
              <w:rPr>
                <w:del w:id="1737" w:author="野草" w:date="2024-11-08T11:13:38Z"/>
                <w:rFonts w:hint="eastAsia"/>
                <w:lang w:val="en-US" w:eastAsia="zh-CN"/>
              </w:rPr>
            </w:pPr>
            <w:del w:id="1738" w:author="野草" w:date="2024-11-08T11:13:38Z">
              <w:r>
                <w:rPr/>
                <w:delText>此外，绿地与测量点之间的距离也作为一个重要因素，这是因为与公园的距离越近，热环境受其影响越显著。</w:delText>
              </w:r>
            </w:del>
          </w:p>
          <w:bookmarkEnd w:id="18"/>
          <w:p w14:paraId="0E56E6CC">
            <w:pPr>
              <w:numPr>
                <w:ilvl w:val="0"/>
                <w:numId w:val="0"/>
              </w:numPr>
              <w:ind w:leftChars="0"/>
              <w:rPr>
                <w:b w:val="0"/>
                <w:color w:val="000000"/>
              </w:rPr>
            </w:pPr>
          </w:p>
        </w:tc>
      </w:tr>
      <w:tr w14:paraId="54030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Change w:id="1740" w:author="野草" w:date="2024-11-08T11:19:29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blPrExChange>
        </w:tblPrEx>
        <w:trPr>
          <w:del w:id="1739" w:author="野草" w:date="2024-11-08T11:41:10Z"/>
        </w:trPr>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Change w:id="1741" w:author="野草" w:date="2024-11-08T11:19:29Z">
              <w:tcPr>
                <w:tcW w:w="5082" w:type="dxa"/>
                <w:tcBorders>
                  <w:top w:val="single" w:color="auto" w:sz="4" w:space="0"/>
                  <w:left w:val="single" w:color="auto" w:sz="4" w:space="0"/>
                  <w:bottom w:val="single" w:color="auto" w:sz="4" w:space="0"/>
                  <w:right w:val="single" w:color="F2BA02" w:sz="4" w:space="0"/>
                </w:tcBorders>
                <w:shd w:val="clear" w:color="auto" w:fill="auto"/>
              </w:tcPr>
            </w:tcPrChange>
          </w:tcPr>
          <w:p w14:paraId="53FAB060">
            <w:pPr>
              <w:pStyle w:val="4"/>
              <w:bidi w:val="0"/>
              <w:rPr>
                <w:del w:id="1742" w:author="野草" w:date="2024-11-08T11:41:10Z"/>
                <w:rFonts w:hint="eastAsia"/>
                <w:lang w:val="en-US" w:eastAsia="zh-CN"/>
              </w:rPr>
            </w:pPr>
            <w:del w:id="1743" w:author="野草" w:date="2024-11-08T11:41:10Z">
              <w:r>
                <w:rPr>
                  <w:rFonts w:hint="eastAsia"/>
                  <w:lang w:val="en-US" w:eastAsia="zh-CN"/>
                </w:rPr>
                <w:delText>2.6. Discomfort Index</w:delText>
              </w:r>
            </w:del>
          </w:p>
        </w:tc>
        <w:tc>
          <w:tcPr>
            <w:tcW w:w="3440" w:type="dxa"/>
            <w:tcBorders>
              <w:top w:val="single" w:color="auto" w:sz="4" w:space="0"/>
              <w:left w:val="single" w:color="F2BA02" w:sz="4" w:space="0"/>
              <w:bottom w:val="single" w:color="auto" w:sz="4" w:space="0"/>
              <w:right w:val="single" w:color="auto" w:sz="4" w:space="0"/>
            </w:tcBorders>
            <w:shd w:val="clear" w:color="auto" w:fill="D4F4F1" w:themeFill="accent5" w:themeFillTint="32"/>
            <w:tcPrChange w:id="1744" w:author="野草" w:date="2024-11-08T11:19:29Z">
              <w:tcPr>
                <w:tcW w:w="3440" w:type="dxa"/>
                <w:tcBorders>
                  <w:top w:val="single" w:color="auto" w:sz="4" w:space="0"/>
                  <w:left w:val="single" w:color="F2BA02" w:sz="4" w:space="0"/>
                  <w:bottom w:val="single" w:color="auto" w:sz="4" w:space="0"/>
                  <w:right w:val="single" w:color="auto" w:sz="4" w:space="0"/>
                </w:tcBorders>
                <w:shd w:val="clear" w:color="auto" w:fill="auto"/>
              </w:tcPr>
            </w:tcPrChange>
          </w:tcPr>
          <w:p w14:paraId="3922F815">
            <w:pPr>
              <w:numPr>
                <w:ilvl w:val="0"/>
                <w:numId w:val="0"/>
              </w:numPr>
              <w:ind w:leftChars="0"/>
              <w:rPr>
                <w:del w:id="1745" w:author="野草" w:date="2024-11-08T11:41:10Z"/>
                <w:b w:val="0"/>
                <w:color w:val="000000"/>
              </w:rPr>
            </w:pPr>
          </w:p>
        </w:tc>
      </w:tr>
      <w:tr w14:paraId="1805E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del w:id="1746" w:author="野草" w:date="2024-11-08T11:41:10Z"/>
        </w:trPr>
        <w:tc>
          <w:tcPr>
            <w:tcW w:w="5082" w:type="dxa"/>
            <w:tcBorders>
              <w:top w:val="single" w:color="auto" w:sz="4" w:space="0"/>
              <w:left w:val="single" w:color="auto" w:sz="4" w:space="0"/>
              <w:bottom w:val="single" w:color="auto" w:sz="4" w:space="0"/>
              <w:right w:val="single" w:color="F2BA02" w:sz="4" w:space="0"/>
            </w:tcBorders>
            <w:shd w:val="clear" w:color="auto" w:fill="D4F4F1" w:themeFill="accent5" w:themeFillTint="32"/>
          </w:tcPr>
          <w:p w14:paraId="796987C3">
            <w:pPr>
              <w:numPr>
                <w:ilvl w:val="0"/>
                <w:numId w:val="46"/>
              </w:numPr>
              <w:bidi w:val="0"/>
              <w:ind w:left="420" w:leftChars="0" w:hanging="420" w:firstLineChars="0"/>
              <w:rPr>
                <w:del w:id="1747" w:author="野草" w:date="2024-11-08T11:41:10Z"/>
                <w:rFonts w:hint="default"/>
                <w:lang w:val="en-US" w:eastAsia="zh-CN"/>
              </w:rPr>
            </w:pPr>
            <w:del w:id="1748" w:author="野草" w:date="2024-11-08T11:41:10Z">
              <w:r>
                <w:rPr>
                  <w:rFonts w:hint="default"/>
                </w:rPr>
                <w:delText>To assess the combined effect of air temperature and humidity on human thermal comfort, we used the Discomfort Index (DI), which was introduced by Thom and has since been widely applied in urban thermal comfort evaluations. The calculation formula is as follows:</w:delText>
              </w:r>
            </w:del>
          </w:p>
          <w:p w14:paraId="58F533CC">
            <w:pPr>
              <w:bidi w:val="0"/>
              <w:rPr>
                <w:del w:id="1749" w:author="野草" w:date="2024-11-08T11:41:10Z"/>
                <w:rFonts w:hint="default"/>
              </w:rPr>
            </w:pPr>
            <m:oMathPara>
              <m:oMath>
                <w:del w:id="1750" w:author="野草" w:date="2024-11-08T11:41:10Z">
                  <m:r>
                    <m:rPr>
                      <m:sty m:val="p"/>
                    </m:rPr>
                    <w:rPr>
                      <w:rFonts w:hint="default" w:ascii="Cambria Math" w:hAnsi="Cambria Math" w:cstheme="minorBidi"/>
                      <w:kern w:val="2"/>
                      <w:sz w:val="21"/>
                      <w:szCs w:val="24"/>
                      <w:lang w:val="en-US" w:eastAsia="zh-CN" w:bidi="ar-SA"/>
                    </w:rPr>
                    <m:t xml:space="preserve">DI = </m:t>
                  </m:r>
                </w:del>
                <m:sSub>
                  <m:sSubPr>
                    <m:ctrlPr>
                      <w:del w:id="1751" w:author="野草" w:date="2024-11-08T11:41:10Z">
                        <w:rPr>
                          <w:rFonts w:hint="default" w:ascii="Cambria Math" w:hAnsi="Cambria Math" w:cstheme="minorBidi"/>
                          <w:kern w:val="2"/>
                          <w:sz w:val="21"/>
                          <w:szCs w:val="24"/>
                          <w:lang w:val="en-US" w:eastAsia="zh-CN" w:bidi="ar-SA"/>
                        </w:rPr>
                      </w:del>
                    </m:ctrlPr>
                  </m:sSubPr>
                  <m:e>
                    <w:del w:id="1752" w:author="野草" w:date="2024-11-08T11:41:10Z">
                      <m:r>
                        <m:rPr>
                          <m:sty m:val="p"/>
                        </m:rPr>
                        <w:rPr>
                          <w:rFonts w:hint="default" w:ascii="Cambria Math" w:hAnsi="Cambria Math" w:cstheme="minorBidi"/>
                          <w:kern w:val="2"/>
                          <w:sz w:val="21"/>
                          <w:szCs w:val="24"/>
                          <w:lang w:val="en-US" w:eastAsia="zh-CN" w:bidi="ar-SA"/>
                        </w:rPr>
                        <m:t>T</m:t>
                      </m:r>
                    </w:del>
                    <m:ctrlPr>
                      <w:del w:id="1753" w:author="野草" w:date="2024-11-08T11:41:10Z">
                        <w:rPr>
                          <w:rFonts w:hint="default" w:ascii="Cambria Math" w:hAnsi="Cambria Math" w:cstheme="minorBidi"/>
                          <w:kern w:val="2"/>
                          <w:sz w:val="21"/>
                          <w:szCs w:val="24"/>
                          <w:lang w:val="en-US" w:eastAsia="zh-CN" w:bidi="ar-SA"/>
                        </w:rPr>
                      </w:del>
                    </m:ctrlPr>
                  </m:e>
                  <m:sub>
                    <w:del w:id="1754" w:author="野草" w:date="2024-11-08T11:41:10Z">
                      <m:r>
                        <m:rPr>
                          <m:sty m:val="p"/>
                        </m:rPr>
                        <w:rPr>
                          <w:rFonts w:hint="default" w:ascii="Cambria Math" w:hAnsi="Cambria Math" w:cstheme="minorBidi"/>
                          <w:kern w:val="2"/>
                          <w:sz w:val="21"/>
                          <w:szCs w:val="24"/>
                          <w:lang w:val="en-US" w:eastAsia="zh-CN" w:bidi="ar-SA"/>
                        </w:rPr>
                        <m:t>a</m:t>
                      </m:r>
                    </w:del>
                    <m:ctrlPr>
                      <w:del w:id="1755" w:author="野草" w:date="2024-11-08T11:41:10Z">
                        <w:rPr>
                          <w:rFonts w:hint="default" w:ascii="Cambria Math" w:hAnsi="Cambria Math" w:cstheme="minorBidi"/>
                          <w:kern w:val="2"/>
                          <w:sz w:val="21"/>
                          <w:szCs w:val="24"/>
                          <w:lang w:val="en-US" w:eastAsia="zh-CN" w:bidi="ar-SA"/>
                        </w:rPr>
                      </w:del>
                    </m:ctrlPr>
                  </m:sub>
                </m:sSub>
                <w:del w:id="1756" w:author="野草" w:date="2024-11-08T11:41:10Z">
                  <m:r>
                    <m:rPr>
                      <m:sty m:val="p"/>
                    </m:rPr>
                    <w:rPr>
                      <w:rFonts w:hint="default" w:ascii="Cambria Math" w:hAnsi="Cambria Math" w:cstheme="minorBidi"/>
                      <w:kern w:val="2"/>
                      <w:sz w:val="21"/>
                      <w:szCs w:val="24"/>
                      <w:lang w:val="en-US" w:eastAsia="zh-CN" w:bidi="ar-SA"/>
                    </w:rPr>
                    <m:t xml:space="preserve"> − (0.55 − 0.0055 </m:t>
                  </m:r>
                </w:del>
                <w:del w:id="1757" w:author="野草" w:date="2024-11-08T11:41:10Z">
                  <m:r>
                    <m:rPr>
                      <m:sty m:val="p"/>
                    </m:rPr>
                    <w:rPr>
                      <w:rFonts w:ascii="Cambria Math" w:hAnsi="Cambria Math" w:cstheme="minorBidi"/>
                      <w:kern w:val="2"/>
                      <w:sz w:val="21"/>
                      <w:szCs w:val="24"/>
                      <w:lang w:val="en-US" w:bidi="ar-SA"/>
                    </w:rPr>
                    <m:t>×</m:t>
                  </m:r>
                </w:del>
                <w:del w:id="1758" w:author="野草" w:date="2024-11-08T11:41:10Z">
                  <m:r>
                    <m:rPr>
                      <m:sty m:val="p"/>
                    </m:rPr>
                    <w:rPr>
                      <w:rFonts w:hint="default" w:ascii="Cambria Math" w:hAnsi="Cambria Math" w:cstheme="minorBidi"/>
                      <w:kern w:val="2"/>
                      <w:sz w:val="21"/>
                      <w:szCs w:val="24"/>
                      <w:lang w:val="en-US" w:eastAsia="zh-CN" w:bidi="ar-SA"/>
                    </w:rPr>
                    <m:t xml:space="preserve">RH) </m:t>
                  </m:r>
                </w:del>
                <w:del w:id="1759" w:author="野草" w:date="2024-11-08T11:41:10Z">
                  <m:r>
                    <m:rPr>
                      <m:sty m:val="p"/>
                    </m:rPr>
                    <w:rPr>
                      <w:rFonts w:hint="default" w:ascii="Cambria Math" w:hAnsi="Cambria Math" w:cs="Cambria Math"/>
                      <w:kern w:val="2"/>
                      <w:sz w:val="21"/>
                      <w:szCs w:val="24"/>
                      <w:lang w:val="en-US" w:eastAsia="zh-CN" w:bidi="ar-SA"/>
                    </w:rPr>
                    <m:t>× (</m:t>
                  </m:r>
                </w:del>
                <m:sSub>
                  <m:sSubPr>
                    <m:ctrlPr>
                      <w:del w:id="1760" w:author="野草" w:date="2024-11-08T11:41:10Z">
                        <w:rPr>
                          <w:rFonts w:hint="default" w:ascii="Cambria Math" w:hAnsi="Cambria Math" w:cs="Cambria Math"/>
                          <w:kern w:val="2"/>
                          <w:sz w:val="21"/>
                          <w:szCs w:val="24"/>
                          <w:lang w:val="en-US" w:eastAsia="zh-CN" w:bidi="ar-SA"/>
                        </w:rPr>
                      </w:del>
                    </m:ctrlPr>
                  </m:sSubPr>
                  <m:e>
                    <w:del w:id="1761" w:author="野草" w:date="2024-11-08T11:41:10Z">
                      <m:r>
                        <m:rPr>
                          <m:sty m:val="p"/>
                        </m:rPr>
                        <w:rPr>
                          <w:rFonts w:hint="default" w:ascii="Cambria Math" w:hAnsi="Cambria Math" w:cs="Cambria Math"/>
                          <w:kern w:val="2"/>
                          <w:sz w:val="21"/>
                          <w:szCs w:val="24"/>
                          <w:lang w:val="en-US" w:eastAsia="zh-CN" w:bidi="ar-SA"/>
                        </w:rPr>
                        <m:t>T</m:t>
                      </m:r>
                    </w:del>
                    <m:ctrlPr>
                      <w:del w:id="1762" w:author="野草" w:date="2024-11-08T11:41:10Z">
                        <w:rPr>
                          <w:rFonts w:hint="default" w:ascii="Cambria Math" w:hAnsi="Cambria Math" w:cs="Cambria Math"/>
                          <w:kern w:val="2"/>
                          <w:sz w:val="21"/>
                          <w:szCs w:val="24"/>
                          <w:lang w:val="en-US" w:eastAsia="zh-CN" w:bidi="ar-SA"/>
                        </w:rPr>
                      </w:del>
                    </m:ctrlPr>
                  </m:e>
                  <m:sub>
                    <w:del w:id="1763" w:author="野草" w:date="2024-11-08T11:41:10Z">
                      <m:r>
                        <m:rPr>
                          <m:sty m:val="p"/>
                        </m:rPr>
                        <w:rPr>
                          <w:rFonts w:hint="default" w:ascii="Cambria Math" w:hAnsi="Cambria Math" w:cs="Cambria Math"/>
                          <w:kern w:val="2"/>
                          <w:sz w:val="21"/>
                          <w:szCs w:val="24"/>
                          <w:lang w:val="en-US" w:eastAsia="zh-CN" w:bidi="ar-SA"/>
                        </w:rPr>
                        <m:t>a</m:t>
                      </m:r>
                    </w:del>
                    <m:ctrlPr>
                      <w:del w:id="1764" w:author="野草" w:date="2024-11-08T11:41:10Z">
                        <w:rPr>
                          <w:rFonts w:hint="default" w:ascii="Cambria Math" w:hAnsi="Cambria Math" w:cs="Cambria Math"/>
                          <w:kern w:val="2"/>
                          <w:sz w:val="21"/>
                          <w:szCs w:val="24"/>
                          <w:lang w:val="en-US" w:eastAsia="zh-CN" w:bidi="ar-SA"/>
                        </w:rPr>
                      </w:del>
                    </m:ctrlPr>
                  </m:sub>
                </m:sSub>
                <w:del w:id="1765" w:author="野草" w:date="2024-11-08T11:41:10Z">
                  <m:r>
                    <m:rPr>
                      <m:sty m:val="p"/>
                    </m:rPr>
                    <w:rPr>
                      <w:rFonts w:hint="default" w:ascii="Cambria Math" w:hAnsi="Cambria Math" w:cs="Cambria Math"/>
                      <w:kern w:val="2"/>
                      <w:sz w:val="21"/>
                      <w:szCs w:val="24"/>
                      <w:lang w:val="en-US" w:eastAsia="zh-CN" w:bidi="ar-SA"/>
                    </w:rPr>
                    <m:t xml:space="preserve"> − 14.5)</m:t>
                  </m:r>
                </w:del>
                <w:del w:id="1766" w:author="野草" w:date="2024-11-08T11:41:10Z">
                  <m:r>
                    <m:rPr>
                      <m:sty m:val="p"/>
                    </m:rPr>
                    <w:rPr>
                      <w:rFonts w:hint="default" w:ascii="Cambria Math" w:hAnsi="Cambria Math" w:cstheme="minorBidi"/>
                      <w:kern w:val="2"/>
                      <w:sz w:val="21"/>
                      <w:szCs w:val="24"/>
                      <w:lang w:val="en-US" w:eastAsia="zh-CN" w:bidi="ar-SA"/>
                    </w:rPr>
                    <m:t xml:space="preserve"> </m:t>
                  </m:r>
                </w:del>
              </m:oMath>
            </m:oMathPara>
          </w:p>
          <w:p w14:paraId="21DF457F">
            <w:pPr>
              <w:numPr>
                <w:ilvl w:val="0"/>
                <w:numId w:val="0"/>
              </w:numPr>
              <w:bidi w:val="0"/>
              <w:ind w:leftChars="0"/>
              <w:rPr>
                <w:del w:id="1767" w:author="野草" w:date="2024-11-08T11:41:10Z"/>
                <w:rFonts w:hint="default"/>
                <w:lang w:val="en-US" w:eastAsia="zh-CN"/>
              </w:rPr>
            </w:pPr>
          </w:p>
          <w:p w14:paraId="0EEC965B">
            <w:pPr>
              <w:numPr>
                <w:ilvl w:val="0"/>
                <w:numId w:val="46"/>
              </w:numPr>
              <w:bidi w:val="0"/>
              <w:ind w:left="420" w:leftChars="0" w:hanging="420" w:firstLineChars="0"/>
              <w:rPr>
                <w:del w:id="1768" w:author="野草" w:date="2024-11-08T11:41:10Z"/>
                <w:rFonts w:hint="default"/>
                <w:lang w:val="en-US" w:eastAsia="zh-CN"/>
              </w:rPr>
            </w:pPr>
            <w:del w:id="1769" w:author="野草" w:date="2024-11-08T11:41:10Z">
              <w:r>
                <w:rPr>
                  <w:rFonts w:hint="default"/>
                </w:rPr>
                <w:delText>Where</w:delText>
              </w:r>
            </w:del>
            <w:del w:id="1770" w:author="野草" w:date="2024-11-08T11:41:10Z">
              <w:r>
                <w:rPr>
                  <w:rFonts w:hint="eastAsia"/>
                  <w:lang w:val="en-US" w:eastAsia="zh-CN"/>
                </w:rPr>
                <w:delText xml:space="preserve"> </w:delText>
              </w:r>
            </w:del>
            <w:del w:id="1771" w:author="野草" w:date="2024-11-08T11:41:10Z">
              <w:r>
                <w:rPr>
                  <w:rFonts w:hint="default"/>
                </w:rPr>
                <w:delText>Ta</w:delText>
              </w:r>
            </w:del>
            <w:del w:id="1772" w:author="野草" w:date="2024-11-08T11:41:10Z">
              <w:r>
                <w:rPr>
                  <w:rFonts w:hint="eastAsia"/>
                  <w:lang w:val="en-US" w:eastAsia="zh-CN"/>
                </w:rPr>
                <w:delText xml:space="preserve"> </w:delText>
              </w:r>
            </w:del>
            <w:del w:id="1773" w:author="野草" w:date="2024-11-08T11:41:10Z">
              <w:r>
                <w:rPr>
                  <w:rFonts w:hint="default"/>
                </w:rPr>
                <w:delText xml:space="preserve">is the ambient dry-bulb temperature (°C), and </w:delText>
              </w:r>
            </w:del>
            <w:del w:id="1774" w:author="野草" w:date="2024-11-08T11:41:10Z">
              <w:r>
                <w:rPr>
                  <w:rFonts w:hint="eastAsia"/>
                  <w:lang w:val="en-US" w:eastAsia="zh-CN"/>
                </w:rPr>
                <w:delText xml:space="preserve">RH </w:delText>
              </w:r>
            </w:del>
            <w:del w:id="1775" w:author="野草" w:date="2024-11-08T11:41:10Z">
              <w:r>
                <w:rPr>
                  <w:rFonts w:hint="default"/>
                </w:rPr>
                <w:delText xml:space="preserve"> is the relative humidity (%).</w:delText>
              </w:r>
            </w:del>
          </w:p>
          <w:p w14:paraId="5122FBEC">
            <w:pPr>
              <w:pStyle w:val="4"/>
              <w:bidi w:val="0"/>
              <w:outlineLvl w:val="9"/>
              <w:rPr>
                <w:del w:id="1776" w:author="野草" w:date="2024-11-08T11:41:10Z"/>
                <w:rFonts w:hint="eastAsia"/>
                <w:lang w:val="en-US" w:eastAsia="zh-CN"/>
              </w:rPr>
            </w:pPr>
          </w:p>
        </w:tc>
        <w:tc>
          <w:tcPr>
            <w:tcW w:w="3440" w:type="dxa"/>
            <w:tcBorders>
              <w:top w:val="single" w:color="auto" w:sz="4" w:space="0"/>
              <w:left w:val="single" w:color="F2BA02" w:sz="4" w:space="0"/>
              <w:bottom w:val="single" w:color="auto" w:sz="4" w:space="0"/>
              <w:right w:val="single" w:color="auto" w:sz="4" w:space="0"/>
            </w:tcBorders>
            <w:shd w:val="clear" w:color="auto" w:fill="auto"/>
          </w:tcPr>
          <w:p w14:paraId="04B8DC8C">
            <w:pPr>
              <w:bidi w:val="0"/>
              <w:rPr>
                <w:del w:id="1777" w:author="野草" w:date="2024-11-08T11:41:10Z"/>
                <w:rFonts w:hint="default"/>
              </w:rPr>
            </w:pPr>
            <w:del w:id="1778" w:author="野草" w:date="2024-11-08T11:41:10Z">
              <w:r>
                <w:rPr>
                  <w:rFonts w:hint="default"/>
                </w:rPr>
                <w:delText>为了评估空气温度和湿度对人体热舒适的综合作用，我们采用了不适指数（Discomfort Index，DI）。该指数由Thom提出，目前已被广泛应用于城市热舒适度的相关评估。其计算公式如下：</w:delText>
              </w:r>
            </w:del>
          </w:p>
          <w:p w14:paraId="70B4AFD5">
            <w:pPr>
              <w:bidi w:val="0"/>
              <w:rPr>
                <w:del w:id="1779" w:author="野草" w:date="2024-11-08T11:41:10Z"/>
                <w:rFonts w:hint="default"/>
              </w:rPr>
            </w:pPr>
            <m:oMathPara>
              <m:oMath>
                <w:bookmarkStart w:id="19" w:name="OLE_LINK3"/>
                <w:del w:id="1780" w:author="野草" w:date="2024-11-08T11:41:10Z">
                  <m:r>
                    <m:rPr>
                      <m:sty m:val="p"/>
                    </m:rPr>
                    <w:rPr>
                      <w:rFonts w:hint="default" w:ascii="Cambria Math" w:hAnsi="Cambria Math" w:cstheme="minorBidi"/>
                      <w:kern w:val="2"/>
                      <w:sz w:val="21"/>
                      <w:szCs w:val="24"/>
                      <w:lang w:val="en-US" w:eastAsia="zh-CN" w:bidi="ar-SA"/>
                    </w:rPr>
                    <m:t xml:space="preserve">DI = </m:t>
                  </m:r>
                </w:del>
                <m:sSub>
                  <m:sSubPr>
                    <m:ctrlPr>
                      <w:del w:id="1781" w:author="野草" w:date="2024-11-08T11:41:10Z">
                        <w:rPr>
                          <w:rFonts w:hint="default" w:ascii="Cambria Math" w:hAnsi="Cambria Math" w:cstheme="minorBidi"/>
                          <w:kern w:val="2"/>
                          <w:sz w:val="21"/>
                          <w:szCs w:val="24"/>
                          <w:lang w:val="en-US" w:eastAsia="zh-CN" w:bidi="ar-SA"/>
                        </w:rPr>
                      </w:del>
                    </m:ctrlPr>
                  </m:sSubPr>
                  <m:e>
                    <w:del w:id="1782" w:author="野草" w:date="2024-11-08T11:41:10Z">
                      <m:r>
                        <m:rPr>
                          <m:sty m:val="p"/>
                        </m:rPr>
                        <w:rPr>
                          <w:rFonts w:hint="default" w:ascii="Cambria Math" w:hAnsi="Cambria Math" w:cstheme="minorBidi"/>
                          <w:kern w:val="2"/>
                          <w:sz w:val="21"/>
                          <w:szCs w:val="24"/>
                          <w:lang w:val="en-US" w:eastAsia="zh-CN" w:bidi="ar-SA"/>
                        </w:rPr>
                        <m:t>T</m:t>
                      </m:r>
                    </w:del>
                    <m:ctrlPr>
                      <w:del w:id="1783" w:author="野草" w:date="2024-11-08T11:41:10Z">
                        <w:rPr>
                          <w:rFonts w:hint="default" w:ascii="Cambria Math" w:hAnsi="Cambria Math" w:cstheme="minorBidi"/>
                          <w:kern w:val="2"/>
                          <w:sz w:val="21"/>
                          <w:szCs w:val="24"/>
                          <w:lang w:val="en-US" w:eastAsia="zh-CN" w:bidi="ar-SA"/>
                        </w:rPr>
                      </w:del>
                    </m:ctrlPr>
                  </m:e>
                  <m:sub>
                    <w:del w:id="1784" w:author="野草" w:date="2024-11-08T11:41:10Z">
                      <m:r>
                        <m:rPr>
                          <m:sty m:val="p"/>
                        </m:rPr>
                        <w:rPr>
                          <w:rFonts w:hint="default" w:ascii="Cambria Math" w:hAnsi="Cambria Math" w:cstheme="minorBidi"/>
                          <w:kern w:val="2"/>
                          <w:sz w:val="21"/>
                          <w:szCs w:val="24"/>
                          <w:lang w:val="en-US" w:eastAsia="zh-CN" w:bidi="ar-SA"/>
                        </w:rPr>
                        <m:t>a</m:t>
                      </m:r>
                    </w:del>
                    <m:ctrlPr>
                      <w:del w:id="1785" w:author="野草" w:date="2024-11-08T11:41:10Z">
                        <w:rPr>
                          <w:rFonts w:hint="default" w:ascii="Cambria Math" w:hAnsi="Cambria Math" w:cstheme="minorBidi"/>
                          <w:kern w:val="2"/>
                          <w:sz w:val="21"/>
                          <w:szCs w:val="24"/>
                          <w:lang w:val="en-US" w:eastAsia="zh-CN" w:bidi="ar-SA"/>
                        </w:rPr>
                      </w:del>
                    </m:ctrlPr>
                  </m:sub>
                </m:sSub>
                <w:del w:id="1786" w:author="野草" w:date="2024-11-08T11:41:10Z">
                  <m:r>
                    <m:rPr>
                      <m:sty m:val="p"/>
                    </m:rPr>
                    <w:rPr>
                      <w:rFonts w:hint="default" w:ascii="Cambria Math" w:hAnsi="Cambria Math" w:cstheme="minorBidi"/>
                      <w:kern w:val="2"/>
                      <w:sz w:val="21"/>
                      <w:szCs w:val="24"/>
                      <w:lang w:val="en-US" w:eastAsia="zh-CN" w:bidi="ar-SA"/>
                    </w:rPr>
                    <m:t xml:space="preserve"> − (0.55 − 0.0055 </m:t>
                  </m:r>
                </w:del>
                <w:del w:id="1787" w:author="野草" w:date="2024-11-08T11:41:10Z">
                  <m:r>
                    <m:rPr>
                      <m:sty m:val="p"/>
                    </m:rPr>
                    <w:rPr>
                      <w:rFonts w:ascii="Cambria Math" w:hAnsi="Cambria Math" w:cstheme="minorBidi"/>
                      <w:kern w:val="2"/>
                      <w:sz w:val="21"/>
                      <w:szCs w:val="24"/>
                      <w:lang w:val="en-US" w:bidi="ar-SA"/>
                    </w:rPr>
                    <m:t>×</m:t>
                  </m:r>
                </w:del>
                <w:del w:id="1788" w:author="野草" w:date="2024-11-08T11:41:10Z">
                  <m:r>
                    <m:rPr>
                      <m:sty m:val="p"/>
                    </m:rPr>
                    <w:rPr>
                      <w:rFonts w:hint="default" w:ascii="Cambria Math" w:hAnsi="Cambria Math" w:cstheme="minorBidi"/>
                      <w:kern w:val="2"/>
                      <w:sz w:val="21"/>
                      <w:szCs w:val="24"/>
                      <w:lang w:val="en-US" w:eastAsia="zh-CN" w:bidi="ar-SA"/>
                    </w:rPr>
                    <m:t xml:space="preserve">RH) </m:t>
                  </m:r>
                </w:del>
                <w:del w:id="1789" w:author="野草" w:date="2024-11-08T11:41:10Z">
                  <m:r>
                    <m:rPr>
                      <m:sty m:val="p"/>
                    </m:rPr>
                    <w:rPr>
                      <w:rFonts w:hint="default" w:ascii="Cambria Math" w:hAnsi="Cambria Math" w:cs="Cambria Math"/>
                      <w:kern w:val="2"/>
                      <w:sz w:val="21"/>
                      <w:szCs w:val="24"/>
                      <w:lang w:val="en-US" w:eastAsia="zh-CN" w:bidi="ar-SA"/>
                    </w:rPr>
                    <m:t>× (</m:t>
                  </m:r>
                </w:del>
                <m:sSub>
                  <m:sSubPr>
                    <m:ctrlPr>
                      <w:del w:id="1790" w:author="野草" w:date="2024-11-08T11:41:10Z">
                        <w:rPr>
                          <w:rFonts w:hint="default" w:ascii="Cambria Math" w:hAnsi="Cambria Math" w:cs="Cambria Math"/>
                          <w:kern w:val="2"/>
                          <w:sz w:val="21"/>
                          <w:szCs w:val="24"/>
                          <w:lang w:val="en-US" w:eastAsia="zh-CN" w:bidi="ar-SA"/>
                        </w:rPr>
                      </w:del>
                    </m:ctrlPr>
                  </m:sSubPr>
                  <m:e>
                    <w:del w:id="1791" w:author="野草" w:date="2024-11-08T11:41:10Z">
                      <m:r>
                        <m:rPr>
                          <m:sty m:val="p"/>
                        </m:rPr>
                        <w:rPr>
                          <w:rFonts w:hint="default" w:ascii="Cambria Math" w:hAnsi="Cambria Math" w:cs="Cambria Math"/>
                          <w:kern w:val="2"/>
                          <w:sz w:val="21"/>
                          <w:szCs w:val="24"/>
                          <w:lang w:val="en-US" w:eastAsia="zh-CN" w:bidi="ar-SA"/>
                        </w:rPr>
                        <m:t>T</m:t>
                      </m:r>
                    </w:del>
                    <m:ctrlPr>
                      <w:del w:id="1792" w:author="野草" w:date="2024-11-08T11:41:10Z">
                        <w:rPr>
                          <w:rFonts w:hint="default" w:ascii="Cambria Math" w:hAnsi="Cambria Math" w:cs="Cambria Math"/>
                          <w:kern w:val="2"/>
                          <w:sz w:val="21"/>
                          <w:szCs w:val="24"/>
                          <w:lang w:val="en-US" w:eastAsia="zh-CN" w:bidi="ar-SA"/>
                        </w:rPr>
                      </w:del>
                    </m:ctrlPr>
                  </m:e>
                  <m:sub>
                    <w:del w:id="1793" w:author="野草" w:date="2024-11-08T11:41:10Z">
                      <m:r>
                        <m:rPr>
                          <m:sty m:val="p"/>
                        </m:rPr>
                        <w:rPr>
                          <w:rFonts w:hint="default" w:ascii="Cambria Math" w:hAnsi="Cambria Math" w:cs="Cambria Math"/>
                          <w:kern w:val="2"/>
                          <w:sz w:val="21"/>
                          <w:szCs w:val="24"/>
                          <w:lang w:val="en-US" w:eastAsia="zh-CN" w:bidi="ar-SA"/>
                        </w:rPr>
                        <m:t>a</m:t>
                      </m:r>
                    </w:del>
                    <m:ctrlPr>
                      <w:del w:id="1794" w:author="野草" w:date="2024-11-08T11:41:10Z">
                        <w:rPr>
                          <w:rFonts w:hint="default" w:ascii="Cambria Math" w:hAnsi="Cambria Math" w:cs="Cambria Math"/>
                          <w:kern w:val="2"/>
                          <w:sz w:val="21"/>
                          <w:szCs w:val="24"/>
                          <w:lang w:val="en-US" w:eastAsia="zh-CN" w:bidi="ar-SA"/>
                        </w:rPr>
                      </w:del>
                    </m:ctrlPr>
                  </m:sub>
                </m:sSub>
                <w:del w:id="1795" w:author="野草" w:date="2024-11-08T11:41:10Z">
                  <m:r>
                    <m:rPr>
                      <m:sty m:val="p"/>
                    </m:rPr>
                    <w:rPr>
                      <w:rFonts w:hint="default" w:ascii="Cambria Math" w:hAnsi="Cambria Math" w:cs="Cambria Math"/>
                      <w:kern w:val="2"/>
                      <w:sz w:val="21"/>
                      <w:szCs w:val="24"/>
                      <w:lang w:val="en-US" w:eastAsia="zh-CN" w:bidi="ar-SA"/>
                    </w:rPr>
                    <m:t xml:space="preserve"> − 14.5)</m:t>
                  </m:r>
                </w:del>
                <w:del w:id="1796" w:author="野草" w:date="2024-11-08T11:41:10Z">
                  <m:r>
                    <m:rPr>
                      <m:sty m:val="p"/>
                    </m:rPr>
                    <w:rPr>
                      <w:rFonts w:hint="default" w:ascii="Cambria Math" w:hAnsi="Cambria Math" w:cstheme="minorBidi"/>
                      <w:kern w:val="2"/>
                      <w:sz w:val="21"/>
                      <w:szCs w:val="24"/>
                      <w:lang w:val="en-US" w:eastAsia="zh-CN" w:bidi="ar-SA"/>
                    </w:rPr>
                    <m:t xml:space="preserve"> </m:t>
                  </m:r>
                </w:del>
              </m:oMath>
            </m:oMathPara>
          </w:p>
          <w:bookmarkEnd w:id="19"/>
          <w:p w14:paraId="355361AD">
            <w:pPr>
              <w:bidi w:val="0"/>
              <w:rPr>
                <w:del w:id="1797" w:author="野草" w:date="2024-11-08T11:41:10Z"/>
                <w:rFonts w:hint="default"/>
              </w:rPr>
            </w:pPr>
          </w:p>
          <w:p w14:paraId="40224EAF">
            <w:pPr>
              <w:bidi w:val="0"/>
              <w:rPr>
                <w:del w:id="1798" w:author="野草" w:date="2024-11-08T11:41:10Z"/>
                <w:rFonts w:hint="default"/>
              </w:rPr>
            </w:pPr>
            <w:del w:id="1799" w:author="野草" w:date="2024-11-08T11:41:10Z">
              <w:r>
                <w:rPr>
                  <w:rFonts w:hint="default"/>
                </w:rPr>
                <w:delText>其中，</w:delText>
              </w:r>
            </w:del>
            <w:del w:id="1800" w:author="野草" w:date="2024-11-08T11:41:10Z">
              <w:r>
                <w:rPr>
                  <w:rFonts w:hint="eastAsia"/>
                  <w:lang w:val="en-US" w:eastAsia="zh-CN"/>
                </w:rPr>
                <w:delText>T</w:delText>
              </w:r>
            </w:del>
            <w:del w:id="1801" w:author="野草" w:date="2024-11-08T11:41:10Z">
              <w:r>
                <w:rPr>
                  <w:rFonts w:hint="default"/>
                </w:rPr>
                <w:delText>a为环境干球温度（℃），</w:delText>
              </w:r>
            </w:del>
            <w:del w:id="1802" w:author="野草" w:date="2024-11-08T11:41:10Z">
              <w:r>
                <w:rPr>
                  <w:rFonts w:hint="eastAsia"/>
                  <w:lang w:val="en-US" w:eastAsia="zh-CN"/>
                </w:rPr>
                <w:delText>RH</w:delText>
              </w:r>
            </w:del>
            <w:del w:id="1803" w:author="野草" w:date="2024-11-08T11:41:10Z">
              <w:r>
                <w:rPr>
                  <w:rFonts w:hint="default"/>
                </w:rPr>
                <w:delText>为相对湿度（%）。</w:delText>
              </w:r>
            </w:del>
          </w:p>
          <w:p w14:paraId="2AF6F388">
            <w:pPr>
              <w:numPr>
                <w:ilvl w:val="0"/>
                <w:numId w:val="0"/>
              </w:numPr>
              <w:ind w:leftChars="0"/>
              <w:rPr>
                <w:del w:id="1804" w:author="野草" w:date="2024-11-08T11:41:10Z"/>
                <w:b w:val="0"/>
                <w:color w:val="000000"/>
              </w:rPr>
            </w:pPr>
          </w:p>
        </w:tc>
      </w:tr>
    </w:tbl>
    <w:p w14:paraId="7BDD0EB5">
      <w:pPr>
        <w:numPr>
          <w:ilvl w:val="0"/>
          <w:numId w:val="0"/>
        </w:numPr>
        <w:ind w:leftChars="0"/>
        <w:rPr>
          <w:del w:id="1805" w:author="野草" w:date="2024-11-08T11:42:06Z"/>
          <w:rFonts w:hint="eastAsia"/>
          <w:lang w:val="en-US" w:eastAsia="zh-CN"/>
        </w:rPr>
      </w:pPr>
    </w:p>
    <w:p w14:paraId="01094E0D">
      <w:pPr>
        <w:numPr>
          <w:ilvl w:val="0"/>
          <w:numId w:val="0"/>
        </w:numPr>
        <w:ind w:leftChars="0"/>
        <w:rPr>
          <w:rFonts w:hint="eastAsia"/>
          <w:lang w:val="en-US" w:eastAsia="zh-CN"/>
        </w:rPr>
      </w:pPr>
    </w:p>
    <w:p w14:paraId="5249941E">
      <w:pPr>
        <w:numPr>
          <w:ilvl w:val="0"/>
          <w:numId w:val="0"/>
        </w:numPr>
        <w:ind w:leftChars="0"/>
        <w:rPr>
          <w:del w:id="1806" w:author="野草" w:date="2024-11-07T20:53:25Z"/>
          <w:rFonts w:hint="eastAsia" w:ascii="Georgia" w:hAnsi="Georgia" w:eastAsia="SimSun" w:cs="Georgia"/>
          <w:i w:val="0"/>
          <w:iCs w:val="0"/>
          <w:caps w:val="0"/>
          <w:color w:val="1F1F1F"/>
          <w:spacing w:val="0"/>
          <w:u w:val="none"/>
          <w:lang w:val="en-US" w:eastAsia="zh-CN"/>
        </w:rPr>
      </w:pPr>
    </w:p>
    <w:p w14:paraId="39155593">
      <w:pPr>
        <w:numPr>
          <w:ilvl w:val="0"/>
          <w:numId w:val="0"/>
        </w:numPr>
        <w:rPr>
          <w:del w:id="1807" w:author="野草" w:date="2024-11-07T20:53:24Z"/>
          <w:rFonts w:hint="eastAsia"/>
          <w:lang w:val="en-US" w:eastAsia="zh-CN"/>
        </w:rPr>
      </w:pPr>
    </w:p>
    <w:p w14:paraId="694189E3">
      <w:pPr>
        <w:numPr>
          <w:ilvl w:val="0"/>
          <w:numId w:val="0"/>
        </w:numPr>
        <w:ind w:leftChars="0"/>
        <w:rPr>
          <w:del w:id="1808" w:author="野草" w:date="2024-11-07T20:53:24Z"/>
          <w:rFonts w:hint="eastAsia"/>
          <w:lang w:val="en-US" w:eastAsia="zh-CN"/>
        </w:rPr>
      </w:pPr>
    </w:p>
    <w:p w14:paraId="186C4E3E">
      <w:pPr>
        <w:numPr>
          <w:ilvl w:val="0"/>
          <w:numId w:val="0"/>
        </w:numPr>
        <w:ind w:leftChars="0"/>
        <w:rPr>
          <w:del w:id="1809" w:author="野草" w:date="2024-11-07T20:53:24Z"/>
          <w:rFonts w:hint="default"/>
          <w:lang w:val="en-US" w:eastAsia="zh-CN"/>
        </w:rPr>
      </w:pPr>
    </w:p>
    <w:p w14:paraId="60E8CADB">
      <w:pPr>
        <w:numPr>
          <w:ilvl w:val="0"/>
          <w:numId w:val="0"/>
        </w:numPr>
        <w:rPr>
          <w:del w:id="1810" w:author="野草" w:date="2024-11-07T20:53:24Z"/>
          <w:rFonts w:hint="default"/>
          <w:lang w:val="en-US" w:eastAsia="zh-CN"/>
        </w:rPr>
      </w:pPr>
    </w:p>
    <w:p w14:paraId="7DB1204B">
      <w:pPr>
        <w:numPr>
          <w:ilvl w:val="0"/>
          <w:numId w:val="0"/>
        </w:numPr>
        <w:rPr>
          <w:del w:id="1811" w:author="野草" w:date="2024-11-07T20:53:24Z"/>
          <w:rFonts w:hint="default"/>
          <w:lang w:val="en-US" w:eastAsia="zh-CN"/>
        </w:rPr>
      </w:pPr>
    </w:p>
    <w:p w14:paraId="5A0D6E11">
      <w:pPr>
        <w:numPr>
          <w:ilvl w:val="0"/>
          <w:numId w:val="0"/>
        </w:numPr>
        <w:ind w:leftChars="0"/>
        <w:jc w:val="both"/>
        <w:rPr>
          <w:del w:id="1812" w:author="野草" w:date="2024-11-07T20:53:24Z"/>
          <w:rFonts w:hint="eastAsia"/>
          <w:lang w:val="en-US" w:eastAsia="zh-CN"/>
        </w:rPr>
      </w:pPr>
    </w:p>
    <w:p w14:paraId="6E7EACAD">
      <w:pPr>
        <w:numPr>
          <w:ilvl w:val="0"/>
          <w:numId w:val="0"/>
        </w:numPr>
        <w:ind w:leftChars="0"/>
        <w:jc w:val="both"/>
        <w:rPr>
          <w:del w:id="1813" w:author="野草" w:date="2024-11-07T20:53:24Z"/>
          <w:rFonts w:hint="eastAsia"/>
          <w:lang w:val="en-US" w:eastAsia="zh-CN"/>
        </w:rPr>
      </w:pPr>
    </w:p>
    <w:p w14:paraId="79D770B7">
      <w:pPr>
        <w:widowControl w:val="0"/>
        <w:numPr>
          <w:ilvl w:val="0"/>
          <w:numId w:val="0"/>
        </w:numPr>
        <w:jc w:val="both"/>
        <w:rPr>
          <w:del w:id="1814" w:author="野草" w:date="2024-11-07T20:53:24Z"/>
          <w:rFonts w:hint="eastAsia"/>
          <w:lang w:val="en-US" w:eastAsia="zh-CN"/>
        </w:rPr>
      </w:pPr>
    </w:p>
    <w:p w14:paraId="13ABCCF6">
      <w:pPr>
        <w:bidi w:val="0"/>
        <w:rPr>
          <w:del w:id="1815" w:author="野草" w:date="2024-11-08T11:41:58Z"/>
          <w:rFonts w:hint="default"/>
        </w:rPr>
      </w:pPr>
    </w:p>
    <w:p w14:paraId="23592C4F">
      <w:pPr>
        <w:bidi w:val="0"/>
        <w:rPr>
          <w:del w:id="1816" w:author="野草" w:date="2024-11-08T11:41:58Z"/>
          <w:rFonts w:hint="default"/>
        </w:rPr>
      </w:pPr>
    </w:p>
    <w:p w14:paraId="0EF284C3">
      <w:pPr>
        <w:bidi w:val="0"/>
        <w:rPr>
          <w:del w:id="1817" w:author="野草" w:date="2024-11-08T11:41:58Z"/>
          <w:rFonts w:hint="default"/>
        </w:rPr>
      </w:pPr>
    </w:p>
    <w:p w14:paraId="641FE34D">
      <w:pPr>
        <w:pStyle w:val="3"/>
        <w:numPr>
          <w:ilvl w:val="0"/>
          <w:numId w:val="55"/>
        </w:numPr>
        <w:outlineLvl w:val="0"/>
        <w:rPr>
          <w:rFonts w:hint="eastAsia"/>
          <w:lang w:val="en-US" w:eastAsia="zh-CN"/>
        </w:rPr>
        <w:pPrChange w:id="1818" w:author="野草" w:date="2024-11-10T20:48:09Z">
          <w:pPr/>
        </w:pPrChange>
      </w:pPr>
      <w:ins w:id="1819" w:author="野草" w:date="2024-11-10T20:48:06Z">
        <w:r>
          <w:rPr>
            <w:rFonts w:hint="eastAsia"/>
            <w:lang w:val="en-US" w:eastAsia="zh-CN"/>
          </w:rPr>
          <w:t>Results</w:t>
        </w:r>
      </w:ins>
    </w:p>
    <w:p w14:paraId="4A597E2B">
      <w:pPr>
        <w:numPr>
          <w:ilvl w:val="0"/>
          <w:numId w:val="56"/>
          <w:ins w:id="1821" w:author="野草" w:date="2024-11-11T11:07:19Z"/>
        </w:numPr>
        <w:bidi w:val="0"/>
        <w:ind w:left="420" w:hanging="420"/>
        <w:outlineLvl w:val="0"/>
        <w:rPr>
          <w:ins w:id="1822" w:author="野草" w:date="2024-11-08T14:22:03Z"/>
          <w:rFonts w:hint="eastAsia"/>
          <w:lang w:val="en-US" w:eastAsia="zh-CN"/>
        </w:rPr>
        <w:pPrChange w:id="1820" w:author="野草" w:date="2024-11-11T11:07:19Z">
          <w:pPr>
            <w:pStyle w:val="3"/>
            <w:bidi w:val="0"/>
            <w:outlineLvl w:val="0"/>
          </w:pPr>
        </w:pPrChange>
      </w:pPr>
      <w:del w:id="1823" w:author="野草" w:date="2024-11-10T20:47:23Z">
        <w:r>
          <w:rPr>
            <w:rFonts w:hint="eastAsia"/>
            <w:lang w:val="en-US" w:eastAsia="zh-CN"/>
          </w:rPr>
          <w:delText xml:space="preserve">3. </w:delText>
        </w:r>
      </w:del>
      <w:del w:id="1824" w:author="野草" w:date="2024-11-10T20:47:23Z">
        <w:r>
          <w:rPr>
            <w:rFonts w:hint="default"/>
            <w:lang w:val="en-US" w:eastAsia="zh-CN"/>
          </w:rPr>
          <w:delText>结果</w:delText>
        </w:r>
      </w:del>
      <w:ins w:id="1825" w:author="野草" w:date="2024-11-08T14:22:16Z">
        <w:r>
          <w:rPr>
            <w:rFonts w:hint="eastAsia"/>
            <w:lang w:val="en-US" w:eastAsia="zh-CN"/>
          </w:rPr>
          <w:t>表1</w:t>
        </w:r>
      </w:ins>
    </w:p>
    <w:tbl>
      <w:tblPr>
        <w:tblStyle w:val="8"/>
        <w:tblW w:w="5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1826" w:author="野草" w:date="2024-11-08T14:23:12Z">
          <w:tblPr>
            <w:tblStyle w:val="8"/>
            <w:tblW w:w="5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1286"/>
        <w:gridCol w:w="658"/>
        <w:gridCol w:w="692"/>
        <w:gridCol w:w="725"/>
        <w:gridCol w:w="708"/>
        <w:gridCol w:w="717"/>
        <w:gridCol w:w="758"/>
        <w:tblGridChange w:id="1827">
          <w:tblGrid>
            <w:gridCol w:w="664"/>
            <w:gridCol w:w="617"/>
            <w:gridCol w:w="575"/>
            <w:gridCol w:w="675"/>
            <w:gridCol w:w="617"/>
            <w:gridCol w:w="683"/>
            <w:gridCol w:w="1899"/>
          </w:tblGrid>
        </w:tblGridChange>
      </w:tblGrid>
      <w:tr w14:paraId="1614A2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29" w:author="野草" w:date="2024-11-08T14:23:12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1828" w:author="野草" w:date="2024-11-08T14:22:04Z"/>
        </w:trPr>
        <w:tc>
          <w:tcPr>
            <w:tcW w:w="1286" w:type="dxa"/>
            <w:tcPrChange w:id="1830" w:author="野草" w:date="2024-11-08T14:23:12Z">
              <w:tcPr>
                <w:tcW w:w="664" w:type="dxa"/>
              </w:tcPr>
            </w:tcPrChange>
          </w:tcPr>
          <w:p w14:paraId="69C73D6A">
            <w:pPr>
              <w:numPr>
                <w:ilvl w:val="-1"/>
                <w:numId w:val="0"/>
              </w:numPr>
              <w:rPr>
                <w:ins w:id="1831" w:author="野草" w:date="2024-11-08T14:22:04Z"/>
                <w:rFonts w:hint="default"/>
                <w:sz w:val="13"/>
                <w:szCs w:val="16"/>
                <w:vertAlign w:val="baseline"/>
                <w:lang w:val="en-US" w:eastAsia="zh-CN"/>
                <w:rPrChange w:id="1832" w:author="野草" w:date="2024-11-08T14:23:21Z">
                  <w:rPr>
                    <w:ins w:id="1833" w:author="野草" w:date="2024-11-08T14:22:04Z"/>
                    <w:rFonts w:hint="default"/>
                    <w:sz w:val="11"/>
                    <w:szCs w:val="15"/>
                    <w:vertAlign w:val="baseline"/>
                    <w:lang w:val="en-US" w:eastAsia="zh-CN"/>
                  </w:rPr>
                </w:rPrChange>
              </w:rPr>
            </w:pPr>
          </w:p>
        </w:tc>
        <w:tc>
          <w:tcPr>
            <w:tcW w:w="2075" w:type="dxa"/>
            <w:gridSpan w:val="3"/>
            <w:tcPrChange w:id="1834" w:author="野草" w:date="2024-11-08T14:23:12Z">
              <w:tcPr>
                <w:tcW w:w="1867" w:type="dxa"/>
                <w:gridSpan w:val="3"/>
              </w:tcPr>
            </w:tcPrChange>
          </w:tcPr>
          <w:p w14:paraId="2B5AD02C">
            <w:pPr>
              <w:numPr>
                <w:ilvl w:val="-1"/>
                <w:numId w:val="0"/>
              </w:numPr>
              <w:rPr>
                <w:ins w:id="1835" w:author="野草" w:date="2024-11-08T14:22:04Z"/>
                <w:rFonts w:hint="default"/>
                <w:sz w:val="13"/>
                <w:szCs w:val="16"/>
                <w:vertAlign w:val="baseline"/>
                <w:lang w:val="en-US" w:eastAsia="zh-CN"/>
                <w:rPrChange w:id="1836" w:author="野草" w:date="2024-11-08T14:23:21Z">
                  <w:rPr>
                    <w:ins w:id="1837" w:author="野草" w:date="2024-11-08T14:22:04Z"/>
                    <w:rFonts w:hint="default"/>
                    <w:sz w:val="11"/>
                    <w:szCs w:val="15"/>
                    <w:vertAlign w:val="baseline"/>
                    <w:lang w:val="en-US" w:eastAsia="zh-CN"/>
                  </w:rPr>
                </w:rPrChange>
              </w:rPr>
            </w:pPr>
            <w:ins w:id="1838" w:author="野草" w:date="2024-11-08T14:22:04Z">
              <w:r>
                <w:rPr>
                  <w:rFonts w:hint="eastAsia"/>
                  <w:sz w:val="13"/>
                  <w:szCs w:val="16"/>
                  <w:vertAlign w:val="baseline"/>
                  <w:lang w:val="en-US" w:eastAsia="zh-CN"/>
                  <w:rPrChange w:id="1839" w:author="野草" w:date="2024-11-08T14:23:21Z">
                    <w:rPr>
                      <w:rFonts w:hint="eastAsia"/>
                      <w:sz w:val="11"/>
                      <w:szCs w:val="15"/>
                      <w:vertAlign w:val="baseline"/>
                      <w:lang w:val="en-US" w:eastAsia="zh-CN"/>
                    </w:rPr>
                  </w:rPrChange>
                </w:rPr>
                <w:t>Daytime</w:t>
              </w:r>
            </w:ins>
          </w:p>
        </w:tc>
        <w:tc>
          <w:tcPr>
            <w:tcW w:w="2183" w:type="dxa"/>
            <w:gridSpan w:val="3"/>
            <w:tcPrChange w:id="1840" w:author="野草" w:date="2024-11-08T14:23:12Z">
              <w:tcPr>
                <w:tcW w:w="3199" w:type="dxa"/>
                <w:gridSpan w:val="3"/>
              </w:tcPr>
            </w:tcPrChange>
          </w:tcPr>
          <w:p w14:paraId="308135B4">
            <w:pPr>
              <w:numPr>
                <w:ilvl w:val="-1"/>
                <w:numId w:val="0"/>
              </w:numPr>
              <w:rPr>
                <w:ins w:id="1841" w:author="野草" w:date="2024-11-08T14:22:04Z"/>
                <w:rFonts w:hint="default"/>
                <w:sz w:val="13"/>
                <w:szCs w:val="16"/>
                <w:vertAlign w:val="baseline"/>
                <w:lang w:val="en-US" w:eastAsia="zh-CN"/>
                <w:rPrChange w:id="1842" w:author="野草" w:date="2024-11-08T14:23:21Z">
                  <w:rPr>
                    <w:ins w:id="1843" w:author="野草" w:date="2024-11-08T14:22:04Z"/>
                    <w:rFonts w:hint="default"/>
                    <w:sz w:val="11"/>
                    <w:szCs w:val="15"/>
                    <w:vertAlign w:val="baseline"/>
                    <w:lang w:val="en-US" w:eastAsia="zh-CN"/>
                  </w:rPr>
                </w:rPrChange>
              </w:rPr>
            </w:pPr>
            <w:ins w:id="1844" w:author="野草" w:date="2024-11-08T14:22:04Z">
              <w:r>
                <w:rPr>
                  <w:rFonts w:hint="eastAsia"/>
                  <w:sz w:val="13"/>
                  <w:szCs w:val="16"/>
                  <w:vertAlign w:val="baseline"/>
                  <w:lang w:val="en-US" w:eastAsia="zh-CN"/>
                  <w:rPrChange w:id="1845" w:author="野草" w:date="2024-11-08T14:23:21Z">
                    <w:rPr>
                      <w:rFonts w:hint="eastAsia"/>
                      <w:sz w:val="11"/>
                      <w:szCs w:val="15"/>
                      <w:vertAlign w:val="baseline"/>
                      <w:lang w:val="en-US" w:eastAsia="zh-CN"/>
                    </w:rPr>
                  </w:rPrChange>
                </w:rPr>
                <w:t>Night</w:t>
              </w:r>
            </w:ins>
          </w:p>
        </w:tc>
      </w:tr>
      <w:tr w14:paraId="4DA31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47" w:author="野草" w:date="2024-11-08T14:23:1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1846" w:author="野草" w:date="2024-11-08T14:22:04Z"/>
        </w:trPr>
        <w:tc>
          <w:tcPr>
            <w:tcW w:w="1286" w:type="dxa"/>
            <w:tcPrChange w:id="1848" w:author="野草" w:date="2024-11-08T14:23:16Z">
              <w:tcPr>
                <w:tcW w:w="664" w:type="dxa"/>
              </w:tcPr>
            </w:tcPrChange>
          </w:tcPr>
          <w:p w14:paraId="77ED4FE0">
            <w:pPr>
              <w:numPr>
                <w:ilvl w:val="-1"/>
                <w:numId w:val="0"/>
              </w:numPr>
              <w:rPr>
                <w:ins w:id="1849" w:author="野草" w:date="2024-11-08T14:22:04Z"/>
                <w:rFonts w:hint="default"/>
                <w:sz w:val="13"/>
                <w:szCs w:val="16"/>
                <w:vertAlign w:val="baseline"/>
                <w:lang w:val="en-US" w:eastAsia="zh-CN"/>
                <w:rPrChange w:id="1850" w:author="野草" w:date="2024-11-08T14:23:21Z">
                  <w:rPr>
                    <w:ins w:id="1851" w:author="野草" w:date="2024-11-08T14:22:04Z"/>
                    <w:rFonts w:hint="default"/>
                    <w:sz w:val="11"/>
                    <w:szCs w:val="15"/>
                    <w:vertAlign w:val="baseline"/>
                    <w:lang w:val="en-US" w:eastAsia="zh-CN"/>
                  </w:rPr>
                </w:rPrChange>
              </w:rPr>
            </w:pPr>
          </w:p>
        </w:tc>
        <w:tc>
          <w:tcPr>
            <w:tcW w:w="658" w:type="dxa"/>
            <w:tcPrChange w:id="1852" w:author="野草" w:date="2024-11-08T14:23:16Z">
              <w:tcPr>
                <w:tcW w:w="617" w:type="dxa"/>
              </w:tcPr>
            </w:tcPrChange>
          </w:tcPr>
          <w:p w14:paraId="0B518927">
            <w:pPr>
              <w:numPr>
                <w:ilvl w:val="-1"/>
                <w:numId w:val="0"/>
              </w:numPr>
              <w:rPr>
                <w:ins w:id="1853" w:author="野草" w:date="2024-11-08T14:22:04Z"/>
                <w:rFonts w:hint="default"/>
                <w:sz w:val="13"/>
                <w:szCs w:val="16"/>
                <w:vertAlign w:val="baseline"/>
                <w:lang w:val="en-US" w:eastAsia="zh-CN"/>
                <w:rPrChange w:id="1854" w:author="野草" w:date="2024-11-08T14:23:21Z">
                  <w:rPr>
                    <w:ins w:id="1855" w:author="野草" w:date="2024-11-08T14:22:04Z"/>
                    <w:rFonts w:hint="default"/>
                    <w:sz w:val="11"/>
                    <w:szCs w:val="15"/>
                    <w:vertAlign w:val="baseline"/>
                    <w:lang w:val="en-US" w:eastAsia="zh-CN"/>
                  </w:rPr>
                </w:rPrChange>
              </w:rPr>
            </w:pPr>
            <w:ins w:id="1856" w:author="野草" w:date="2024-11-08T14:22:04Z">
              <w:r>
                <w:rPr>
                  <w:rFonts w:hint="eastAsia"/>
                  <w:sz w:val="13"/>
                  <w:szCs w:val="16"/>
                  <w:vertAlign w:val="baseline"/>
                  <w:lang w:val="en-US" w:eastAsia="zh-CN"/>
                  <w:rPrChange w:id="1857" w:author="野草" w:date="2024-11-08T14:23:21Z">
                    <w:rPr>
                      <w:rFonts w:hint="eastAsia"/>
                      <w:sz w:val="11"/>
                      <w:szCs w:val="15"/>
                      <w:vertAlign w:val="baseline"/>
                      <w:lang w:val="en-US" w:eastAsia="zh-CN"/>
                    </w:rPr>
                  </w:rPrChange>
                </w:rPr>
                <w:t>TP (℃)</w:t>
              </w:r>
            </w:ins>
          </w:p>
        </w:tc>
        <w:tc>
          <w:tcPr>
            <w:tcW w:w="692" w:type="dxa"/>
            <w:tcPrChange w:id="1858" w:author="野草" w:date="2024-11-08T14:23:16Z">
              <w:tcPr>
                <w:tcW w:w="575" w:type="dxa"/>
              </w:tcPr>
            </w:tcPrChange>
          </w:tcPr>
          <w:p w14:paraId="5CECE485">
            <w:pPr>
              <w:numPr>
                <w:ilvl w:val="-1"/>
                <w:numId w:val="0"/>
              </w:numPr>
              <w:rPr>
                <w:ins w:id="1859" w:author="野草" w:date="2024-11-08T14:22:04Z"/>
                <w:rFonts w:hint="default"/>
                <w:sz w:val="13"/>
                <w:szCs w:val="16"/>
                <w:vertAlign w:val="baseline"/>
                <w:lang w:val="en-US" w:eastAsia="zh-CN"/>
                <w:rPrChange w:id="1860" w:author="野草" w:date="2024-11-08T14:23:21Z">
                  <w:rPr>
                    <w:ins w:id="1861" w:author="野草" w:date="2024-11-08T14:22:04Z"/>
                    <w:rFonts w:hint="default"/>
                    <w:sz w:val="11"/>
                    <w:szCs w:val="15"/>
                    <w:vertAlign w:val="baseline"/>
                    <w:lang w:val="en-US" w:eastAsia="zh-CN"/>
                  </w:rPr>
                </w:rPrChange>
              </w:rPr>
            </w:pPr>
            <w:ins w:id="1862" w:author="野草" w:date="2024-11-08T14:22:04Z">
              <w:r>
                <w:rPr>
                  <w:rFonts w:hint="eastAsia"/>
                  <w:sz w:val="13"/>
                  <w:szCs w:val="16"/>
                  <w:vertAlign w:val="baseline"/>
                  <w:lang w:val="en-US" w:eastAsia="zh-CN"/>
                  <w:rPrChange w:id="1863" w:author="野草" w:date="2024-11-08T14:23:21Z">
                    <w:rPr>
                      <w:rFonts w:hint="eastAsia"/>
                      <w:sz w:val="11"/>
                      <w:szCs w:val="15"/>
                      <w:vertAlign w:val="baseline"/>
                      <w:lang w:val="en-US" w:eastAsia="zh-CN"/>
                    </w:rPr>
                  </w:rPrChange>
                </w:rPr>
                <w:t>RH (%)</w:t>
              </w:r>
            </w:ins>
          </w:p>
        </w:tc>
        <w:tc>
          <w:tcPr>
            <w:tcW w:w="725" w:type="dxa"/>
            <w:tcPrChange w:id="1864" w:author="野草" w:date="2024-11-08T14:23:16Z">
              <w:tcPr>
                <w:tcW w:w="675" w:type="dxa"/>
              </w:tcPr>
            </w:tcPrChange>
          </w:tcPr>
          <w:p w14:paraId="2E0C7D40">
            <w:pPr>
              <w:numPr>
                <w:ilvl w:val="-1"/>
                <w:numId w:val="0"/>
              </w:numPr>
              <w:rPr>
                <w:ins w:id="1865" w:author="野草" w:date="2024-11-08T14:22:04Z"/>
                <w:rFonts w:hint="default"/>
                <w:sz w:val="13"/>
                <w:szCs w:val="16"/>
                <w:vertAlign w:val="baseline"/>
                <w:lang w:val="en-US" w:eastAsia="zh-CN"/>
                <w:rPrChange w:id="1866" w:author="野草" w:date="2024-11-08T14:23:21Z">
                  <w:rPr>
                    <w:ins w:id="1867" w:author="野草" w:date="2024-11-08T14:22:04Z"/>
                    <w:rFonts w:hint="default"/>
                    <w:sz w:val="11"/>
                    <w:szCs w:val="15"/>
                    <w:vertAlign w:val="baseline"/>
                    <w:lang w:val="en-US" w:eastAsia="zh-CN"/>
                  </w:rPr>
                </w:rPrChange>
              </w:rPr>
            </w:pPr>
            <w:ins w:id="1868" w:author="野草" w:date="2024-11-08T14:22:04Z">
              <w:r>
                <w:rPr>
                  <w:rFonts w:hint="eastAsia"/>
                  <w:sz w:val="13"/>
                  <w:szCs w:val="16"/>
                  <w:vertAlign w:val="baseline"/>
                  <w:lang w:val="en-US" w:eastAsia="zh-CN"/>
                  <w:rPrChange w:id="1869" w:author="野草" w:date="2024-11-08T14:23:21Z">
                    <w:rPr>
                      <w:rFonts w:hint="eastAsia"/>
                      <w:sz w:val="11"/>
                      <w:szCs w:val="15"/>
                      <w:vertAlign w:val="baseline"/>
                      <w:lang w:val="en-US" w:eastAsia="zh-CN"/>
                    </w:rPr>
                  </w:rPrChange>
                </w:rPr>
                <w:t>DI (℃)</w:t>
              </w:r>
            </w:ins>
          </w:p>
        </w:tc>
        <w:tc>
          <w:tcPr>
            <w:tcW w:w="708" w:type="dxa"/>
            <w:shd w:val="clear" w:color="auto" w:fill="auto"/>
            <w:vAlign w:val="top"/>
            <w:tcPrChange w:id="1870" w:author="野草" w:date="2024-11-08T14:23:16Z">
              <w:tcPr>
                <w:tcW w:w="617" w:type="dxa"/>
                <w:shd w:val="clear" w:color="auto" w:fill="auto"/>
                <w:vAlign w:val="top"/>
              </w:tcPr>
            </w:tcPrChange>
          </w:tcPr>
          <w:p w14:paraId="10E01BB9">
            <w:pPr>
              <w:numPr>
                <w:ilvl w:val="-1"/>
                <w:numId w:val="0"/>
              </w:numPr>
              <w:ind w:left="0" w:leftChars="0" w:firstLine="0" w:firstLineChars="0"/>
              <w:rPr>
                <w:ins w:id="1871" w:author="野草" w:date="2024-11-08T14:22:04Z"/>
                <w:rFonts w:hint="default" w:ascii="Times New Roman" w:hAnsi="Times New Roman" w:eastAsiaTheme="minorEastAsia" w:cstheme="minorBidi"/>
                <w:kern w:val="2"/>
                <w:sz w:val="13"/>
                <w:szCs w:val="16"/>
                <w:vertAlign w:val="baseline"/>
                <w:lang w:val="en-US" w:eastAsia="zh-CN" w:bidi="ar-SA"/>
                <w:rPrChange w:id="1872" w:author="野草" w:date="2024-11-08T14:23:21Z">
                  <w:rPr>
                    <w:ins w:id="1873" w:author="野草" w:date="2024-11-08T14:22:04Z"/>
                    <w:rFonts w:hint="default" w:ascii="Times New Roman" w:hAnsi="Times New Roman" w:eastAsiaTheme="minorEastAsia" w:cstheme="minorBidi"/>
                    <w:kern w:val="2"/>
                    <w:sz w:val="11"/>
                    <w:szCs w:val="15"/>
                    <w:vertAlign w:val="baseline"/>
                    <w:lang w:val="en-US" w:eastAsia="zh-CN" w:bidi="ar-SA"/>
                  </w:rPr>
                </w:rPrChange>
              </w:rPr>
            </w:pPr>
            <w:ins w:id="1874" w:author="野草" w:date="2024-11-08T14:22:04Z">
              <w:r>
                <w:rPr>
                  <w:rFonts w:hint="eastAsia"/>
                  <w:sz w:val="13"/>
                  <w:szCs w:val="16"/>
                  <w:vertAlign w:val="baseline"/>
                  <w:lang w:val="en-US" w:eastAsia="zh-CN"/>
                  <w:rPrChange w:id="1875" w:author="野草" w:date="2024-11-08T14:23:21Z">
                    <w:rPr>
                      <w:rFonts w:hint="eastAsia"/>
                      <w:sz w:val="11"/>
                      <w:szCs w:val="15"/>
                      <w:vertAlign w:val="baseline"/>
                      <w:lang w:val="en-US" w:eastAsia="zh-CN"/>
                    </w:rPr>
                  </w:rPrChange>
                </w:rPr>
                <w:t>TP (℃)</w:t>
              </w:r>
            </w:ins>
          </w:p>
        </w:tc>
        <w:tc>
          <w:tcPr>
            <w:tcW w:w="717" w:type="dxa"/>
            <w:shd w:val="clear" w:color="auto" w:fill="auto"/>
            <w:vAlign w:val="top"/>
            <w:tcPrChange w:id="1876" w:author="野草" w:date="2024-11-08T14:23:16Z">
              <w:tcPr>
                <w:tcW w:w="683" w:type="dxa"/>
                <w:shd w:val="clear" w:color="auto" w:fill="auto"/>
                <w:vAlign w:val="top"/>
              </w:tcPr>
            </w:tcPrChange>
          </w:tcPr>
          <w:p w14:paraId="36C4FD20">
            <w:pPr>
              <w:numPr>
                <w:ilvl w:val="-1"/>
                <w:numId w:val="0"/>
              </w:numPr>
              <w:ind w:left="0" w:leftChars="0" w:firstLine="0" w:firstLineChars="0"/>
              <w:rPr>
                <w:ins w:id="1877" w:author="野草" w:date="2024-11-08T14:22:04Z"/>
                <w:rFonts w:hint="default" w:ascii="Times New Roman" w:hAnsi="Times New Roman" w:eastAsiaTheme="minorEastAsia" w:cstheme="minorBidi"/>
                <w:kern w:val="2"/>
                <w:sz w:val="13"/>
                <w:szCs w:val="16"/>
                <w:vertAlign w:val="baseline"/>
                <w:lang w:val="en-US" w:eastAsia="zh-CN" w:bidi="ar-SA"/>
                <w:rPrChange w:id="1878" w:author="野草" w:date="2024-11-08T14:23:21Z">
                  <w:rPr>
                    <w:ins w:id="1879" w:author="野草" w:date="2024-11-08T14:22:04Z"/>
                    <w:rFonts w:hint="default" w:ascii="Times New Roman" w:hAnsi="Times New Roman" w:eastAsiaTheme="minorEastAsia" w:cstheme="minorBidi"/>
                    <w:kern w:val="2"/>
                    <w:sz w:val="11"/>
                    <w:szCs w:val="15"/>
                    <w:vertAlign w:val="baseline"/>
                    <w:lang w:val="en-US" w:eastAsia="zh-CN" w:bidi="ar-SA"/>
                  </w:rPr>
                </w:rPrChange>
              </w:rPr>
            </w:pPr>
            <w:ins w:id="1880" w:author="野草" w:date="2024-11-08T14:22:04Z">
              <w:r>
                <w:rPr>
                  <w:rFonts w:hint="eastAsia"/>
                  <w:sz w:val="13"/>
                  <w:szCs w:val="16"/>
                  <w:vertAlign w:val="baseline"/>
                  <w:lang w:val="en-US" w:eastAsia="zh-CN"/>
                  <w:rPrChange w:id="1881" w:author="野草" w:date="2024-11-08T14:23:21Z">
                    <w:rPr>
                      <w:rFonts w:hint="eastAsia"/>
                      <w:sz w:val="11"/>
                      <w:szCs w:val="15"/>
                      <w:vertAlign w:val="baseline"/>
                      <w:lang w:val="en-US" w:eastAsia="zh-CN"/>
                    </w:rPr>
                  </w:rPrChange>
                </w:rPr>
                <w:t>RH (%)</w:t>
              </w:r>
            </w:ins>
          </w:p>
        </w:tc>
        <w:tc>
          <w:tcPr>
            <w:tcW w:w="758" w:type="dxa"/>
            <w:shd w:val="clear" w:color="auto" w:fill="auto"/>
            <w:vAlign w:val="top"/>
            <w:tcPrChange w:id="1882" w:author="野草" w:date="2024-11-08T14:23:16Z">
              <w:tcPr>
                <w:tcW w:w="1899" w:type="dxa"/>
                <w:shd w:val="clear" w:color="auto" w:fill="auto"/>
                <w:vAlign w:val="top"/>
              </w:tcPr>
            </w:tcPrChange>
          </w:tcPr>
          <w:p w14:paraId="7E075EBE">
            <w:pPr>
              <w:numPr>
                <w:ilvl w:val="-1"/>
                <w:numId w:val="0"/>
              </w:numPr>
              <w:ind w:left="0" w:leftChars="0" w:firstLine="0" w:firstLineChars="0"/>
              <w:rPr>
                <w:ins w:id="1883" w:author="野草" w:date="2024-11-08T14:22:04Z"/>
                <w:rFonts w:hint="default" w:ascii="Times New Roman" w:hAnsi="Times New Roman" w:eastAsiaTheme="minorEastAsia" w:cstheme="minorBidi"/>
                <w:kern w:val="2"/>
                <w:sz w:val="13"/>
                <w:szCs w:val="16"/>
                <w:vertAlign w:val="baseline"/>
                <w:lang w:val="en-US" w:eastAsia="zh-CN" w:bidi="ar-SA"/>
                <w:rPrChange w:id="1884" w:author="野草" w:date="2024-11-08T14:23:21Z">
                  <w:rPr>
                    <w:ins w:id="1885" w:author="野草" w:date="2024-11-08T14:22:04Z"/>
                    <w:rFonts w:hint="default" w:ascii="Times New Roman" w:hAnsi="Times New Roman" w:eastAsiaTheme="minorEastAsia" w:cstheme="minorBidi"/>
                    <w:kern w:val="2"/>
                    <w:sz w:val="11"/>
                    <w:szCs w:val="15"/>
                    <w:vertAlign w:val="baseline"/>
                    <w:lang w:val="en-US" w:eastAsia="zh-CN" w:bidi="ar-SA"/>
                  </w:rPr>
                </w:rPrChange>
              </w:rPr>
            </w:pPr>
            <w:ins w:id="1886" w:author="野草" w:date="2024-11-08T14:22:04Z">
              <w:r>
                <w:rPr>
                  <w:rFonts w:hint="eastAsia"/>
                  <w:sz w:val="13"/>
                  <w:szCs w:val="16"/>
                  <w:vertAlign w:val="baseline"/>
                  <w:lang w:val="en-US" w:eastAsia="zh-CN"/>
                  <w:rPrChange w:id="1887" w:author="野草" w:date="2024-11-08T14:23:21Z">
                    <w:rPr>
                      <w:rFonts w:hint="eastAsia"/>
                      <w:sz w:val="11"/>
                      <w:szCs w:val="15"/>
                      <w:vertAlign w:val="baseline"/>
                      <w:lang w:val="en-US" w:eastAsia="zh-CN"/>
                    </w:rPr>
                  </w:rPrChange>
                </w:rPr>
                <w:t>DI (℃)</w:t>
              </w:r>
            </w:ins>
          </w:p>
        </w:tc>
      </w:tr>
      <w:tr w14:paraId="00F99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89" w:author="野草" w:date="2024-11-08T14:23:1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1888" w:author="野草" w:date="2024-11-08T14:22:04Z"/>
        </w:trPr>
        <w:tc>
          <w:tcPr>
            <w:tcW w:w="1286" w:type="dxa"/>
            <w:tcPrChange w:id="1890" w:author="野草" w:date="2024-11-08T14:23:16Z">
              <w:tcPr>
                <w:tcW w:w="664" w:type="dxa"/>
              </w:tcPr>
            </w:tcPrChange>
          </w:tcPr>
          <w:p w14:paraId="65FC6733">
            <w:pPr>
              <w:numPr>
                <w:ilvl w:val="-1"/>
                <w:numId w:val="0"/>
              </w:numPr>
              <w:rPr>
                <w:ins w:id="1891" w:author="野草" w:date="2024-11-08T14:22:04Z"/>
                <w:rFonts w:hint="default"/>
                <w:sz w:val="13"/>
                <w:szCs w:val="16"/>
                <w:vertAlign w:val="baseline"/>
                <w:lang w:val="en-US" w:eastAsia="zh-CN"/>
                <w:rPrChange w:id="1892" w:author="野草" w:date="2024-11-08T14:23:21Z">
                  <w:rPr>
                    <w:ins w:id="1893" w:author="野草" w:date="2024-11-08T14:22:04Z"/>
                    <w:rFonts w:hint="default"/>
                    <w:sz w:val="11"/>
                    <w:szCs w:val="15"/>
                    <w:vertAlign w:val="baseline"/>
                    <w:lang w:val="en-US" w:eastAsia="zh-CN"/>
                  </w:rPr>
                </w:rPrChange>
              </w:rPr>
            </w:pPr>
            <w:ins w:id="1894" w:author="野草" w:date="2024-11-08T14:22:04Z">
              <w:r>
                <w:rPr>
                  <w:rFonts w:hint="eastAsia"/>
                  <w:sz w:val="13"/>
                  <w:szCs w:val="16"/>
                  <w:vertAlign w:val="baseline"/>
                  <w:lang w:val="en-US" w:eastAsia="zh-CN"/>
                  <w:rPrChange w:id="1895" w:author="野草" w:date="2024-11-08T14:23:21Z">
                    <w:rPr>
                      <w:rFonts w:hint="eastAsia"/>
                      <w:sz w:val="11"/>
                      <w:szCs w:val="15"/>
                      <w:vertAlign w:val="baseline"/>
                      <w:lang w:val="en-US" w:eastAsia="zh-CN"/>
                    </w:rPr>
                  </w:rPrChange>
                </w:rPr>
                <w:t>Average</w:t>
              </w:r>
            </w:ins>
          </w:p>
        </w:tc>
        <w:tc>
          <w:tcPr>
            <w:tcW w:w="658" w:type="dxa"/>
            <w:tcPrChange w:id="1896" w:author="野草" w:date="2024-11-08T14:23:16Z">
              <w:tcPr>
                <w:tcW w:w="617" w:type="dxa"/>
              </w:tcPr>
            </w:tcPrChange>
          </w:tcPr>
          <w:p w14:paraId="1330861A">
            <w:pPr>
              <w:numPr>
                <w:ilvl w:val="-1"/>
                <w:numId w:val="0"/>
              </w:numPr>
              <w:rPr>
                <w:ins w:id="1897" w:author="野草" w:date="2024-11-08T14:22:04Z"/>
                <w:rFonts w:hint="default"/>
                <w:sz w:val="13"/>
                <w:szCs w:val="16"/>
                <w:vertAlign w:val="baseline"/>
                <w:lang w:val="en-US" w:eastAsia="zh-CN"/>
                <w:rPrChange w:id="1898" w:author="野草" w:date="2024-11-08T14:23:21Z">
                  <w:rPr>
                    <w:ins w:id="1899" w:author="野草" w:date="2024-11-08T14:22:04Z"/>
                    <w:rFonts w:hint="default"/>
                    <w:sz w:val="11"/>
                    <w:szCs w:val="15"/>
                    <w:vertAlign w:val="baseline"/>
                    <w:lang w:val="en-US" w:eastAsia="zh-CN"/>
                  </w:rPr>
                </w:rPrChange>
              </w:rPr>
            </w:pPr>
            <w:ins w:id="1900" w:author="野草" w:date="2024-11-08T14:22:04Z">
              <w:r>
                <w:rPr>
                  <w:rFonts w:hint="eastAsia"/>
                  <w:sz w:val="13"/>
                  <w:szCs w:val="16"/>
                  <w:vertAlign w:val="baseline"/>
                  <w:lang w:val="en-US" w:eastAsia="zh-CN"/>
                  <w:rPrChange w:id="1901" w:author="野草" w:date="2024-11-08T14:23:21Z">
                    <w:rPr>
                      <w:rFonts w:hint="eastAsia"/>
                      <w:sz w:val="11"/>
                      <w:szCs w:val="15"/>
                      <w:vertAlign w:val="baseline"/>
                      <w:lang w:val="en-US" w:eastAsia="zh-CN"/>
                    </w:rPr>
                  </w:rPrChange>
                </w:rPr>
                <w:t>34.3</w:t>
              </w:r>
            </w:ins>
          </w:p>
        </w:tc>
        <w:tc>
          <w:tcPr>
            <w:tcW w:w="692" w:type="dxa"/>
            <w:tcPrChange w:id="1902" w:author="野草" w:date="2024-11-08T14:23:16Z">
              <w:tcPr>
                <w:tcW w:w="575" w:type="dxa"/>
              </w:tcPr>
            </w:tcPrChange>
          </w:tcPr>
          <w:p w14:paraId="03B438D2">
            <w:pPr>
              <w:numPr>
                <w:ilvl w:val="-1"/>
                <w:numId w:val="0"/>
              </w:numPr>
              <w:rPr>
                <w:ins w:id="1903" w:author="野草" w:date="2024-11-08T14:22:04Z"/>
                <w:rFonts w:hint="default"/>
                <w:sz w:val="13"/>
                <w:szCs w:val="16"/>
                <w:vertAlign w:val="baseline"/>
                <w:lang w:val="en-US" w:eastAsia="zh-CN"/>
                <w:rPrChange w:id="1904" w:author="野草" w:date="2024-11-08T14:23:21Z">
                  <w:rPr>
                    <w:ins w:id="1905" w:author="野草" w:date="2024-11-08T14:22:04Z"/>
                    <w:rFonts w:hint="default"/>
                    <w:sz w:val="11"/>
                    <w:szCs w:val="15"/>
                    <w:vertAlign w:val="baseline"/>
                    <w:lang w:val="en-US" w:eastAsia="zh-CN"/>
                  </w:rPr>
                </w:rPrChange>
              </w:rPr>
            </w:pPr>
            <w:ins w:id="1906" w:author="野草" w:date="2024-11-08T14:22:04Z">
              <w:r>
                <w:rPr>
                  <w:rFonts w:hint="eastAsia"/>
                  <w:sz w:val="13"/>
                  <w:szCs w:val="16"/>
                  <w:vertAlign w:val="baseline"/>
                  <w:lang w:val="en-US" w:eastAsia="zh-CN"/>
                  <w:rPrChange w:id="1907" w:author="野草" w:date="2024-11-08T14:23:21Z">
                    <w:rPr>
                      <w:rFonts w:hint="eastAsia"/>
                      <w:sz w:val="11"/>
                      <w:szCs w:val="15"/>
                      <w:vertAlign w:val="baseline"/>
                      <w:lang w:val="en-US" w:eastAsia="zh-CN"/>
                    </w:rPr>
                  </w:rPrChange>
                </w:rPr>
                <w:t>49.8</w:t>
              </w:r>
            </w:ins>
          </w:p>
        </w:tc>
        <w:tc>
          <w:tcPr>
            <w:tcW w:w="725" w:type="dxa"/>
            <w:tcPrChange w:id="1908" w:author="野草" w:date="2024-11-08T14:23:16Z">
              <w:tcPr>
                <w:tcW w:w="675" w:type="dxa"/>
              </w:tcPr>
            </w:tcPrChange>
          </w:tcPr>
          <w:p w14:paraId="5F4023D8">
            <w:pPr>
              <w:numPr>
                <w:ilvl w:val="-1"/>
                <w:numId w:val="0"/>
              </w:numPr>
              <w:rPr>
                <w:ins w:id="1909" w:author="野草" w:date="2024-11-08T14:22:04Z"/>
                <w:rFonts w:hint="default"/>
                <w:sz w:val="13"/>
                <w:szCs w:val="16"/>
                <w:vertAlign w:val="baseline"/>
                <w:lang w:val="en-US" w:eastAsia="zh-CN"/>
                <w:rPrChange w:id="1910" w:author="野草" w:date="2024-11-08T14:23:21Z">
                  <w:rPr>
                    <w:ins w:id="1911" w:author="野草" w:date="2024-11-08T14:22:04Z"/>
                    <w:rFonts w:hint="default"/>
                    <w:sz w:val="11"/>
                    <w:szCs w:val="15"/>
                    <w:vertAlign w:val="baseline"/>
                    <w:lang w:val="en-US" w:eastAsia="zh-CN"/>
                  </w:rPr>
                </w:rPrChange>
              </w:rPr>
            </w:pPr>
            <w:ins w:id="1912" w:author="野草" w:date="2024-11-08T14:22:04Z">
              <w:r>
                <w:rPr>
                  <w:rFonts w:hint="eastAsia"/>
                  <w:sz w:val="13"/>
                  <w:szCs w:val="16"/>
                  <w:vertAlign w:val="baseline"/>
                  <w:lang w:val="en-US" w:eastAsia="zh-CN"/>
                  <w:rPrChange w:id="1913" w:author="野草" w:date="2024-11-08T14:23:21Z">
                    <w:rPr>
                      <w:rFonts w:hint="eastAsia"/>
                      <w:sz w:val="11"/>
                      <w:szCs w:val="15"/>
                      <w:vertAlign w:val="baseline"/>
                      <w:lang w:val="en-US" w:eastAsia="zh-CN"/>
                    </w:rPr>
                  </w:rPrChange>
                </w:rPr>
                <w:t>28.7</w:t>
              </w:r>
            </w:ins>
          </w:p>
        </w:tc>
        <w:tc>
          <w:tcPr>
            <w:tcW w:w="708" w:type="dxa"/>
            <w:tcPrChange w:id="1914" w:author="野草" w:date="2024-11-08T14:23:16Z">
              <w:tcPr>
                <w:tcW w:w="617" w:type="dxa"/>
              </w:tcPr>
            </w:tcPrChange>
          </w:tcPr>
          <w:p w14:paraId="3F5888D9">
            <w:pPr>
              <w:numPr>
                <w:ilvl w:val="-1"/>
                <w:numId w:val="0"/>
              </w:numPr>
              <w:rPr>
                <w:ins w:id="1915" w:author="野草" w:date="2024-11-08T14:22:04Z"/>
                <w:rFonts w:hint="default"/>
                <w:sz w:val="13"/>
                <w:szCs w:val="16"/>
                <w:vertAlign w:val="baseline"/>
                <w:lang w:val="en-US" w:eastAsia="zh-CN"/>
                <w:rPrChange w:id="1916" w:author="野草" w:date="2024-11-08T14:23:21Z">
                  <w:rPr>
                    <w:ins w:id="1917" w:author="野草" w:date="2024-11-08T14:22:04Z"/>
                    <w:rFonts w:hint="default"/>
                    <w:sz w:val="11"/>
                    <w:szCs w:val="15"/>
                    <w:vertAlign w:val="baseline"/>
                    <w:lang w:val="en-US" w:eastAsia="zh-CN"/>
                  </w:rPr>
                </w:rPrChange>
              </w:rPr>
            </w:pPr>
            <w:ins w:id="1918" w:author="野草" w:date="2024-11-08T14:22:04Z">
              <w:r>
                <w:rPr>
                  <w:rFonts w:hint="eastAsia"/>
                  <w:sz w:val="13"/>
                  <w:szCs w:val="16"/>
                  <w:vertAlign w:val="baseline"/>
                  <w:lang w:val="en-US" w:eastAsia="zh-CN"/>
                  <w:rPrChange w:id="1919" w:author="野草" w:date="2024-11-08T14:23:21Z">
                    <w:rPr>
                      <w:rFonts w:hint="eastAsia"/>
                      <w:sz w:val="11"/>
                      <w:szCs w:val="15"/>
                      <w:vertAlign w:val="baseline"/>
                      <w:lang w:val="en-US" w:eastAsia="zh-CN"/>
                    </w:rPr>
                  </w:rPrChange>
                </w:rPr>
                <w:t>31.3</w:t>
              </w:r>
            </w:ins>
          </w:p>
        </w:tc>
        <w:tc>
          <w:tcPr>
            <w:tcW w:w="717" w:type="dxa"/>
            <w:tcPrChange w:id="1920" w:author="野草" w:date="2024-11-08T14:23:16Z">
              <w:tcPr>
                <w:tcW w:w="683" w:type="dxa"/>
              </w:tcPr>
            </w:tcPrChange>
          </w:tcPr>
          <w:p w14:paraId="6B7FD515">
            <w:pPr>
              <w:numPr>
                <w:ilvl w:val="-1"/>
                <w:numId w:val="0"/>
              </w:numPr>
              <w:rPr>
                <w:ins w:id="1921" w:author="野草" w:date="2024-11-08T14:22:04Z"/>
                <w:rFonts w:hint="default"/>
                <w:sz w:val="13"/>
                <w:szCs w:val="16"/>
                <w:vertAlign w:val="baseline"/>
                <w:lang w:val="en-US" w:eastAsia="zh-CN"/>
                <w:rPrChange w:id="1922" w:author="野草" w:date="2024-11-08T14:23:21Z">
                  <w:rPr>
                    <w:ins w:id="1923" w:author="野草" w:date="2024-11-08T14:22:04Z"/>
                    <w:rFonts w:hint="default"/>
                    <w:sz w:val="11"/>
                    <w:szCs w:val="15"/>
                    <w:vertAlign w:val="baseline"/>
                    <w:lang w:val="en-US" w:eastAsia="zh-CN"/>
                  </w:rPr>
                </w:rPrChange>
              </w:rPr>
            </w:pPr>
            <w:ins w:id="1924" w:author="野草" w:date="2024-11-08T14:22:04Z">
              <w:r>
                <w:rPr>
                  <w:rFonts w:hint="eastAsia"/>
                  <w:sz w:val="13"/>
                  <w:szCs w:val="16"/>
                  <w:vertAlign w:val="baseline"/>
                  <w:lang w:val="en-US" w:eastAsia="zh-CN"/>
                  <w:rPrChange w:id="1925" w:author="野草" w:date="2024-11-08T14:23:21Z">
                    <w:rPr>
                      <w:rFonts w:hint="eastAsia"/>
                      <w:sz w:val="11"/>
                      <w:szCs w:val="15"/>
                      <w:vertAlign w:val="baseline"/>
                      <w:lang w:val="en-US" w:eastAsia="zh-CN"/>
                    </w:rPr>
                  </w:rPrChange>
                </w:rPr>
                <w:t>56.9</w:t>
              </w:r>
            </w:ins>
          </w:p>
        </w:tc>
        <w:tc>
          <w:tcPr>
            <w:tcW w:w="758" w:type="dxa"/>
            <w:tcPrChange w:id="1926" w:author="野草" w:date="2024-11-08T14:23:16Z">
              <w:tcPr>
                <w:tcW w:w="1899" w:type="dxa"/>
              </w:tcPr>
            </w:tcPrChange>
          </w:tcPr>
          <w:p w14:paraId="788408B3">
            <w:pPr>
              <w:numPr>
                <w:ilvl w:val="-1"/>
                <w:numId w:val="0"/>
              </w:numPr>
              <w:rPr>
                <w:ins w:id="1927" w:author="野草" w:date="2024-11-08T14:22:04Z"/>
                <w:rFonts w:hint="default"/>
                <w:sz w:val="13"/>
                <w:szCs w:val="16"/>
                <w:vertAlign w:val="baseline"/>
                <w:lang w:val="en-US" w:eastAsia="zh-CN"/>
                <w:rPrChange w:id="1928" w:author="野草" w:date="2024-11-08T14:23:21Z">
                  <w:rPr>
                    <w:ins w:id="1929" w:author="野草" w:date="2024-11-08T14:22:04Z"/>
                    <w:rFonts w:hint="default"/>
                    <w:sz w:val="11"/>
                    <w:szCs w:val="15"/>
                    <w:vertAlign w:val="baseline"/>
                    <w:lang w:val="en-US" w:eastAsia="zh-CN"/>
                  </w:rPr>
                </w:rPrChange>
              </w:rPr>
            </w:pPr>
            <w:ins w:id="1930" w:author="野草" w:date="2024-11-08T14:22:04Z">
              <w:r>
                <w:rPr>
                  <w:rFonts w:hint="eastAsia"/>
                  <w:sz w:val="13"/>
                  <w:szCs w:val="16"/>
                  <w:vertAlign w:val="baseline"/>
                  <w:lang w:val="en-US" w:eastAsia="zh-CN"/>
                  <w:rPrChange w:id="1931" w:author="野草" w:date="2024-11-08T14:23:21Z">
                    <w:rPr>
                      <w:rFonts w:hint="eastAsia"/>
                      <w:sz w:val="11"/>
                      <w:szCs w:val="15"/>
                      <w:vertAlign w:val="baseline"/>
                      <w:lang w:val="en-US" w:eastAsia="zh-CN"/>
                    </w:rPr>
                  </w:rPrChange>
                </w:rPr>
                <w:t>27.2</w:t>
              </w:r>
            </w:ins>
          </w:p>
        </w:tc>
      </w:tr>
      <w:tr w14:paraId="6FA26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33" w:author="野草" w:date="2024-11-08T14:23:1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1932" w:author="野草" w:date="2024-11-08T14:22:04Z"/>
        </w:trPr>
        <w:tc>
          <w:tcPr>
            <w:tcW w:w="1286" w:type="dxa"/>
            <w:tcPrChange w:id="1934" w:author="野草" w:date="2024-11-08T14:23:16Z">
              <w:tcPr>
                <w:tcW w:w="664" w:type="dxa"/>
              </w:tcPr>
            </w:tcPrChange>
          </w:tcPr>
          <w:p w14:paraId="712507A2">
            <w:pPr>
              <w:numPr>
                <w:ilvl w:val="-1"/>
                <w:numId w:val="0"/>
              </w:numPr>
              <w:rPr>
                <w:ins w:id="1935" w:author="野草" w:date="2024-11-08T14:22:04Z"/>
                <w:rFonts w:hint="default"/>
                <w:sz w:val="13"/>
                <w:szCs w:val="16"/>
                <w:vertAlign w:val="baseline"/>
                <w:lang w:val="en-US" w:eastAsia="zh-CN"/>
                <w:rPrChange w:id="1936" w:author="野草" w:date="2024-11-08T14:23:21Z">
                  <w:rPr>
                    <w:ins w:id="1937" w:author="野草" w:date="2024-11-08T14:22:04Z"/>
                    <w:rFonts w:hint="default"/>
                    <w:sz w:val="11"/>
                    <w:szCs w:val="15"/>
                    <w:vertAlign w:val="baseline"/>
                    <w:lang w:val="en-US" w:eastAsia="zh-CN"/>
                  </w:rPr>
                </w:rPrChange>
              </w:rPr>
            </w:pPr>
            <w:ins w:id="1938" w:author="野草" w:date="2024-11-08T14:22:04Z">
              <w:r>
                <w:rPr>
                  <w:rFonts w:hint="eastAsia"/>
                  <w:sz w:val="13"/>
                  <w:szCs w:val="16"/>
                  <w:vertAlign w:val="baseline"/>
                  <w:lang w:val="en-US" w:eastAsia="zh-CN"/>
                  <w:rPrChange w:id="1939" w:author="野草" w:date="2024-11-08T14:23:21Z">
                    <w:rPr>
                      <w:rFonts w:hint="eastAsia"/>
                      <w:sz w:val="11"/>
                      <w:szCs w:val="15"/>
                      <w:vertAlign w:val="baseline"/>
                      <w:lang w:val="en-US" w:eastAsia="zh-CN"/>
                    </w:rPr>
                  </w:rPrChange>
                </w:rPr>
                <w:t>Standard Deviation</w:t>
              </w:r>
            </w:ins>
          </w:p>
        </w:tc>
        <w:tc>
          <w:tcPr>
            <w:tcW w:w="658" w:type="dxa"/>
            <w:tcPrChange w:id="1940" w:author="野草" w:date="2024-11-08T14:23:16Z">
              <w:tcPr>
                <w:tcW w:w="617" w:type="dxa"/>
              </w:tcPr>
            </w:tcPrChange>
          </w:tcPr>
          <w:p w14:paraId="40D707BB">
            <w:pPr>
              <w:numPr>
                <w:ilvl w:val="-1"/>
                <w:numId w:val="0"/>
              </w:numPr>
              <w:rPr>
                <w:ins w:id="1941" w:author="野草" w:date="2024-11-08T14:22:04Z"/>
                <w:rFonts w:hint="default"/>
                <w:sz w:val="13"/>
                <w:szCs w:val="16"/>
                <w:vertAlign w:val="baseline"/>
                <w:lang w:val="en-US" w:eastAsia="zh-CN"/>
                <w:rPrChange w:id="1942" w:author="野草" w:date="2024-11-08T14:23:21Z">
                  <w:rPr>
                    <w:ins w:id="1943" w:author="野草" w:date="2024-11-08T14:22:04Z"/>
                    <w:rFonts w:hint="default"/>
                    <w:sz w:val="11"/>
                    <w:szCs w:val="15"/>
                    <w:vertAlign w:val="baseline"/>
                    <w:lang w:val="en-US" w:eastAsia="zh-CN"/>
                  </w:rPr>
                </w:rPrChange>
              </w:rPr>
            </w:pPr>
            <w:ins w:id="1944" w:author="野草" w:date="2024-11-08T14:22:04Z">
              <w:r>
                <w:rPr>
                  <w:rFonts w:hint="eastAsia"/>
                  <w:sz w:val="13"/>
                  <w:szCs w:val="16"/>
                  <w:vertAlign w:val="baseline"/>
                  <w:lang w:val="en-US" w:eastAsia="zh-CN"/>
                  <w:rPrChange w:id="1945" w:author="野草" w:date="2024-11-08T14:23:21Z">
                    <w:rPr>
                      <w:rFonts w:hint="eastAsia"/>
                      <w:sz w:val="11"/>
                      <w:szCs w:val="15"/>
                      <w:vertAlign w:val="baseline"/>
                      <w:lang w:val="en-US" w:eastAsia="zh-CN"/>
                    </w:rPr>
                  </w:rPrChange>
                </w:rPr>
                <w:t>0.38</w:t>
              </w:r>
            </w:ins>
          </w:p>
        </w:tc>
        <w:tc>
          <w:tcPr>
            <w:tcW w:w="692" w:type="dxa"/>
            <w:tcPrChange w:id="1946" w:author="野草" w:date="2024-11-08T14:23:16Z">
              <w:tcPr>
                <w:tcW w:w="575" w:type="dxa"/>
              </w:tcPr>
            </w:tcPrChange>
          </w:tcPr>
          <w:p w14:paraId="06D9017F">
            <w:pPr>
              <w:numPr>
                <w:ilvl w:val="-1"/>
                <w:numId w:val="0"/>
              </w:numPr>
              <w:rPr>
                <w:ins w:id="1947" w:author="野草" w:date="2024-11-08T14:22:04Z"/>
                <w:rFonts w:hint="default"/>
                <w:sz w:val="13"/>
                <w:szCs w:val="16"/>
                <w:vertAlign w:val="baseline"/>
                <w:lang w:val="en-US" w:eastAsia="zh-CN"/>
                <w:rPrChange w:id="1948" w:author="野草" w:date="2024-11-08T14:23:21Z">
                  <w:rPr>
                    <w:ins w:id="1949" w:author="野草" w:date="2024-11-08T14:22:04Z"/>
                    <w:rFonts w:hint="default"/>
                    <w:sz w:val="11"/>
                    <w:szCs w:val="15"/>
                    <w:vertAlign w:val="baseline"/>
                    <w:lang w:val="en-US" w:eastAsia="zh-CN"/>
                  </w:rPr>
                </w:rPrChange>
              </w:rPr>
            </w:pPr>
            <w:ins w:id="1950" w:author="野草" w:date="2024-11-08T14:22:04Z">
              <w:r>
                <w:rPr>
                  <w:rFonts w:hint="eastAsia"/>
                  <w:sz w:val="13"/>
                  <w:szCs w:val="16"/>
                  <w:vertAlign w:val="baseline"/>
                  <w:lang w:val="en-US" w:eastAsia="zh-CN"/>
                  <w:rPrChange w:id="1951" w:author="野草" w:date="2024-11-08T14:23:21Z">
                    <w:rPr>
                      <w:rFonts w:hint="eastAsia"/>
                      <w:sz w:val="11"/>
                      <w:szCs w:val="15"/>
                      <w:vertAlign w:val="baseline"/>
                      <w:lang w:val="en-US" w:eastAsia="zh-CN"/>
                    </w:rPr>
                  </w:rPrChange>
                </w:rPr>
                <w:t>1.00</w:t>
              </w:r>
            </w:ins>
          </w:p>
        </w:tc>
        <w:tc>
          <w:tcPr>
            <w:tcW w:w="725" w:type="dxa"/>
            <w:tcPrChange w:id="1952" w:author="野草" w:date="2024-11-08T14:23:16Z">
              <w:tcPr>
                <w:tcW w:w="675" w:type="dxa"/>
              </w:tcPr>
            </w:tcPrChange>
          </w:tcPr>
          <w:p w14:paraId="52134C9C">
            <w:pPr>
              <w:numPr>
                <w:ilvl w:val="-1"/>
                <w:numId w:val="0"/>
              </w:numPr>
              <w:rPr>
                <w:ins w:id="1953" w:author="野草" w:date="2024-11-08T14:22:04Z"/>
                <w:rFonts w:hint="default"/>
                <w:sz w:val="13"/>
                <w:szCs w:val="16"/>
                <w:vertAlign w:val="baseline"/>
                <w:lang w:val="en-US" w:eastAsia="zh-CN"/>
                <w:rPrChange w:id="1954" w:author="野草" w:date="2024-11-08T14:23:21Z">
                  <w:rPr>
                    <w:ins w:id="1955" w:author="野草" w:date="2024-11-08T14:22:04Z"/>
                    <w:rFonts w:hint="default"/>
                    <w:sz w:val="11"/>
                    <w:szCs w:val="15"/>
                    <w:vertAlign w:val="baseline"/>
                    <w:lang w:val="en-US" w:eastAsia="zh-CN"/>
                  </w:rPr>
                </w:rPrChange>
              </w:rPr>
            </w:pPr>
            <w:ins w:id="1956" w:author="野草" w:date="2024-11-08T14:22:04Z">
              <w:r>
                <w:rPr>
                  <w:rFonts w:hint="eastAsia"/>
                  <w:sz w:val="13"/>
                  <w:szCs w:val="16"/>
                  <w:vertAlign w:val="baseline"/>
                  <w:lang w:val="en-US" w:eastAsia="zh-CN"/>
                  <w:rPrChange w:id="1957" w:author="野草" w:date="2024-11-08T14:23:21Z">
                    <w:rPr>
                      <w:rFonts w:hint="eastAsia"/>
                      <w:sz w:val="11"/>
                      <w:szCs w:val="15"/>
                      <w:vertAlign w:val="baseline"/>
                      <w:lang w:val="en-US" w:eastAsia="zh-CN"/>
                    </w:rPr>
                  </w:rPrChange>
                </w:rPr>
                <w:t>0.17</w:t>
              </w:r>
            </w:ins>
          </w:p>
        </w:tc>
        <w:tc>
          <w:tcPr>
            <w:tcW w:w="708" w:type="dxa"/>
            <w:tcPrChange w:id="1958" w:author="野草" w:date="2024-11-08T14:23:16Z">
              <w:tcPr>
                <w:tcW w:w="617" w:type="dxa"/>
              </w:tcPr>
            </w:tcPrChange>
          </w:tcPr>
          <w:p w14:paraId="08A5E7BB">
            <w:pPr>
              <w:numPr>
                <w:ilvl w:val="-1"/>
                <w:numId w:val="0"/>
              </w:numPr>
              <w:rPr>
                <w:ins w:id="1959" w:author="野草" w:date="2024-11-08T14:22:04Z"/>
                <w:rFonts w:hint="default"/>
                <w:sz w:val="13"/>
                <w:szCs w:val="16"/>
                <w:vertAlign w:val="baseline"/>
                <w:lang w:val="en-US" w:eastAsia="zh-CN"/>
                <w:rPrChange w:id="1960" w:author="野草" w:date="2024-11-08T14:23:21Z">
                  <w:rPr>
                    <w:ins w:id="1961" w:author="野草" w:date="2024-11-08T14:22:04Z"/>
                    <w:rFonts w:hint="default"/>
                    <w:sz w:val="11"/>
                    <w:szCs w:val="15"/>
                    <w:vertAlign w:val="baseline"/>
                    <w:lang w:val="en-US" w:eastAsia="zh-CN"/>
                  </w:rPr>
                </w:rPrChange>
              </w:rPr>
            </w:pPr>
            <w:ins w:id="1962" w:author="野草" w:date="2024-11-08T14:22:04Z">
              <w:r>
                <w:rPr>
                  <w:rFonts w:hint="eastAsia"/>
                  <w:sz w:val="13"/>
                  <w:szCs w:val="16"/>
                  <w:vertAlign w:val="baseline"/>
                  <w:lang w:val="en-US" w:eastAsia="zh-CN"/>
                  <w:rPrChange w:id="1963" w:author="野草" w:date="2024-11-08T14:23:21Z">
                    <w:rPr>
                      <w:rFonts w:hint="eastAsia"/>
                      <w:sz w:val="11"/>
                      <w:szCs w:val="15"/>
                      <w:vertAlign w:val="baseline"/>
                      <w:lang w:val="en-US" w:eastAsia="zh-CN"/>
                    </w:rPr>
                  </w:rPrChange>
                </w:rPr>
                <w:t>0.58</w:t>
              </w:r>
            </w:ins>
          </w:p>
        </w:tc>
        <w:tc>
          <w:tcPr>
            <w:tcW w:w="717" w:type="dxa"/>
            <w:tcPrChange w:id="1964" w:author="野草" w:date="2024-11-08T14:23:16Z">
              <w:tcPr>
                <w:tcW w:w="683" w:type="dxa"/>
              </w:tcPr>
            </w:tcPrChange>
          </w:tcPr>
          <w:p w14:paraId="173E4BBB">
            <w:pPr>
              <w:numPr>
                <w:ilvl w:val="-1"/>
                <w:numId w:val="0"/>
              </w:numPr>
              <w:rPr>
                <w:ins w:id="1965" w:author="野草" w:date="2024-11-08T14:22:04Z"/>
                <w:rFonts w:hint="default"/>
                <w:sz w:val="13"/>
                <w:szCs w:val="16"/>
                <w:vertAlign w:val="baseline"/>
                <w:lang w:val="en-US" w:eastAsia="zh-CN"/>
                <w:rPrChange w:id="1966" w:author="野草" w:date="2024-11-08T14:23:21Z">
                  <w:rPr>
                    <w:ins w:id="1967" w:author="野草" w:date="2024-11-08T14:22:04Z"/>
                    <w:rFonts w:hint="default"/>
                    <w:sz w:val="11"/>
                    <w:szCs w:val="15"/>
                    <w:vertAlign w:val="baseline"/>
                    <w:lang w:val="en-US" w:eastAsia="zh-CN"/>
                  </w:rPr>
                </w:rPrChange>
              </w:rPr>
            </w:pPr>
            <w:ins w:id="1968" w:author="野草" w:date="2024-11-08T14:22:04Z">
              <w:r>
                <w:rPr>
                  <w:rFonts w:hint="eastAsia"/>
                  <w:sz w:val="13"/>
                  <w:szCs w:val="16"/>
                  <w:vertAlign w:val="baseline"/>
                  <w:lang w:val="en-US" w:eastAsia="zh-CN"/>
                  <w:rPrChange w:id="1969" w:author="野草" w:date="2024-11-08T14:23:21Z">
                    <w:rPr>
                      <w:rFonts w:hint="eastAsia"/>
                      <w:sz w:val="11"/>
                      <w:szCs w:val="15"/>
                      <w:vertAlign w:val="baseline"/>
                      <w:lang w:val="en-US" w:eastAsia="zh-CN"/>
                    </w:rPr>
                  </w:rPrChange>
                </w:rPr>
                <w:t>1.33</w:t>
              </w:r>
            </w:ins>
          </w:p>
        </w:tc>
        <w:tc>
          <w:tcPr>
            <w:tcW w:w="758" w:type="dxa"/>
            <w:tcPrChange w:id="1970" w:author="野草" w:date="2024-11-08T14:23:16Z">
              <w:tcPr>
                <w:tcW w:w="1899" w:type="dxa"/>
              </w:tcPr>
            </w:tcPrChange>
          </w:tcPr>
          <w:p w14:paraId="6300F82E">
            <w:pPr>
              <w:numPr>
                <w:ilvl w:val="-1"/>
                <w:numId w:val="0"/>
              </w:numPr>
              <w:rPr>
                <w:ins w:id="1971" w:author="野草" w:date="2024-11-08T14:22:04Z"/>
                <w:rFonts w:hint="default"/>
                <w:sz w:val="13"/>
                <w:szCs w:val="16"/>
                <w:vertAlign w:val="baseline"/>
                <w:lang w:val="en-US" w:eastAsia="zh-CN"/>
                <w:rPrChange w:id="1972" w:author="野草" w:date="2024-11-08T14:23:21Z">
                  <w:rPr>
                    <w:ins w:id="1973" w:author="野草" w:date="2024-11-08T14:22:04Z"/>
                    <w:rFonts w:hint="default"/>
                    <w:sz w:val="11"/>
                    <w:szCs w:val="15"/>
                    <w:vertAlign w:val="baseline"/>
                    <w:lang w:val="en-US" w:eastAsia="zh-CN"/>
                  </w:rPr>
                </w:rPrChange>
              </w:rPr>
            </w:pPr>
            <w:ins w:id="1974" w:author="野草" w:date="2024-11-08T14:22:04Z">
              <w:r>
                <w:rPr>
                  <w:rFonts w:hint="eastAsia"/>
                  <w:sz w:val="13"/>
                  <w:szCs w:val="16"/>
                  <w:vertAlign w:val="baseline"/>
                  <w:lang w:val="en-US" w:eastAsia="zh-CN"/>
                  <w:rPrChange w:id="1975" w:author="野草" w:date="2024-11-08T14:23:21Z">
                    <w:rPr>
                      <w:rFonts w:hint="eastAsia"/>
                      <w:sz w:val="11"/>
                      <w:szCs w:val="15"/>
                      <w:vertAlign w:val="baseline"/>
                      <w:lang w:val="en-US" w:eastAsia="zh-CN"/>
                    </w:rPr>
                  </w:rPrChange>
                </w:rPr>
                <w:t>0.32</w:t>
              </w:r>
            </w:ins>
          </w:p>
        </w:tc>
      </w:tr>
    </w:tbl>
    <w:p w14:paraId="46F57006">
      <w:pPr>
        <w:bidi w:val="0"/>
        <w:outlineLvl w:val="0"/>
        <w:rPr>
          <w:ins w:id="1977" w:author="野草" w:date="2024-11-08T11:43:23Z"/>
          <w:rFonts w:hint="default"/>
          <w:lang w:val="en-US" w:eastAsia="zh-CN"/>
          <w:rPrChange w:id="1978" w:author="野草" w:date="2024-11-08T14:23:21Z">
            <w:rPr>
              <w:ins w:id="1979" w:author="野草" w:date="2024-11-08T11:43:23Z"/>
              <w:rFonts w:hint="eastAsia"/>
              <w:lang w:val="en-US" w:eastAsia="zh-CN"/>
            </w:rPr>
          </w:rPrChange>
        </w:rPr>
        <w:pPrChange w:id="1976" w:author="野草" w:date="2024-11-11T11:07:15Z">
          <w:pPr>
            <w:pStyle w:val="3"/>
            <w:bidi w:val="0"/>
            <w:outlineLvl w:val="0"/>
          </w:pPr>
        </w:pPrChange>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1980" w:author="野草" w:date="2024-11-08T14:20:57Z">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5577"/>
        <w:gridCol w:w="2945"/>
        <w:tblGridChange w:id="1981">
          <w:tblGrid>
            <w:gridCol w:w="4261"/>
            <w:gridCol w:w="1316"/>
            <w:gridCol w:w="2945"/>
          </w:tblGrid>
        </w:tblGridChange>
      </w:tblGrid>
      <w:tr w14:paraId="4BD024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83" w:author="野草" w:date="2024-11-08T14:20:5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1982" w:author="野草" w:date="2024-11-08T11:43:28Z"/>
        </w:trPr>
        <w:tc>
          <w:tcPr>
            <w:tcW w:w="5577" w:type="dxa"/>
            <w:shd w:val="clear" w:color="auto" w:fill="D4F4F1" w:themeFill="accent5" w:themeFillTint="32"/>
            <w:tcPrChange w:id="1984" w:author="野草" w:date="2024-11-08T14:20:57Z">
              <w:tcPr>
                <w:tcW w:w="4261" w:type="dxa"/>
              </w:tcPr>
            </w:tcPrChange>
          </w:tcPr>
          <w:p w14:paraId="79CDFB09">
            <w:pPr>
              <w:pStyle w:val="4"/>
              <w:keepNext w:val="0"/>
              <w:keepLines w:val="0"/>
              <w:widowControl/>
              <w:bidi w:val="0"/>
              <w:outlineLvl w:val="0"/>
              <w:rPr>
                <w:ins w:id="1985" w:author="野草" w:date="2024-11-08T16:23:53Z"/>
                <w:rFonts w:hint="eastAsia"/>
                <w:lang w:val="en-US" w:eastAsia="zh-CN"/>
              </w:rPr>
            </w:pPr>
            <w:ins w:id="1986" w:author="野草" w:date="2024-11-08T16:23:53Z">
              <w:r>
                <w:rPr>
                  <w:rFonts w:hint="eastAsia"/>
                  <w:lang w:val="en-US" w:eastAsia="zh-CN"/>
                </w:rPr>
                <w:t xml:space="preserve">3.1. </w:t>
              </w:r>
            </w:ins>
            <w:ins w:id="1987" w:author="野草" w:date="2024-11-08T16:23:53Z">
              <w:r>
                <w:rPr/>
                <w:t>The spatiotemporal patterns of meteorological variables</w:t>
              </w:r>
            </w:ins>
          </w:p>
          <w:p w14:paraId="16493C7A">
            <w:pPr>
              <w:numPr>
                <w:ilvl w:val="-1"/>
                <w:numId w:val="0"/>
              </w:numPr>
              <w:rPr>
                <w:ins w:id="1989" w:author="野草" w:date="2024-11-08T11:43:28Z"/>
                <w:rFonts w:hint="default"/>
                <w:vertAlign w:val="baseline"/>
                <w:lang w:val="en-US" w:eastAsia="zh-CN"/>
              </w:rPr>
              <w:pPrChange w:id="1988" w:author="野草" w:date="2024-11-08T11:43:33Z">
                <w:pPr>
                  <w:numPr>
                    <w:ilvl w:val="0"/>
                    <w:numId w:val="57"/>
                  </w:numPr>
                </w:pPr>
              </w:pPrChange>
            </w:pPr>
          </w:p>
        </w:tc>
        <w:tc>
          <w:tcPr>
            <w:tcW w:w="2945" w:type="dxa"/>
            <w:shd w:val="clear" w:color="auto" w:fill="D4F4F1" w:themeFill="accent5" w:themeFillTint="32"/>
            <w:tcPrChange w:id="1990" w:author="野草" w:date="2024-11-08T14:20:57Z">
              <w:tcPr>
                <w:tcW w:w="4261" w:type="dxa"/>
                <w:gridSpan w:val="2"/>
              </w:tcPr>
            </w:tcPrChange>
          </w:tcPr>
          <w:p w14:paraId="18B57841">
            <w:pPr>
              <w:numPr>
                <w:ilvl w:val="-1"/>
                <w:numId w:val="0"/>
              </w:numPr>
              <w:rPr>
                <w:ins w:id="1992" w:author="野草" w:date="2024-11-08T11:43:28Z"/>
                <w:rFonts w:hint="default"/>
                <w:vertAlign w:val="baseline"/>
                <w:lang w:val="en-US" w:eastAsia="zh-CN"/>
              </w:rPr>
              <w:pPrChange w:id="1991" w:author="野草" w:date="2024-11-08T11:43:33Z">
                <w:pPr>
                  <w:numPr>
                    <w:ilvl w:val="0"/>
                    <w:numId w:val="57"/>
                  </w:numPr>
                </w:pPr>
              </w:pPrChange>
            </w:pPr>
          </w:p>
        </w:tc>
      </w:tr>
      <w:tr w14:paraId="05187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94" w:author="野草" w:date="2024-11-08T14:20:5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1993" w:author="野草" w:date="2024-11-08T11:43:28Z"/>
        </w:trPr>
        <w:tc>
          <w:tcPr>
            <w:tcW w:w="5577" w:type="dxa"/>
            <w:shd w:val="clear" w:color="auto" w:fill="D4F4F1" w:themeFill="accent5" w:themeFillTint="32"/>
            <w:tcPrChange w:id="1995" w:author="野草" w:date="2024-11-08T14:20:57Z">
              <w:tcPr>
                <w:tcW w:w="4261" w:type="dxa"/>
              </w:tcPr>
            </w:tcPrChange>
          </w:tcPr>
          <w:p w14:paraId="18855EB8">
            <w:pPr>
              <w:keepNext w:val="0"/>
              <w:keepLines w:val="0"/>
              <w:widowControl/>
              <w:numPr>
                <w:ilvl w:val="0"/>
                <w:numId w:val="0"/>
              </w:numPr>
              <w:suppressLineNumbers w:val="0"/>
              <w:rPr>
                <w:ins w:id="1997" w:author="野草" w:date="2024-11-08T14:29:05Z"/>
                <w:b/>
                <w:bCs/>
                <w:rPrChange w:id="1998" w:author="野草" w:date="2024-11-08T14:29:06Z">
                  <w:rPr>
                    <w:ins w:id="1999" w:author="野草" w:date="2024-11-08T14:29:05Z"/>
                  </w:rPr>
                </w:rPrChange>
              </w:rPr>
              <w:pPrChange w:id="1996" w:author="野草" w:date="2024-11-08T14:29:08Z">
                <w:pPr>
                  <w:pStyle w:val="7"/>
                  <w:keepNext w:val="0"/>
                  <w:keepLines w:val="0"/>
                  <w:widowControl/>
                  <w:suppressLineNumbers w:val="0"/>
                </w:pPr>
              </w:pPrChange>
            </w:pPr>
            <w:ins w:id="2000" w:author="野草" w:date="2024-11-08T14:29:07Z">
              <w:r>
                <w:rPr>
                  <w:rFonts w:hint="eastAsia"/>
                  <w:lang w:val="en-US" w:eastAsia="zh-CN"/>
                </w:rPr>
                <w:t>【up2024 1108 14:28】</w:t>
              </w:r>
            </w:ins>
          </w:p>
          <w:p w14:paraId="45A049D5">
            <w:pPr>
              <w:pStyle w:val="7"/>
              <w:keepNext w:val="0"/>
              <w:keepLines w:val="0"/>
              <w:widowControl/>
              <w:suppressLineNumbers w:val="0"/>
              <w:rPr>
                <w:ins w:id="2001" w:author="野草" w:date="2024-11-08T13:58:09Z"/>
              </w:rPr>
            </w:pPr>
            <w:ins w:id="2002" w:author="野草" w:date="2024-11-08T13:58:09Z">
              <w:r>
                <w:rPr/>
                <w:drawing>
                  <wp:inline distT="0" distB="0" distL="114300" distR="114300">
                    <wp:extent cx="3406140" cy="1587500"/>
                    <wp:effectExtent l="0" t="0" r="1016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3406140" cy="1587500"/>
                            </a:xfrm>
                            <a:prstGeom prst="rect">
                              <a:avLst/>
                            </a:prstGeom>
                            <a:noFill/>
                            <a:ln w="9525">
                              <a:noFill/>
                            </a:ln>
                          </pic:spPr>
                        </pic:pic>
                      </a:graphicData>
                    </a:graphic>
                  </wp:inline>
                </w:drawing>
              </w:r>
            </w:ins>
          </w:p>
          <w:p w14:paraId="68DA82CB">
            <w:pPr>
              <w:numPr>
                <w:ilvl w:val="0"/>
                <w:numId w:val="58"/>
                <w:ins w:id="2005" w:author="野草" w:date="2024-11-08T14:02:04Z"/>
              </w:numPr>
              <w:ind w:left="420" w:hanging="420"/>
              <w:rPr>
                <w:ins w:id="2006" w:author="野草" w:date="2024-11-08T13:58:18Z"/>
                <w:rFonts w:hint="default"/>
                <w:vertAlign w:val="baseline"/>
                <w:lang w:val="en-US" w:eastAsia="zh-CN"/>
              </w:rPr>
              <w:pPrChange w:id="2004" w:author="野草" w:date="2024-11-08T14:02:04Z">
                <w:pPr>
                  <w:numPr>
                    <w:ilvl w:val="0"/>
                    <w:numId w:val="57"/>
                  </w:numPr>
                </w:pPr>
              </w:pPrChange>
            </w:pPr>
            <w:ins w:id="2007" w:author="野草" w:date="2024-11-08T14:02:02Z">
              <w:r>
                <w:rPr>
                  <w:rFonts w:hint="default"/>
                  <w:vertAlign w:val="baseline"/>
                  <w:lang w:val="en-US" w:eastAsia="zh-CN"/>
                </w:rPr>
                <w:t>Fig</w:t>
              </w:r>
            </w:ins>
            <w:ins w:id="2008" w:author="野草" w:date="2024-11-08T14:03:37Z">
              <w:r>
                <w:rPr>
                  <w:rFonts w:hint="eastAsia"/>
                  <w:vertAlign w:val="baseline"/>
                  <w:lang w:val="en-US" w:eastAsia="zh-CN"/>
                </w:rPr>
                <w:t>.</w:t>
              </w:r>
            </w:ins>
            <w:ins w:id="2009" w:author="野草" w:date="2024-11-08T14:03:38Z">
              <w:r>
                <w:rPr>
                  <w:rFonts w:hint="eastAsia"/>
                  <w:vertAlign w:val="baseline"/>
                  <w:lang w:val="en-US" w:eastAsia="zh-CN"/>
                </w:rPr>
                <w:t xml:space="preserve"> </w:t>
              </w:r>
            </w:ins>
            <w:ins w:id="2010" w:author="野草" w:date="2024-11-08T14:24:36Z">
              <w:r>
                <w:rPr>
                  <w:rFonts w:hint="eastAsia"/>
                  <w:vertAlign w:val="baseline"/>
                  <w:lang w:val="en-US" w:eastAsia="zh-CN"/>
                </w:rPr>
                <w:t>3</w:t>
              </w:r>
            </w:ins>
            <w:ins w:id="2011" w:author="野草" w:date="2024-11-08T14:02:02Z">
              <w:r>
                <w:rPr>
                  <w:rFonts w:hint="default"/>
                  <w:vertAlign w:val="baseline"/>
                  <w:lang w:val="en-US" w:eastAsia="zh-CN"/>
                </w:rPr>
                <w:t xml:space="preserve"> Box</w:t>
              </w:r>
            </w:ins>
            <w:ins w:id="2012" w:author="野草" w:date="2024-11-08T14:02:14Z">
              <w:r>
                <w:rPr>
                  <w:rFonts w:hint="eastAsia"/>
                  <w:vertAlign w:val="baseline"/>
                  <w:lang w:val="en-US" w:eastAsia="zh-CN"/>
                </w:rPr>
                <w:t xml:space="preserve"> </w:t>
              </w:r>
            </w:ins>
            <w:ins w:id="2013" w:author="野草" w:date="2024-11-08T14:02:02Z">
              <w:r>
                <w:rPr>
                  <w:rFonts w:hint="default"/>
                  <w:vertAlign w:val="baseline"/>
                  <w:lang w:val="en-US" w:eastAsia="zh-CN"/>
                </w:rPr>
                <w:t xml:space="preserve">plots of </w:t>
              </w:r>
            </w:ins>
            <w:ins w:id="2014" w:author="野草" w:date="2024-11-08T14:02:20Z">
              <w:r>
                <w:rPr>
                  <w:rFonts w:hint="eastAsia"/>
                  <w:vertAlign w:val="baseline"/>
                  <w:lang w:val="en-US" w:eastAsia="zh-CN"/>
                </w:rPr>
                <w:t xml:space="preserve">air </w:t>
              </w:r>
            </w:ins>
            <w:ins w:id="2015" w:author="野草" w:date="2024-11-08T14:02:02Z">
              <w:r>
                <w:rPr>
                  <w:rFonts w:hint="default"/>
                  <w:vertAlign w:val="baseline"/>
                  <w:lang w:val="en-US" w:eastAsia="zh-CN"/>
                </w:rPr>
                <w:t xml:space="preserve">temperature, relative humidity, and </w:t>
              </w:r>
            </w:ins>
            <w:ins w:id="2016" w:author="野草" w:date="2024-11-08T14:02:24Z">
              <w:r>
                <w:rPr>
                  <w:rFonts w:hint="eastAsia"/>
                  <w:vertAlign w:val="baseline"/>
                  <w:lang w:val="en-US" w:eastAsia="zh-CN"/>
                </w:rPr>
                <w:t>D</w:t>
              </w:r>
            </w:ins>
            <w:ins w:id="2017" w:author="野草" w:date="2024-11-08T14:02:27Z">
              <w:r>
                <w:rPr>
                  <w:rFonts w:hint="eastAsia"/>
                  <w:vertAlign w:val="baseline"/>
                  <w:lang w:val="en-US" w:eastAsia="zh-CN"/>
                </w:rPr>
                <w:t>I</w:t>
              </w:r>
            </w:ins>
            <w:ins w:id="2018" w:author="野草" w:date="2024-11-08T14:02:02Z">
              <w:r>
                <w:rPr>
                  <w:rFonts w:hint="default"/>
                  <w:vertAlign w:val="baseline"/>
                  <w:lang w:val="en-US" w:eastAsia="zh-CN"/>
                </w:rPr>
                <w:t xml:space="preserve"> </w:t>
              </w:r>
            </w:ins>
            <w:ins w:id="2019" w:author="野草" w:date="2024-11-08T14:03:32Z">
              <w:r>
                <w:rPr>
                  <w:rFonts w:hint="eastAsia"/>
                  <w:vertAlign w:val="baseline"/>
                  <w:lang w:val="en-US" w:eastAsia="zh-CN"/>
                </w:rPr>
                <w:t>at</w:t>
              </w:r>
            </w:ins>
            <w:ins w:id="2020" w:author="野草" w:date="2024-11-08T14:02:02Z">
              <w:r>
                <w:rPr>
                  <w:rFonts w:hint="default"/>
                  <w:vertAlign w:val="baseline"/>
                  <w:lang w:val="en-US" w:eastAsia="zh-CN"/>
                </w:rPr>
                <w:t xml:space="preserve"> day</w:t>
              </w:r>
            </w:ins>
            <w:ins w:id="2021" w:author="野草" w:date="2024-11-08T14:02:41Z">
              <w:r>
                <w:rPr>
                  <w:rFonts w:hint="eastAsia"/>
                  <w:vertAlign w:val="baseline"/>
                  <w:lang w:val="en-US" w:eastAsia="zh-CN"/>
                </w:rPr>
                <w:t>tim</w:t>
              </w:r>
            </w:ins>
            <w:ins w:id="2022" w:author="野草" w:date="2024-11-08T14:02:42Z">
              <w:r>
                <w:rPr>
                  <w:rFonts w:hint="eastAsia"/>
                  <w:vertAlign w:val="baseline"/>
                  <w:lang w:val="en-US" w:eastAsia="zh-CN"/>
                </w:rPr>
                <w:t>e</w:t>
              </w:r>
            </w:ins>
            <w:ins w:id="2023" w:author="野草" w:date="2024-11-08T14:02:02Z">
              <w:r>
                <w:rPr>
                  <w:rFonts w:hint="default"/>
                  <w:vertAlign w:val="baseline"/>
                  <w:lang w:val="en-US" w:eastAsia="zh-CN"/>
                </w:rPr>
                <w:t xml:space="preserve"> and night.</w:t>
              </w:r>
            </w:ins>
          </w:p>
          <w:p w14:paraId="1E244DEC">
            <w:pPr>
              <w:numPr>
                <w:ilvl w:val="-1"/>
                <w:numId w:val="0"/>
              </w:numPr>
              <w:rPr>
                <w:ins w:id="2025" w:author="野草" w:date="2024-11-08T11:43:28Z"/>
                <w:rFonts w:hint="default"/>
                <w:vertAlign w:val="baseline"/>
                <w:lang w:val="en-US" w:eastAsia="zh-CN"/>
              </w:rPr>
              <w:pPrChange w:id="2024" w:author="野草" w:date="2024-11-08T11:43:33Z">
                <w:pPr>
                  <w:numPr>
                    <w:ilvl w:val="0"/>
                    <w:numId w:val="57"/>
                  </w:numPr>
                </w:pPr>
              </w:pPrChange>
            </w:pPr>
          </w:p>
        </w:tc>
        <w:tc>
          <w:tcPr>
            <w:tcW w:w="2945" w:type="dxa"/>
            <w:shd w:val="clear" w:color="auto" w:fill="D4F4F1" w:themeFill="accent5" w:themeFillTint="32"/>
            <w:tcPrChange w:id="2026" w:author="野草" w:date="2024-11-08T14:20:57Z">
              <w:tcPr>
                <w:tcW w:w="4261" w:type="dxa"/>
                <w:gridSpan w:val="2"/>
              </w:tcPr>
            </w:tcPrChange>
          </w:tcPr>
          <w:p w14:paraId="235B6BEA">
            <w:pPr>
              <w:numPr>
                <w:ilvl w:val="-1"/>
                <w:numId w:val="0"/>
              </w:numPr>
              <w:ind w:left="0" w:leftChars="0" w:firstLine="0" w:firstLineChars="0"/>
              <w:rPr>
                <w:ins w:id="2027" w:author="野草" w:date="2024-11-08T14:28:56Z"/>
                <w:rFonts w:hint="eastAsia"/>
                <w:lang w:val="en-US" w:eastAsia="zh-CN"/>
              </w:rPr>
            </w:pPr>
            <w:ins w:id="2028" w:author="野草" w:date="2024-11-08T14:28:56Z">
              <w:r>
                <w:rPr>
                  <w:rFonts w:hint="eastAsia"/>
                  <w:lang w:val="en-US" w:eastAsia="zh-CN"/>
                </w:rPr>
                <w:t>【up2024 1108 1</w:t>
              </w:r>
            </w:ins>
            <w:ins w:id="2029" w:author="野草" w:date="2024-11-08T14:28:59Z">
              <w:r>
                <w:rPr>
                  <w:rFonts w:hint="eastAsia"/>
                  <w:lang w:val="en-US" w:eastAsia="zh-CN"/>
                </w:rPr>
                <w:t>4</w:t>
              </w:r>
            </w:ins>
            <w:ins w:id="2030" w:author="野草" w:date="2024-11-08T14:28:56Z">
              <w:r>
                <w:rPr>
                  <w:rFonts w:hint="eastAsia"/>
                  <w:lang w:val="en-US" w:eastAsia="zh-CN"/>
                </w:rPr>
                <w:t>:</w:t>
              </w:r>
            </w:ins>
            <w:ins w:id="2031" w:author="野草" w:date="2024-11-08T14:29:00Z">
              <w:r>
                <w:rPr>
                  <w:rFonts w:hint="eastAsia"/>
                  <w:lang w:val="en-US" w:eastAsia="zh-CN"/>
                </w:rPr>
                <w:t>2</w:t>
              </w:r>
            </w:ins>
            <w:ins w:id="2032" w:author="野草" w:date="2024-11-08T14:29:02Z">
              <w:r>
                <w:rPr>
                  <w:rFonts w:hint="eastAsia"/>
                  <w:lang w:val="en-US" w:eastAsia="zh-CN"/>
                </w:rPr>
                <w:t>8</w:t>
              </w:r>
            </w:ins>
            <w:ins w:id="2033" w:author="野草" w:date="2024-11-08T14:28:56Z">
              <w:r>
                <w:rPr>
                  <w:rFonts w:hint="eastAsia"/>
                  <w:lang w:val="en-US" w:eastAsia="zh-CN"/>
                </w:rPr>
                <w:t>】</w:t>
              </w:r>
            </w:ins>
          </w:p>
          <w:p w14:paraId="6D362383">
            <w:pPr>
              <w:pStyle w:val="13"/>
              <w:numPr>
                <w:ilvl w:val="-1"/>
                <w:numId w:val="0"/>
              </w:numPr>
              <w:ind w:left="0" w:firstLine="0"/>
              <w:rPr>
                <w:ins w:id="2035" w:author="野草" w:date="2024-11-08T14:28:55Z"/>
                <w:rFonts w:hint="default"/>
                <w:vertAlign w:val="baseline"/>
                <w:lang w:val="en-US" w:eastAsia="zh-CN"/>
              </w:rPr>
              <w:pPrChange w:id="2034" w:author="野草" w:date="2024-11-08T14:28:56Z">
                <w:pPr>
                  <w:numPr>
                    <w:ilvl w:val="0"/>
                    <w:numId w:val="57"/>
                  </w:numPr>
                </w:pPr>
              </w:pPrChange>
            </w:pPr>
          </w:p>
          <w:p w14:paraId="1BD80743">
            <w:pPr>
              <w:pStyle w:val="13"/>
              <w:numPr>
                <w:ilvl w:val="0"/>
                <w:numId w:val="58"/>
                <w:ins w:id="2037" w:author="野草" w:date="2024-11-08T14:04:07Z"/>
              </w:numPr>
              <w:ind w:left="420" w:hanging="420"/>
              <w:rPr>
                <w:ins w:id="2038" w:author="野草" w:date="2024-11-08T11:43:28Z"/>
                <w:rFonts w:hint="default"/>
                <w:vertAlign w:val="baseline"/>
                <w:lang w:val="en-US" w:eastAsia="zh-CN"/>
              </w:rPr>
              <w:pPrChange w:id="2036" w:author="野草" w:date="2024-11-08T14:04:07Z">
                <w:pPr>
                  <w:numPr>
                    <w:ilvl w:val="0"/>
                    <w:numId w:val="57"/>
                  </w:numPr>
                </w:pPr>
              </w:pPrChange>
            </w:pPr>
            <w:ins w:id="2039" w:author="野草" w:date="2024-11-08T13:58:24Z">
              <w:r>
                <w:rPr>
                  <w:rFonts w:hint="eastAsia"/>
                  <w:highlight w:val="yellow"/>
                  <w:lang w:val="en-US" w:eastAsia="zh-CN"/>
                  <w:rPrChange w:id="2040" w:author="野草" w:date="2024-11-08T14:24:42Z">
                    <w:rPr>
                      <w:rFonts w:hint="eastAsia"/>
                      <w:lang w:val="en-US" w:eastAsia="zh-CN"/>
                    </w:rPr>
                  </w:rPrChange>
                </w:rPr>
                <w:t>图</w:t>
              </w:r>
            </w:ins>
            <w:ins w:id="2041" w:author="野草" w:date="2024-11-08T14:24:37Z">
              <w:r>
                <w:rPr>
                  <w:rFonts w:hint="eastAsia"/>
                  <w:highlight w:val="yellow"/>
                  <w:lang w:val="en-US" w:eastAsia="zh-CN"/>
                  <w:rPrChange w:id="2042" w:author="野草" w:date="2024-11-08T14:24:42Z">
                    <w:rPr>
                      <w:rFonts w:hint="eastAsia"/>
                      <w:lang w:val="en-US" w:eastAsia="zh-CN"/>
                    </w:rPr>
                  </w:rPrChange>
                </w:rPr>
                <w:t>3</w:t>
              </w:r>
            </w:ins>
            <w:ins w:id="2043" w:author="野草" w:date="2024-11-08T13:58:25Z">
              <w:r>
                <w:rPr>
                  <w:rFonts w:hint="eastAsia"/>
                  <w:lang w:val="en-US" w:eastAsia="zh-CN"/>
                </w:rPr>
                <w:t xml:space="preserve"> </w:t>
              </w:r>
            </w:ins>
            <w:ins w:id="2044" w:author="野草" w:date="2024-11-08T13:58:26Z">
              <w:r>
                <w:rPr>
                  <w:rFonts w:hint="eastAsia"/>
                  <w:lang w:val="en-US" w:eastAsia="zh-CN"/>
                </w:rPr>
                <w:t xml:space="preserve"> </w:t>
              </w:r>
            </w:ins>
            <w:ins w:id="2045" w:author="野草" w:date="2024-11-08T13:58:33Z">
              <w:bookmarkStart w:id="20" w:name="OLE_LINK23"/>
              <w:r>
                <w:rPr>
                  <w:rFonts w:hint="eastAsia"/>
                  <w:lang w:val="en-US" w:eastAsia="zh-CN"/>
                </w:rPr>
                <w:t>气温</w:t>
              </w:r>
            </w:ins>
            <w:ins w:id="2046" w:author="野草" w:date="2024-11-08T13:58:34Z">
              <w:r>
                <w:rPr>
                  <w:rFonts w:hint="eastAsia"/>
                  <w:lang w:val="en-US" w:eastAsia="zh-CN"/>
                </w:rPr>
                <w:t>、</w:t>
              </w:r>
            </w:ins>
            <w:ins w:id="2047" w:author="野草" w:date="2024-11-08T13:58:35Z">
              <w:r>
                <w:rPr>
                  <w:rFonts w:hint="eastAsia"/>
                  <w:lang w:val="en-US" w:eastAsia="zh-CN"/>
                </w:rPr>
                <w:t>相对</w:t>
              </w:r>
            </w:ins>
            <w:ins w:id="2048" w:author="野草" w:date="2024-11-08T13:58:36Z">
              <w:r>
                <w:rPr>
                  <w:rFonts w:hint="eastAsia"/>
                  <w:lang w:val="en-US" w:eastAsia="zh-CN"/>
                </w:rPr>
                <w:t>湿度</w:t>
              </w:r>
            </w:ins>
            <w:ins w:id="2049" w:author="野草" w:date="2024-11-08T13:58:37Z">
              <w:r>
                <w:rPr>
                  <w:rFonts w:hint="eastAsia"/>
                  <w:lang w:val="en-US" w:eastAsia="zh-CN"/>
                </w:rPr>
                <w:t>和</w:t>
              </w:r>
            </w:ins>
            <w:ins w:id="2050" w:author="野草" w:date="2024-11-08T14:08:19Z">
              <w:r>
                <w:rPr>
                  <w:rFonts w:hint="eastAsia"/>
                  <w:lang w:val="en-US" w:eastAsia="zh-CN"/>
                </w:rPr>
                <w:t>DI</w:t>
              </w:r>
              <w:bookmarkEnd w:id="20"/>
            </w:ins>
            <w:ins w:id="2051" w:author="野草" w:date="2024-11-08T13:58:46Z">
              <w:r>
                <w:rPr>
                  <w:rFonts w:hint="eastAsia"/>
                  <w:lang w:val="en-US" w:eastAsia="zh-CN"/>
                </w:rPr>
                <w:t>的</w:t>
              </w:r>
            </w:ins>
            <w:ins w:id="2052" w:author="野草" w:date="2024-11-08T13:58:47Z">
              <w:r>
                <w:rPr>
                  <w:rFonts w:hint="eastAsia"/>
                  <w:lang w:val="en-US" w:eastAsia="zh-CN"/>
                </w:rPr>
                <w:t>箱线图</w:t>
              </w:r>
            </w:ins>
            <w:ins w:id="2053" w:author="野草" w:date="2024-11-08T14:01:40Z">
              <w:r>
                <w:rPr>
                  <w:rFonts w:hint="eastAsia"/>
                  <w:lang w:val="en-US" w:eastAsia="zh-CN"/>
                </w:rPr>
                <w:t>在</w:t>
              </w:r>
            </w:ins>
            <w:ins w:id="2054" w:author="野草" w:date="2024-11-08T14:01:41Z">
              <w:r>
                <w:rPr>
                  <w:rFonts w:hint="eastAsia"/>
                  <w:lang w:val="en-US" w:eastAsia="zh-CN"/>
                </w:rPr>
                <w:t>白天和夜间</w:t>
              </w:r>
            </w:ins>
          </w:p>
        </w:tc>
      </w:tr>
      <w:tr w14:paraId="4CE026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56" w:author="野草" w:date="2024-11-08T14:20:5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055" w:author="野草" w:date="2024-11-08T11:43:28Z"/>
        </w:trPr>
        <w:tc>
          <w:tcPr>
            <w:tcW w:w="5577" w:type="dxa"/>
            <w:shd w:val="clear" w:color="auto" w:fill="D4F4F1" w:themeFill="accent5" w:themeFillTint="32"/>
            <w:tcPrChange w:id="2057" w:author="野草" w:date="2024-11-08T14:20:57Z">
              <w:tcPr>
                <w:tcW w:w="4261" w:type="dxa"/>
              </w:tcPr>
            </w:tcPrChange>
          </w:tcPr>
          <w:p w14:paraId="115F25A8">
            <w:pPr>
              <w:numPr>
                <w:ilvl w:val="-1"/>
                <w:numId w:val="0"/>
              </w:numPr>
              <w:ind w:left="0" w:firstLine="0"/>
              <w:rPr>
                <w:ins w:id="2059" w:author="野草" w:date="2024-11-08T14:29:13Z"/>
                <w:rFonts w:hint="default"/>
                <w:vertAlign w:val="baseline"/>
                <w:lang w:val="en-US" w:eastAsia="zh-CN"/>
              </w:rPr>
              <w:pPrChange w:id="2058" w:author="野草" w:date="2024-11-08T14:29:13Z">
                <w:pPr>
                  <w:numPr>
                    <w:ilvl w:val="0"/>
                    <w:numId w:val="57"/>
                  </w:numPr>
                </w:pPr>
              </w:pPrChange>
            </w:pPr>
            <w:ins w:id="2060" w:author="野草" w:date="2024-11-08T14:29:14Z">
              <w:r>
                <w:rPr>
                  <w:rFonts w:hint="eastAsia"/>
                  <w:lang w:val="en-US" w:eastAsia="zh-CN"/>
                </w:rPr>
                <w:t>【up2024 1108 14:28】</w:t>
              </w:r>
            </w:ins>
          </w:p>
          <w:p w14:paraId="439DEEEB">
            <w:pPr>
              <w:numPr>
                <w:ilvl w:val="0"/>
                <w:numId w:val="58"/>
                <w:ins w:id="2062" w:author="野草" w:date="2024-11-08T14:24:18Z"/>
              </w:numPr>
              <w:ind w:left="420" w:hanging="420"/>
              <w:rPr>
                <w:ins w:id="2063" w:author="野草" w:date="2024-11-08T11:43:28Z"/>
                <w:rFonts w:hint="default"/>
                <w:vertAlign w:val="baseline"/>
                <w:lang w:val="en-US" w:eastAsia="zh-CN"/>
              </w:rPr>
              <w:pPrChange w:id="2061" w:author="野草" w:date="2024-11-08T14:24:18Z">
                <w:pPr>
                  <w:numPr>
                    <w:ilvl w:val="0"/>
                    <w:numId w:val="57"/>
                  </w:numPr>
                </w:pPr>
              </w:pPrChange>
            </w:pPr>
            <w:del w:id="2064" w:author="野草" w:date="2024-11-08T14:21:49Z">
              <w:r>
                <w:rPr>
                  <w:rFonts w:hint="eastAsia"/>
                  <w:sz w:val="11"/>
                  <w:szCs w:val="15"/>
                  <w:vertAlign w:val="baseline"/>
                  <w:lang w:val="en-US" w:eastAsia="zh-CN"/>
                  <w:rPrChange w:id="2065" w:author="野草" w:date="2024-11-08T14:21:45Z">
                    <w:rPr>
                      <w:rFonts w:hint="eastAsia"/>
                      <w:vertAlign w:val="baseline"/>
                      <w:lang w:val="en-US" w:eastAsia="zh-CN"/>
                    </w:rPr>
                  </w:rPrChange>
                </w:rPr>
                <w:delText>TP (℃)</w:delText>
              </w:r>
            </w:del>
            <w:del w:id="2066" w:author="野草" w:date="2024-11-08T14:21:49Z">
              <w:r>
                <w:rPr>
                  <w:rFonts w:hint="eastAsia"/>
                  <w:sz w:val="11"/>
                  <w:szCs w:val="15"/>
                  <w:vertAlign w:val="baseline"/>
                  <w:lang w:val="en-US" w:eastAsia="zh-CN"/>
                  <w:rPrChange w:id="2067" w:author="野草" w:date="2024-11-08T14:21:45Z">
                    <w:rPr>
                      <w:rFonts w:hint="eastAsia"/>
                      <w:vertAlign w:val="baseline"/>
                      <w:lang w:val="en-US" w:eastAsia="zh-CN"/>
                    </w:rPr>
                  </w:rPrChange>
                </w:rPr>
                <w:delText>RH (%)</w:delText>
              </w:r>
            </w:del>
            <w:del w:id="2068" w:author="野草" w:date="2024-11-08T14:21:49Z">
              <w:r>
                <w:rPr>
                  <w:rFonts w:hint="eastAsia"/>
                  <w:sz w:val="11"/>
                  <w:szCs w:val="15"/>
                  <w:vertAlign w:val="baseline"/>
                  <w:lang w:val="en-US" w:eastAsia="zh-CN"/>
                  <w:rPrChange w:id="2069" w:author="野草" w:date="2024-11-08T14:21:45Z">
                    <w:rPr>
                      <w:rFonts w:hint="eastAsia"/>
                      <w:vertAlign w:val="baseline"/>
                      <w:lang w:val="en-US" w:eastAsia="zh-CN"/>
                    </w:rPr>
                  </w:rPrChange>
                </w:rPr>
                <w:delText>DI (℃)</w:delText>
              </w:r>
            </w:del>
            <w:ins w:id="2070" w:author="野草" w:date="2024-11-08T14:09:05Z">
              <w:r>
                <w:rPr>
                  <w:rFonts w:hint="eastAsia"/>
                  <w:lang w:val="en-US" w:eastAsia="zh-CN"/>
                </w:rPr>
                <w:t>T</w:t>
              </w:r>
            </w:ins>
            <w:ins w:id="2071" w:author="野草" w:date="2024-11-08T14:09:06Z">
              <w:r>
                <w:rPr>
                  <w:rFonts w:hint="eastAsia"/>
                  <w:lang w:val="en-US" w:eastAsia="zh-CN"/>
                </w:rPr>
                <w:t>able</w:t>
              </w:r>
            </w:ins>
            <w:ins w:id="2072" w:author="野草" w:date="2024-11-08T14:09:07Z">
              <w:r>
                <w:rPr>
                  <w:rFonts w:hint="eastAsia"/>
                  <w:lang w:val="en-US" w:eastAsia="zh-CN"/>
                </w:rPr>
                <w:t xml:space="preserve"> 1 </w:t>
              </w:r>
            </w:ins>
            <w:ins w:id="2073" w:author="野草" w:date="2024-11-08T14:09:09Z">
              <w:r>
                <w:rPr>
                  <w:rFonts w:hint="eastAsia"/>
                  <w:lang w:val="en-US" w:eastAsia="zh-CN"/>
                </w:rPr>
                <w:t xml:space="preserve"> </w:t>
              </w:r>
            </w:ins>
            <w:ins w:id="2074" w:author="野草" w:date="2024-11-08T14:09:02Z">
              <w:r>
                <w:rPr>
                  <w:rFonts w:hint="default"/>
                  <w:lang w:val="en-US" w:eastAsia="zh-CN"/>
                </w:rPr>
                <w:t>Basic statistics of temperature, relative humidity, and DI.</w:t>
              </w:r>
            </w:ins>
          </w:p>
        </w:tc>
        <w:tc>
          <w:tcPr>
            <w:tcW w:w="2945" w:type="dxa"/>
            <w:shd w:val="clear" w:color="auto" w:fill="D4F4F1" w:themeFill="accent5" w:themeFillTint="32"/>
            <w:tcPrChange w:id="2075" w:author="野草" w:date="2024-11-08T14:20:57Z">
              <w:tcPr>
                <w:tcW w:w="4261" w:type="dxa"/>
                <w:gridSpan w:val="2"/>
              </w:tcPr>
            </w:tcPrChange>
          </w:tcPr>
          <w:p w14:paraId="4132EFC6">
            <w:pPr>
              <w:numPr>
                <w:ilvl w:val="-1"/>
                <w:numId w:val="0"/>
                <w:ins w:id="2077" w:author="野草" w:date="2024-11-08T11:43:23Z"/>
              </w:numPr>
              <w:ind w:left="0" w:firstLine="0"/>
              <w:rPr>
                <w:ins w:id="2078" w:author="野草" w:date="2024-11-08T14:29:10Z"/>
                <w:rFonts w:hint="default"/>
                <w:vertAlign w:val="baseline"/>
                <w:lang w:val="en-US" w:eastAsia="zh-CN"/>
              </w:rPr>
              <w:pPrChange w:id="2076" w:author="野草" w:date="2024-11-08T14:29:16Z">
                <w:pPr>
                  <w:numPr>
                    <w:ilvl w:val="0"/>
                    <w:numId w:val="57"/>
                  </w:numPr>
                </w:pPr>
              </w:pPrChange>
            </w:pPr>
            <w:ins w:id="2079" w:author="野草" w:date="2024-11-08T14:29:11Z">
              <w:r>
                <w:rPr>
                  <w:rFonts w:hint="eastAsia"/>
                  <w:lang w:val="en-US" w:eastAsia="zh-CN"/>
                </w:rPr>
                <w:t>【up2024 1108 14:28】</w:t>
              </w:r>
            </w:ins>
          </w:p>
          <w:p w14:paraId="00721591">
            <w:pPr>
              <w:pStyle w:val="13"/>
              <w:numPr>
                <w:ilvl w:val="0"/>
                <w:numId w:val="58"/>
                <w:ins w:id="2081" w:author="野草" w:date="2024-11-08T14:09:21Z"/>
              </w:numPr>
              <w:ind w:left="420" w:hanging="420"/>
              <w:rPr>
                <w:ins w:id="2082" w:author="野草" w:date="2024-11-08T11:43:28Z"/>
                <w:rFonts w:hint="default"/>
                <w:vertAlign w:val="baseline"/>
                <w:lang w:val="en-US" w:eastAsia="zh-CN"/>
              </w:rPr>
              <w:pPrChange w:id="2080" w:author="野草" w:date="2024-11-08T14:09:21Z">
                <w:pPr>
                  <w:numPr>
                    <w:ilvl w:val="0"/>
                    <w:numId w:val="57"/>
                  </w:numPr>
                </w:pPr>
              </w:pPrChange>
            </w:pPr>
            <w:ins w:id="2083" w:author="野草" w:date="2024-11-08T14:08:13Z">
              <w:r>
                <w:rPr>
                  <w:rFonts w:hint="eastAsia"/>
                  <w:highlight w:val="yellow"/>
                  <w:lang w:val="en-US" w:eastAsia="zh-CN"/>
                  <w:rPrChange w:id="2084" w:author="野草" w:date="2024-11-08T14:24:47Z">
                    <w:rPr>
                      <w:rFonts w:hint="eastAsia"/>
                      <w:lang w:val="en-US" w:eastAsia="zh-CN"/>
                    </w:rPr>
                  </w:rPrChange>
                </w:rPr>
                <w:t>表1</w:t>
              </w:r>
            </w:ins>
            <w:ins w:id="2085" w:author="野草" w:date="2024-11-08T14:08:13Z">
              <w:r>
                <w:rPr>
                  <w:rFonts w:hint="eastAsia"/>
                  <w:lang w:val="en-US" w:eastAsia="zh-CN"/>
                </w:rPr>
                <w:t xml:space="preserve"> </w:t>
              </w:r>
            </w:ins>
            <w:ins w:id="2086" w:author="野草" w:date="2024-11-08T14:08:23Z">
              <w:bookmarkStart w:id="21" w:name="OLE_LINK24"/>
              <w:r>
                <w:rPr>
                  <w:rFonts w:hint="eastAsia"/>
                  <w:lang w:val="en-US" w:eastAsia="zh-CN"/>
                </w:rPr>
                <w:t>气温、相对湿度和DI</w:t>
              </w:r>
            </w:ins>
            <w:ins w:id="2087" w:author="野草" w:date="2024-11-08T14:08:26Z">
              <w:r>
                <w:rPr>
                  <w:rFonts w:hint="eastAsia"/>
                  <w:lang w:val="en-US" w:eastAsia="zh-CN"/>
                </w:rPr>
                <w:t>的</w:t>
              </w:r>
            </w:ins>
            <w:ins w:id="2088" w:author="野草" w:date="2024-11-08T14:08:27Z">
              <w:r>
                <w:rPr>
                  <w:rFonts w:hint="eastAsia"/>
                  <w:lang w:val="en-US" w:eastAsia="zh-CN"/>
                </w:rPr>
                <w:t>基本</w:t>
              </w:r>
            </w:ins>
            <w:ins w:id="2089" w:author="野草" w:date="2024-11-08T14:08:28Z">
              <w:r>
                <w:rPr>
                  <w:rFonts w:hint="eastAsia"/>
                  <w:lang w:val="en-US" w:eastAsia="zh-CN"/>
                </w:rPr>
                <w:t>统计</w:t>
              </w:r>
            </w:ins>
            <w:ins w:id="2090" w:author="野草" w:date="2024-11-08T14:08:29Z">
              <w:r>
                <w:rPr>
                  <w:rFonts w:hint="eastAsia"/>
                  <w:lang w:val="en-US" w:eastAsia="zh-CN"/>
                </w:rPr>
                <w:t>值</w:t>
              </w:r>
              <w:bookmarkEnd w:id="21"/>
            </w:ins>
          </w:p>
        </w:tc>
      </w:tr>
      <w:tr w14:paraId="6BEB43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92" w:author="野草" w:date="2024-11-08T14:26:04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091" w:author="野草" w:date="2024-11-08T11:43:28Z"/>
        </w:trPr>
        <w:tc>
          <w:tcPr>
            <w:tcW w:w="5577" w:type="dxa"/>
            <w:shd w:val="clear" w:color="auto" w:fill="D4F4F1" w:themeFill="accent5" w:themeFillTint="32"/>
            <w:tcPrChange w:id="2093" w:author="野草" w:date="2024-11-08T14:26:04Z">
              <w:tcPr>
                <w:tcW w:w="4261" w:type="dxa"/>
              </w:tcPr>
            </w:tcPrChange>
          </w:tcPr>
          <w:p w14:paraId="017FED37">
            <w:pPr>
              <w:numPr>
                <w:ilvl w:val="-1"/>
                <w:numId w:val="0"/>
              </w:numPr>
              <w:ind w:left="0" w:leftChars="0" w:firstLine="0" w:firstLineChars="0"/>
              <w:rPr>
                <w:ins w:id="2094" w:author="野草" w:date="2024-11-08T14:29:22Z"/>
                <w:rFonts w:hint="eastAsia"/>
                <w:lang w:val="en-US" w:eastAsia="zh-CN"/>
              </w:rPr>
            </w:pPr>
            <w:ins w:id="2095" w:author="野草" w:date="2024-11-08T14:29:22Z">
              <w:r>
                <w:rPr>
                  <w:rFonts w:hint="eastAsia"/>
                  <w:lang w:val="en-US" w:eastAsia="zh-CN"/>
                </w:rPr>
                <w:t>【up2024 1108 14:28】</w:t>
              </w:r>
            </w:ins>
          </w:p>
          <w:p w14:paraId="19E8C14E">
            <w:pPr>
              <w:keepNext w:val="0"/>
              <w:keepLines w:val="0"/>
              <w:widowControl/>
              <w:numPr>
                <w:ilvl w:val="-1"/>
                <w:numId w:val="0"/>
              </w:numPr>
              <w:suppressLineNumbers w:val="0"/>
              <w:ind w:left="0" w:firstLine="0"/>
              <w:rPr>
                <w:ins w:id="2097" w:author="野草" w:date="2024-11-08T14:29:21Z"/>
              </w:rPr>
              <w:pPrChange w:id="2096" w:author="野草" w:date="2024-11-08T14:29:21Z">
                <w:pPr>
                  <w:pStyle w:val="7"/>
                  <w:keepNext w:val="0"/>
                  <w:keepLines w:val="0"/>
                  <w:widowControl/>
                  <w:suppressLineNumbers w:val="0"/>
                </w:pPr>
              </w:pPrChange>
            </w:pPr>
          </w:p>
          <w:p w14:paraId="28C49907">
            <w:pPr>
              <w:keepNext w:val="0"/>
              <w:keepLines w:val="0"/>
              <w:widowControl/>
              <w:numPr>
                <w:ilvl w:val="0"/>
                <w:numId w:val="58"/>
                <w:ins w:id="2099" w:author="野草" w:date="2024-11-08T14:23:49Z"/>
              </w:numPr>
              <w:suppressLineNumbers w:val="0"/>
              <w:ind w:left="420" w:hanging="420"/>
              <w:rPr>
                <w:ins w:id="2100" w:author="野草" w:date="2024-11-08T14:23:43Z"/>
              </w:rPr>
              <w:pPrChange w:id="2098" w:author="野草" w:date="2024-11-08T14:23:49Z">
                <w:pPr>
                  <w:pStyle w:val="7"/>
                  <w:keepNext w:val="0"/>
                  <w:keepLines w:val="0"/>
                  <w:widowControl/>
                  <w:suppressLineNumbers w:val="0"/>
                </w:pPr>
              </w:pPrChange>
            </w:pPr>
            <w:ins w:id="2101" w:author="野草" w:date="2024-11-08T14:23:43Z">
              <w:r>
                <w:rPr/>
                <w:t>Figure 1 presents box plots showing the distribution of daily average temperature, relative humidity, and discomfort index (DI) across all measurement points during daytime and nighttime. The figure clearly illustrates a significant drop in temperature and an increase in relative humidity at night compared to daytime. This combined shift in temperature and humidity contributes to a noticeable reduction in DI at night. Specifically, as shown in Table 1, the average temperature decreases from 34.3°C during the day to 31.3°C at night, while the average relative humidity rises from 49.8% to 56.9%. Correspondingly, the DI drops from 28.7°C to 27.2°C. These changes indicate that, despite the increase in humidity at night, the cooling effect provided by green spaces still reduces thermal discomfort, enhancing comfort in the surrounding environment. However, the reduction in DI is slightly smaller than the decrease in temperature.</w:t>
              </w:r>
            </w:ins>
          </w:p>
          <w:p w14:paraId="6453945D">
            <w:pPr>
              <w:keepNext w:val="0"/>
              <w:keepLines w:val="0"/>
              <w:widowControl/>
              <w:numPr>
                <w:ilvl w:val="0"/>
                <w:numId w:val="58"/>
                <w:ins w:id="2103" w:author="野草" w:date="2024-11-08T14:23:49Z"/>
              </w:numPr>
              <w:suppressLineNumbers w:val="0"/>
              <w:ind w:left="420" w:hanging="420"/>
              <w:rPr>
                <w:ins w:id="2104" w:author="野草" w:date="2024-11-08T14:23:43Z"/>
              </w:rPr>
              <w:pPrChange w:id="2102" w:author="野草" w:date="2024-11-08T14:23:49Z">
                <w:pPr>
                  <w:pStyle w:val="7"/>
                  <w:keepNext w:val="0"/>
                  <w:keepLines w:val="0"/>
                  <w:widowControl/>
                  <w:suppressLineNumbers w:val="0"/>
                </w:pPr>
              </w:pPrChange>
            </w:pPr>
            <w:ins w:id="2105" w:author="野草" w:date="2024-11-08T14:23:43Z">
              <w:r>
                <w:rPr/>
                <w:t>Additionally, Figure 1 reveals greater spatial variability in these three meteorological indicators at night than during the day across the study area. This observation is further supported by the standard deviation data in Table 1: the standard deviations of temperature, relative humidity, and DI increase from 0.38°C, 1.00%, and 0.17°C during the day to 0.58°C, 1.33%, and 0.32°C at night, respectively. This suggests that nighttime microclimatic conditions in the study area are more heterogeneous, likely influenced by factors such as surrounding buildings, green spaces, and urban morphology.</w:t>
              </w:r>
            </w:ins>
          </w:p>
          <w:p w14:paraId="3C10682A">
            <w:pPr>
              <w:numPr>
                <w:ilvl w:val="-1"/>
                <w:numId w:val="0"/>
              </w:numPr>
              <w:rPr>
                <w:ins w:id="2107" w:author="野草" w:date="2024-11-08T11:43:28Z"/>
                <w:rFonts w:hint="default"/>
                <w:vertAlign w:val="baseline"/>
                <w:lang w:val="en-US" w:eastAsia="zh-CN"/>
              </w:rPr>
              <w:pPrChange w:id="2106" w:author="野草" w:date="2024-11-08T11:43:33Z">
                <w:pPr>
                  <w:numPr>
                    <w:ilvl w:val="0"/>
                    <w:numId w:val="57"/>
                  </w:numPr>
                </w:pPr>
              </w:pPrChange>
            </w:pPr>
          </w:p>
        </w:tc>
        <w:tc>
          <w:tcPr>
            <w:tcW w:w="2945" w:type="dxa"/>
            <w:shd w:val="clear" w:color="auto" w:fill="D4F4F1" w:themeFill="accent5" w:themeFillTint="32"/>
            <w:tcPrChange w:id="2108" w:author="野草" w:date="2024-11-08T14:26:04Z">
              <w:tcPr>
                <w:tcW w:w="4261" w:type="dxa"/>
                <w:gridSpan w:val="2"/>
              </w:tcPr>
            </w:tcPrChange>
          </w:tcPr>
          <w:p w14:paraId="72E8E963">
            <w:pPr>
              <w:numPr>
                <w:ilvl w:val="-1"/>
                <w:numId w:val="0"/>
              </w:numPr>
              <w:ind w:left="0" w:leftChars="0" w:firstLine="0" w:firstLineChars="0"/>
              <w:rPr>
                <w:ins w:id="2109" w:author="野草" w:date="2024-11-08T14:29:19Z"/>
                <w:rFonts w:hint="eastAsia"/>
                <w:lang w:val="en-US" w:eastAsia="zh-CN"/>
              </w:rPr>
            </w:pPr>
            <w:ins w:id="2110" w:author="野草" w:date="2024-11-08T14:29:19Z">
              <w:r>
                <w:rPr>
                  <w:rFonts w:hint="eastAsia"/>
                  <w:lang w:val="en-US" w:eastAsia="zh-CN"/>
                </w:rPr>
                <w:t>【up2024 1108 14:28】</w:t>
              </w:r>
            </w:ins>
          </w:p>
          <w:p w14:paraId="07DD9C40">
            <w:pPr>
              <w:pStyle w:val="13"/>
              <w:keepNext w:val="0"/>
              <w:keepLines w:val="0"/>
              <w:widowControl/>
              <w:numPr>
                <w:ilvl w:val="-1"/>
                <w:numId w:val="0"/>
              </w:numPr>
              <w:suppressLineNumbers w:val="0"/>
              <w:ind w:left="0" w:firstLine="0"/>
              <w:rPr>
                <w:ins w:id="2112" w:author="野草" w:date="2024-11-08T14:29:17Z"/>
              </w:rPr>
              <w:pPrChange w:id="2111" w:author="野草" w:date="2024-11-08T14:29:18Z">
                <w:pPr>
                  <w:pStyle w:val="7"/>
                  <w:keepNext w:val="0"/>
                  <w:keepLines w:val="0"/>
                  <w:widowControl/>
                  <w:suppressLineNumbers w:val="0"/>
                </w:pPr>
              </w:pPrChange>
            </w:pPr>
          </w:p>
          <w:p w14:paraId="62B0F843">
            <w:pPr>
              <w:pStyle w:val="13"/>
              <w:keepNext w:val="0"/>
              <w:keepLines w:val="0"/>
              <w:widowControl/>
              <w:numPr>
                <w:ilvl w:val="0"/>
                <w:numId w:val="59"/>
                <w:ins w:id="2114" w:author="野草" w:date="2024-11-08T14:20:45Z"/>
              </w:numPr>
              <w:suppressLineNumbers w:val="0"/>
              <w:ind w:left="425" w:hanging="425"/>
              <w:rPr>
                <w:ins w:id="2115" w:author="野草" w:date="2024-11-08T14:20:29Z"/>
              </w:rPr>
              <w:pPrChange w:id="2113" w:author="野草" w:date="2024-11-08T14:20:45Z">
                <w:pPr>
                  <w:pStyle w:val="7"/>
                  <w:keepNext w:val="0"/>
                  <w:keepLines w:val="0"/>
                  <w:widowControl/>
                  <w:suppressLineNumbers w:val="0"/>
                </w:pPr>
              </w:pPrChange>
            </w:pPr>
            <w:ins w:id="2116" w:author="野草" w:date="2024-11-08T14:20:29Z">
              <w:r>
                <w:rPr>
                  <w:highlight w:val="yellow"/>
                  <w:rPrChange w:id="2117" w:author="野草" w:date="2024-11-08T14:24:51Z">
                    <w:rPr/>
                  </w:rPrChange>
                </w:rPr>
                <w:t>图</w:t>
              </w:r>
            </w:ins>
            <w:ins w:id="2118" w:author="野草" w:date="2024-11-08T14:24:33Z">
              <w:r>
                <w:rPr>
                  <w:rFonts w:hint="eastAsia"/>
                  <w:highlight w:val="yellow"/>
                  <w:lang w:val="en-US" w:eastAsia="zh-CN"/>
                  <w:rPrChange w:id="2119" w:author="野草" w:date="2024-11-08T14:24:51Z">
                    <w:rPr>
                      <w:rFonts w:hint="eastAsia"/>
                      <w:lang w:val="en-US" w:eastAsia="zh-CN"/>
                    </w:rPr>
                  </w:rPrChange>
                </w:rPr>
                <w:t>3</w:t>
              </w:r>
            </w:ins>
            <w:ins w:id="2120" w:author="野草" w:date="2024-11-08T14:20:29Z">
              <w:r>
                <w:rPr/>
                <w:t>展示了所有测量点白天和夜间的日均气温、相对湿度和不适指数的箱线图。由图可以清晰地看出，夜间气温较白天显著降低，而相对湿度则有所上升。这种气温和相对湿度的变化对不适指数产生了综合影响，使不适指数在夜间也显著下降。具体而言，从</w:t>
              </w:r>
            </w:ins>
            <w:ins w:id="2121" w:author="野草" w:date="2024-11-08T14:20:29Z">
              <w:r>
                <w:rPr>
                  <w:highlight w:val="yellow"/>
                  <w:rPrChange w:id="2122" w:author="野草" w:date="2024-11-08T14:25:01Z">
                    <w:rPr/>
                  </w:rPrChange>
                </w:rPr>
                <w:t>表1</w:t>
              </w:r>
            </w:ins>
            <w:ins w:id="2123" w:author="野草" w:date="2024-11-08T14:20:29Z">
              <w:r>
                <w:rPr/>
                <w:t>的均值数据来看，夜间气温均值从白天的</w:t>
              </w:r>
            </w:ins>
            <w:ins w:id="2124" w:author="野草" w:date="2024-11-08T14:20:29Z">
              <w:r>
                <w:rPr>
                  <w:highlight w:val="yellow"/>
                  <w:rPrChange w:id="2125" w:author="野草" w:date="2024-11-08T14:25:23Z">
                    <w:rPr/>
                  </w:rPrChange>
                </w:rPr>
                <w:t>34.3℃</w:t>
              </w:r>
            </w:ins>
            <w:ins w:id="2126" w:author="野草" w:date="2024-11-08T14:20:29Z">
              <w:r>
                <w:rPr>
                  <w:highlight w:val="yellow"/>
                  <w:rPrChange w:id="2127" w:author="野草" w:date="2024-11-08T14:25:23Z">
                    <w:rPr/>
                  </w:rPrChange>
                </w:rPr>
                <w:t>下降</w:t>
              </w:r>
            </w:ins>
            <w:ins w:id="2128" w:author="野草" w:date="2024-11-08T14:20:29Z">
              <w:r>
                <w:rPr/>
                <w:t>至</w:t>
              </w:r>
            </w:ins>
            <w:ins w:id="2129" w:author="野草" w:date="2024-11-08T14:20:29Z">
              <w:r>
                <w:rPr>
                  <w:highlight w:val="yellow"/>
                  <w:rPrChange w:id="2130" w:author="野草" w:date="2024-11-08T14:25:23Z">
                    <w:rPr/>
                  </w:rPrChange>
                </w:rPr>
                <w:t>31.3℃</w:t>
              </w:r>
            </w:ins>
            <w:ins w:id="2131" w:author="野草" w:date="2024-11-08T14:20:29Z">
              <w:r>
                <w:rPr/>
                <w:t>，相对湿度均值则从白天的</w:t>
              </w:r>
            </w:ins>
            <w:ins w:id="2132" w:author="野草" w:date="2024-11-08T14:20:29Z">
              <w:r>
                <w:rPr>
                  <w:highlight w:val="yellow"/>
                  <w:rPrChange w:id="2133" w:author="野草" w:date="2024-11-08T14:25:23Z">
                    <w:rPr/>
                  </w:rPrChange>
                </w:rPr>
                <w:t>49.8%</w:t>
              </w:r>
            </w:ins>
            <w:ins w:id="2134" w:author="野草" w:date="2024-11-08T14:20:29Z">
              <w:r>
                <w:rPr>
                  <w:highlight w:val="yellow"/>
                  <w:rPrChange w:id="2135" w:author="野草" w:date="2024-11-08T14:25:23Z">
                    <w:rPr/>
                  </w:rPrChange>
                </w:rPr>
                <w:t>上升</w:t>
              </w:r>
            </w:ins>
            <w:ins w:id="2136" w:author="野草" w:date="2024-11-08T14:20:29Z">
              <w:r>
                <w:rPr/>
                <w:t>至</w:t>
              </w:r>
            </w:ins>
            <w:ins w:id="2137" w:author="野草" w:date="2024-11-08T14:20:29Z">
              <w:r>
                <w:rPr>
                  <w:highlight w:val="yellow"/>
                  <w:rPrChange w:id="2138" w:author="野草" w:date="2024-11-08T14:25:23Z">
                    <w:rPr/>
                  </w:rPrChange>
                </w:rPr>
                <w:t>56.9%</w:t>
              </w:r>
            </w:ins>
            <w:ins w:id="2139" w:author="野草" w:date="2024-11-08T14:20:29Z">
              <w:r>
                <w:rPr/>
                <w:t>。相应地，</w:t>
              </w:r>
            </w:ins>
            <w:ins w:id="2140" w:author="野草" w:date="2024-11-08T14:20:29Z">
              <w:r>
                <w:rPr>
                  <w:highlight w:val="yellow"/>
                  <w:rPrChange w:id="2141" w:author="野草" w:date="2024-11-08T14:25:23Z">
                    <w:rPr/>
                  </w:rPrChange>
                </w:rPr>
                <w:t>不适指数</w:t>
              </w:r>
            </w:ins>
            <w:ins w:id="2142" w:author="野草" w:date="2024-11-08T14:20:29Z">
              <w:r>
                <w:rPr/>
                <w:t>从</w:t>
              </w:r>
            </w:ins>
            <w:ins w:id="2143" w:author="野草" w:date="2024-11-08T14:20:29Z">
              <w:r>
                <w:rPr>
                  <w:highlight w:val="yellow"/>
                  <w:rPrChange w:id="2144" w:author="野草" w:date="2024-11-08T14:25:23Z">
                    <w:rPr/>
                  </w:rPrChange>
                </w:rPr>
                <w:t>28.7℃</w:t>
              </w:r>
            </w:ins>
            <w:ins w:id="2145" w:author="野草" w:date="2024-11-08T14:20:29Z">
              <w:r>
                <w:rPr/>
                <w:t>降至</w:t>
              </w:r>
            </w:ins>
            <w:ins w:id="2146" w:author="野草" w:date="2024-11-08T14:20:29Z">
              <w:r>
                <w:rPr>
                  <w:highlight w:val="yellow"/>
                  <w:rPrChange w:id="2147" w:author="野草" w:date="2024-11-08T14:25:23Z">
                    <w:rPr/>
                  </w:rPrChange>
                </w:rPr>
                <w:t>27.2℃</w:t>
              </w:r>
            </w:ins>
            <w:ins w:id="2148" w:author="野草" w:date="2024-11-08T14:20:29Z">
              <w:r>
                <w:rPr/>
                <w:t>。这说明，尽管夜间相对湿度有所上升，绿地的降温效果仍能有效降低热不适感，为周边区域提供更舒适的环境。然而，不适指数的下降幅度略低于气温的下降幅度。</w:t>
              </w:r>
            </w:ins>
          </w:p>
          <w:p w14:paraId="107AB74B">
            <w:pPr>
              <w:pStyle w:val="13"/>
              <w:keepNext w:val="0"/>
              <w:keepLines w:val="0"/>
              <w:widowControl/>
              <w:numPr>
                <w:ilvl w:val="0"/>
                <w:numId w:val="59"/>
                <w:ins w:id="2150" w:author="野草" w:date="2024-11-08T14:20:45Z"/>
              </w:numPr>
              <w:suppressLineNumbers w:val="0"/>
              <w:ind w:left="425" w:hanging="425"/>
              <w:rPr>
                <w:ins w:id="2151" w:author="野草" w:date="2024-11-08T14:20:29Z"/>
              </w:rPr>
              <w:pPrChange w:id="2149" w:author="野草" w:date="2024-11-08T14:20:45Z">
                <w:pPr>
                  <w:pStyle w:val="7"/>
                  <w:keepNext w:val="0"/>
                  <w:keepLines w:val="0"/>
                  <w:widowControl/>
                  <w:suppressLineNumbers w:val="0"/>
                </w:pPr>
              </w:pPrChange>
            </w:pPr>
            <w:ins w:id="2152" w:author="野草" w:date="2024-11-08T14:20:29Z">
              <w:r>
                <w:rPr/>
                <w:t>此外，</w:t>
              </w:r>
            </w:ins>
            <w:ins w:id="2153" w:author="野草" w:date="2024-11-08T14:20:29Z">
              <w:r>
                <w:rPr>
                  <w:highlight w:val="yellow"/>
                  <w:rPrChange w:id="2154" w:author="野草" w:date="2024-11-08T14:25:31Z">
                    <w:rPr/>
                  </w:rPrChange>
                </w:rPr>
                <w:t>图</w:t>
              </w:r>
            </w:ins>
            <w:ins w:id="2155" w:author="野草" w:date="2024-11-08T14:25:25Z">
              <w:r>
                <w:rPr>
                  <w:rFonts w:hint="eastAsia"/>
                  <w:highlight w:val="yellow"/>
                  <w:lang w:val="en-US" w:eastAsia="zh-CN"/>
                  <w:rPrChange w:id="2156" w:author="野草" w:date="2024-11-08T14:25:31Z">
                    <w:rPr>
                      <w:rFonts w:hint="eastAsia"/>
                      <w:lang w:val="en-US" w:eastAsia="zh-CN"/>
                    </w:rPr>
                  </w:rPrChange>
                </w:rPr>
                <w:t>3</w:t>
              </w:r>
            </w:ins>
            <w:ins w:id="2157" w:author="野草" w:date="2024-11-08T14:20:29Z">
              <w:r>
                <w:rPr/>
                <w:t>还揭示出夜间三个气象指标在研究区域内的</w:t>
              </w:r>
            </w:ins>
            <w:ins w:id="2158" w:author="野草" w:date="2024-11-08T14:20:29Z">
              <w:r>
                <w:rPr>
                  <w:highlight w:val="yellow"/>
                  <w:rPrChange w:id="2159" w:author="野草" w:date="2024-11-08T14:25:37Z">
                    <w:rPr/>
                  </w:rPrChange>
                </w:rPr>
                <w:t>空间异质性大于</w:t>
              </w:r>
            </w:ins>
            <w:ins w:id="2160" w:author="野草" w:date="2024-11-08T14:20:29Z">
              <w:r>
                <w:rPr/>
                <w:t>白天。</w:t>
              </w:r>
            </w:ins>
            <w:ins w:id="2161" w:author="野草" w:date="2024-11-08T14:20:29Z">
              <w:r>
                <w:rPr>
                  <w:highlight w:val="yellow"/>
                  <w:rPrChange w:id="2162" w:author="野草" w:date="2024-11-08T14:25:31Z">
                    <w:rPr/>
                  </w:rPrChange>
                </w:rPr>
                <w:t>表1</w:t>
              </w:r>
            </w:ins>
            <w:ins w:id="2163" w:author="野草" w:date="2024-11-08T14:20:29Z">
              <w:r>
                <w:rPr/>
                <w:t>中的标准差数据进一步说明了这一点：夜间气温、相对湿度和不适指数的标准差分别从白天的</w:t>
              </w:r>
            </w:ins>
            <w:ins w:id="2164" w:author="野草" w:date="2024-11-08T14:20:29Z">
              <w:r>
                <w:rPr>
                  <w:highlight w:val="yellow"/>
                  <w:rPrChange w:id="2165" w:author="野草" w:date="2024-11-08T14:25:44Z">
                    <w:rPr/>
                  </w:rPrChange>
                </w:rPr>
                <w:t>0.38℃、1.00%和0.17℃</w:t>
              </w:r>
            </w:ins>
            <w:ins w:id="2166" w:author="野草" w:date="2024-11-08T14:20:29Z">
              <w:r>
                <w:rPr/>
                <w:t>增至夜间的</w:t>
              </w:r>
            </w:ins>
            <w:ins w:id="2167" w:author="野草" w:date="2024-11-08T14:20:29Z">
              <w:r>
                <w:rPr>
                  <w:highlight w:val="yellow"/>
                  <w:rPrChange w:id="2168" w:author="野草" w:date="2024-11-08T14:25:44Z">
                    <w:rPr/>
                  </w:rPrChange>
                </w:rPr>
                <w:t>0.58℃、1.33%和0.32℃</w:t>
              </w:r>
            </w:ins>
            <w:ins w:id="2169" w:author="野草" w:date="2024-11-08T14:20:29Z">
              <w:r>
                <w:rPr/>
                <w:t>。这表明夜间研究区域内的微气候特征更加多样化，可能受到周边建筑、绿地和城市形态等多种因素的影响。</w:t>
              </w:r>
            </w:ins>
          </w:p>
          <w:p w14:paraId="41A59C21">
            <w:pPr>
              <w:numPr>
                <w:ilvl w:val="-1"/>
                <w:numId w:val="0"/>
              </w:numPr>
              <w:rPr>
                <w:ins w:id="2171" w:author="野草" w:date="2024-11-08T11:43:28Z"/>
                <w:rFonts w:hint="default"/>
                <w:vertAlign w:val="baseline"/>
                <w:lang w:val="en-US" w:eastAsia="zh-CN"/>
              </w:rPr>
              <w:pPrChange w:id="2170" w:author="野草" w:date="2024-11-08T11:43:33Z">
                <w:pPr>
                  <w:numPr>
                    <w:ilvl w:val="0"/>
                    <w:numId w:val="57"/>
                  </w:numPr>
                </w:pPr>
              </w:pPrChange>
            </w:pPr>
          </w:p>
        </w:tc>
      </w:tr>
      <w:tr w14:paraId="3A23E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73" w:author="野草" w:date="2024-11-08T15:40:4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172" w:author="野草" w:date="2024-11-08T11:43:28Z"/>
        </w:trPr>
        <w:tc>
          <w:tcPr>
            <w:tcW w:w="5577" w:type="dxa"/>
            <w:shd w:val="clear" w:color="auto" w:fill="D4F4F1" w:themeFill="accent5" w:themeFillTint="32"/>
            <w:tcPrChange w:id="2174" w:author="野草" w:date="2024-11-08T15:40:47Z">
              <w:tcPr>
                <w:tcW w:w="4261" w:type="dxa"/>
              </w:tcPr>
            </w:tcPrChange>
          </w:tcPr>
          <w:p w14:paraId="05171022">
            <w:pPr>
              <w:numPr>
                <w:ilvl w:val="-1"/>
                <w:numId w:val="0"/>
                <w:ins w:id="2176" w:author="野草" w:date="2024-11-08T11:43:23Z"/>
              </w:numPr>
              <w:rPr>
                <w:ins w:id="2177" w:author="野草" w:date="2024-11-08T17:46:54Z"/>
                <w:rFonts w:hint="default"/>
                <w:vertAlign w:val="baseline"/>
                <w:lang w:val="en-US" w:eastAsia="zh-CN"/>
              </w:rPr>
              <w:pPrChange w:id="2175" w:author="野草" w:date="2024-11-08T17:46:56Z">
                <w:pPr>
                  <w:numPr>
                    <w:ilvl w:val="0"/>
                    <w:numId w:val="57"/>
                  </w:numPr>
                </w:pPr>
              </w:pPrChange>
            </w:pPr>
            <w:ins w:id="2178" w:author="野草" w:date="2024-11-08T17:46:55Z">
              <w:r>
                <w:rPr>
                  <w:rFonts w:hint="eastAsia"/>
                  <w:lang w:val="en-US" w:eastAsia="zh-CN"/>
                </w:rPr>
                <w:t>【up2024 1108 1</w:t>
              </w:r>
            </w:ins>
            <w:ins w:id="2179" w:author="野草" w:date="2024-11-08T17:46:58Z">
              <w:r>
                <w:rPr>
                  <w:rFonts w:hint="eastAsia"/>
                  <w:lang w:val="en-US" w:eastAsia="zh-CN"/>
                </w:rPr>
                <w:t>7</w:t>
              </w:r>
            </w:ins>
            <w:ins w:id="2180" w:author="野草" w:date="2024-11-08T17:46:55Z">
              <w:r>
                <w:rPr>
                  <w:rFonts w:hint="eastAsia"/>
                  <w:lang w:val="en-US" w:eastAsia="zh-CN"/>
                </w:rPr>
                <w:t>:46】</w:t>
              </w:r>
            </w:ins>
          </w:p>
          <w:p w14:paraId="72330DE4">
            <w:pPr>
              <w:pStyle w:val="7"/>
              <w:widowControl/>
              <w:numPr>
                <w:ins w:id="2182" w:author="野草" w:date="2024-11-08T11:43:23Z"/>
              </w:numPr>
              <w:rPr>
                <w:ins w:id="2183" w:author="野草" w:date="2024-11-08T15:34:01Z"/>
                <w:rFonts w:hint="default"/>
                <w:vertAlign w:val="baseline"/>
                <w:lang w:val="en-US" w:eastAsia="zh-CN"/>
              </w:rPr>
              <w:pPrChange w:id="2181" w:author="野草" w:date="2024-11-08T15:37:50Z">
                <w:pPr>
                  <w:numPr>
                    <w:ilvl w:val="0"/>
                    <w:numId w:val="57"/>
                  </w:numPr>
                </w:pPr>
              </w:pPrChange>
            </w:pPr>
            <w:ins w:id="2184" w:author="野草" w:date="2024-11-08T15:33:55Z">
              <w:r>
                <w:rPr>
                  <w:rFonts w:hint="default"/>
                  <w:vertAlign w:val="baseline"/>
                  <w:lang w:val="en-US" w:eastAsia="zh-CN"/>
                </w:rPr>
                <w:drawing>
                  <wp:inline distT="0" distB="0" distL="114300" distR="114300">
                    <wp:extent cx="970280" cy="1374140"/>
                    <wp:effectExtent l="0" t="0" r="7620" b="10160"/>
                    <wp:docPr id="13" name="图片 13" descr="FIG2_DAY_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2_DAY_TP"/>
                            <pic:cNvPicPr>
                              <a:picLocks noChangeAspect="1"/>
                            </pic:cNvPicPr>
                          </pic:nvPicPr>
                          <pic:blipFill>
                            <a:blip r:embed="rId5"/>
                            <a:stretch>
                              <a:fillRect/>
                            </a:stretch>
                          </pic:blipFill>
                          <pic:spPr>
                            <a:xfrm>
                              <a:off x="0" y="0"/>
                              <a:ext cx="970280" cy="1374140"/>
                            </a:xfrm>
                            <a:prstGeom prst="rect">
                              <a:avLst/>
                            </a:prstGeom>
                          </pic:spPr>
                        </pic:pic>
                      </a:graphicData>
                    </a:graphic>
                  </wp:inline>
                </w:drawing>
              </w:r>
            </w:ins>
            <w:ins w:id="2186" w:author="野草" w:date="2024-11-08T15:37:16Z">
              <w:r>
                <w:rPr>
                  <w:rFonts w:hint="default"/>
                  <w:vertAlign w:val="baseline"/>
                  <w:lang w:val="en-US" w:eastAsia="zh-CN"/>
                </w:rPr>
                <w:drawing>
                  <wp:inline distT="0" distB="0" distL="114300" distR="114300">
                    <wp:extent cx="963930" cy="1364615"/>
                    <wp:effectExtent l="0" t="0" r="1270" b="6985"/>
                    <wp:docPr id="16" name="图片 16" descr="FIG2_DAY_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2_DAY_RH"/>
                            <pic:cNvPicPr>
                              <a:picLocks noChangeAspect="1"/>
                            </pic:cNvPicPr>
                          </pic:nvPicPr>
                          <pic:blipFill>
                            <a:blip r:embed="rId6"/>
                            <a:stretch>
                              <a:fillRect/>
                            </a:stretch>
                          </pic:blipFill>
                          <pic:spPr>
                            <a:xfrm>
                              <a:off x="0" y="0"/>
                              <a:ext cx="963930" cy="1364615"/>
                            </a:xfrm>
                            <a:prstGeom prst="rect">
                              <a:avLst/>
                            </a:prstGeom>
                          </pic:spPr>
                        </pic:pic>
                      </a:graphicData>
                    </a:graphic>
                  </wp:inline>
                </w:drawing>
              </w:r>
            </w:ins>
            <w:ins w:id="2188" w:author="野草" w:date="2024-11-08T15:37:03Z">
              <w:r>
                <w:rPr>
                  <w:rFonts w:hint="default"/>
                  <w:vertAlign w:val="baseline"/>
                  <w:lang w:val="en-US" w:eastAsia="zh-CN"/>
                </w:rPr>
                <w:drawing>
                  <wp:inline distT="0" distB="0" distL="114300" distR="114300">
                    <wp:extent cx="966470" cy="1368425"/>
                    <wp:effectExtent l="0" t="0" r="11430" b="3175"/>
                    <wp:docPr id="15" name="图片 15" descr="FIG2_DAY_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IG2_DAY_DI"/>
                            <pic:cNvPicPr>
                              <a:picLocks noChangeAspect="1"/>
                            </pic:cNvPicPr>
                          </pic:nvPicPr>
                          <pic:blipFill>
                            <a:blip r:embed="rId7"/>
                            <a:stretch>
                              <a:fillRect/>
                            </a:stretch>
                          </pic:blipFill>
                          <pic:spPr>
                            <a:xfrm>
                              <a:off x="0" y="0"/>
                              <a:ext cx="966470" cy="1368425"/>
                            </a:xfrm>
                            <a:prstGeom prst="rect">
                              <a:avLst/>
                            </a:prstGeom>
                          </pic:spPr>
                        </pic:pic>
                      </a:graphicData>
                    </a:graphic>
                  </wp:inline>
                </w:drawing>
              </w:r>
            </w:ins>
          </w:p>
          <w:p w14:paraId="38A147C4">
            <w:pPr>
              <w:pStyle w:val="7"/>
              <w:widowControl/>
              <w:numPr>
                <w:ins w:id="2191" w:author="野草" w:date="2024-11-08T11:43:23Z"/>
              </w:numPr>
              <w:rPr>
                <w:ins w:id="2192" w:author="野草" w:date="2024-11-08T15:40:29Z"/>
                <w:rFonts w:hint="default"/>
                <w:vertAlign w:val="baseline"/>
                <w:lang w:val="en-US" w:eastAsia="zh-CN"/>
              </w:rPr>
              <w:pPrChange w:id="2190" w:author="野草" w:date="2024-11-08T15:37:50Z">
                <w:pPr>
                  <w:numPr>
                    <w:ilvl w:val="0"/>
                    <w:numId w:val="57"/>
                  </w:numPr>
                </w:pPr>
              </w:pPrChange>
            </w:pPr>
            <w:ins w:id="2193" w:author="野草" w:date="2024-11-08T15:33:27Z">
              <w:r>
                <w:rPr>
                  <w:rFonts w:hint="default"/>
                  <w:vertAlign w:val="baseline"/>
                  <w:lang w:val="en-US" w:eastAsia="zh-CN"/>
                </w:rPr>
                <w:drawing>
                  <wp:inline distT="0" distB="0" distL="114300" distR="114300">
                    <wp:extent cx="956945" cy="1353820"/>
                    <wp:effectExtent l="0" t="0" r="8255" b="5080"/>
                    <wp:docPr id="6" name="图片 6" descr="FIG2_NIGHT_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2_NIGHT_TP"/>
                            <pic:cNvPicPr>
                              <a:picLocks noChangeAspect="1"/>
                            </pic:cNvPicPr>
                          </pic:nvPicPr>
                          <pic:blipFill>
                            <a:blip r:embed="rId8"/>
                            <a:stretch>
                              <a:fillRect/>
                            </a:stretch>
                          </pic:blipFill>
                          <pic:spPr>
                            <a:xfrm>
                              <a:off x="0" y="0"/>
                              <a:ext cx="956945" cy="1353820"/>
                            </a:xfrm>
                            <a:prstGeom prst="rect">
                              <a:avLst/>
                            </a:prstGeom>
                          </pic:spPr>
                        </pic:pic>
                      </a:graphicData>
                    </a:graphic>
                  </wp:inline>
                </w:drawing>
              </w:r>
            </w:ins>
            <w:ins w:id="2195" w:author="野草" w:date="2024-11-08T15:34:17Z">
              <w:r>
                <w:rPr/>
                <w:drawing>
                  <wp:inline distT="0" distB="0" distL="114300" distR="114300">
                    <wp:extent cx="952500" cy="1347470"/>
                    <wp:effectExtent l="0" t="0" r="0"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9"/>
                            <a:stretch>
                              <a:fillRect/>
                            </a:stretch>
                          </pic:blipFill>
                          <pic:spPr>
                            <a:xfrm>
                              <a:off x="0" y="0"/>
                              <a:ext cx="952500" cy="1347470"/>
                            </a:xfrm>
                            <a:prstGeom prst="rect">
                              <a:avLst/>
                            </a:prstGeom>
                            <a:noFill/>
                            <a:ln w="9525">
                              <a:noFill/>
                            </a:ln>
                          </pic:spPr>
                        </pic:pic>
                      </a:graphicData>
                    </a:graphic>
                  </wp:inline>
                </w:drawing>
              </w:r>
            </w:ins>
            <w:ins w:id="2197" w:author="野草" w:date="2024-11-08T15:33:38Z">
              <w:r>
                <w:rPr>
                  <w:rFonts w:hint="default"/>
                  <w:vertAlign w:val="baseline"/>
                  <w:lang w:val="en-US" w:eastAsia="zh-CN"/>
                </w:rPr>
                <w:drawing>
                  <wp:inline distT="0" distB="0" distL="114300" distR="114300">
                    <wp:extent cx="966470" cy="1367155"/>
                    <wp:effectExtent l="0" t="0" r="11430" b="4445"/>
                    <wp:docPr id="7" name="图片 7" descr="FIG2_NIGHT_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2_NIGHT_DI"/>
                            <pic:cNvPicPr>
                              <a:picLocks noChangeAspect="1"/>
                            </pic:cNvPicPr>
                          </pic:nvPicPr>
                          <pic:blipFill>
                            <a:blip r:embed="rId10"/>
                            <a:stretch>
                              <a:fillRect/>
                            </a:stretch>
                          </pic:blipFill>
                          <pic:spPr>
                            <a:xfrm>
                              <a:off x="0" y="0"/>
                              <a:ext cx="966470" cy="1367155"/>
                            </a:xfrm>
                            <a:prstGeom prst="rect">
                              <a:avLst/>
                            </a:prstGeom>
                          </pic:spPr>
                        </pic:pic>
                      </a:graphicData>
                    </a:graphic>
                  </wp:inline>
                </w:drawing>
              </w:r>
            </w:ins>
          </w:p>
          <w:p w14:paraId="39986C2D">
            <w:pPr>
              <w:numPr>
                <w:ilvl w:val="0"/>
                <w:numId w:val="60"/>
                <w:ins w:id="2200" w:author="野草" w:date="2024-11-08T15:40:37Z"/>
              </w:numPr>
              <w:ind w:left="420" w:hanging="420"/>
              <w:rPr>
                <w:ins w:id="2201" w:author="野草" w:date="2024-11-08T17:52:31Z"/>
                <w:rFonts w:hint="default"/>
                <w:vertAlign w:val="baseline"/>
                <w:lang w:val="en-US" w:eastAsia="zh-CN"/>
              </w:rPr>
              <w:pPrChange w:id="2199" w:author="野草" w:date="2024-11-08T15:40:37Z">
                <w:pPr>
                  <w:numPr>
                    <w:ilvl w:val="0"/>
                    <w:numId w:val="57"/>
                  </w:numPr>
                </w:pPr>
              </w:pPrChange>
            </w:pPr>
            <w:ins w:id="2202" w:author="野草" w:date="2024-11-08T15:40:32Z">
              <w:r>
                <w:rPr>
                  <w:rFonts w:hint="eastAsia"/>
                  <w:lang w:val="en-US" w:eastAsia="zh-CN"/>
                </w:rPr>
                <w:t>Spatial patterns of daily mean temperature (a, b), relative humidity (c, d), and DI (e, f) during daytime (a-c) and nighttime (d-f).</w:t>
              </w:r>
            </w:ins>
          </w:p>
          <w:p w14:paraId="7A92F12A">
            <w:pPr>
              <w:numPr>
                <w:ilvl w:val="-1"/>
                <w:numId w:val="0"/>
              </w:numPr>
              <w:ind w:left="0" w:firstLine="0"/>
              <w:rPr>
                <w:ins w:id="2204" w:author="野草" w:date="2024-11-08T11:43:28Z"/>
                <w:rFonts w:hint="default"/>
                <w:vertAlign w:val="baseline"/>
                <w:lang w:val="en-US" w:eastAsia="zh-CN"/>
              </w:rPr>
              <w:pPrChange w:id="2203" w:author="野草" w:date="2024-11-08T17:52:32Z">
                <w:pPr>
                  <w:numPr>
                    <w:ilvl w:val="0"/>
                    <w:numId w:val="57"/>
                  </w:numPr>
                </w:pPr>
              </w:pPrChange>
            </w:pPr>
          </w:p>
        </w:tc>
        <w:tc>
          <w:tcPr>
            <w:tcW w:w="2945" w:type="dxa"/>
            <w:shd w:val="clear" w:color="auto" w:fill="D4F4F1" w:themeFill="accent5" w:themeFillTint="32"/>
            <w:tcPrChange w:id="2205" w:author="野草" w:date="2024-11-08T15:40:47Z">
              <w:tcPr>
                <w:tcW w:w="4261" w:type="dxa"/>
                <w:gridSpan w:val="2"/>
              </w:tcPr>
            </w:tcPrChange>
          </w:tcPr>
          <w:p w14:paraId="3DF65A77">
            <w:pPr>
              <w:numPr>
                <w:ilvl w:val="-1"/>
                <w:numId w:val="0"/>
                <w:ins w:id="2207" w:author="野草" w:date="2024-11-08T11:43:23Z"/>
              </w:numPr>
              <w:ind w:left="0" w:firstLine="0"/>
              <w:rPr>
                <w:ins w:id="2208" w:author="野草" w:date="2024-11-08T17:46:45Z"/>
                <w:rFonts w:hint="default"/>
                <w:vertAlign w:val="baseline"/>
                <w:lang w:val="en-US" w:eastAsia="zh-CN"/>
              </w:rPr>
              <w:pPrChange w:id="2206" w:author="野草" w:date="2024-11-08T17:46:48Z">
                <w:pPr>
                  <w:numPr>
                    <w:ilvl w:val="0"/>
                    <w:numId w:val="57"/>
                  </w:numPr>
                </w:pPr>
              </w:pPrChange>
            </w:pPr>
            <w:ins w:id="2209" w:author="野草" w:date="2024-11-08T17:46:47Z">
              <w:bookmarkStart w:id="22" w:name="OLE_LINK27"/>
              <w:r>
                <w:rPr>
                  <w:rFonts w:hint="eastAsia"/>
                  <w:lang w:val="en-US" w:eastAsia="zh-CN"/>
                </w:rPr>
                <w:t>【up2024 1108 1</w:t>
              </w:r>
            </w:ins>
            <w:ins w:id="2210" w:author="野草" w:date="2024-11-08T17:46:59Z">
              <w:r>
                <w:rPr>
                  <w:rFonts w:hint="eastAsia"/>
                  <w:lang w:val="en-US" w:eastAsia="zh-CN"/>
                </w:rPr>
                <w:t>7</w:t>
              </w:r>
            </w:ins>
            <w:ins w:id="2211" w:author="野草" w:date="2024-11-08T17:46:47Z">
              <w:r>
                <w:rPr>
                  <w:rFonts w:hint="eastAsia"/>
                  <w:lang w:val="en-US" w:eastAsia="zh-CN"/>
                </w:rPr>
                <w:t>:</w:t>
              </w:r>
            </w:ins>
            <w:ins w:id="2212" w:author="野草" w:date="2024-11-08T17:46:51Z">
              <w:r>
                <w:rPr>
                  <w:rFonts w:hint="eastAsia"/>
                  <w:lang w:val="en-US" w:eastAsia="zh-CN"/>
                </w:rPr>
                <w:t>46</w:t>
              </w:r>
            </w:ins>
            <w:ins w:id="2213" w:author="野草" w:date="2024-11-08T17:46:47Z">
              <w:r>
                <w:rPr>
                  <w:rFonts w:hint="eastAsia"/>
                  <w:lang w:val="en-US" w:eastAsia="zh-CN"/>
                </w:rPr>
                <w:t>】</w:t>
              </w:r>
            </w:ins>
          </w:p>
          <w:bookmarkEnd w:id="22"/>
          <w:p w14:paraId="2212D459">
            <w:pPr>
              <w:pStyle w:val="13"/>
              <w:numPr>
                <w:ilvl w:val="0"/>
                <w:numId w:val="60"/>
                <w:ins w:id="2215" w:author="野草" w:date="2024-11-08T15:40:42Z"/>
              </w:numPr>
              <w:ind w:left="420" w:hanging="420"/>
              <w:rPr>
                <w:ins w:id="2216" w:author="野草" w:date="2024-11-08T11:43:28Z"/>
                <w:rFonts w:hint="default"/>
                <w:vertAlign w:val="baseline"/>
                <w:lang w:val="en-US" w:eastAsia="zh-CN"/>
              </w:rPr>
              <w:pPrChange w:id="2214" w:author="野草" w:date="2024-11-08T15:40:42Z">
                <w:pPr>
                  <w:numPr>
                    <w:ilvl w:val="0"/>
                    <w:numId w:val="57"/>
                  </w:numPr>
                </w:pPr>
              </w:pPrChange>
            </w:pPr>
            <w:ins w:id="2217" w:author="野草" w:date="2024-11-08T15:38:11Z">
              <w:r>
                <w:rPr>
                  <w:rFonts w:hint="eastAsia"/>
                  <w:lang w:val="en-US" w:eastAsia="zh-CN"/>
                </w:rPr>
                <w:t xml:space="preserve">图4 </w:t>
              </w:r>
            </w:ins>
            <w:ins w:id="2218" w:author="野草" w:date="2024-11-08T15:38:14Z">
              <w:r>
                <w:rPr>
                  <w:rFonts w:hint="eastAsia"/>
                  <w:lang w:val="en-US" w:eastAsia="zh-CN"/>
                </w:rPr>
                <w:t>气温</w:t>
              </w:r>
            </w:ins>
            <w:ins w:id="2219" w:author="野草" w:date="2024-11-08T15:39:03Z">
              <w:r>
                <w:rPr>
                  <w:rFonts w:hint="eastAsia"/>
                  <w:lang w:val="en-US" w:eastAsia="zh-CN"/>
                </w:rPr>
                <w:t>(</w:t>
              </w:r>
            </w:ins>
            <w:ins w:id="2220" w:author="野草" w:date="2024-11-08T15:39:04Z">
              <w:r>
                <w:rPr>
                  <w:rFonts w:hint="eastAsia"/>
                  <w:lang w:val="en-US" w:eastAsia="zh-CN"/>
                </w:rPr>
                <w:t>a</w:t>
              </w:r>
            </w:ins>
            <w:ins w:id="2221" w:author="野草" w:date="2024-11-08T15:39:05Z">
              <w:r>
                <w:rPr>
                  <w:rFonts w:hint="eastAsia"/>
                  <w:lang w:val="en-US" w:eastAsia="zh-CN"/>
                </w:rPr>
                <w:t>,b</w:t>
              </w:r>
            </w:ins>
            <w:ins w:id="2222" w:author="野草" w:date="2024-11-08T15:39:03Z">
              <w:r>
                <w:rPr>
                  <w:rFonts w:hint="eastAsia"/>
                  <w:lang w:val="en-US" w:eastAsia="zh-CN"/>
                </w:rPr>
                <w:t>)</w:t>
              </w:r>
            </w:ins>
            <w:ins w:id="2223" w:author="野草" w:date="2024-11-08T15:38:14Z">
              <w:r>
                <w:rPr>
                  <w:rFonts w:hint="eastAsia"/>
                  <w:lang w:val="en-US" w:eastAsia="zh-CN"/>
                </w:rPr>
                <w:t>、</w:t>
              </w:r>
            </w:ins>
            <w:ins w:id="2224" w:author="野草" w:date="2024-11-08T15:38:15Z">
              <w:r>
                <w:rPr>
                  <w:rFonts w:hint="eastAsia"/>
                  <w:lang w:val="en-US" w:eastAsia="zh-CN"/>
                </w:rPr>
                <w:t>相对湿度</w:t>
              </w:r>
            </w:ins>
            <w:ins w:id="2225" w:author="野草" w:date="2024-11-08T15:39:06Z">
              <w:r>
                <w:rPr>
                  <w:rFonts w:hint="eastAsia"/>
                  <w:lang w:val="en-US" w:eastAsia="zh-CN"/>
                </w:rPr>
                <w:t>(</w:t>
              </w:r>
            </w:ins>
            <w:ins w:id="2226" w:author="野草" w:date="2024-11-08T15:39:08Z">
              <w:r>
                <w:rPr>
                  <w:rFonts w:hint="eastAsia"/>
                  <w:lang w:val="en-US" w:eastAsia="zh-CN"/>
                </w:rPr>
                <w:t>c,d</w:t>
              </w:r>
            </w:ins>
            <w:ins w:id="2227" w:author="野草" w:date="2024-11-08T15:39:06Z">
              <w:r>
                <w:rPr>
                  <w:rFonts w:hint="eastAsia"/>
                  <w:lang w:val="en-US" w:eastAsia="zh-CN"/>
                </w:rPr>
                <w:t>)</w:t>
              </w:r>
            </w:ins>
            <w:ins w:id="2228" w:author="野草" w:date="2024-11-08T15:38:17Z">
              <w:r>
                <w:rPr>
                  <w:rFonts w:hint="eastAsia"/>
                  <w:lang w:val="en-US" w:eastAsia="zh-CN"/>
                </w:rPr>
                <w:t>和D</w:t>
              </w:r>
            </w:ins>
            <w:ins w:id="2229" w:author="野草" w:date="2024-11-08T15:38:18Z">
              <w:r>
                <w:rPr>
                  <w:rFonts w:hint="eastAsia"/>
                  <w:lang w:val="en-US" w:eastAsia="zh-CN"/>
                </w:rPr>
                <w:t>I</w:t>
              </w:r>
            </w:ins>
            <w:ins w:id="2230" w:author="野草" w:date="2024-11-08T15:39:09Z">
              <w:r>
                <w:rPr>
                  <w:rFonts w:hint="eastAsia"/>
                  <w:lang w:val="en-US" w:eastAsia="zh-CN"/>
                </w:rPr>
                <w:t>(</w:t>
              </w:r>
            </w:ins>
            <w:ins w:id="2231" w:author="野草" w:date="2024-11-08T15:39:10Z">
              <w:r>
                <w:rPr>
                  <w:rFonts w:hint="eastAsia"/>
                  <w:lang w:val="en-US" w:eastAsia="zh-CN"/>
                </w:rPr>
                <w:t>e</w:t>
              </w:r>
            </w:ins>
            <w:ins w:id="2232" w:author="野草" w:date="2024-11-08T15:39:11Z">
              <w:r>
                <w:rPr>
                  <w:rFonts w:hint="eastAsia"/>
                  <w:lang w:val="en-US" w:eastAsia="zh-CN"/>
                </w:rPr>
                <w:t>,f</w:t>
              </w:r>
            </w:ins>
            <w:ins w:id="2233" w:author="野草" w:date="2024-11-08T15:39:09Z">
              <w:r>
                <w:rPr>
                  <w:rFonts w:hint="eastAsia"/>
                  <w:lang w:val="en-US" w:eastAsia="zh-CN"/>
                </w:rPr>
                <w:t>)</w:t>
              </w:r>
            </w:ins>
            <w:ins w:id="2234" w:author="野草" w:date="2024-11-08T15:40:25Z">
              <w:r>
                <w:rPr>
                  <w:rFonts w:hint="eastAsia"/>
                  <w:lang w:val="en-US" w:eastAsia="zh-CN"/>
                </w:rPr>
                <w:t>日均值</w:t>
              </w:r>
            </w:ins>
            <w:ins w:id="2235" w:author="野草" w:date="2024-11-08T15:38:26Z">
              <w:r>
                <w:rPr>
                  <w:rFonts w:hint="eastAsia"/>
                  <w:lang w:val="en-US" w:eastAsia="zh-CN"/>
                </w:rPr>
                <w:t>在</w:t>
              </w:r>
            </w:ins>
            <w:ins w:id="2236" w:author="野草" w:date="2024-11-08T15:38:27Z">
              <w:r>
                <w:rPr>
                  <w:rFonts w:hint="eastAsia"/>
                  <w:lang w:val="en-US" w:eastAsia="zh-CN"/>
                </w:rPr>
                <w:t>白天</w:t>
              </w:r>
            </w:ins>
            <w:ins w:id="2237" w:author="野草" w:date="2024-11-08T15:38:55Z">
              <w:r>
                <w:rPr>
                  <w:rFonts w:hint="eastAsia"/>
                  <w:lang w:val="en-US" w:eastAsia="zh-CN"/>
                </w:rPr>
                <w:t>(a</w:t>
              </w:r>
            </w:ins>
            <w:ins w:id="2238" w:author="野草" w:date="2024-11-08T15:38:56Z">
              <w:r>
                <w:rPr>
                  <w:rFonts w:hint="eastAsia"/>
                  <w:lang w:val="en-US" w:eastAsia="zh-CN"/>
                </w:rPr>
                <w:t>-c</w:t>
              </w:r>
            </w:ins>
            <w:ins w:id="2239" w:author="野草" w:date="2024-11-08T15:38:55Z">
              <w:r>
                <w:rPr>
                  <w:rFonts w:hint="eastAsia"/>
                  <w:lang w:val="en-US" w:eastAsia="zh-CN"/>
                </w:rPr>
                <w:t>)</w:t>
              </w:r>
            </w:ins>
            <w:ins w:id="2240" w:author="野草" w:date="2024-11-08T15:38:28Z">
              <w:r>
                <w:rPr>
                  <w:rFonts w:hint="eastAsia"/>
                  <w:lang w:val="en-US" w:eastAsia="zh-CN"/>
                </w:rPr>
                <w:t>和</w:t>
              </w:r>
            </w:ins>
            <w:ins w:id="2241" w:author="野草" w:date="2024-11-08T15:38:29Z">
              <w:r>
                <w:rPr>
                  <w:rFonts w:hint="eastAsia"/>
                  <w:lang w:val="en-US" w:eastAsia="zh-CN"/>
                </w:rPr>
                <w:t>夜间</w:t>
              </w:r>
            </w:ins>
            <w:ins w:id="2242" w:author="野草" w:date="2024-11-08T15:38:59Z">
              <w:r>
                <w:rPr>
                  <w:rFonts w:hint="eastAsia"/>
                  <w:lang w:val="en-US" w:eastAsia="zh-CN"/>
                </w:rPr>
                <w:t>(</w:t>
              </w:r>
            </w:ins>
            <w:ins w:id="2243" w:author="野草" w:date="2024-11-08T15:39:01Z">
              <w:r>
                <w:rPr>
                  <w:rFonts w:hint="eastAsia"/>
                  <w:lang w:val="en-US" w:eastAsia="zh-CN"/>
                </w:rPr>
                <w:t>d-f</w:t>
              </w:r>
            </w:ins>
            <w:ins w:id="2244" w:author="野草" w:date="2024-11-08T15:38:59Z">
              <w:r>
                <w:rPr>
                  <w:rFonts w:hint="eastAsia"/>
                  <w:lang w:val="en-US" w:eastAsia="zh-CN"/>
                </w:rPr>
                <w:t>)</w:t>
              </w:r>
            </w:ins>
            <w:ins w:id="2245" w:author="野草" w:date="2024-11-08T15:39:29Z">
              <w:r>
                <w:rPr>
                  <w:rFonts w:hint="eastAsia"/>
                  <w:lang w:val="en-US" w:eastAsia="zh-CN"/>
                </w:rPr>
                <w:t>的</w:t>
              </w:r>
            </w:ins>
            <w:ins w:id="2246" w:author="野草" w:date="2024-11-08T15:38:22Z">
              <w:r>
                <w:rPr>
                  <w:rFonts w:hint="eastAsia"/>
                  <w:lang w:val="en-US" w:eastAsia="zh-CN"/>
                </w:rPr>
                <w:t>空间格局</w:t>
              </w:r>
            </w:ins>
          </w:p>
        </w:tc>
      </w:tr>
      <w:tr w14:paraId="0AD59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48" w:author="野草" w:date="2024-11-08T17:46:3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247" w:author="野草" w:date="2024-11-08T11:43:28Z"/>
        </w:trPr>
        <w:tc>
          <w:tcPr>
            <w:tcW w:w="5577" w:type="dxa"/>
            <w:shd w:val="clear" w:color="auto" w:fill="D4F4F1" w:themeFill="accent5" w:themeFillTint="32"/>
            <w:tcPrChange w:id="2249" w:author="野草" w:date="2024-11-08T17:46:33Z">
              <w:tcPr>
                <w:tcW w:w="4261" w:type="dxa"/>
              </w:tcPr>
            </w:tcPrChange>
          </w:tcPr>
          <w:p w14:paraId="6022467B">
            <w:pPr>
              <w:keepNext w:val="0"/>
              <w:keepLines w:val="0"/>
              <w:widowControl/>
              <w:numPr>
                <w:ilvl w:val="-1"/>
                <w:numId w:val="0"/>
              </w:numPr>
              <w:suppressLineNumbers w:val="0"/>
              <w:ind w:left="0" w:firstLine="0"/>
              <w:rPr>
                <w:ins w:id="2251" w:author="野草" w:date="2024-11-08T17:47:05Z"/>
              </w:rPr>
              <w:pPrChange w:id="2250" w:author="野草" w:date="2024-11-08T17:47:11Z">
                <w:pPr>
                  <w:pStyle w:val="7"/>
                  <w:keepNext w:val="0"/>
                  <w:keepLines w:val="0"/>
                  <w:widowControl/>
                  <w:suppressLineNumbers w:val="0"/>
                </w:pPr>
              </w:pPrChange>
            </w:pPr>
            <w:ins w:id="2252" w:author="野草" w:date="2024-11-08T17:47:10Z">
              <w:r>
                <w:rPr>
                  <w:rFonts w:hint="eastAsia"/>
                  <w:lang w:val="en-US" w:eastAsia="zh-CN"/>
                </w:rPr>
                <w:t>【up2024 1108 17:46】</w:t>
              </w:r>
            </w:ins>
          </w:p>
          <w:p w14:paraId="520E089C">
            <w:pPr>
              <w:keepNext w:val="0"/>
              <w:keepLines w:val="0"/>
              <w:widowControl/>
              <w:numPr>
                <w:ilvl w:val="0"/>
                <w:numId w:val="60"/>
                <w:ins w:id="2254" w:author="野草" w:date="2024-11-08T17:45:22Z"/>
              </w:numPr>
              <w:suppressLineNumbers w:val="0"/>
              <w:ind w:left="420" w:hanging="420"/>
              <w:rPr>
                <w:ins w:id="2255" w:author="野草" w:date="2024-11-08T17:45:07Z"/>
              </w:rPr>
              <w:pPrChange w:id="2253" w:author="野草" w:date="2024-11-08T17:45:22Z">
                <w:pPr>
                  <w:pStyle w:val="7"/>
                  <w:keepNext w:val="0"/>
                  <w:keepLines w:val="0"/>
                  <w:widowControl/>
                  <w:suppressLineNumbers w:val="0"/>
                </w:pPr>
              </w:pPrChange>
            </w:pPr>
            <w:ins w:id="2256" w:author="野草" w:date="2024-11-08T17:45:07Z">
              <w:r>
                <w:rPr/>
                <w:t xml:space="preserve">Figure </w:t>
              </w:r>
            </w:ins>
            <w:ins w:id="2257" w:author="野草" w:date="2024-11-08T17:45:15Z">
              <w:r>
                <w:rPr>
                  <w:rFonts w:hint="eastAsia"/>
                  <w:lang w:val="en-US" w:eastAsia="zh-CN"/>
                </w:rPr>
                <w:t>4</w:t>
              </w:r>
            </w:ins>
            <w:ins w:id="2258" w:author="野草" w:date="2024-11-08T17:45:07Z">
              <w:r>
                <w:rPr/>
                <w:t xml:space="preserve"> illustrates the spatial distribution patterns of the daily mean values of three meteorological variables. Within a certain distance from the park, these variables exhibit noticeable fluctuations, indicating the park's thermal effects. These effects result in an increase in temperature and discomfort index, and a decrease in relative humidity, with the strength of the influence weakening as the distance from the park increases. Beyond this distance, temperature, relative humidity, and discomfort index tend to stabilize.</w:t>
              </w:r>
            </w:ins>
          </w:p>
          <w:p w14:paraId="0D8785AD">
            <w:pPr>
              <w:keepNext w:val="0"/>
              <w:keepLines w:val="0"/>
              <w:widowControl/>
              <w:numPr>
                <w:ilvl w:val="0"/>
                <w:numId w:val="60"/>
                <w:ins w:id="2260" w:author="野草" w:date="2024-11-08T17:47:41Z"/>
              </w:numPr>
              <w:suppressLineNumbers w:val="0"/>
              <w:ind w:left="420" w:hanging="420"/>
              <w:rPr>
                <w:ins w:id="2261" w:author="野草" w:date="2024-11-08T17:47:47Z"/>
              </w:rPr>
              <w:pPrChange w:id="2259" w:author="野草" w:date="2024-11-08T17:47:41Z">
                <w:pPr>
                  <w:pStyle w:val="7"/>
                  <w:keepNext w:val="0"/>
                  <w:keepLines w:val="0"/>
                  <w:widowControl/>
                  <w:suppressLineNumbers w:val="0"/>
                </w:pPr>
              </w:pPrChange>
            </w:pPr>
            <w:ins w:id="2262" w:author="野草" w:date="2024-11-08T17:45:07Z">
              <w:r>
                <w:rPr/>
                <w:t>It is worth noting that the park's thermal influence varies significantly between day and night. Both the penetration distance and the strength of the effect are greater at night than during the day. Specifically, the penetration distance of temperature, relative humidity, and DI extends to approximately 200 meters at night, whereas during the day it reduces to around 100 meters.</w:t>
              </w:r>
            </w:ins>
            <w:ins w:id="2263" w:author="野草" w:date="2024-11-08T17:47:42Z">
              <w:r>
                <w:rPr>
                  <w:rFonts w:hint="eastAsia"/>
                  <w:lang w:val="en-US" w:eastAsia="zh-CN"/>
                </w:rPr>
                <w:t xml:space="preserve"> </w:t>
              </w:r>
            </w:ins>
            <w:ins w:id="2264" w:author="野草" w:date="2024-11-08T17:45:07Z">
              <w:r>
                <w:rPr/>
                <w:t xml:space="preserve">In terms of influence intensity, the temperature drop at night is about 2°C, while during the day it decreases to around 1°C. Similarly, the rise in relative humidity is approximately 4% at night and falls to 2% during the day, and the decrease in discomfort index is 2°C at night, compared to 1°C during the day. </w:t>
              </w:r>
            </w:ins>
          </w:p>
          <w:p w14:paraId="48FED9ED">
            <w:pPr>
              <w:keepNext w:val="0"/>
              <w:keepLines w:val="0"/>
              <w:widowControl/>
              <w:numPr>
                <w:ilvl w:val="0"/>
                <w:numId w:val="60"/>
                <w:ins w:id="2266" w:author="野草" w:date="2024-11-08T17:47:41Z"/>
              </w:numPr>
              <w:suppressLineNumbers w:val="0"/>
              <w:ind w:left="420" w:hanging="420"/>
              <w:rPr>
                <w:ins w:id="2267" w:author="野草" w:date="2024-11-08T17:45:07Z"/>
              </w:rPr>
              <w:pPrChange w:id="2265" w:author="野草" w:date="2024-11-08T17:47:41Z">
                <w:pPr>
                  <w:pStyle w:val="7"/>
                  <w:keepNext w:val="0"/>
                  <w:keepLines w:val="0"/>
                  <w:widowControl/>
                  <w:suppressLineNumbers w:val="0"/>
                </w:pPr>
              </w:pPrChange>
            </w:pPr>
            <w:ins w:id="2268" w:author="野草" w:date="2024-11-08T17:45:07Z">
              <w:r>
                <w:rPr/>
                <w:t>These differences help explain why the range of daily mean temperatures at night in Figure 3 is significantly broader than during the day.</w:t>
              </w:r>
            </w:ins>
          </w:p>
          <w:p w14:paraId="1A28CE02">
            <w:pPr>
              <w:numPr>
                <w:ilvl w:val="-1"/>
                <w:numId w:val="0"/>
              </w:numPr>
              <w:rPr>
                <w:ins w:id="2270" w:author="野草" w:date="2024-11-08T11:43:28Z"/>
                <w:rFonts w:hint="default"/>
                <w:vertAlign w:val="baseline"/>
                <w:lang w:val="en-US" w:eastAsia="zh-CN"/>
              </w:rPr>
              <w:pPrChange w:id="2269" w:author="野草" w:date="2024-11-08T11:43:33Z">
                <w:pPr>
                  <w:numPr>
                    <w:ilvl w:val="0"/>
                    <w:numId w:val="57"/>
                  </w:numPr>
                </w:pPr>
              </w:pPrChange>
            </w:pPr>
          </w:p>
        </w:tc>
        <w:tc>
          <w:tcPr>
            <w:tcW w:w="2945" w:type="dxa"/>
            <w:shd w:val="clear" w:color="auto" w:fill="D4F4F1" w:themeFill="accent5" w:themeFillTint="32"/>
            <w:tcPrChange w:id="2271" w:author="野草" w:date="2024-11-08T17:46:33Z">
              <w:tcPr>
                <w:tcW w:w="4261" w:type="dxa"/>
                <w:gridSpan w:val="2"/>
              </w:tcPr>
            </w:tcPrChange>
          </w:tcPr>
          <w:p w14:paraId="773B754C">
            <w:pPr>
              <w:keepNext w:val="0"/>
              <w:keepLines w:val="0"/>
              <w:widowControl/>
              <w:numPr>
                <w:ilvl w:val="-1"/>
                <w:numId w:val="0"/>
              </w:numPr>
              <w:suppressLineNumbers w:val="0"/>
              <w:ind w:left="0" w:firstLine="0"/>
              <w:rPr>
                <w:ins w:id="2273" w:author="野草" w:date="2024-11-08T17:47:02Z"/>
              </w:rPr>
              <w:pPrChange w:id="2272" w:author="野草" w:date="2024-11-08T17:47:04Z">
                <w:pPr>
                  <w:pStyle w:val="7"/>
                  <w:keepNext w:val="0"/>
                  <w:keepLines w:val="0"/>
                  <w:widowControl/>
                  <w:suppressLineNumbers w:val="0"/>
                </w:pPr>
              </w:pPrChange>
            </w:pPr>
            <w:ins w:id="2274" w:author="野草" w:date="2024-11-08T17:47:03Z">
              <w:bookmarkStart w:id="23" w:name="OLE_LINK29"/>
              <w:r>
                <w:rPr>
                  <w:rFonts w:hint="eastAsia"/>
                  <w:lang w:val="en-US" w:eastAsia="zh-CN"/>
                </w:rPr>
                <w:t>【up2024 1108 17:46】</w:t>
              </w:r>
            </w:ins>
          </w:p>
          <w:bookmarkEnd w:id="23"/>
          <w:p w14:paraId="5260018F">
            <w:pPr>
              <w:pStyle w:val="13"/>
              <w:keepNext w:val="0"/>
              <w:keepLines w:val="0"/>
              <w:widowControl/>
              <w:numPr>
                <w:ilvl w:val="0"/>
                <w:numId w:val="60"/>
                <w:ins w:id="2276" w:author="野草" w:date="2024-11-08T17:45:33Z"/>
              </w:numPr>
              <w:suppressLineNumbers w:val="0"/>
              <w:ind w:left="420" w:hanging="420"/>
              <w:rPr>
                <w:ins w:id="2277" w:author="野草" w:date="2024-11-08T17:44:53Z"/>
              </w:rPr>
              <w:pPrChange w:id="2275" w:author="野草" w:date="2024-11-08T17:45:33Z">
                <w:pPr>
                  <w:pStyle w:val="7"/>
                  <w:keepNext w:val="0"/>
                  <w:keepLines w:val="0"/>
                  <w:widowControl/>
                  <w:suppressLineNumbers w:val="0"/>
                </w:pPr>
              </w:pPrChange>
            </w:pPr>
            <w:ins w:id="2278" w:author="野草" w:date="2024-11-08T17:44:53Z">
              <w:r>
                <w:rPr>
                  <w:highlight w:val="yellow"/>
                  <w:rPrChange w:id="2279" w:author="野草" w:date="2024-11-08T17:45:36Z">
                    <w:rPr/>
                  </w:rPrChange>
                </w:rPr>
                <w:t>图</w:t>
              </w:r>
            </w:ins>
            <w:ins w:id="2280" w:author="野草" w:date="2024-11-08T17:45:13Z">
              <w:r>
                <w:rPr>
                  <w:rFonts w:hint="eastAsia"/>
                  <w:highlight w:val="yellow"/>
                  <w:lang w:val="en-US" w:eastAsia="zh-CN"/>
                  <w:rPrChange w:id="2281" w:author="野草" w:date="2024-11-08T17:45:36Z">
                    <w:rPr>
                      <w:rFonts w:hint="eastAsia"/>
                      <w:lang w:val="en-US" w:eastAsia="zh-CN"/>
                    </w:rPr>
                  </w:rPrChange>
                </w:rPr>
                <w:t>4</w:t>
              </w:r>
            </w:ins>
            <w:ins w:id="2282" w:author="野草" w:date="2024-11-08T17:44:53Z">
              <w:r>
                <w:rPr/>
                <w:t>展示了三个气象变量日均值的空间分布格局。可以看到，在距公园一定距离以内，气象变量呈现出波动变化的趋势。这表明公园的热环境效应在发挥作用，使得气温和不适指数上升、相对湿度下降，且影响强度随着距离的增加逐渐减弱。而在这一范围之外，气温、相对湿度和不适指数趋于相对稳定的格局。</w:t>
              </w:r>
            </w:ins>
          </w:p>
          <w:p w14:paraId="7B0FF8DB">
            <w:pPr>
              <w:pStyle w:val="13"/>
              <w:keepNext w:val="0"/>
              <w:keepLines w:val="0"/>
              <w:widowControl/>
              <w:numPr>
                <w:ilvl w:val="0"/>
                <w:numId w:val="60"/>
                <w:ins w:id="2284" w:author="野草" w:date="2024-11-08T17:47:39Z"/>
              </w:numPr>
              <w:suppressLineNumbers w:val="0"/>
              <w:ind w:left="420" w:hanging="420"/>
              <w:rPr>
                <w:ins w:id="2285" w:author="野草" w:date="2024-11-08T17:47:49Z"/>
              </w:rPr>
              <w:pPrChange w:id="2283" w:author="野草" w:date="2024-11-08T17:47:39Z">
                <w:pPr>
                  <w:pStyle w:val="7"/>
                  <w:keepNext w:val="0"/>
                  <w:keepLines w:val="0"/>
                  <w:widowControl/>
                  <w:suppressLineNumbers w:val="0"/>
                </w:pPr>
              </w:pPrChange>
            </w:pPr>
            <w:ins w:id="2286" w:author="野草" w:date="2024-11-08T17:44:53Z">
              <w:r>
                <w:rPr/>
                <w:t>值得注意的是，公园的热环境效应在昼夜间表现出较大差异。无论是渗透距离还是影响强度，夜间的影响均大于白天。具体而言，夜间气温、相对湿度和DI的渗透距离</w:t>
              </w:r>
            </w:ins>
            <w:ins w:id="2287" w:author="野草" w:date="2024-11-08T17:44:53Z">
              <w:r>
                <w:rPr>
                  <w:highlight w:val="yellow"/>
                  <w:rPrChange w:id="2288" w:author="野草" w:date="2024-11-08T17:46:13Z">
                    <w:rPr/>
                  </w:rPrChange>
                </w:rPr>
                <w:t>约为200米</w:t>
              </w:r>
            </w:ins>
            <w:ins w:id="2289" w:author="野草" w:date="2024-11-08T17:46:06Z">
              <w:r>
                <w:rPr>
                  <w:rFonts w:hint="eastAsia"/>
                  <w:lang w:eastAsia="zh-CN"/>
                </w:rPr>
                <w:t>，</w:t>
              </w:r>
            </w:ins>
            <w:ins w:id="2290" w:author="野草" w:date="2024-11-08T17:44:53Z">
              <w:r>
                <w:rPr/>
                <w:t>而白天则减小到</w:t>
              </w:r>
            </w:ins>
            <w:ins w:id="2291" w:author="野草" w:date="2024-11-08T17:44:53Z">
              <w:r>
                <w:rPr>
                  <w:highlight w:val="yellow"/>
                  <w:rPrChange w:id="2292" w:author="野草" w:date="2024-11-08T17:46:13Z">
                    <w:rPr/>
                  </w:rPrChange>
                </w:rPr>
                <w:t>约100米</w:t>
              </w:r>
            </w:ins>
            <w:ins w:id="2293" w:author="野草" w:date="2024-11-08T17:44:53Z">
              <w:r>
                <w:rPr/>
                <w:t>。从影响强度来看，夜间气温的降幅约</w:t>
              </w:r>
            </w:ins>
            <w:ins w:id="2294" w:author="野草" w:date="2024-11-08T17:44:53Z">
              <w:r>
                <w:rPr>
                  <w:highlight w:val="yellow"/>
                  <w:rPrChange w:id="2295" w:author="野草" w:date="2024-11-08T17:46:29Z">
                    <w:rPr/>
                  </w:rPrChange>
                </w:rPr>
                <w:t>为2℃</w:t>
              </w:r>
            </w:ins>
            <w:ins w:id="2296" w:author="野草" w:date="2024-11-08T17:44:53Z">
              <w:r>
                <w:rPr/>
                <w:t>，白天减少至</w:t>
              </w:r>
            </w:ins>
            <w:ins w:id="2297" w:author="野草" w:date="2024-11-08T17:44:53Z">
              <w:r>
                <w:rPr>
                  <w:highlight w:val="yellow"/>
                  <w:rPrChange w:id="2298" w:author="野草" w:date="2024-11-08T17:46:29Z">
                    <w:rPr/>
                  </w:rPrChange>
                </w:rPr>
                <w:t>约1℃</w:t>
              </w:r>
            </w:ins>
            <w:ins w:id="2299" w:author="野草" w:date="2024-11-08T17:44:53Z">
              <w:r>
                <w:rPr/>
                <w:t>；相对湿度的升幅夜间</w:t>
              </w:r>
            </w:ins>
            <w:ins w:id="2300" w:author="野草" w:date="2024-11-08T17:44:53Z">
              <w:r>
                <w:rPr>
                  <w:highlight w:val="yellow"/>
                  <w:rPrChange w:id="2301" w:author="野草" w:date="2024-11-08T17:46:29Z">
                    <w:rPr/>
                  </w:rPrChange>
                </w:rPr>
                <w:t>为4%</w:t>
              </w:r>
            </w:ins>
            <w:ins w:id="2302" w:author="野草" w:date="2024-11-08T17:44:53Z">
              <w:r>
                <w:rPr/>
                <w:t>，白天则降至</w:t>
              </w:r>
            </w:ins>
            <w:ins w:id="2303" w:author="野草" w:date="2024-11-08T17:44:53Z">
              <w:r>
                <w:rPr>
                  <w:highlight w:val="yellow"/>
                  <w:rPrChange w:id="2304" w:author="野草" w:date="2024-11-08T17:46:29Z">
                    <w:rPr/>
                  </w:rPrChange>
                </w:rPr>
                <w:t>2%</w:t>
              </w:r>
            </w:ins>
            <w:ins w:id="2305" w:author="野草" w:date="2024-11-08T17:44:53Z">
              <w:r>
                <w:rPr/>
                <w:t>；不适指数的降幅在夜间为</w:t>
              </w:r>
            </w:ins>
            <w:ins w:id="2306" w:author="野草" w:date="2024-11-08T17:44:53Z">
              <w:r>
                <w:rPr>
                  <w:highlight w:val="yellow"/>
                  <w:rPrChange w:id="2307" w:author="野草" w:date="2024-11-08T17:46:29Z">
                    <w:rPr/>
                  </w:rPrChange>
                </w:rPr>
                <w:t>2℃</w:t>
              </w:r>
            </w:ins>
            <w:ins w:id="2308" w:author="野草" w:date="2024-11-08T17:44:53Z">
              <w:r>
                <w:rPr/>
                <w:t>，白天则降至</w:t>
              </w:r>
            </w:ins>
            <w:ins w:id="2309" w:author="野草" w:date="2024-11-08T17:44:53Z">
              <w:r>
                <w:rPr>
                  <w:highlight w:val="yellow"/>
                  <w:rPrChange w:id="2310" w:author="野草" w:date="2024-11-08T17:46:29Z">
                    <w:rPr/>
                  </w:rPrChange>
                </w:rPr>
                <w:t>1℃</w:t>
              </w:r>
            </w:ins>
            <w:ins w:id="2311" w:author="野草" w:date="2024-11-08T17:44:53Z">
              <w:r>
                <w:rPr/>
                <w:t>。</w:t>
              </w:r>
            </w:ins>
          </w:p>
          <w:p w14:paraId="3E7252D3">
            <w:pPr>
              <w:pStyle w:val="13"/>
              <w:keepNext w:val="0"/>
              <w:keepLines w:val="0"/>
              <w:widowControl/>
              <w:numPr>
                <w:ilvl w:val="0"/>
                <w:numId w:val="60"/>
                <w:ins w:id="2313" w:author="野草" w:date="2024-11-08T17:47:39Z"/>
              </w:numPr>
              <w:suppressLineNumbers w:val="0"/>
              <w:ind w:left="420" w:hanging="420"/>
              <w:rPr>
                <w:ins w:id="2314" w:author="野草" w:date="2024-11-08T17:44:53Z"/>
              </w:rPr>
              <w:pPrChange w:id="2312" w:author="野草" w:date="2024-11-08T17:47:39Z">
                <w:pPr>
                  <w:pStyle w:val="7"/>
                  <w:keepNext w:val="0"/>
                  <w:keepLines w:val="0"/>
                  <w:widowControl/>
                  <w:suppressLineNumbers w:val="0"/>
                </w:pPr>
              </w:pPrChange>
            </w:pPr>
            <w:ins w:id="2315" w:author="野草" w:date="2024-11-08T17:44:53Z">
              <w:r>
                <w:rPr/>
                <w:t>这些差异可以解释为什么在</w:t>
              </w:r>
            </w:ins>
            <w:ins w:id="2316" w:author="野草" w:date="2024-11-08T17:44:53Z">
              <w:r>
                <w:rPr>
                  <w:highlight w:val="yellow"/>
                  <w:rPrChange w:id="2317" w:author="野草" w:date="2024-11-08T17:46:29Z">
                    <w:rPr/>
                  </w:rPrChange>
                </w:rPr>
                <w:t>图3</w:t>
              </w:r>
            </w:ins>
            <w:ins w:id="2318" w:author="野草" w:date="2024-11-08T17:44:53Z">
              <w:r>
                <w:rPr/>
                <w:t>中夜间的日均温度分布范围显著大于白天。</w:t>
              </w:r>
            </w:ins>
          </w:p>
          <w:p w14:paraId="379CE11D">
            <w:pPr>
              <w:numPr>
                <w:ilvl w:val="-1"/>
                <w:numId w:val="0"/>
              </w:numPr>
              <w:rPr>
                <w:ins w:id="2320" w:author="野草" w:date="2024-11-08T11:43:28Z"/>
                <w:rFonts w:hint="default"/>
                <w:vertAlign w:val="baseline"/>
                <w:lang w:val="en-US" w:eastAsia="zh-CN"/>
              </w:rPr>
              <w:pPrChange w:id="2319" w:author="野草" w:date="2024-11-08T11:43:33Z">
                <w:pPr>
                  <w:numPr>
                    <w:ilvl w:val="0"/>
                    <w:numId w:val="57"/>
                  </w:numPr>
                </w:pPr>
              </w:pPrChange>
            </w:pPr>
          </w:p>
        </w:tc>
      </w:tr>
      <w:tr w14:paraId="644C7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22" w:author="野草" w:date="2024-11-08T17:57:2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321" w:author="野草" w:date="2024-11-08T11:43:28Z"/>
        </w:trPr>
        <w:tc>
          <w:tcPr>
            <w:tcW w:w="5577" w:type="dxa"/>
            <w:shd w:val="clear" w:color="auto" w:fill="D4F4F1" w:themeFill="accent5" w:themeFillTint="32"/>
            <w:tcPrChange w:id="2323" w:author="野草" w:date="2024-11-08T17:57:23Z">
              <w:tcPr>
                <w:tcW w:w="4261" w:type="dxa"/>
              </w:tcPr>
            </w:tcPrChange>
          </w:tcPr>
          <w:p w14:paraId="35BD3B95">
            <w:pPr>
              <w:pStyle w:val="4"/>
              <w:widowControl/>
              <w:rPr>
                <w:ins w:id="2325" w:author="野草" w:date="2024-11-08T11:43:28Z"/>
                <w:rFonts w:hint="default"/>
                <w:vertAlign w:val="baseline"/>
                <w:lang w:val="en-US" w:eastAsia="zh-CN"/>
              </w:rPr>
              <w:pPrChange w:id="2324" w:author="野草" w:date="2024-11-08T20:07:41Z">
                <w:pPr>
                  <w:numPr>
                    <w:ilvl w:val="0"/>
                    <w:numId w:val="57"/>
                  </w:numPr>
                </w:pPr>
              </w:pPrChange>
            </w:pPr>
            <w:ins w:id="2326" w:author="野草" w:date="2024-11-08T17:57:00Z">
              <w:r>
                <w:rPr>
                  <w:rFonts w:hint="eastAsia"/>
                  <w:lang w:val="en-US" w:eastAsia="zh-CN"/>
                </w:rPr>
                <w:t>3.2</w:t>
              </w:r>
            </w:ins>
            <w:ins w:id="2327" w:author="野草" w:date="2024-11-08T17:57:09Z">
              <w:r>
                <w:rPr>
                  <w:rFonts w:hint="eastAsia"/>
                  <w:lang w:val="en-US" w:eastAsia="zh-CN"/>
                </w:rPr>
                <w:t xml:space="preserve">. </w:t>
              </w:r>
            </w:ins>
            <w:ins w:id="2328" w:author="野草" w:date="2024-11-08T17:57:01Z">
              <w:r>
                <w:rPr/>
                <w:t>The Influence of Driving Factors on Meteorological Variables</w:t>
              </w:r>
            </w:ins>
          </w:p>
        </w:tc>
        <w:tc>
          <w:tcPr>
            <w:tcW w:w="2945" w:type="dxa"/>
            <w:shd w:val="clear" w:color="auto" w:fill="D4F4F1" w:themeFill="accent5" w:themeFillTint="32"/>
            <w:tcPrChange w:id="2329" w:author="野草" w:date="2024-11-08T17:57:23Z">
              <w:tcPr>
                <w:tcW w:w="4261" w:type="dxa"/>
                <w:gridSpan w:val="2"/>
              </w:tcPr>
            </w:tcPrChange>
          </w:tcPr>
          <w:p w14:paraId="3C851C74">
            <w:pPr>
              <w:numPr>
                <w:ilvl w:val="-1"/>
                <w:numId w:val="0"/>
              </w:numPr>
              <w:rPr>
                <w:ins w:id="2331" w:author="野草" w:date="2024-11-08T11:43:28Z"/>
                <w:rFonts w:hint="default"/>
                <w:vertAlign w:val="baseline"/>
                <w:lang w:val="en-US" w:eastAsia="zh-CN"/>
              </w:rPr>
              <w:pPrChange w:id="2330" w:author="野草" w:date="2024-11-08T11:43:33Z">
                <w:pPr>
                  <w:numPr>
                    <w:ilvl w:val="0"/>
                    <w:numId w:val="57"/>
                  </w:numPr>
                </w:pPr>
              </w:pPrChange>
            </w:pPr>
          </w:p>
        </w:tc>
      </w:tr>
      <w:tr w14:paraId="1898E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33" w:author="野草" w:date="2024-11-10T20:49:24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332" w:author="野草" w:date="2024-11-08T11:43:28Z"/>
        </w:trPr>
        <w:tc>
          <w:tcPr>
            <w:tcW w:w="5577" w:type="dxa"/>
            <w:shd w:val="clear" w:color="auto" w:fill="FEF2CB" w:themeFill="accent3" w:themeFillTint="32"/>
            <w:tcPrChange w:id="2334" w:author="野草" w:date="2024-11-10T20:49:24Z">
              <w:tcPr>
                <w:tcW w:w="4261" w:type="dxa"/>
              </w:tcPr>
            </w:tcPrChange>
          </w:tcPr>
          <w:p w14:paraId="27144F05">
            <w:pPr>
              <w:numPr>
                <w:ilvl w:val="-1"/>
                <w:numId w:val="0"/>
              </w:numPr>
              <w:rPr>
                <w:ins w:id="2336" w:author="野草" w:date="2024-11-08T20:07:04Z"/>
                <w:rFonts w:hint="eastAsia" w:eastAsiaTheme="minorEastAsia"/>
                <w:lang w:eastAsia="zh-CN"/>
              </w:rPr>
              <w:pPrChange w:id="2335" w:author="野草" w:date="2024-11-08T11:43:33Z">
                <w:pPr>
                  <w:numPr>
                    <w:ilvl w:val="0"/>
                    <w:numId w:val="57"/>
                  </w:numPr>
                </w:pPr>
              </w:pPrChange>
            </w:pPr>
            <w:ins w:id="2337" w:author="野草" w:date="2024-11-08T20:06:55Z">
              <w:r>
                <w:rPr>
                  <w:rFonts w:hint="eastAsia" w:eastAsiaTheme="minorEastAsia"/>
                  <w:lang w:eastAsia="zh-CN"/>
                </w:rPr>
                <w:drawing>
                  <wp:inline distT="0" distB="0" distL="114300" distR="114300">
                    <wp:extent cx="3149600" cy="1088390"/>
                    <wp:effectExtent l="0" t="0" r="0" b="3810"/>
                    <wp:docPr id="17" name="图片 17" descr="ppa_2302_fig_3_scatter_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pa_2302_fig_3_scatter_TP"/>
                            <pic:cNvPicPr>
                              <a:picLocks noChangeAspect="1"/>
                            </pic:cNvPicPr>
                          </pic:nvPicPr>
                          <pic:blipFill>
                            <a:blip r:embed="rId11"/>
                            <a:stretch>
                              <a:fillRect/>
                            </a:stretch>
                          </pic:blipFill>
                          <pic:spPr>
                            <a:xfrm>
                              <a:off x="0" y="0"/>
                              <a:ext cx="3149600" cy="1088390"/>
                            </a:xfrm>
                            <a:prstGeom prst="rect">
                              <a:avLst/>
                            </a:prstGeom>
                          </pic:spPr>
                        </pic:pic>
                      </a:graphicData>
                    </a:graphic>
                  </wp:inline>
                </w:drawing>
              </w:r>
            </w:ins>
          </w:p>
          <w:p w14:paraId="330C0D2C">
            <w:pPr>
              <w:numPr>
                <w:ilvl w:val="-1"/>
                <w:numId w:val="0"/>
              </w:numPr>
              <w:rPr>
                <w:ins w:id="2340" w:author="野草" w:date="2024-11-10T20:49:30Z"/>
                <w:rFonts w:hint="default" w:eastAsiaTheme="minorEastAsia"/>
                <w:lang w:val="en-US" w:eastAsia="zh-CN"/>
              </w:rPr>
              <w:pPrChange w:id="2339" w:author="野草" w:date="2024-11-08T11:43:33Z">
                <w:pPr>
                  <w:numPr>
                    <w:ilvl w:val="0"/>
                    <w:numId w:val="57"/>
                  </w:numPr>
                </w:pPr>
              </w:pPrChange>
            </w:pPr>
            <w:ins w:id="2341" w:author="野草" w:date="2024-11-08T20:07:04Z">
              <w:r>
                <w:rPr>
                  <w:rFonts w:hint="eastAsia" w:eastAsiaTheme="minorEastAsia"/>
                  <w:lang w:eastAsia="zh-CN"/>
                </w:rPr>
                <w:drawing>
                  <wp:inline distT="0" distB="0" distL="114300" distR="114300">
                    <wp:extent cx="3156585" cy="1099820"/>
                    <wp:effectExtent l="0" t="0" r="5715" b="5080"/>
                    <wp:docPr id="18" name="图片 18" descr="ppa_2302_fig_3_scatter_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pa_2302_fig_3_scatter_RH"/>
                            <pic:cNvPicPr>
                              <a:picLocks noChangeAspect="1"/>
                            </pic:cNvPicPr>
                          </pic:nvPicPr>
                          <pic:blipFill>
                            <a:blip r:embed="rId12"/>
                            <a:stretch>
                              <a:fillRect/>
                            </a:stretch>
                          </pic:blipFill>
                          <pic:spPr>
                            <a:xfrm>
                              <a:off x="0" y="0"/>
                              <a:ext cx="3156585" cy="1099820"/>
                            </a:xfrm>
                            <a:prstGeom prst="rect">
                              <a:avLst/>
                            </a:prstGeom>
                          </pic:spPr>
                        </pic:pic>
                      </a:graphicData>
                    </a:graphic>
                  </wp:inline>
                </w:drawing>
              </w:r>
            </w:ins>
            <w:ins w:id="2343" w:author="野草" w:date="2024-11-08T20:07:24Z">
              <w:r>
                <w:rPr>
                  <w:rFonts w:hint="eastAsia" w:eastAsiaTheme="minorEastAsia"/>
                  <w:lang w:eastAsia="zh-CN"/>
                </w:rPr>
                <w:br w:type="textWrapping"/>
              </w:r>
            </w:ins>
            <w:ins w:id="2344" w:author="野草" w:date="2024-11-08T20:07:24Z">
              <w:r>
                <w:rPr>
                  <w:rFonts w:hint="default" w:eastAsiaTheme="minorEastAsia"/>
                  <w:lang w:val="en-US" w:eastAsia="zh-CN"/>
                </w:rPr>
                <w:drawing>
                  <wp:inline distT="0" distB="0" distL="114300" distR="114300">
                    <wp:extent cx="3181350" cy="1099820"/>
                    <wp:effectExtent l="0" t="0" r="6350" b="5080"/>
                    <wp:docPr id="19" name="图片 19" descr="ppa_2302_fig_3_scatter_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pa_2302_fig_3_scatter_DI"/>
                            <pic:cNvPicPr>
                              <a:picLocks noChangeAspect="1"/>
                            </pic:cNvPicPr>
                          </pic:nvPicPr>
                          <pic:blipFill>
                            <a:blip r:embed="rId13"/>
                            <a:stretch>
                              <a:fillRect/>
                            </a:stretch>
                          </pic:blipFill>
                          <pic:spPr>
                            <a:xfrm>
                              <a:off x="0" y="0"/>
                              <a:ext cx="3181350" cy="1099820"/>
                            </a:xfrm>
                            <a:prstGeom prst="rect">
                              <a:avLst/>
                            </a:prstGeom>
                          </pic:spPr>
                        </pic:pic>
                      </a:graphicData>
                    </a:graphic>
                  </wp:inline>
                </w:drawing>
              </w:r>
            </w:ins>
          </w:p>
          <w:p w14:paraId="24C4D811">
            <w:pPr>
              <w:pStyle w:val="13"/>
              <w:keepNext w:val="0"/>
              <w:keepLines w:val="0"/>
              <w:widowControl/>
              <w:numPr>
                <w:ilvl w:val="0"/>
                <w:numId w:val="60"/>
                <w:ins w:id="2347" w:author="野草" w:date="2024-11-10T20:50:32Z"/>
              </w:numPr>
              <w:suppressLineNumbers w:val="0"/>
              <w:ind w:left="420" w:hanging="420"/>
              <w:jc w:val="left"/>
              <w:rPr>
                <w:ins w:id="2348" w:author="野草" w:date="2024-11-10T20:49:30Z"/>
              </w:rPr>
              <w:pPrChange w:id="2346" w:author="野草" w:date="2024-11-10T20:50:32Z">
                <w:pPr>
                  <w:pStyle w:val="13"/>
                  <w:keepNext w:val="0"/>
                  <w:keepLines w:val="0"/>
                  <w:widowControl/>
                  <w:numPr>
                    <w:ilvl w:val="0"/>
                    <w:numId w:val="60"/>
                  </w:numPr>
                  <w:suppressLineNumbers w:val="0"/>
                  <w:ind w:left="420" w:hanging="420"/>
                  <w:jc w:val="left"/>
                </w:pPr>
              </w:pPrChange>
            </w:pPr>
            <w:ins w:id="2349" w:author="野草" w:date="2024-11-10T20:49:30Z">
              <w:bookmarkStart w:id="24" w:name="OLE_LINK28"/>
              <w:r>
                <w:rPr>
                  <w:rFonts w:hint="eastAsia"/>
                  <w:lang w:val="en-US" w:eastAsia="zh-CN"/>
                </w:rPr>
                <w:t xml:space="preserve">Fig. 5. </w:t>
              </w:r>
            </w:ins>
            <w:ins w:id="2350" w:author="野草" w:date="2024-11-10T20:49:30Z">
              <w:r>
                <w:rPr/>
                <w:t xml:space="preserve">Scatter plots of distance </w:t>
              </w:r>
            </w:ins>
            <w:ins w:id="2351" w:author="野草" w:date="2024-11-10T20:49:30Z">
              <w:r>
                <w:rPr>
                  <w:rFonts w:hint="eastAsia"/>
                  <w:lang w:val="en-US" w:eastAsia="zh-CN"/>
                </w:rPr>
                <w:t xml:space="preserve">to the park </w:t>
              </w:r>
            </w:ins>
            <w:ins w:id="2352" w:author="野草" w:date="2024-11-10T20:49:30Z">
              <w:r>
                <w:rPr/>
                <w:t xml:space="preserve">versus </w:t>
              </w:r>
            </w:ins>
            <w:ins w:id="2353" w:author="野草" w:date="2024-11-10T20:49:30Z">
              <w:r>
                <w:rPr>
                  <w:rFonts w:hint="eastAsia"/>
                  <w:lang w:val="en-US" w:eastAsia="zh-CN"/>
                </w:rPr>
                <w:t xml:space="preserve">air </w:t>
              </w:r>
            </w:ins>
            <w:ins w:id="2354" w:author="野草" w:date="2024-11-10T20:49:30Z">
              <w:r>
                <w:rPr/>
                <w:t xml:space="preserve">temperature </w:t>
              </w:r>
            </w:ins>
            <w:ins w:id="2355" w:author="野草" w:date="2024-11-10T20:50:23Z">
              <w:r>
                <w:rPr>
                  <w:rFonts w:hint="eastAsia"/>
                  <w:lang w:val="en-US" w:eastAsia="zh-CN"/>
                </w:rPr>
                <w:t>across various distance intervals</w:t>
              </w:r>
            </w:ins>
          </w:p>
          <w:bookmarkEnd w:id="24"/>
          <w:p w14:paraId="7C7493CD">
            <w:pPr>
              <w:pStyle w:val="13"/>
              <w:keepNext w:val="0"/>
              <w:keepLines w:val="0"/>
              <w:widowControl/>
              <w:numPr>
                <w:ilvl w:val="0"/>
                <w:numId w:val="60"/>
                <w:ins w:id="2357" w:author="野草" w:date="2024-11-10T20:50:32Z"/>
              </w:numPr>
              <w:suppressLineNumbers w:val="0"/>
              <w:ind w:left="420" w:hanging="420"/>
              <w:jc w:val="left"/>
              <w:rPr>
                <w:ins w:id="2358" w:author="野草" w:date="2024-11-10T20:49:30Z"/>
              </w:rPr>
              <w:pPrChange w:id="2356" w:author="野草" w:date="2024-11-10T20:50:32Z">
                <w:pPr>
                  <w:pStyle w:val="13"/>
                  <w:keepNext w:val="0"/>
                  <w:keepLines w:val="0"/>
                  <w:widowControl/>
                  <w:numPr>
                    <w:ilvl w:val="0"/>
                    <w:numId w:val="60"/>
                  </w:numPr>
                  <w:suppressLineNumbers w:val="0"/>
                  <w:ind w:left="420" w:hanging="420"/>
                  <w:jc w:val="left"/>
                </w:pPr>
              </w:pPrChange>
            </w:pPr>
            <w:ins w:id="2359" w:author="野草" w:date="2024-11-10T20:49:30Z">
              <w:r>
                <w:rPr>
                  <w:rFonts w:hint="eastAsia"/>
                  <w:lang w:val="en-US" w:eastAsia="zh-CN"/>
                </w:rPr>
                <w:t xml:space="preserve">Fig. 6. </w:t>
              </w:r>
            </w:ins>
            <w:ins w:id="2360" w:author="野草" w:date="2024-11-10T20:49:30Z">
              <w:r>
                <w:rPr/>
                <w:t xml:space="preserve">Scatter plots of distance </w:t>
              </w:r>
            </w:ins>
            <w:ins w:id="2361" w:author="野草" w:date="2024-11-10T20:49:30Z">
              <w:r>
                <w:rPr>
                  <w:rFonts w:hint="eastAsia"/>
                  <w:lang w:val="en-US" w:eastAsia="zh-CN"/>
                </w:rPr>
                <w:t xml:space="preserve">to the park </w:t>
              </w:r>
            </w:ins>
            <w:ins w:id="2362" w:author="野草" w:date="2024-11-10T20:49:30Z">
              <w:r>
                <w:rPr/>
                <w:t xml:space="preserve">versus </w:t>
              </w:r>
            </w:ins>
            <w:ins w:id="2363" w:author="野草" w:date="2024-11-10T20:49:30Z">
              <w:r>
                <w:rPr>
                  <w:rFonts w:hint="eastAsia"/>
                  <w:lang w:val="en-US" w:eastAsia="zh-CN"/>
                </w:rPr>
                <w:t>relative humidity</w:t>
              </w:r>
            </w:ins>
            <w:ins w:id="2364" w:author="野草" w:date="2024-11-10T20:49:30Z">
              <w:r>
                <w:rPr/>
                <w:t xml:space="preserve"> </w:t>
              </w:r>
            </w:ins>
            <w:ins w:id="2365" w:author="野草" w:date="2024-11-10T20:50:26Z">
              <w:r>
                <w:rPr>
                  <w:rFonts w:hint="eastAsia"/>
                  <w:lang w:val="en-US" w:eastAsia="zh-CN"/>
                </w:rPr>
                <w:t>across various distance intervals</w:t>
              </w:r>
            </w:ins>
          </w:p>
          <w:p w14:paraId="15246104">
            <w:pPr>
              <w:pStyle w:val="13"/>
              <w:keepNext w:val="0"/>
              <w:keepLines w:val="0"/>
              <w:widowControl/>
              <w:numPr>
                <w:ilvl w:val="0"/>
                <w:numId w:val="60"/>
              </w:numPr>
              <w:suppressLineNumbers w:val="0"/>
              <w:ind w:left="420" w:hanging="420"/>
              <w:jc w:val="left"/>
              <w:rPr>
                <w:ins w:id="2366" w:author="野草" w:date="2024-11-10T20:50:29Z"/>
                <w:rFonts w:hint="eastAsia"/>
                <w:lang w:val="en-US" w:eastAsia="zh-CN"/>
              </w:rPr>
            </w:pPr>
            <w:ins w:id="2367" w:author="野草" w:date="2024-11-10T20:49:30Z">
              <w:r>
                <w:rPr>
                  <w:rFonts w:hint="eastAsia"/>
                  <w:lang w:val="en-US" w:eastAsia="zh-CN"/>
                </w:rPr>
                <w:t xml:space="preserve">Fig. 7. </w:t>
              </w:r>
            </w:ins>
            <w:ins w:id="2368" w:author="野草" w:date="2024-11-10T20:49:30Z">
              <w:r>
                <w:rPr/>
                <w:t xml:space="preserve">Scatter plots of distance </w:t>
              </w:r>
            </w:ins>
            <w:ins w:id="2369" w:author="野草" w:date="2024-11-10T20:49:30Z">
              <w:r>
                <w:rPr>
                  <w:rFonts w:hint="eastAsia"/>
                  <w:lang w:val="en-US" w:eastAsia="zh-CN"/>
                </w:rPr>
                <w:t xml:space="preserve">to the park </w:t>
              </w:r>
            </w:ins>
            <w:ins w:id="2370" w:author="野草" w:date="2024-11-10T20:49:30Z">
              <w:r>
                <w:rPr/>
                <w:t xml:space="preserve">versus </w:t>
              </w:r>
            </w:ins>
            <w:ins w:id="2371" w:author="野草" w:date="2024-11-10T20:49:30Z">
              <w:r>
                <w:rPr>
                  <w:rFonts w:hint="eastAsia"/>
                  <w:lang w:val="en-US" w:eastAsia="zh-CN"/>
                </w:rPr>
                <w:t>DI</w:t>
              </w:r>
            </w:ins>
            <w:ins w:id="2372" w:author="野草" w:date="2024-11-10T20:49:30Z">
              <w:r>
                <w:rPr/>
                <w:t xml:space="preserve"> </w:t>
              </w:r>
            </w:ins>
            <w:ins w:id="2373" w:author="野草" w:date="2024-11-10T20:50:29Z">
              <w:bookmarkStart w:id="25" w:name="OLE_LINK33"/>
              <w:r>
                <w:rPr>
                  <w:rFonts w:hint="eastAsia"/>
                  <w:lang w:val="en-US" w:eastAsia="zh-CN"/>
                </w:rPr>
                <w:t>across various distance intervals</w:t>
              </w:r>
              <w:bookmarkEnd w:id="25"/>
            </w:ins>
          </w:p>
          <w:p w14:paraId="5F0777A7">
            <w:pPr>
              <w:pStyle w:val="13"/>
              <w:keepNext w:val="0"/>
              <w:keepLines w:val="0"/>
              <w:widowControl/>
              <w:numPr>
                <w:ilvl w:val="-1"/>
                <w:numId w:val="0"/>
              </w:numPr>
              <w:suppressLineNumbers w:val="0"/>
              <w:ind w:left="0" w:firstLine="0"/>
              <w:jc w:val="left"/>
              <w:rPr>
                <w:ins w:id="2375" w:author="野草" w:date="2024-11-10T20:49:30Z"/>
              </w:rPr>
              <w:pPrChange w:id="2374" w:author="野草" w:date="2024-11-10T20:50:30Z">
                <w:pPr>
                  <w:pStyle w:val="13"/>
                  <w:keepNext w:val="0"/>
                  <w:keepLines w:val="0"/>
                  <w:widowControl/>
                  <w:numPr>
                    <w:ilvl w:val="0"/>
                    <w:numId w:val="60"/>
                  </w:numPr>
                  <w:suppressLineNumbers w:val="0"/>
                  <w:ind w:left="420" w:hanging="420"/>
                  <w:jc w:val="left"/>
                </w:pPr>
              </w:pPrChange>
            </w:pPr>
          </w:p>
          <w:p w14:paraId="5FD6C35B">
            <w:pPr>
              <w:numPr>
                <w:ilvl w:val="-1"/>
                <w:numId w:val="0"/>
              </w:numPr>
              <w:rPr>
                <w:ins w:id="2377" w:author="野草" w:date="2024-11-08T11:43:28Z"/>
                <w:rFonts w:hint="default" w:eastAsiaTheme="minorEastAsia"/>
                <w:lang w:val="en-US" w:eastAsia="zh-CN"/>
              </w:rPr>
              <w:pPrChange w:id="2376" w:author="野草" w:date="2024-11-08T11:43:33Z">
                <w:pPr>
                  <w:numPr>
                    <w:ilvl w:val="0"/>
                    <w:numId w:val="57"/>
                  </w:numPr>
                </w:pPr>
              </w:pPrChange>
            </w:pPr>
          </w:p>
        </w:tc>
        <w:tc>
          <w:tcPr>
            <w:tcW w:w="2945" w:type="dxa"/>
            <w:shd w:val="clear" w:color="auto" w:fill="FEF2CB" w:themeFill="accent3" w:themeFillTint="32"/>
            <w:tcPrChange w:id="2378" w:author="野草" w:date="2024-11-10T20:49:24Z">
              <w:tcPr>
                <w:tcW w:w="4261" w:type="dxa"/>
                <w:gridSpan w:val="2"/>
              </w:tcPr>
            </w:tcPrChange>
          </w:tcPr>
          <w:p w14:paraId="051D6BC1">
            <w:pPr>
              <w:pStyle w:val="13"/>
              <w:keepNext w:val="0"/>
              <w:keepLines w:val="0"/>
              <w:widowControl/>
              <w:numPr>
                <w:ilvl w:val="-1"/>
                <w:numId w:val="0"/>
              </w:numPr>
              <w:suppressLineNumbers w:val="0"/>
              <w:ind w:left="0" w:firstLine="0"/>
              <w:jc w:val="left"/>
              <w:rPr>
                <w:ins w:id="2380" w:author="野草" w:date="2024-11-08T20:13:27Z"/>
              </w:rPr>
              <w:pPrChange w:id="2379" w:author="野草" w:date="2024-11-08T20:39:16Z">
                <w:pPr>
                  <w:pStyle w:val="7"/>
                  <w:keepNext w:val="0"/>
                  <w:keepLines w:val="0"/>
                  <w:widowControl/>
                  <w:suppressLineNumbers w:val="0"/>
                </w:pPr>
              </w:pPrChange>
            </w:pPr>
          </w:p>
          <w:p w14:paraId="72F7F5FA">
            <w:pPr>
              <w:pStyle w:val="13"/>
              <w:rPr>
                <w:ins w:id="2382" w:author="野草" w:date="2024-11-08T11:43:28Z"/>
                <w:rFonts w:hint="default" w:eastAsia="SimSun"/>
                <w:vertAlign w:val="baseline"/>
                <w:lang w:val="en-US" w:eastAsia="zh-CN"/>
              </w:rPr>
              <w:pPrChange w:id="2381" w:author="野草" w:date="2024-11-08T20:12:38Z">
                <w:pPr>
                  <w:numPr>
                    <w:ilvl w:val="0"/>
                    <w:numId w:val="57"/>
                  </w:numPr>
                </w:pPr>
              </w:pPrChange>
            </w:pPr>
          </w:p>
        </w:tc>
      </w:tr>
      <w:tr w14:paraId="3429D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84" w:author="野草" w:date="2024-11-10T21:04: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383" w:author="野草" w:date="2024-11-08T20:46:13Z"/>
        </w:trPr>
        <w:tc>
          <w:tcPr>
            <w:tcW w:w="5577" w:type="dxa"/>
            <w:shd w:val="clear" w:color="auto" w:fill="FEF2CB" w:themeFill="accent3" w:themeFillTint="32"/>
            <w:tcPrChange w:id="2385" w:author="野草" w:date="2024-11-10T21:04:27Z">
              <w:tcPr>
                <w:tcW w:w="5577" w:type="dxa"/>
                <w:gridSpan w:val="2"/>
              </w:tcPr>
            </w:tcPrChange>
          </w:tcPr>
          <w:p w14:paraId="04C878B0">
            <w:pPr>
              <w:keepNext w:val="0"/>
              <w:keepLines w:val="0"/>
              <w:widowControl/>
              <w:numPr>
                <w:ilvl w:val="0"/>
                <w:numId w:val="60"/>
                <w:ins w:id="2387" w:author="野草" w:date="2024-11-10T21:04:30Z"/>
              </w:numPr>
              <w:suppressLineNumbers w:val="0"/>
              <w:ind w:left="420" w:hanging="420"/>
              <w:rPr>
                <w:ins w:id="2388" w:author="野草" w:date="2024-11-10T21:04:23Z"/>
              </w:rPr>
              <w:pPrChange w:id="2386" w:author="野草" w:date="2024-11-10T21:04:30Z">
                <w:pPr>
                  <w:pStyle w:val="7"/>
                  <w:keepNext w:val="0"/>
                  <w:keepLines w:val="0"/>
                  <w:widowControl/>
                  <w:suppressLineNumbers w:val="0"/>
                </w:pPr>
              </w:pPrChange>
            </w:pPr>
            <w:ins w:id="2389" w:author="野草" w:date="2024-11-10T21:04:23Z">
              <w:r>
                <w:rPr/>
                <w:t>As the distance from the green space increases, the influence of the green space gradually weakens, while the impact of other environmental factors shifts accordingly. Therefore, this study divides the research area into five distance intervals from the green space: 0-100 meters, 100-200 meters, 200-300 meters, 300-400 meters, and 400-500 meters. A quantitative analysis is conducted for each interval to examine the relationship between environmental factors and meteorological variables.</w:t>
              </w:r>
            </w:ins>
          </w:p>
          <w:p w14:paraId="5D616832">
            <w:pPr>
              <w:numPr>
                <w:ilvl w:val="-1"/>
                <w:numId w:val="0"/>
              </w:numPr>
              <w:rPr>
                <w:ins w:id="2390" w:author="野草" w:date="2024-11-08T20:46:13Z"/>
                <w:rFonts w:hint="eastAsia"/>
                <w:lang w:eastAsia="zh-CN"/>
              </w:rPr>
            </w:pPr>
          </w:p>
        </w:tc>
        <w:tc>
          <w:tcPr>
            <w:tcW w:w="2945" w:type="dxa"/>
            <w:shd w:val="clear" w:color="auto" w:fill="FEF2CB" w:themeFill="accent3" w:themeFillTint="32"/>
            <w:tcPrChange w:id="2391" w:author="野草" w:date="2024-11-10T21:04:27Z">
              <w:tcPr>
                <w:tcW w:w="2945" w:type="dxa"/>
              </w:tcPr>
            </w:tcPrChange>
          </w:tcPr>
          <w:p w14:paraId="1D3BF3D1">
            <w:pPr>
              <w:keepNext w:val="0"/>
              <w:keepLines w:val="0"/>
              <w:widowControl/>
              <w:numPr>
                <w:ilvl w:val="0"/>
                <w:numId w:val="60"/>
                <w:ins w:id="2393" w:author="野草" w:date="2024-11-10T21:04:30Z"/>
              </w:numPr>
              <w:suppressLineNumbers w:val="0"/>
              <w:ind w:left="420" w:hanging="420"/>
              <w:rPr>
                <w:ins w:id="2394" w:author="野草" w:date="2024-11-10T21:04:16Z"/>
              </w:rPr>
              <w:pPrChange w:id="2392" w:author="野草" w:date="2024-11-10T21:04:30Z">
                <w:pPr>
                  <w:pStyle w:val="7"/>
                  <w:keepNext w:val="0"/>
                  <w:keepLines w:val="0"/>
                  <w:widowControl/>
                  <w:suppressLineNumbers w:val="0"/>
                </w:pPr>
              </w:pPrChange>
            </w:pPr>
            <w:ins w:id="2395" w:author="野草" w:date="2024-11-10T21:04:16Z">
              <w:r>
                <w:rPr/>
                <w:t>随着距离绿地的增加，绿地的影响逐渐减弱，而其他环境因素的作用则随之变化。因此，本研究将研究区域按与绿地的距离划分为5个区段：0-100米、100-200米、200-300米、300-400米和400-500米。针对每个区段，进行了量化分析，以评估环境因素与气象变量之间的关系。</w:t>
              </w:r>
            </w:ins>
          </w:p>
          <w:p w14:paraId="505BA393">
            <w:pPr>
              <w:rPr>
                <w:ins w:id="2397" w:author="野草" w:date="2024-11-08T20:46:13Z"/>
                <w:rFonts w:hint="default"/>
                <w:lang w:val="en-US" w:eastAsia="zh-CN"/>
              </w:rPr>
              <w:pPrChange w:id="2396" w:author="野草" w:date="2024-11-10T21:04:28Z">
                <w:pPr>
                  <w:pStyle w:val="13"/>
                </w:pPr>
              </w:pPrChange>
            </w:pPr>
          </w:p>
        </w:tc>
      </w:tr>
      <w:tr w14:paraId="6102D5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398" w:author="野草" w:date="2024-11-11T08:42:56Z"/>
        </w:trPr>
        <w:tc>
          <w:tcPr>
            <w:tcW w:w="5577" w:type="dxa"/>
            <w:shd w:val="clear" w:color="auto" w:fill="FEF2CB" w:themeFill="accent3" w:themeFillTint="32"/>
          </w:tcPr>
          <w:p w14:paraId="5A208AA7">
            <w:pPr>
              <w:keepNext w:val="0"/>
              <w:keepLines w:val="0"/>
              <w:widowControl/>
              <w:numPr>
                <w:ilvl w:val="0"/>
                <w:numId w:val="60"/>
                <w:ins w:id="2400" w:author="野草" w:date="2024-11-11T08:57:25Z"/>
              </w:numPr>
              <w:suppressLineNumbers w:val="0"/>
              <w:ind w:left="420" w:hanging="420"/>
              <w:rPr>
                <w:ins w:id="2401" w:author="野草" w:date="2024-11-11T08:57:56Z"/>
              </w:rPr>
              <w:pPrChange w:id="2399" w:author="野草" w:date="2024-11-11T08:57:25Z">
                <w:pPr>
                  <w:pStyle w:val="7"/>
                  <w:keepNext w:val="0"/>
                  <w:keepLines w:val="0"/>
                  <w:widowControl/>
                  <w:suppressLineNumbers w:val="0"/>
                </w:pPr>
              </w:pPrChange>
            </w:pPr>
            <w:ins w:id="2402" w:author="野草" w:date="2024-11-11T08:57:20Z">
              <w:r>
                <w:rPr/>
                <w:t xml:space="preserve">Figure 3 presents scatter plots of daytime and nighttime air temperature versus distance from the park across various distance intervals. It shows that, at night, the relationship between temperature and distance is particularly significant within 300 meters of the green space. Specifically, in the 0-100 meter range, the correlation coefficient is 0.71; in the 100-200 meter and 200-300 meter ranges, the coefficients decrease to 0.57 and 0.41, respectively. Beyond 300 meters, in the 300-500 meter intervals, the correlation between temperature and distance falls below 0.3. </w:t>
              </w:r>
            </w:ins>
          </w:p>
          <w:p w14:paraId="42FE2FE8">
            <w:pPr>
              <w:keepNext w:val="0"/>
              <w:keepLines w:val="0"/>
              <w:widowControl/>
              <w:numPr>
                <w:ilvl w:val="0"/>
                <w:numId w:val="60"/>
                <w:ins w:id="2404" w:author="野草" w:date="2024-11-11T08:57:25Z"/>
              </w:numPr>
              <w:suppressLineNumbers w:val="0"/>
              <w:ind w:left="420" w:hanging="420"/>
              <w:rPr>
                <w:ins w:id="2405" w:author="野草" w:date="2024-11-11T08:57:20Z"/>
              </w:rPr>
              <w:pPrChange w:id="2403" w:author="野草" w:date="2024-11-11T08:57:25Z">
                <w:pPr>
                  <w:pStyle w:val="7"/>
                  <w:keepNext w:val="0"/>
                  <w:keepLines w:val="0"/>
                  <w:widowControl/>
                  <w:suppressLineNumbers w:val="0"/>
                </w:pPr>
              </w:pPrChange>
            </w:pPr>
            <w:ins w:id="2406" w:author="野草" w:date="2024-11-11T08:57:20Z">
              <w:r>
                <w:rPr/>
                <w:t>During the day, the correlation between temperature and distance weakens considerably, with a correlation coefficient of 0.44 in the 0-100 meter range, and significantly lower correlations (below 0.2) in the 100-500 meter intervals. This indicates that, during the day, the green space has a weaker influence beyond 100 meters.</w:t>
              </w:r>
            </w:ins>
          </w:p>
          <w:p w14:paraId="0EEF2A3A">
            <w:pPr>
              <w:keepNext w:val="0"/>
              <w:keepLines w:val="0"/>
              <w:widowControl/>
              <w:numPr>
                <w:ilvl w:val="0"/>
                <w:numId w:val="60"/>
                <w:ins w:id="2408" w:author="野草" w:date="2024-11-11T08:57:25Z"/>
              </w:numPr>
              <w:suppressLineNumbers w:val="0"/>
              <w:ind w:left="420" w:hanging="420"/>
              <w:rPr>
                <w:ins w:id="2409" w:author="野草" w:date="2024-11-11T08:57:20Z"/>
              </w:rPr>
              <w:pPrChange w:id="2407" w:author="野草" w:date="2024-11-11T08:57:25Z">
                <w:pPr>
                  <w:pStyle w:val="7"/>
                  <w:keepNext w:val="0"/>
                  <w:keepLines w:val="0"/>
                  <w:widowControl/>
                  <w:suppressLineNumbers w:val="0"/>
                </w:pPr>
              </w:pPrChange>
            </w:pPr>
            <w:ins w:id="2410" w:author="野草" w:date="2024-11-11T08:57:20Z">
              <w:r>
                <w:rPr/>
                <w:t>A similar trend appears in the analysis of the correlation between relative humidity (RH) and distance. At night, the correlation coefficients are 0.76 and 0.66 in the 0-100 meter and 100-200 meter intervals, respectively, while during the day, only the 0-100 meter interval has a correlation coefficient of 0.42, with the rest falling below 0.3. For the Discomfort Index (DI) and distance, the nighttime correlation coefficients decline from 0.67 in the 0-100 meter range to 0.17 in the 400-500 meter range, while during the day, only the 0-100 meter interval has a correlation coefficient above 0.3.</w:t>
              </w:r>
            </w:ins>
          </w:p>
          <w:p w14:paraId="5FB4BF3B">
            <w:pPr>
              <w:keepNext w:val="0"/>
              <w:keepLines w:val="0"/>
              <w:widowControl/>
              <w:numPr>
                <w:ilvl w:val="0"/>
                <w:numId w:val="60"/>
                <w:ins w:id="2412" w:author="野草" w:date="2024-11-11T08:57:25Z"/>
              </w:numPr>
              <w:suppressLineNumbers w:val="0"/>
              <w:ind w:left="420" w:hanging="420"/>
              <w:rPr>
                <w:ins w:id="2413" w:author="野草" w:date="2024-11-11T08:57:20Z"/>
              </w:rPr>
              <w:pPrChange w:id="2411" w:author="野草" w:date="2024-11-11T08:57:25Z">
                <w:pPr>
                  <w:pStyle w:val="7"/>
                  <w:keepNext w:val="0"/>
                  <w:keepLines w:val="0"/>
                  <w:widowControl/>
                  <w:suppressLineNumbers w:val="0"/>
                </w:pPr>
              </w:pPrChange>
            </w:pPr>
            <w:ins w:id="2414" w:author="野草" w:date="2024-11-11T08:57:20Z">
              <w:r>
                <w:rPr/>
                <w:t>In summary, as the distance from the green space increases, its influence diminishes significantly, nearly disappearing beyond a certain distance. The extent of this influence also varies by time of day: at night, the green space impacts surrounding meteorological variables within 200-300 meters, whereas during the day, its influence is generally limited to around 100 meters.</w:t>
              </w:r>
            </w:ins>
          </w:p>
          <w:p w14:paraId="1B5FBDB6">
            <w:pPr>
              <w:numPr>
                <w:ilvl w:val="-1"/>
                <w:numId w:val="0"/>
              </w:numPr>
              <w:rPr>
                <w:ins w:id="2415" w:author="野草" w:date="2024-11-11T08:42:56Z"/>
                <w:rFonts w:hint="eastAsia"/>
                <w:lang w:eastAsia="zh-CN"/>
              </w:rPr>
            </w:pPr>
          </w:p>
        </w:tc>
        <w:tc>
          <w:tcPr>
            <w:tcW w:w="2945" w:type="dxa"/>
            <w:shd w:val="clear" w:color="auto" w:fill="FEF2CB" w:themeFill="accent3" w:themeFillTint="32"/>
          </w:tcPr>
          <w:p w14:paraId="0347B502">
            <w:pPr>
              <w:keepNext w:val="0"/>
              <w:keepLines w:val="0"/>
              <w:widowControl/>
              <w:numPr>
                <w:ilvl w:val="0"/>
                <w:numId w:val="60"/>
                <w:ins w:id="2417" w:author="野草" w:date="2024-11-11T08:57:10Z"/>
              </w:numPr>
              <w:suppressLineNumbers w:val="0"/>
              <w:ind w:left="420" w:hanging="420"/>
              <w:rPr>
                <w:ins w:id="2418" w:author="野草" w:date="2024-11-11T08:57:56Z"/>
              </w:rPr>
              <w:pPrChange w:id="2416" w:author="野草" w:date="2024-11-11T08:57:10Z">
                <w:pPr>
                  <w:pStyle w:val="7"/>
                  <w:keepNext w:val="0"/>
                  <w:keepLines w:val="0"/>
                  <w:widowControl/>
                  <w:suppressLineNumbers w:val="0"/>
                </w:pPr>
              </w:pPrChange>
            </w:pPr>
            <w:ins w:id="2419" w:author="野草" w:date="2024-11-11T08:57:03Z">
              <w:r>
                <w:rPr/>
                <w:t>图3展示了不同距离区段内白天和夜间气温与距公园距离的散点图。可以看出，夜间气温与距离之间的关系在距绿地300米以内尤为显著。具体而言，在0-100米范围内，两者的相关系数为0.71；在100-200米和200-300米范围内，相关系数分别降至0.57和0.41。而在300-500米的区段内，气温与距离的相关性均低于0.3。</w:t>
              </w:r>
            </w:ins>
          </w:p>
          <w:p w14:paraId="7C56D68C">
            <w:pPr>
              <w:keepNext w:val="0"/>
              <w:keepLines w:val="0"/>
              <w:widowControl/>
              <w:numPr>
                <w:ilvl w:val="0"/>
                <w:numId w:val="60"/>
                <w:ins w:id="2421" w:author="野草" w:date="2024-11-11T08:57:10Z"/>
              </w:numPr>
              <w:suppressLineNumbers w:val="0"/>
              <w:ind w:left="420" w:hanging="420"/>
              <w:rPr>
                <w:ins w:id="2422" w:author="野草" w:date="2024-11-11T08:57:03Z"/>
              </w:rPr>
              <w:pPrChange w:id="2420" w:author="野草" w:date="2024-11-11T08:57:10Z">
                <w:pPr>
                  <w:pStyle w:val="7"/>
                  <w:keepNext w:val="0"/>
                  <w:keepLines w:val="0"/>
                  <w:widowControl/>
                  <w:suppressLineNumbers w:val="0"/>
                </w:pPr>
              </w:pPrChange>
            </w:pPr>
            <w:ins w:id="2423" w:author="野草" w:date="2024-11-11T08:57:03Z">
              <w:r>
                <w:rPr/>
                <w:t>白天时，气温与距离的相关性明显减弱。在0-100米范围内，相关系数为0.44，而在100-500米的区段中，相关性均显著低于0.2，表明白天绿地对100米以外区域的影响较弱。</w:t>
              </w:r>
            </w:ins>
          </w:p>
          <w:p w14:paraId="19357E10">
            <w:pPr>
              <w:keepNext w:val="0"/>
              <w:keepLines w:val="0"/>
              <w:widowControl/>
              <w:numPr>
                <w:ilvl w:val="0"/>
                <w:numId w:val="60"/>
                <w:ins w:id="2425" w:author="野草" w:date="2024-11-11T08:57:10Z"/>
              </w:numPr>
              <w:suppressLineNumbers w:val="0"/>
              <w:ind w:left="420" w:hanging="420"/>
              <w:rPr>
                <w:ins w:id="2426" w:author="野草" w:date="2024-11-11T08:57:03Z"/>
              </w:rPr>
              <w:pPrChange w:id="2424" w:author="野草" w:date="2024-11-11T08:57:10Z">
                <w:pPr>
                  <w:pStyle w:val="7"/>
                  <w:keepNext w:val="0"/>
                  <w:keepLines w:val="0"/>
                  <w:widowControl/>
                  <w:suppressLineNumbers w:val="0"/>
                </w:pPr>
              </w:pPrChange>
            </w:pPr>
            <w:ins w:id="2427" w:author="野草" w:date="2024-11-11T08:57:03Z">
              <w:r>
                <w:rPr/>
                <w:t>相似的模式也出现在相对湿度（RH）与距离的相关性分析中。夜间，在0-100米和100-200米区间内，相关系数分别为0.76和0.66，而白天仅在0-100米区间内相关系数达到0.42，其他区段均小于0.3。不适指数（DI）与距离的相关性在夜间的五个区段内相关系数从0.67（0-100米）逐渐降低至0.17（400-500米）；而在白天，仅0-100米区间的相关系数大于0.3。</w:t>
              </w:r>
            </w:ins>
          </w:p>
          <w:p w14:paraId="5A31DEEE">
            <w:pPr>
              <w:keepNext w:val="0"/>
              <w:keepLines w:val="0"/>
              <w:widowControl/>
              <w:numPr>
                <w:ilvl w:val="0"/>
                <w:numId w:val="60"/>
                <w:ins w:id="2429" w:author="野草" w:date="2024-11-11T08:57:10Z"/>
              </w:numPr>
              <w:suppressLineNumbers w:val="0"/>
              <w:ind w:left="420" w:hanging="420"/>
              <w:rPr>
                <w:ins w:id="2430" w:author="野草" w:date="2024-11-11T08:57:03Z"/>
              </w:rPr>
              <w:pPrChange w:id="2428" w:author="野草" w:date="2024-11-11T08:57:10Z">
                <w:pPr>
                  <w:pStyle w:val="7"/>
                  <w:keepNext w:val="0"/>
                  <w:keepLines w:val="0"/>
                  <w:widowControl/>
                  <w:suppressLineNumbers w:val="0"/>
                </w:pPr>
              </w:pPrChange>
            </w:pPr>
            <w:ins w:id="2431" w:author="野草" w:date="2024-11-11T08:57:03Z">
              <w:r>
                <w:rPr/>
                <w:t>总体来看，随着距绿地距离的增加，绿地的影响程度显著减弱，直至某一特定距离后几乎消失。影响范围在一天的不同时间段内也存在显著差异：夜间绿地对周围气象变量的影响可达200-300米，而白天的影响范围则通常仅限于100米左右。</w:t>
              </w:r>
            </w:ins>
          </w:p>
          <w:p w14:paraId="1EC871DD">
            <w:pPr>
              <w:rPr>
                <w:ins w:id="2432" w:author="野草" w:date="2024-11-11T08:42:56Z"/>
                <w:rFonts w:hint="default"/>
                <w:lang w:val="en-US" w:eastAsia="zh-CN"/>
              </w:rPr>
            </w:pPr>
          </w:p>
        </w:tc>
      </w:tr>
      <w:tr w14:paraId="537E1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433" w:author="野草" w:date="2024-11-11T08:58:56Z"/>
        </w:trPr>
        <w:tc>
          <w:tcPr>
            <w:tcW w:w="5577" w:type="dxa"/>
            <w:shd w:val="clear" w:color="auto" w:fill="FEF2CB" w:themeFill="accent3" w:themeFillTint="32"/>
          </w:tcPr>
          <w:p w14:paraId="62F7E268">
            <w:pPr>
              <w:keepNext w:val="0"/>
              <w:keepLines w:val="0"/>
              <w:widowControl/>
              <w:numPr>
                <w:ilvl w:val="0"/>
                <w:numId w:val="60"/>
                <w:ins w:id="2435" w:author="野草" w:date="2024-11-11T09:08:29Z"/>
              </w:numPr>
              <w:suppressLineNumbers w:val="0"/>
              <w:ind w:left="420" w:hanging="420"/>
              <w:rPr>
                <w:ins w:id="2436" w:author="野草" w:date="2024-11-11T09:08:26Z"/>
              </w:rPr>
              <w:pPrChange w:id="2434" w:author="野草" w:date="2024-11-11T09:08:29Z">
                <w:pPr>
                  <w:pStyle w:val="7"/>
                  <w:keepNext w:val="0"/>
                  <w:keepLines w:val="0"/>
                  <w:widowControl/>
                  <w:suppressLineNumbers w:val="0"/>
                </w:pPr>
              </w:pPrChange>
            </w:pPr>
            <w:ins w:id="2437" w:author="野草" w:date="2024-11-11T09:08:26Z">
              <w:r>
                <w:rPr/>
                <w:t>The previous figure illustrates that as the distance from the park increases, the influence of proximity to the park diminishes significantly, nearly disappearing beyond a certain distance. However, for other variables, the degree of influence also changes notably. Figure 8 displays the impact of selected environmental factors on meteorological variables across different distance intervals from the park.</w:t>
              </w:r>
            </w:ins>
          </w:p>
          <w:p w14:paraId="1A23A4C5">
            <w:pPr>
              <w:numPr>
                <w:ilvl w:val="-1"/>
                <w:numId w:val="0"/>
              </w:numPr>
              <w:rPr>
                <w:ins w:id="2438" w:author="野草" w:date="2024-11-11T08:58:56Z"/>
                <w:rFonts w:hint="eastAsia"/>
                <w:lang w:eastAsia="zh-CN"/>
              </w:rPr>
            </w:pPr>
          </w:p>
        </w:tc>
        <w:tc>
          <w:tcPr>
            <w:tcW w:w="2945" w:type="dxa"/>
            <w:shd w:val="clear" w:color="auto" w:fill="FEF2CB" w:themeFill="accent3" w:themeFillTint="32"/>
          </w:tcPr>
          <w:p w14:paraId="411EC087">
            <w:pPr>
              <w:keepNext w:val="0"/>
              <w:keepLines w:val="0"/>
              <w:widowControl/>
              <w:numPr>
                <w:ilvl w:val="0"/>
                <w:numId w:val="60"/>
                <w:ins w:id="2440" w:author="野草" w:date="2024-11-11T09:08:20Z"/>
              </w:numPr>
              <w:suppressLineNumbers w:val="0"/>
              <w:ind w:left="420" w:hanging="420"/>
              <w:rPr>
                <w:ins w:id="2441" w:author="野草" w:date="2024-11-11T09:08:12Z"/>
              </w:rPr>
              <w:pPrChange w:id="2439" w:author="野草" w:date="2024-11-11T09:08:20Z">
                <w:pPr>
                  <w:pStyle w:val="7"/>
                  <w:keepNext w:val="0"/>
                  <w:keepLines w:val="0"/>
                  <w:widowControl/>
                  <w:suppressLineNumbers w:val="0"/>
                </w:pPr>
              </w:pPrChange>
            </w:pPr>
            <w:ins w:id="2442" w:author="野草" w:date="2024-11-11T09:08:12Z">
              <w:r>
                <w:rPr/>
                <w:t>上图已表明，随着与公园距离的增加，绿地的影响强度显著减弱，直至在某一特定距离后几乎消失。然而，对于其他变量，影响的强度也呈现出显著变化。图8展示了在不同距离区间内，各环境因素对气象变量的影响程度。</w:t>
              </w:r>
            </w:ins>
          </w:p>
          <w:p w14:paraId="7164529B">
            <w:pPr>
              <w:rPr>
                <w:ins w:id="2443" w:author="野草" w:date="2024-11-11T08:58:56Z"/>
                <w:rFonts w:hint="default"/>
                <w:lang w:val="en-US" w:eastAsia="zh-CN"/>
              </w:rPr>
            </w:pPr>
          </w:p>
        </w:tc>
      </w:tr>
      <w:tr w14:paraId="4EEA7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444" w:author="野草" w:date="2024-11-11T09:22:38Z"/>
        </w:trPr>
        <w:tc>
          <w:tcPr>
            <w:tcW w:w="5577" w:type="dxa"/>
            <w:shd w:val="clear" w:color="auto" w:fill="FEF2CB" w:themeFill="accent3" w:themeFillTint="32"/>
          </w:tcPr>
          <w:p w14:paraId="525794FC">
            <w:pPr>
              <w:pStyle w:val="7"/>
              <w:widowControl/>
              <w:rPr>
                <w:ins w:id="2446" w:author="野草" w:date="2024-11-11T09:24:33Z"/>
                <w:rFonts w:hint="eastAsia"/>
                <w:lang w:eastAsia="zh-CN"/>
              </w:rPr>
              <w:pPrChange w:id="2445" w:author="野草" w:date="2024-11-11T09:24:44Z">
                <w:pPr>
                  <w:numPr>
                    <w:ilvl w:val="-1"/>
                    <w:numId w:val="0"/>
                  </w:numPr>
                </w:pPr>
              </w:pPrChange>
            </w:pPr>
            <w:ins w:id="2447" w:author="野草" w:date="2024-11-11T09:22:39Z">
              <w:r>
                <w:rPr>
                  <w:rFonts w:hint="eastAsia"/>
                  <w:lang w:eastAsia="zh-CN"/>
                </w:rPr>
                <w:drawing>
                  <wp:inline distT="0" distB="0" distL="114300" distR="114300">
                    <wp:extent cx="3399790" cy="1889760"/>
                    <wp:effectExtent l="0" t="0" r="3810" b="2540"/>
                    <wp:docPr id="23" name="图片 23" descr="ppa_2302_fi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pa_2302_fig_4"/>
                            <pic:cNvPicPr>
                              <a:picLocks noChangeAspect="1"/>
                            </pic:cNvPicPr>
                          </pic:nvPicPr>
                          <pic:blipFill>
                            <a:blip r:embed="rId14"/>
                            <a:stretch>
                              <a:fillRect/>
                            </a:stretch>
                          </pic:blipFill>
                          <pic:spPr>
                            <a:xfrm>
                              <a:off x="0" y="0"/>
                              <a:ext cx="3399790" cy="1889760"/>
                            </a:xfrm>
                            <a:prstGeom prst="rect">
                              <a:avLst/>
                            </a:prstGeom>
                          </pic:spPr>
                        </pic:pic>
                      </a:graphicData>
                    </a:graphic>
                  </wp:inline>
                </w:drawing>
              </w:r>
            </w:ins>
          </w:p>
          <w:p w14:paraId="113A1738">
            <w:pPr>
              <w:pStyle w:val="13"/>
              <w:numPr>
                <w:ilvl w:val="0"/>
                <w:numId w:val="60"/>
                <w:ins w:id="2450" w:author="野草" w:date="2024-11-11T09:24:56Z"/>
              </w:numPr>
              <w:ind w:left="420" w:hanging="420"/>
              <w:rPr>
                <w:ins w:id="2451" w:author="野草" w:date="2024-11-11T09:22:38Z"/>
                <w:rFonts w:hint="default" w:eastAsiaTheme="minorEastAsia"/>
                <w:lang w:val="en-US" w:eastAsia="zh-CN"/>
              </w:rPr>
              <w:pPrChange w:id="2449" w:author="野草" w:date="2024-11-11T09:24:56Z">
                <w:pPr>
                  <w:numPr>
                    <w:ilvl w:val="-1"/>
                    <w:numId w:val="0"/>
                  </w:numPr>
                </w:pPr>
              </w:pPrChange>
            </w:pPr>
            <w:ins w:id="2452" w:author="野草" w:date="2024-11-11T09:24:34Z">
              <w:r>
                <w:rPr/>
                <w:t>Correlation coefficients between driving factors and meteorological variables across different intervals</w:t>
              </w:r>
            </w:ins>
            <w:ins w:id="2453" w:author="野草" w:date="2024-11-11T09:24:44Z">
              <w:r>
                <w:rPr>
                  <w:rFonts w:hint="eastAsia"/>
                  <w:lang w:val="en-US" w:eastAsia="zh-CN"/>
                </w:rPr>
                <w:t xml:space="preserve"> </w:t>
              </w:r>
            </w:ins>
            <w:ins w:id="2454" w:author="野草" w:date="2024-11-11T09:24:45Z">
              <w:r>
                <w:rPr>
                  <w:rFonts w:hint="eastAsia"/>
                  <w:lang w:val="en-US" w:eastAsia="zh-CN"/>
                </w:rPr>
                <w:t xml:space="preserve">of </w:t>
              </w:r>
            </w:ins>
            <w:ins w:id="2455" w:author="野草" w:date="2024-11-11T09:24:46Z">
              <w:r>
                <w:rPr>
                  <w:rFonts w:hint="eastAsia"/>
                  <w:lang w:val="en-US" w:eastAsia="zh-CN"/>
                </w:rPr>
                <w:t>dist</w:t>
              </w:r>
            </w:ins>
            <w:ins w:id="2456" w:author="野草" w:date="2024-11-11T09:24:47Z">
              <w:r>
                <w:rPr>
                  <w:rFonts w:hint="eastAsia"/>
                  <w:lang w:val="en-US" w:eastAsia="zh-CN"/>
                </w:rPr>
                <w:t>a</w:t>
              </w:r>
            </w:ins>
            <w:ins w:id="2457" w:author="野草" w:date="2024-11-11T09:24:48Z">
              <w:r>
                <w:rPr>
                  <w:rFonts w:hint="eastAsia"/>
                  <w:lang w:val="en-US" w:eastAsia="zh-CN"/>
                </w:rPr>
                <w:t xml:space="preserve">nce </w:t>
              </w:r>
            </w:ins>
            <w:ins w:id="2458" w:author="野草" w:date="2024-11-11T09:24:49Z">
              <w:r>
                <w:rPr>
                  <w:rFonts w:hint="eastAsia"/>
                  <w:lang w:val="en-US" w:eastAsia="zh-CN"/>
                </w:rPr>
                <w:t>to the p</w:t>
              </w:r>
            </w:ins>
            <w:ins w:id="2459" w:author="野草" w:date="2024-11-11T09:24:50Z">
              <w:r>
                <w:rPr>
                  <w:rFonts w:hint="eastAsia"/>
                  <w:lang w:val="en-US" w:eastAsia="zh-CN"/>
                </w:rPr>
                <w:t>ark</w:t>
              </w:r>
            </w:ins>
          </w:p>
        </w:tc>
        <w:tc>
          <w:tcPr>
            <w:tcW w:w="2945" w:type="dxa"/>
            <w:shd w:val="clear" w:color="auto" w:fill="FEF2CB" w:themeFill="accent3" w:themeFillTint="32"/>
          </w:tcPr>
          <w:p w14:paraId="264EB9B2">
            <w:pPr>
              <w:pStyle w:val="7"/>
              <w:keepNext w:val="0"/>
              <w:keepLines w:val="0"/>
              <w:widowControl/>
              <w:numPr>
                <w:ilvl w:val="0"/>
                <w:numId w:val="60"/>
                <w:ins w:id="2461" w:author="野草" w:date="2024-11-11T09:23:50Z"/>
              </w:numPr>
              <w:suppressLineNumbers w:val="0"/>
              <w:ind w:left="420" w:hanging="420"/>
              <w:rPr>
                <w:ins w:id="2462" w:author="野草" w:date="2024-11-11T09:23:45Z"/>
              </w:rPr>
              <w:pPrChange w:id="2460" w:author="野草" w:date="2024-11-11T09:23:50Z">
                <w:pPr>
                  <w:pStyle w:val="7"/>
                  <w:keepNext w:val="0"/>
                  <w:keepLines w:val="0"/>
                  <w:widowControl/>
                  <w:suppressLineNumbers w:val="0"/>
                </w:pPr>
              </w:pPrChange>
            </w:pPr>
            <w:ins w:id="2463" w:author="野草" w:date="2024-11-11T09:22:45Z">
              <w:r>
                <w:rPr>
                  <w:rStyle w:val="15"/>
                  <w:rFonts w:hint="default"/>
                  <w:lang w:val="en-US" w:eastAsia="zh-CN"/>
                  <w:rPrChange w:id="2464" w:author="野草" w:date="2024-11-11T09:23:55Z">
                    <w:rPr>
                      <w:rFonts w:hint="eastAsia"/>
                      <w:lang w:val="en-US" w:eastAsia="zh-CN"/>
                    </w:rPr>
                  </w:rPrChange>
                </w:rPr>
                <w:t xml:space="preserve">图8 </w:t>
              </w:r>
            </w:ins>
            <w:ins w:id="2465" w:author="野草" w:date="2024-11-11T09:23:45Z">
              <w:r>
                <w:rPr>
                  <w:rStyle w:val="15"/>
                  <w:rPrChange w:id="2466" w:author="野草" w:date="2024-11-11T09:23:55Z">
                    <w:rPr/>
                  </w:rPrChange>
                </w:rPr>
                <w:t>驱动因素与</w:t>
              </w:r>
            </w:ins>
            <w:ins w:id="2467" w:author="野草" w:date="2024-11-11T09:24:10Z">
              <w:r>
                <w:rPr>
                  <w:rStyle w:val="15"/>
                  <w:rFonts w:hint="eastAsia"/>
                  <w:lang w:eastAsia="zh-CN"/>
                </w:rPr>
                <w:t>气象</w:t>
              </w:r>
            </w:ins>
            <w:ins w:id="2468" w:author="野草" w:date="2024-11-11T09:24:12Z">
              <w:r>
                <w:rPr>
                  <w:rStyle w:val="15"/>
                  <w:rFonts w:hint="eastAsia"/>
                  <w:lang w:val="en-US" w:eastAsia="zh-CN"/>
                </w:rPr>
                <w:t>变量</w:t>
              </w:r>
            </w:ins>
            <w:ins w:id="2469" w:author="野草" w:date="2024-11-11T09:23:45Z">
              <w:r>
                <w:rPr>
                  <w:rStyle w:val="15"/>
                  <w:rPrChange w:id="2470" w:author="野草" w:date="2024-11-11T09:23:55Z">
                    <w:rPr/>
                  </w:rPrChange>
                </w:rPr>
                <w:t>在不同公园距离区间的相关系数</w:t>
              </w:r>
            </w:ins>
          </w:p>
          <w:p w14:paraId="7E6E71DC">
            <w:pPr>
              <w:rPr>
                <w:ins w:id="2471" w:author="野草" w:date="2024-11-11T09:22:38Z"/>
                <w:rFonts w:hint="default"/>
                <w:lang w:val="en-US" w:eastAsia="zh-CN"/>
              </w:rPr>
            </w:pPr>
          </w:p>
        </w:tc>
      </w:tr>
      <w:tr w14:paraId="70A88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472" w:author="野草" w:date="2024-11-11T09:25:07Z"/>
        </w:trPr>
        <w:tc>
          <w:tcPr>
            <w:tcW w:w="5577" w:type="dxa"/>
            <w:shd w:val="clear" w:color="auto" w:fill="FEF2CB" w:themeFill="accent3" w:themeFillTint="32"/>
          </w:tcPr>
          <w:p w14:paraId="0C0E85D1">
            <w:pPr>
              <w:pStyle w:val="13"/>
              <w:numPr>
                <w:ilvl w:val="0"/>
                <w:numId w:val="60"/>
                <w:ins w:id="2474" w:author="野草" w:date="2024-11-11T10:30:55Z"/>
              </w:numPr>
              <w:ind w:left="420" w:hanging="420"/>
              <w:rPr>
                <w:ins w:id="2475" w:author="野草" w:date="2024-11-11T09:25:07Z"/>
              </w:rPr>
              <w:pPrChange w:id="2473" w:author="野草" w:date="2024-11-11T10:30:55Z">
                <w:pPr>
                  <w:pStyle w:val="13"/>
                  <w:numPr>
                    <w:ilvl w:val="0"/>
                    <w:numId w:val="60"/>
                  </w:numPr>
                  <w:ind w:left="420" w:hanging="420"/>
                </w:pPr>
              </w:pPrChange>
            </w:pPr>
            <w:ins w:id="2476" w:author="野草" w:date="2024-11-11T10:30:40Z">
              <w:r>
                <w:rPr>
                  <w:rFonts w:hint="default"/>
                </w:rPr>
                <w:t>At night, a noticeable difference in the correlation patterns between air temperature and environmental factors can be observed in the 0-200 m and 200-500 m distance intervals. In the 200-500 m range, SVF, building height (BH), vegetation cover (VEG), and building coverage ratio (BCR) all significantly impact air temperature. Among these factors, average building height is positively correlated with air temperature, while building area and vegetation area are negatively correlated. The negative correlation between vegetation area and air temperature is understandable, as increased vegetation enhances evapotranspiration, promoting a cooling effect. The positive correlation between building height and air temperature can be attributed to the fact that taller buildings increase the area’s heat storage. The negative correlation between building area and air temperature may be due to the larger building areas near Central Park generally having lower overall building heights, resulting in slightly lower temperatures.</w:t>
              </w:r>
            </w:ins>
          </w:p>
        </w:tc>
        <w:tc>
          <w:tcPr>
            <w:tcW w:w="2945" w:type="dxa"/>
            <w:shd w:val="clear" w:color="auto" w:fill="FEF2CB" w:themeFill="accent3" w:themeFillTint="32"/>
          </w:tcPr>
          <w:p w14:paraId="4E28AD78">
            <w:pPr>
              <w:pStyle w:val="13"/>
              <w:numPr>
                <w:ilvl w:val="0"/>
                <w:numId w:val="60"/>
                <w:ins w:id="2478" w:author="野草" w:date="2024-11-11T10:30:55Z"/>
              </w:numPr>
              <w:ind w:left="420" w:hanging="420"/>
              <w:rPr>
                <w:ins w:id="2479" w:author="野草" w:date="2024-11-11T10:30:45Z"/>
                <w:rFonts w:hint="default"/>
              </w:rPr>
              <w:pPrChange w:id="2477" w:author="野草" w:date="2024-11-11T10:30:55Z">
                <w:pPr>
                  <w:pStyle w:val="13"/>
                  <w:numPr>
                    <w:ilvl w:val="0"/>
                    <w:numId w:val="60"/>
                  </w:numPr>
                  <w:ind w:left="420" w:hanging="420"/>
                </w:pPr>
              </w:pPrChange>
            </w:pPr>
            <w:ins w:id="2480" w:author="野草" w:date="2024-11-11T10:31:07Z">
              <w:r>
                <w:rPr>
                  <w:rFonts w:hint="eastAsia"/>
                  <w:lang w:eastAsia="zh-CN"/>
                </w:rPr>
                <w:t>【</w:t>
              </w:r>
            </w:ins>
            <w:ins w:id="2481" w:author="野草" w:date="2024-11-11T10:31:14Z">
              <w:r>
                <w:rPr>
                  <w:rFonts w:hint="eastAsia"/>
                  <w:lang w:val="en-US" w:eastAsia="zh-CN"/>
                </w:rPr>
                <w:t>夜间</w:t>
              </w:r>
            </w:ins>
            <w:ins w:id="2482" w:author="野草" w:date="2024-11-11T10:31:15Z">
              <w:r>
                <w:rPr>
                  <w:rFonts w:hint="eastAsia"/>
                  <w:lang w:val="en-US" w:eastAsia="zh-CN"/>
                </w:rPr>
                <w:t>，</w:t>
              </w:r>
            </w:ins>
            <w:ins w:id="2483" w:author="野草" w:date="2024-11-11T10:31:16Z">
              <w:r>
                <w:rPr>
                  <w:rFonts w:hint="eastAsia"/>
                  <w:lang w:val="en-US" w:eastAsia="zh-CN"/>
                </w:rPr>
                <w:t>影响的</w:t>
              </w:r>
            </w:ins>
            <w:ins w:id="2484" w:author="野草" w:date="2024-11-11T10:31:21Z">
              <w:r>
                <w:rPr>
                  <w:rFonts w:hint="eastAsia"/>
                  <w:lang w:val="en-US" w:eastAsia="zh-CN"/>
                </w:rPr>
                <w:t>正负性</w:t>
              </w:r>
            </w:ins>
            <w:ins w:id="2485" w:author="野草" w:date="2024-11-11T10:31:07Z">
              <w:r>
                <w:rPr>
                  <w:rFonts w:hint="eastAsia"/>
                  <w:lang w:eastAsia="zh-CN"/>
                </w:rPr>
                <w:t>】</w:t>
              </w:r>
            </w:ins>
            <w:ins w:id="2486" w:author="野草" w:date="2024-11-11T10:30:45Z">
              <w:r>
                <w:rPr>
                  <w:rFonts w:hint="default"/>
                </w:rPr>
                <w:t>在夜间，可以观察到气温与环境因素的相关性在0-200米与200-500米两个区间内呈现显著差异。在200-500米的区间中，SVF、平均建筑高度（BH）、植被覆盖率（VEG）和建筑覆盖率（BCR）对气温均有显著影响。其中，平均建筑高度与气温呈正相关，而建筑面积和植被面积则与气温呈负相关。植被面积与气温的负相关较容易理解，这是由于随着周围植被面积的增加，蒸散作用增强，从而促进了气温的下降。而建筑高度与气温的正相关可以解释为增加的建筑高度提升了区域的储热能力。至于建筑面积与气温的负相关，可能是由于在中央公园附近，建筑面积较大的区域通常建筑高度较低，从而使得气温略微偏低。</w:t>
              </w:r>
            </w:ins>
          </w:p>
          <w:p w14:paraId="3F214EF5">
            <w:pPr>
              <w:pStyle w:val="13"/>
              <w:rPr>
                <w:ins w:id="2488" w:author="野草" w:date="2024-11-11T09:25:07Z"/>
                <w:rFonts w:hint="default"/>
                <w:lang w:val="en-US" w:eastAsia="zh-CN"/>
              </w:rPr>
              <w:pPrChange w:id="2487" w:author="野草" w:date="2024-11-11T10:30:53Z">
                <w:pPr/>
              </w:pPrChange>
            </w:pPr>
          </w:p>
        </w:tc>
      </w:tr>
      <w:tr w14:paraId="34500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489" w:author="野草" w:date="2024-11-11T10:31:04Z"/>
        </w:trPr>
        <w:tc>
          <w:tcPr>
            <w:tcW w:w="5577" w:type="dxa"/>
            <w:shd w:val="clear" w:color="auto" w:fill="FEF2CB" w:themeFill="accent3" w:themeFillTint="32"/>
          </w:tcPr>
          <w:p w14:paraId="4970F3E7">
            <w:pPr>
              <w:pStyle w:val="13"/>
              <w:keepNext w:val="0"/>
              <w:keepLines w:val="0"/>
              <w:widowControl/>
              <w:numPr>
                <w:ilvl w:val="0"/>
                <w:numId w:val="60"/>
                <w:ins w:id="2491" w:author="野草" w:date="2024-11-11T11:00:41Z"/>
              </w:numPr>
              <w:suppressLineNumbers w:val="0"/>
              <w:ind w:left="420" w:hanging="420"/>
              <w:rPr>
                <w:ins w:id="2492" w:author="野草" w:date="2024-11-11T11:00:33Z"/>
              </w:rPr>
              <w:pPrChange w:id="2490" w:author="野草" w:date="2024-11-11T11:00:41Z">
                <w:pPr>
                  <w:pStyle w:val="7"/>
                  <w:keepNext w:val="0"/>
                  <w:keepLines w:val="0"/>
                  <w:widowControl/>
                  <w:suppressLineNumbers w:val="0"/>
                </w:pPr>
              </w:pPrChange>
            </w:pPr>
            <w:ins w:id="2493" w:author="野草" w:date="2024-11-11T11:00:33Z">
              <w:r>
                <w:rPr/>
                <w:t>The figure shows that within the 200-500 m range, building height exhibits the strongest correlation with air temperature, with correlation coefficients of 0.52, 0.52, and 0.48 across the three intervals. In contrast, the relative effects of vegetation area, building area, and SVF are weaker. This suggests that the heat storage effect of building height plays a significant role in areas where the cooling impact of green space is weaker at night. Notably, within the 200-300 m range, the influence of vegetation on air temperature is weaker, likely due to the combined effects of buildings, surrounding vegetation, and park cooling, which creates a more complex temperature pattern.</w:t>
              </w:r>
            </w:ins>
          </w:p>
          <w:p w14:paraId="46740004">
            <w:pPr>
              <w:pStyle w:val="13"/>
              <w:keepNext w:val="0"/>
              <w:keepLines w:val="0"/>
              <w:widowControl/>
              <w:numPr>
                <w:ilvl w:val="0"/>
                <w:numId w:val="60"/>
                <w:ins w:id="2495" w:author="野草" w:date="2024-11-11T11:00:41Z"/>
              </w:numPr>
              <w:suppressLineNumbers w:val="0"/>
              <w:ind w:left="420" w:hanging="420"/>
              <w:rPr>
                <w:ins w:id="2496" w:author="野草" w:date="2024-11-11T11:00:33Z"/>
              </w:rPr>
              <w:pPrChange w:id="2494" w:author="野草" w:date="2024-11-11T11:00:41Z">
                <w:pPr>
                  <w:pStyle w:val="7"/>
                  <w:keepNext w:val="0"/>
                  <w:keepLines w:val="0"/>
                  <w:widowControl/>
                  <w:suppressLineNumbers w:val="0"/>
                </w:pPr>
              </w:pPrChange>
            </w:pPr>
            <w:ins w:id="2497" w:author="野草" w:date="2024-11-11T11:00:33Z">
              <w:r>
                <w:rPr/>
                <w:t>In contrast to areas beyond 200 m, within 200 m of Central Park, the effect of distance to the green space becomes more pronounced, with an increase in the impact of vegetation area. This can be explained by the higher proportion of vegetation as proximity to the park increases. Due to the park's cooling effect, other building morphology indicators have a negligible influence on air temperature. Therefore, for nighttime air temperatures, building morphology plays a crucial role in areas where the park's cooling effect is less pronounced.</w:t>
              </w:r>
            </w:ins>
          </w:p>
          <w:p w14:paraId="17E2B208">
            <w:pPr>
              <w:pStyle w:val="13"/>
              <w:numPr>
                <w:ilvl w:val="-1"/>
                <w:numId w:val="0"/>
              </w:numPr>
              <w:ind w:left="0" w:firstLine="0"/>
              <w:rPr>
                <w:ins w:id="2499" w:author="野草" w:date="2024-11-11T10:31:04Z"/>
                <w:rFonts w:hint="default"/>
              </w:rPr>
              <w:pPrChange w:id="2498" w:author="野草" w:date="2024-11-11T11:00:39Z">
                <w:pPr>
                  <w:pStyle w:val="13"/>
                  <w:numPr>
                    <w:ilvl w:val="0"/>
                    <w:numId w:val="60"/>
                  </w:numPr>
                  <w:ind w:left="420" w:hanging="420"/>
                </w:pPr>
              </w:pPrChange>
            </w:pPr>
          </w:p>
        </w:tc>
        <w:tc>
          <w:tcPr>
            <w:tcW w:w="2945" w:type="dxa"/>
            <w:shd w:val="clear" w:color="auto" w:fill="FEF2CB" w:themeFill="accent3" w:themeFillTint="32"/>
          </w:tcPr>
          <w:p w14:paraId="0EF726A6">
            <w:pPr>
              <w:pStyle w:val="13"/>
              <w:keepNext w:val="0"/>
              <w:keepLines w:val="0"/>
              <w:widowControl/>
              <w:numPr>
                <w:ilvl w:val="0"/>
                <w:numId w:val="60"/>
                <w:ins w:id="2501" w:author="野草" w:date="2024-11-11T11:00:41Z"/>
              </w:numPr>
              <w:suppressLineNumbers w:val="0"/>
              <w:ind w:left="420" w:hanging="420"/>
              <w:rPr>
                <w:ins w:id="2502" w:author="野草" w:date="2024-11-11T11:00:22Z"/>
              </w:rPr>
              <w:pPrChange w:id="2500" w:author="野草" w:date="2024-11-11T11:00:41Z">
                <w:pPr>
                  <w:pStyle w:val="7"/>
                  <w:keepNext w:val="0"/>
                  <w:keepLines w:val="0"/>
                  <w:widowControl/>
                  <w:suppressLineNumbers w:val="0"/>
                </w:pPr>
              </w:pPrChange>
            </w:pPr>
            <w:ins w:id="2503" w:author="野草" w:date="2024-11-11T11:00:22Z">
              <w:r>
                <w:rPr/>
                <w:t>由上图可见，在200-500米范围内，建筑高度的相关性最强，在三个区间中的相关系数分别为0.52、0.52和0.48。相比之下，植被面积、建筑面积和SVF的相对影响较弱。这表明，建筑高度所带来的储热效应对夜间绿地影响减弱区域的气温具有显著作用。需要注意的是，在200-300米区间内，植被对气温的影响较小，这可能是因为该区域不仅受建筑和周边植被的影响，还受到来自公园的降温效应的影响，导致气温格局更加复杂。</w:t>
              </w:r>
            </w:ins>
          </w:p>
          <w:p w14:paraId="1286687A">
            <w:pPr>
              <w:pStyle w:val="13"/>
              <w:keepNext w:val="0"/>
              <w:keepLines w:val="0"/>
              <w:widowControl/>
              <w:numPr>
                <w:ilvl w:val="0"/>
                <w:numId w:val="60"/>
                <w:ins w:id="2505" w:author="野草" w:date="2024-11-11T11:00:41Z"/>
              </w:numPr>
              <w:suppressLineNumbers w:val="0"/>
              <w:ind w:left="420" w:hanging="420"/>
              <w:rPr>
                <w:ins w:id="2506" w:author="野草" w:date="2024-11-11T11:00:22Z"/>
              </w:rPr>
              <w:pPrChange w:id="2504" w:author="野草" w:date="2024-11-11T11:00:41Z">
                <w:pPr>
                  <w:pStyle w:val="7"/>
                  <w:keepNext w:val="0"/>
                  <w:keepLines w:val="0"/>
                  <w:widowControl/>
                  <w:suppressLineNumbers w:val="0"/>
                </w:pPr>
              </w:pPrChange>
            </w:pPr>
            <w:ins w:id="2507" w:author="野草" w:date="2024-11-11T11:00:22Z">
              <w:r>
                <w:rPr/>
                <w:t>与200米以外的区域不同，在距中央公园200米以内的区域，距绿地的距离对气温的影响显著增加，同时植被面积的作用也增强。这可以用以下事实解释：距公园越近，植被比例越高。由于公园的降温效应，与建筑形态相关的其他指标对气温的影响变得可以忽略不计。因此，对于夜间气温而言，在公园降温效应影响较弱的区域，建筑形态起到关键作用。</w:t>
              </w:r>
            </w:ins>
          </w:p>
          <w:p w14:paraId="47C11800">
            <w:pPr>
              <w:pStyle w:val="13"/>
              <w:rPr>
                <w:ins w:id="2508" w:author="野草" w:date="2024-11-11T10:31:04Z"/>
                <w:rFonts w:hint="default"/>
                <w:lang w:val="en-US" w:eastAsia="zh-CN"/>
              </w:rPr>
            </w:pPr>
          </w:p>
        </w:tc>
      </w:tr>
      <w:tr w14:paraId="28F08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509" w:author="野草" w:date="2024-11-11T11:00:44Z"/>
        </w:trPr>
        <w:tc>
          <w:tcPr>
            <w:tcW w:w="5577" w:type="dxa"/>
            <w:shd w:val="clear" w:color="auto" w:fill="FEF2CB" w:themeFill="accent3" w:themeFillTint="32"/>
          </w:tcPr>
          <w:p w14:paraId="74D43EA9">
            <w:pPr>
              <w:pStyle w:val="13"/>
              <w:keepNext w:val="0"/>
              <w:keepLines w:val="0"/>
              <w:widowControl/>
              <w:numPr>
                <w:ilvl w:val="0"/>
                <w:numId w:val="60"/>
                <w:ins w:id="2511" w:author="野草" w:date="2024-11-11T11:02:01Z"/>
              </w:numPr>
              <w:suppressLineNumbers w:val="0"/>
              <w:ind w:left="420" w:hanging="420"/>
              <w:rPr>
                <w:ins w:id="2512" w:author="野草" w:date="2024-11-11T11:01:57Z"/>
              </w:rPr>
              <w:pPrChange w:id="2510" w:author="野草" w:date="2024-11-11T11:02:01Z">
                <w:pPr>
                  <w:pStyle w:val="7"/>
                  <w:keepNext w:val="0"/>
                  <w:keepLines w:val="0"/>
                  <w:widowControl/>
                  <w:suppressLineNumbers w:val="0"/>
                </w:pPr>
              </w:pPrChange>
            </w:pPr>
            <w:ins w:id="2513" w:author="野草" w:date="2024-11-11T11:01:57Z">
              <w:r>
                <w:rPr/>
                <w:t>The impact of environmental factors on relative humidity contrasts with their effect on air temperature. In the 200-500 m range, building height has a significant negative effect on relative humidity, while vegetation proportion, building proportion, and sky view factor (SVF) exhibit a significant but weaker positive effect. Within the 0-200 m range, the influence of distance to the park and vegetation cover is stronger, with correlation coefficients of 0.77 and 0.6 for distance and 0.77 and 0.32 for vegetation cover.</w:t>
              </w:r>
            </w:ins>
          </w:p>
          <w:p w14:paraId="39B07006">
            <w:pPr>
              <w:pStyle w:val="13"/>
              <w:keepNext w:val="0"/>
              <w:keepLines w:val="0"/>
              <w:widowControl/>
              <w:numPr>
                <w:ilvl w:val="0"/>
                <w:numId w:val="60"/>
                <w:ins w:id="2515" w:author="野草" w:date="2024-11-11T11:02:01Z"/>
              </w:numPr>
              <w:suppressLineNumbers w:val="0"/>
              <w:ind w:left="420" w:hanging="420"/>
              <w:rPr>
                <w:ins w:id="2516" w:author="野草" w:date="2024-11-11T11:01:57Z"/>
              </w:rPr>
              <w:pPrChange w:id="2514" w:author="野草" w:date="2024-11-11T11:02:01Z">
                <w:pPr>
                  <w:pStyle w:val="7"/>
                  <w:keepNext w:val="0"/>
                  <w:keepLines w:val="0"/>
                  <w:widowControl/>
                  <w:suppressLineNumbers w:val="0"/>
                </w:pPr>
              </w:pPrChange>
            </w:pPr>
            <w:ins w:id="2517" w:author="野草" w:date="2024-11-11T11:01:57Z">
              <w:r>
                <w:rPr/>
                <w:t>Additionally, under the combined effects of air temperature and relative humidity, environmental factors’ impact on the discomfort index (DI) mirrors the pattern and strength observed for air temperature. Building height shows the strongest influence, with correlation coefficients of 0.52, 0.53, and 0.51 across the three intervals within 300-500 m, while SVF, building coverage ratio (BCR), and vegetation coverage (VEG) have relatively weaker correlations. Thus, compared to relative humidity, air temperature exerts a more significant influence on the spatial-temporal pattern of DI and its relationship with environmental factors.</w:t>
              </w:r>
            </w:ins>
          </w:p>
          <w:p w14:paraId="12A9F539">
            <w:pPr>
              <w:pStyle w:val="13"/>
              <w:numPr>
                <w:ilvl w:val="-1"/>
                <w:numId w:val="0"/>
              </w:numPr>
              <w:ind w:left="0" w:firstLine="0"/>
              <w:rPr>
                <w:ins w:id="2518" w:author="野草" w:date="2024-11-11T11:00:44Z"/>
                <w:rFonts w:hint="default"/>
              </w:rPr>
            </w:pPr>
          </w:p>
        </w:tc>
        <w:tc>
          <w:tcPr>
            <w:tcW w:w="2945" w:type="dxa"/>
            <w:shd w:val="clear" w:color="auto" w:fill="FEF2CB" w:themeFill="accent3" w:themeFillTint="32"/>
          </w:tcPr>
          <w:p w14:paraId="6B3E7CE2">
            <w:pPr>
              <w:pStyle w:val="13"/>
              <w:keepNext w:val="0"/>
              <w:keepLines w:val="0"/>
              <w:widowControl/>
              <w:numPr>
                <w:ilvl w:val="0"/>
                <w:numId w:val="60"/>
                <w:ins w:id="2520" w:author="野草" w:date="2024-11-11T11:02:01Z"/>
              </w:numPr>
              <w:suppressLineNumbers w:val="0"/>
              <w:ind w:left="420" w:hanging="420"/>
              <w:rPr>
                <w:ins w:id="2521" w:author="野草" w:date="2024-11-11T11:01:47Z"/>
              </w:rPr>
              <w:pPrChange w:id="2519" w:author="野草" w:date="2024-11-11T11:02:01Z">
                <w:pPr>
                  <w:pStyle w:val="7"/>
                  <w:keepNext w:val="0"/>
                  <w:keepLines w:val="0"/>
                  <w:widowControl/>
                  <w:suppressLineNumbers w:val="0"/>
                </w:pPr>
              </w:pPrChange>
            </w:pPr>
            <w:ins w:id="2522" w:author="野草" w:date="2024-11-11T11:01:47Z">
              <w:r>
                <w:rPr/>
                <w:t>环境因素对相对湿度的影响与对气温的影响正好相反。在200-500米区间内，建筑高度对相对湿度产生显著的负效应，而植被比例、建筑比例和天空视域因子 (SVF) 则对相对湿度有较弱但显著的正效应。在0-200米区间，与公园距离和植被覆盖比例的影响更为显著。其中，与公园距离的相关系数分别为0.77和0.6，而与植被覆盖的相关系数为0.77和0.32。</w:t>
              </w:r>
            </w:ins>
          </w:p>
          <w:p w14:paraId="40CC674B">
            <w:pPr>
              <w:pStyle w:val="13"/>
              <w:keepNext w:val="0"/>
              <w:keepLines w:val="0"/>
              <w:widowControl/>
              <w:numPr>
                <w:ilvl w:val="0"/>
                <w:numId w:val="60"/>
                <w:ins w:id="2524" w:author="野草" w:date="2024-11-11T11:02:01Z"/>
              </w:numPr>
              <w:suppressLineNumbers w:val="0"/>
              <w:ind w:left="420" w:hanging="420"/>
              <w:rPr>
                <w:ins w:id="2525" w:author="野草" w:date="2024-11-11T11:01:47Z"/>
              </w:rPr>
              <w:pPrChange w:id="2523" w:author="野草" w:date="2024-11-11T11:02:01Z">
                <w:pPr>
                  <w:pStyle w:val="7"/>
                  <w:keepNext w:val="0"/>
                  <w:keepLines w:val="0"/>
                  <w:widowControl/>
                  <w:suppressLineNumbers w:val="0"/>
                </w:pPr>
              </w:pPrChange>
            </w:pPr>
            <w:ins w:id="2526" w:author="野草" w:date="2024-11-11T11:01:47Z">
              <w:r>
                <w:rPr/>
                <w:t>此外，在气温和相对湿度的共同作用下，环境因素对不适指数 (DI) 的影响呈现出与气温类似的模式和强度。建筑高度的影响最为显著，在300-500米的三个区间中，其相关系数分别为0.52、0.53和0.51，而SVF、建筑覆盖率 (BCR) 和植被覆盖率 (VEG) 的相关系数则相对较小。因此，与相对湿度相比，气温对DI的时空格局及其与环境因素的关系影响更为显著。</w:t>
              </w:r>
            </w:ins>
          </w:p>
          <w:p w14:paraId="0D75D436">
            <w:pPr>
              <w:pStyle w:val="13"/>
              <w:rPr>
                <w:ins w:id="2527" w:author="野草" w:date="2024-11-11T11:00:44Z"/>
                <w:rFonts w:hint="default"/>
                <w:lang w:val="en-US" w:eastAsia="zh-CN"/>
              </w:rPr>
            </w:pPr>
          </w:p>
        </w:tc>
      </w:tr>
      <w:tr w14:paraId="351224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528" w:author="野草" w:date="2024-11-11T11:00:44Z"/>
        </w:trPr>
        <w:tc>
          <w:tcPr>
            <w:tcW w:w="5577" w:type="dxa"/>
            <w:shd w:val="clear" w:color="auto" w:fill="FEF2CB" w:themeFill="accent3" w:themeFillTint="32"/>
          </w:tcPr>
          <w:p w14:paraId="6EDF81FA">
            <w:pPr>
              <w:pStyle w:val="13"/>
              <w:keepNext w:val="0"/>
              <w:keepLines w:val="0"/>
              <w:widowControl/>
              <w:numPr>
                <w:ilvl w:val="0"/>
                <w:numId w:val="60"/>
                <w:ins w:id="2530" w:author="野草" w:date="2024-11-11T11:05:54Z"/>
              </w:numPr>
              <w:suppressLineNumbers w:val="0"/>
              <w:ind w:left="420" w:hanging="420"/>
              <w:rPr>
                <w:ins w:id="2531" w:author="野草" w:date="2024-11-11T11:05:48Z"/>
              </w:rPr>
              <w:pPrChange w:id="2529" w:author="野草" w:date="2024-11-11T11:05:54Z">
                <w:pPr>
                  <w:pStyle w:val="7"/>
                  <w:keepNext w:val="0"/>
                  <w:keepLines w:val="0"/>
                  <w:widowControl/>
                  <w:suppressLineNumbers w:val="0"/>
                </w:pPr>
              </w:pPrChange>
            </w:pPr>
            <w:ins w:id="2532" w:author="野草" w:date="2024-11-11T11:05:48Z">
              <w:r>
                <w:rPr/>
                <w:t>During the day, the influence of environmental factors on meteorological variables differs significantly from that at night, primarily due to variations in the driving mechanisms of meteorological indicators and the cooling effects of Central Park between day and night. Within the 100-500 m range, sky view factor (SVF) and vegetation coverage ratio have the strongest impact on air temperature, especially SVF. This is readily explained as a larger SVF allows for more direct sunlight, leading to higher temperatures. In daylight, under strong solar radiation, SVF exerts a dominant influence on temperature compared to other urban morphology variables. Furthermore, vegetation’s cooling effect on the surrounding environment remains significant due to evapotranspiration.</w:t>
              </w:r>
            </w:ins>
          </w:p>
          <w:p w14:paraId="6ED26746">
            <w:pPr>
              <w:pStyle w:val="13"/>
              <w:keepNext w:val="0"/>
              <w:keepLines w:val="0"/>
              <w:widowControl/>
              <w:numPr>
                <w:ilvl w:val="0"/>
                <w:numId w:val="60"/>
                <w:ins w:id="2534" w:author="野草" w:date="2024-11-11T11:05:54Z"/>
              </w:numPr>
              <w:suppressLineNumbers w:val="0"/>
              <w:ind w:left="420" w:hanging="420"/>
              <w:rPr>
                <w:ins w:id="2535" w:author="野草" w:date="2024-11-11T11:05:48Z"/>
              </w:rPr>
              <w:pPrChange w:id="2533" w:author="野草" w:date="2024-11-11T11:05:54Z">
                <w:pPr>
                  <w:pStyle w:val="7"/>
                  <w:keepNext w:val="0"/>
                  <w:keepLines w:val="0"/>
                  <w:widowControl/>
                  <w:suppressLineNumbers w:val="0"/>
                </w:pPr>
              </w:pPrChange>
            </w:pPr>
            <w:ins w:id="2536" w:author="野草" w:date="2024-11-11T11:05:48Z">
              <w:r>
                <w:rPr/>
                <w:t>In terms of relative humidity, environmental factors have an opposite trend to their effect on temperature. Analysis also shows that the influence of vegetation coverage on relative humidity slightly increases during the day, while the impact of SVF decreases. This indicates that sunlight variations mainly affect temperature, while vegetation plays a more significant role in relative humidity.</w:t>
              </w:r>
            </w:ins>
          </w:p>
          <w:p w14:paraId="1F47C534">
            <w:pPr>
              <w:pStyle w:val="13"/>
              <w:keepNext w:val="0"/>
              <w:keepLines w:val="0"/>
              <w:widowControl/>
              <w:numPr>
                <w:ilvl w:val="0"/>
                <w:numId w:val="60"/>
                <w:ins w:id="2538" w:author="野草" w:date="2024-11-11T11:05:54Z"/>
              </w:numPr>
              <w:suppressLineNumbers w:val="0"/>
              <w:ind w:left="420" w:hanging="420"/>
              <w:rPr>
                <w:ins w:id="2539" w:author="野草" w:date="2024-11-11T11:05:48Z"/>
              </w:rPr>
              <w:pPrChange w:id="2537" w:author="野草" w:date="2024-11-11T11:05:54Z">
                <w:pPr>
                  <w:pStyle w:val="7"/>
                  <w:keepNext w:val="0"/>
                  <w:keepLines w:val="0"/>
                  <w:widowControl/>
                  <w:suppressLineNumbers w:val="0"/>
                </w:pPr>
              </w:pPrChange>
            </w:pPr>
            <w:ins w:id="2540" w:author="野草" w:date="2024-11-11T11:05:48Z">
              <w:r>
                <w:rPr/>
                <w:t>Similar to nighttime, the discomfort index (DI) during the day is more influenced by air temperature than by relative humidity, with its correlations to environmental factors closely aligning with those observed between temperature and environmental variables.</w:t>
              </w:r>
            </w:ins>
          </w:p>
          <w:p w14:paraId="24E35CBA">
            <w:pPr>
              <w:pStyle w:val="13"/>
              <w:numPr>
                <w:ilvl w:val="-1"/>
                <w:numId w:val="0"/>
              </w:numPr>
              <w:ind w:left="0" w:firstLine="0"/>
              <w:rPr>
                <w:ins w:id="2541" w:author="野草" w:date="2024-11-11T11:00:44Z"/>
                <w:rFonts w:hint="default"/>
              </w:rPr>
            </w:pPr>
          </w:p>
        </w:tc>
        <w:tc>
          <w:tcPr>
            <w:tcW w:w="2945" w:type="dxa"/>
            <w:shd w:val="clear" w:color="auto" w:fill="FEF2CB" w:themeFill="accent3" w:themeFillTint="32"/>
          </w:tcPr>
          <w:p w14:paraId="2E529269">
            <w:pPr>
              <w:pStyle w:val="13"/>
              <w:keepNext w:val="0"/>
              <w:keepLines w:val="0"/>
              <w:widowControl/>
              <w:numPr>
                <w:ilvl w:val="0"/>
                <w:numId w:val="60"/>
                <w:ins w:id="2543" w:author="野草" w:date="2024-11-11T11:05:54Z"/>
              </w:numPr>
              <w:suppressLineNumbers w:val="0"/>
              <w:ind w:left="420" w:hanging="420"/>
              <w:rPr>
                <w:ins w:id="2544" w:author="野草" w:date="2024-11-11T11:05:32Z"/>
              </w:rPr>
              <w:pPrChange w:id="2542" w:author="野草" w:date="2024-11-11T11:05:54Z">
                <w:pPr>
                  <w:pStyle w:val="7"/>
                  <w:keepNext w:val="0"/>
                  <w:keepLines w:val="0"/>
                  <w:widowControl/>
                  <w:suppressLineNumbers w:val="0"/>
                </w:pPr>
              </w:pPrChange>
            </w:pPr>
            <w:ins w:id="2545" w:author="野草" w:date="2024-11-11T11:05:32Z">
              <w:r>
                <w:rPr/>
                <w:t xml:space="preserve">在白天，环境因素对气象变量的影响与夜间有显著差异，这很大程度上是由白天和夜间之间气象指标的驱动机制以及来自中央公园的降温效应的差异所导致的。在100-500米的区间范围内，SVF和植被覆盖比例对气温的影响最强，尤其是SVF。这很容易解释，因为SVF越大，太阳直射的面积越大，因此气温就越高。而白天由于日照强烈，因此相对于其它建筑形态变量，SVF对气温的影响起主导作用。此外，受植被蒸散作用等效应的影响，植被对周边环境的降温仍起显著作用。 </w:t>
              </w:r>
            </w:ins>
          </w:p>
          <w:p w14:paraId="71551F5C">
            <w:pPr>
              <w:pStyle w:val="13"/>
              <w:keepNext w:val="0"/>
              <w:keepLines w:val="0"/>
              <w:widowControl/>
              <w:numPr>
                <w:ilvl w:val="0"/>
                <w:numId w:val="60"/>
                <w:ins w:id="2547" w:author="野草" w:date="2024-11-11T11:05:54Z"/>
              </w:numPr>
              <w:suppressLineNumbers w:val="0"/>
              <w:ind w:left="420" w:hanging="420"/>
              <w:rPr>
                <w:ins w:id="2548" w:author="野草" w:date="2024-11-11T11:05:32Z"/>
              </w:rPr>
              <w:pPrChange w:id="2546" w:author="野草" w:date="2024-11-11T11:05:54Z">
                <w:pPr>
                  <w:pStyle w:val="7"/>
                  <w:keepNext w:val="0"/>
                  <w:keepLines w:val="0"/>
                  <w:widowControl/>
                  <w:suppressLineNumbers w:val="0"/>
                </w:pPr>
              </w:pPrChange>
            </w:pPr>
            <w:ins w:id="2549" w:author="野草" w:date="2024-11-11T11:05:32Z">
              <w:r>
                <w:rPr/>
                <w:t xml:space="preserve">在白天，环境因素对相对湿度的影响与对气温的影响趋势相反。在对相对湿度的分析中，我们还发现，植被覆盖比例的影响程度略微上升，而SVF影响的程度相对下降。这表明日照差异主要影响气温，而植被对相对湿度的影响更为显著。 </w:t>
              </w:r>
            </w:ins>
          </w:p>
          <w:p w14:paraId="3B557DF3">
            <w:pPr>
              <w:pStyle w:val="13"/>
              <w:keepNext w:val="0"/>
              <w:keepLines w:val="0"/>
              <w:widowControl/>
              <w:numPr>
                <w:ilvl w:val="0"/>
                <w:numId w:val="60"/>
                <w:ins w:id="2551" w:author="野草" w:date="2024-11-11T11:05:54Z"/>
              </w:numPr>
              <w:suppressLineNumbers w:val="0"/>
              <w:ind w:left="420" w:hanging="420"/>
              <w:rPr>
                <w:ins w:id="2552" w:author="野草" w:date="2024-11-11T11:05:32Z"/>
              </w:rPr>
              <w:pPrChange w:id="2550" w:author="野草" w:date="2024-11-11T11:05:54Z">
                <w:pPr>
                  <w:pStyle w:val="7"/>
                  <w:keepNext w:val="0"/>
                  <w:keepLines w:val="0"/>
                  <w:widowControl/>
                  <w:suppressLineNumbers w:val="0"/>
                </w:pPr>
              </w:pPrChange>
            </w:pPr>
            <w:ins w:id="2553" w:author="野草" w:date="2024-11-11T11:05:32Z">
              <w:r>
                <w:rPr/>
                <w:t>与夜间相同，相对于相对湿度，DI也更受到气温的影响，与环境因素的相关系数更接近于气温与环境因素的相关分析结果。</w:t>
              </w:r>
            </w:ins>
          </w:p>
          <w:p w14:paraId="27C2263C">
            <w:pPr>
              <w:pStyle w:val="13"/>
              <w:rPr>
                <w:ins w:id="2554" w:author="野草" w:date="2024-11-11T11:00:44Z"/>
                <w:rFonts w:hint="default"/>
                <w:lang w:val="en-US" w:eastAsia="zh-CN"/>
              </w:rPr>
            </w:pPr>
          </w:p>
        </w:tc>
      </w:tr>
    </w:tbl>
    <w:p w14:paraId="6D03413A">
      <w:pPr>
        <w:numPr>
          <w:ilvl w:val="-1"/>
          <w:numId w:val="0"/>
        </w:numPr>
        <w:rPr>
          <w:ins w:id="2556" w:author="野草" w:date="2024-11-08T11:43:59Z"/>
          <w:rFonts w:hint="default"/>
          <w:lang w:val="en-US" w:eastAsia="zh-CN"/>
        </w:rPr>
        <w:pPrChange w:id="2555" w:author="野草" w:date="2024-11-08T11:43:57Z">
          <w:pPr/>
        </w:pPrChange>
      </w:pPr>
    </w:p>
    <w:p w14:paraId="70AF3D9F">
      <w:pPr>
        <w:numPr>
          <w:ilvl w:val="-1"/>
          <w:numId w:val="0"/>
        </w:numPr>
        <w:rPr>
          <w:del w:id="2558" w:author="野草" w:date="2024-11-08T16:24:03Z"/>
          <w:rFonts w:hint="default"/>
          <w:lang w:val="en-US" w:eastAsia="zh-CN"/>
        </w:rPr>
        <w:pPrChange w:id="2557" w:author="野草" w:date="2024-11-08T11:43:57Z">
          <w:pPr/>
        </w:pPrChange>
      </w:pPr>
    </w:p>
    <w:p w14:paraId="5D30E13A">
      <w:pPr>
        <w:bidi w:val="0"/>
        <w:outlineLvl w:val="1"/>
        <w:rPr>
          <w:del w:id="2560" w:author="野草" w:date="2024-11-08T16:24:03Z"/>
          <w:rFonts w:hint="eastAsia"/>
          <w:lang w:val="en-US" w:eastAsia="zh-CN"/>
        </w:rPr>
        <w:pPrChange w:id="2559" w:author="野草" w:date="2024-11-08T16:23:36Z">
          <w:pPr>
            <w:pStyle w:val="4"/>
            <w:bidi w:val="0"/>
            <w:outlineLvl w:val="1"/>
          </w:pPr>
        </w:pPrChange>
      </w:pPr>
      <w:del w:id="2561" w:author="野草" w:date="2024-11-08T16:24:03Z">
        <w:r>
          <w:rPr>
            <w:rFonts w:hint="eastAsia"/>
            <w:lang w:val="en-US" w:eastAsia="zh-CN"/>
          </w:rPr>
          <w:delText>3.1 气象变量的时空格局</w:delText>
        </w:r>
      </w:del>
    </w:p>
    <w:p w14:paraId="3A4551B0">
      <w:pPr>
        <w:rPr>
          <w:del w:id="2562" w:author="野草" w:date="2024-11-08T16:24:03Z"/>
        </w:rPr>
      </w:pPr>
      <w:del w:id="2563" w:author="野草" w:date="2024-11-08T16:24:03Z">
        <w:r>
          <w:rPr/>
          <w:drawing>
            <wp:inline distT="0" distB="0" distL="114300" distR="114300">
              <wp:extent cx="5265420" cy="2331085"/>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65420" cy="2331085"/>
                      </a:xfrm>
                      <a:prstGeom prst="rect">
                        <a:avLst/>
                      </a:prstGeom>
                      <a:noFill/>
                      <a:ln>
                        <a:noFill/>
                      </a:ln>
                    </pic:spPr>
                  </pic:pic>
                </a:graphicData>
              </a:graphic>
            </wp:inline>
          </w:drawing>
        </w:r>
      </w:del>
    </w:p>
    <w:p w14:paraId="44400D66">
      <w:pPr>
        <w:rPr>
          <w:del w:id="2565" w:author="野草" w:date="2024-11-08T16:24:03Z"/>
        </w:rPr>
      </w:pPr>
      <w:del w:id="2566" w:author="野草" w:date="2024-11-08T16:24:03Z">
        <w:r>
          <w:rPr/>
          <w:drawing>
            <wp:inline distT="0" distB="0" distL="114300" distR="114300">
              <wp:extent cx="2943860" cy="1475105"/>
              <wp:effectExtent l="0" t="0" r="254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2943860" cy="1475105"/>
                      </a:xfrm>
                      <a:prstGeom prst="rect">
                        <a:avLst/>
                      </a:prstGeom>
                      <a:noFill/>
                      <a:ln>
                        <a:noFill/>
                      </a:ln>
                    </pic:spPr>
                  </pic:pic>
                </a:graphicData>
              </a:graphic>
            </wp:inline>
          </w:drawing>
        </w:r>
      </w:del>
    </w:p>
    <w:p w14:paraId="4E2BA214">
      <w:pPr>
        <w:rPr>
          <w:del w:id="2568" w:author="野草" w:date="2024-11-08T16:24:03Z"/>
          <w:rFonts w:hint="eastAsia"/>
          <w:lang w:val="en-US" w:eastAsia="zh-CN"/>
        </w:rPr>
      </w:pPr>
      <w:del w:id="2569" w:author="野草" w:date="2024-11-08T16:24:03Z">
        <w:r>
          <w:rPr>
            <w:rFonts w:hint="eastAsia"/>
            <w:lang w:val="en-US" w:eastAsia="zh-CN"/>
          </w:rPr>
          <w:delText>图1展示了所有测量点白天和夜间的日均温度、相对湿度和不适指数的分布箱线图。可以清楚地看出，相较于白天，夜间气温降低，而相对湿度增加。在气温和相对湿度的共同作用下，不适指数仍然显著下降。根据表1中列出的这三个气象变量的均值，从白天到夜间，气温的平均值从34.0℃降至31.2℃，相对湿度的平均值从50.4%升至57.4%。相应地，不适指数从28.6℃下降至27.2℃。这表明，尽管相对湿度有所上升，绿地的降温作用仍能降低热不适感，使周围环境更为舒适，尽管热不适感的下降幅度低于气温的降低。此外，该图还显示，夜间不同测量点之间的这三个气象指标的标准差比白天更大。根据表1中列出的标准差数据，气温、相对湿度和不适指数的标准差分别从白天的0.41℃、1.1%和0.19℃增加到夜间的0.49℃、1.5%和0.24℃。</w:delText>
        </w:r>
      </w:del>
    </w:p>
    <w:p w14:paraId="25272C6C">
      <w:pPr>
        <w:rPr>
          <w:del w:id="2570" w:author="野草" w:date="2024-11-08T16:24:03Z"/>
          <w:rFonts w:hint="eastAsia"/>
          <w:lang w:val="en-US" w:eastAsia="zh-CN"/>
        </w:rPr>
      </w:pPr>
    </w:p>
    <w:p w14:paraId="444C559C">
      <w:pPr>
        <w:rPr>
          <w:del w:id="2571" w:author="野草" w:date="2024-11-08T16:24:03Z"/>
          <w:rFonts w:hint="eastAsia"/>
          <w:lang w:val="en-US" w:eastAsia="zh-CN"/>
        </w:rPr>
      </w:pPr>
      <w:del w:id="2572" w:author="野草" w:date="2024-11-08T16:24:03Z">
        <w:r>
          <w:rPr>
            <w:rFonts w:hint="eastAsia"/>
            <w:lang w:val="en-US" w:eastAsia="zh-CN"/>
          </w:rPr>
          <w:delText>The boxplots in Figure 1 illustrate the distribution of daily average temperature, relative humidity, and discomfort index for all measurement points during the day and at night. It is clearly observed that, compared to daytime, nighttime temperatures decrease while relative humidity increases. Due to the combined effects of temperature and relative humidity, the discomfort index still significantly decreases. According to the averages of these three meteorological variables in Table 1, from day to night, the average temperature drops from 34.0°C to 31.2°C, and the average relative humidity rises from 50.4% to 57.4%. Consequently, the discomfort index decreases from 28.6°C to 27.2°C. This indicates that despite the increase in relative humidity, the cooling effect of green spaces can still reduce thermal discomfort, making the surrounding environment more comfortable, although the decrease in thermal discomfort is less pronounced than the reduction in temperature. Additionally, the figure shows that at night, the standard deviations of these three meteorological indicators are larger across different measurement points compared to daytime. According to the standard deviations of the three variables listed in Table 1, the temperature, relative humidity, and discomfort index increase from 0.41°C, 1.1%, and 0.19°C during the day to 0.49°C, 1.5%, and 0.24°C at night, respectively.</w:delText>
        </w:r>
      </w:del>
    </w:p>
    <w:p w14:paraId="2C9F2D7E">
      <w:pPr>
        <w:rPr>
          <w:del w:id="2573" w:author="野草" w:date="2024-11-08T16:24:02Z"/>
          <w:rFonts w:hint="eastAsia"/>
          <w:lang w:val="en-US" w:eastAsia="zh-CN"/>
        </w:rPr>
      </w:pPr>
      <w:del w:id="2574" w:author="野草" w:date="2024-11-08T16:24:03Z">
        <w:r>
          <w:rPr/>
          <w:drawing>
            <wp:inline distT="0" distB="0" distL="114300" distR="114300">
              <wp:extent cx="1717675" cy="2322195"/>
              <wp:effectExtent l="0" t="0" r="952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1717675" cy="2322195"/>
                      </a:xfrm>
                      <a:prstGeom prst="rect">
                        <a:avLst/>
                      </a:prstGeom>
                      <a:noFill/>
                      <a:ln>
                        <a:noFill/>
                      </a:ln>
                    </pic:spPr>
                  </pic:pic>
                </a:graphicData>
              </a:graphic>
            </wp:inline>
          </w:drawing>
        </w:r>
      </w:del>
      <w:del w:id="2576" w:author="野草" w:date="2024-11-08T16:24:03Z">
        <w:r>
          <w:rPr/>
          <w:drawing>
            <wp:inline distT="0" distB="0" distL="114300" distR="114300">
              <wp:extent cx="1694180" cy="2462530"/>
              <wp:effectExtent l="0" t="0" r="762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8"/>
                      <a:stretch>
                        <a:fillRect/>
                      </a:stretch>
                    </pic:blipFill>
                    <pic:spPr>
                      <a:xfrm>
                        <a:off x="0" y="0"/>
                        <a:ext cx="1694180" cy="2462530"/>
                      </a:xfrm>
                      <a:prstGeom prst="rect">
                        <a:avLst/>
                      </a:prstGeom>
                      <a:noFill/>
                      <a:ln>
                        <a:noFill/>
                      </a:ln>
                    </pic:spPr>
                  </pic:pic>
                </a:graphicData>
              </a:graphic>
            </wp:inline>
          </w:drawing>
        </w:r>
      </w:del>
      <w:del w:id="2578" w:author="野草" w:date="2024-11-08T16:24:03Z">
        <w:r>
          <w:rPr/>
          <w:drawing>
            <wp:inline distT="0" distB="0" distL="114300" distR="114300">
              <wp:extent cx="1769745" cy="2341880"/>
              <wp:effectExtent l="0" t="0" r="8255"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1769745" cy="2341880"/>
                      </a:xfrm>
                      <a:prstGeom prst="rect">
                        <a:avLst/>
                      </a:prstGeom>
                      <a:noFill/>
                      <a:ln>
                        <a:noFill/>
                      </a:ln>
                    </pic:spPr>
                  </pic:pic>
                </a:graphicData>
              </a:graphic>
            </wp:inline>
          </w:drawing>
        </w:r>
      </w:del>
    </w:p>
    <w:p w14:paraId="73F09C53">
      <w:pPr>
        <w:rPr>
          <w:del w:id="2580" w:author="野草" w:date="2024-11-08T16:24:01Z"/>
          <w:rFonts w:hint="eastAsia"/>
          <w:lang w:val="en-US" w:eastAsia="zh-CN"/>
        </w:rPr>
      </w:pPr>
    </w:p>
    <w:p w14:paraId="66AFBF45">
      <w:pPr>
        <w:rPr>
          <w:del w:id="2581" w:author="野草" w:date="2024-11-08T16:24:01Z"/>
          <w:rFonts w:hint="eastAsia"/>
          <w:lang w:val="en-US" w:eastAsia="zh-CN"/>
        </w:rPr>
      </w:pPr>
      <w:del w:id="2582" w:author="野草" w:date="2024-11-08T16:24:01Z">
        <w:r>
          <w:rPr/>
          <w:drawing>
            <wp:inline distT="0" distB="0" distL="114300" distR="114300">
              <wp:extent cx="1550035" cy="2382520"/>
              <wp:effectExtent l="0" t="0" r="1206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1550035" cy="2382520"/>
                      </a:xfrm>
                      <a:prstGeom prst="rect">
                        <a:avLst/>
                      </a:prstGeom>
                      <a:noFill/>
                      <a:ln>
                        <a:noFill/>
                      </a:ln>
                    </pic:spPr>
                  </pic:pic>
                </a:graphicData>
              </a:graphic>
            </wp:inline>
          </w:drawing>
        </w:r>
      </w:del>
      <w:del w:id="2584" w:author="野草" w:date="2024-11-08T16:24:01Z">
        <w:r>
          <w:rPr/>
          <w:drawing>
            <wp:inline distT="0" distB="0" distL="114300" distR="114300">
              <wp:extent cx="1659890" cy="2445385"/>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1659890" cy="2445385"/>
                      </a:xfrm>
                      <a:prstGeom prst="rect">
                        <a:avLst/>
                      </a:prstGeom>
                      <a:noFill/>
                      <a:ln>
                        <a:noFill/>
                      </a:ln>
                    </pic:spPr>
                  </pic:pic>
                </a:graphicData>
              </a:graphic>
            </wp:inline>
          </w:drawing>
        </w:r>
      </w:del>
      <w:del w:id="2586" w:author="野草" w:date="2024-11-08T16:24:01Z">
        <w:r>
          <w:rPr/>
          <w:drawing>
            <wp:inline distT="0" distB="0" distL="114300" distR="114300">
              <wp:extent cx="1689100" cy="2544445"/>
              <wp:effectExtent l="0" t="0" r="0" b="825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2"/>
                      <a:stretch>
                        <a:fillRect/>
                      </a:stretch>
                    </pic:blipFill>
                    <pic:spPr>
                      <a:xfrm>
                        <a:off x="0" y="0"/>
                        <a:ext cx="1689100" cy="2544445"/>
                      </a:xfrm>
                      <a:prstGeom prst="rect">
                        <a:avLst/>
                      </a:prstGeom>
                      <a:noFill/>
                      <a:ln>
                        <a:noFill/>
                      </a:ln>
                    </pic:spPr>
                  </pic:pic>
                </a:graphicData>
              </a:graphic>
            </wp:inline>
          </w:drawing>
        </w:r>
      </w:del>
    </w:p>
    <w:p w14:paraId="2917F181">
      <w:pPr>
        <w:rPr>
          <w:del w:id="2588" w:author="野草" w:date="2024-11-08T16:24:01Z"/>
          <w:rFonts w:hint="eastAsia"/>
          <w:lang w:val="en-US" w:eastAsia="zh-CN"/>
        </w:rPr>
      </w:pPr>
    </w:p>
    <w:p w14:paraId="6C1400BC">
      <w:pPr>
        <w:rPr>
          <w:del w:id="2589" w:author="野草" w:date="2024-11-11T08:59:09Z"/>
          <w:rFonts w:hint="eastAsia"/>
          <w:lang w:val="en-US" w:eastAsia="zh-CN"/>
        </w:rPr>
      </w:pPr>
    </w:p>
    <w:p w14:paraId="4503FBEE">
      <w:pPr>
        <w:rPr>
          <w:del w:id="2590" w:author="野草" w:date="2024-11-11T08:59:09Z"/>
          <w:rFonts w:hint="default"/>
          <w:lang w:val="en-US" w:eastAsia="zh-CN"/>
        </w:rPr>
      </w:pPr>
      <w:del w:id="2591" w:author="野草" w:date="2024-11-11T08:59:09Z">
        <w:bookmarkStart w:id="26" w:name="OLE_LINK26"/>
        <w:r>
          <w:rPr>
            <w:rFonts w:hint="eastAsia"/>
            <w:lang w:val="en-US" w:eastAsia="zh-CN"/>
          </w:rPr>
          <w:delText>图2展示了三个气象变量日均值的空间分布格局。</w:delText>
        </w:r>
        <w:bookmarkEnd w:id="26"/>
        <w:r>
          <w:rPr>
            <w:rFonts w:hint="eastAsia"/>
            <w:lang w:val="en-US" w:eastAsia="zh-CN"/>
          </w:rPr>
          <w:delText>可以清晰地看出，在距绿地不同距离的位置，这些气象变量存在显著差异。具体而言，距离绿地较近的区域气温较低，相对湿度较高，</w:delText>
        </w:r>
        <w:bookmarkStart w:id="27" w:name="OLE_LINK25"/>
        <w:r>
          <w:rPr>
            <w:rFonts w:hint="eastAsia"/>
            <w:lang w:val="en-US" w:eastAsia="zh-CN"/>
          </w:rPr>
          <w:delText>这表明绿地具有降温和增湿的作用</w:delText>
        </w:r>
        <w:bookmarkEnd w:id="27"/>
        <w:r>
          <w:rPr>
            <w:rFonts w:hint="eastAsia"/>
            <w:lang w:val="en-US" w:eastAsia="zh-CN"/>
          </w:rPr>
          <w:delText>。在气温和相对湿度的共同影响下，不适指数（DI）也有所降低，夜间的效果尤为显著。</w:delText>
        </w:r>
      </w:del>
    </w:p>
    <w:p w14:paraId="2B1CED73">
      <w:pPr>
        <w:rPr>
          <w:del w:id="2592" w:author="野草" w:date="2024-11-11T08:59:09Z"/>
          <w:rFonts w:hint="eastAsia"/>
          <w:lang w:val="en-US" w:eastAsia="zh-CN"/>
        </w:rPr>
      </w:pPr>
    </w:p>
    <w:p w14:paraId="7B13B549">
      <w:pPr>
        <w:rPr>
          <w:del w:id="2593" w:author="野草" w:date="2024-11-11T08:59:09Z"/>
          <w:rFonts w:hint="eastAsia"/>
          <w:lang w:val="en-US" w:eastAsia="zh-CN"/>
        </w:rPr>
      </w:pPr>
      <w:del w:id="2594" w:author="野草" w:date="2024-11-11T08:59:09Z">
        <w:r>
          <w:rPr>
            <w:rFonts w:hint="eastAsia"/>
            <w:lang w:val="en-US" w:eastAsia="zh-CN"/>
          </w:rPr>
          <w:delText>夜间，日均气温低于3</w:delText>
        </w:r>
      </w:del>
      <w:del w:id="2595" w:author="野草" w:date="2024-11-11T08:59:09Z">
        <w:r>
          <w:rPr>
            <w:rFonts w:hint="default"/>
            <w:lang w:val="en-US" w:eastAsia="zh-CN"/>
          </w:rPr>
          <w:delText>3</w:delText>
        </w:r>
      </w:del>
      <w:del w:id="2596" w:author="野草" w:date="2024-11-11T08:59:09Z">
        <w:r>
          <w:rPr>
            <w:rFonts w:hint="eastAsia"/>
            <w:lang w:val="en-US" w:eastAsia="zh-CN"/>
          </w:rPr>
          <w:delText>℃的区域主要集中在距绿地约200米以内，而这些区域的相对湿度均值大多高于5</w:delText>
        </w:r>
      </w:del>
      <w:del w:id="2597" w:author="野草" w:date="2024-11-11T08:59:09Z">
        <w:r>
          <w:rPr>
            <w:rFonts w:hint="default"/>
            <w:lang w:val="en-US" w:eastAsia="zh-CN"/>
          </w:rPr>
          <w:delText>4</w:delText>
        </w:r>
      </w:del>
      <w:del w:id="2598" w:author="野草" w:date="2024-11-11T08:59:09Z">
        <w:r>
          <w:rPr>
            <w:rFonts w:hint="eastAsia"/>
            <w:lang w:val="en-US" w:eastAsia="zh-CN"/>
          </w:rPr>
          <w:delText>%，不适指数低于27%。此外，我们还发现，与夜间相比，白天绿地对周围区域的降温、增湿和降低不适指数的效果较为有限。</w:delText>
        </w:r>
      </w:del>
      <w:del w:id="2599" w:author="野草" w:date="2024-11-11T08:59:09Z">
        <w:r>
          <w:rPr>
            <w:rFonts w:hint="default"/>
            <w:lang w:val="en-US" w:eastAsia="zh-CN"/>
          </w:rPr>
          <w:delText>同时，在某些</w:delText>
        </w:r>
      </w:del>
      <w:del w:id="2600" w:author="野草" w:date="2024-11-11T08:59:09Z">
        <w:r>
          <w:rPr>
            <w:rFonts w:hint="eastAsia"/>
            <w:lang w:val="en-US" w:eastAsia="zh-CN"/>
          </w:rPr>
          <w:delText>街道上，</w:delText>
        </w:r>
      </w:del>
      <w:del w:id="2601" w:author="野草" w:date="2024-11-11T08:59:09Z">
        <w:r>
          <w:rPr>
            <w:rFonts w:hint="default"/>
            <w:lang w:val="en-US" w:eastAsia="zh-CN"/>
          </w:rPr>
          <w:delText>绿地的影响范围也相对较小，仅延伸至绿地以外的数十米</w:delText>
        </w:r>
      </w:del>
      <w:del w:id="2602" w:author="野草" w:date="2024-11-11T08:59:09Z">
        <w:r>
          <w:rPr>
            <w:rFonts w:hint="eastAsia"/>
            <w:lang w:val="en-US" w:eastAsia="zh-CN"/>
          </w:rPr>
          <w:delText>。因此，白天三个变量从绿地边缘向外的变化趋势较弱。</w:delText>
        </w:r>
      </w:del>
    </w:p>
    <w:p w14:paraId="2BA87616">
      <w:pPr>
        <w:rPr>
          <w:del w:id="2603" w:author="野草" w:date="2024-11-11T08:59:09Z"/>
          <w:rFonts w:hint="eastAsia"/>
          <w:lang w:val="en-US" w:eastAsia="zh-CN"/>
        </w:rPr>
      </w:pPr>
    </w:p>
    <w:p w14:paraId="070AD33C">
      <w:pPr>
        <w:rPr>
          <w:del w:id="2604" w:author="野草" w:date="2024-11-11T08:59:09Z"/>
          <w:rFonts w:hint="eastAsia"/>
          <w:lang w:val="en-US" w:eastAsia="zh-CN"/>
        </w:rPr>
      </w:pPr>
      <w:del w:id="2605" w:author="野草" w:date="2024-11-11T08:59:09Z">
        <w:r>
          <w:rPr>
            <w:rFonts w:hint="eastAsia"/>
            <w:lang w:val="en-US" w:eastAsia="zh-CN"/>
          </w:rPr>
          <w:delText>具体来说，气温的降幅从夜间的约2℃减少至白天的约1℃，相对湿度的升幅从夜间的约4%下降至2%，不适指数的降幅也从2℃降低为1℃。这可以解释为什么夜间的日均温度分布范围显著大于白天。</w:delText>
        </w:r>
      </w:del>
    </w:p>
    <w:p w14:paraId="39290954">
      <w:pPr>
        <w:rPr>
          <w:del w:id="2606" w:author="野草" w:date="2024-11-11T08:59:09Z"/>
          <w:rFonts w:hint="eastAsia"/>
          <w:lang w:val="en-US" w:eastAsia="zh-CN"/>
        </w:rPr>
      </w:pPr>
    </w:p>
    <w:p w14:paraId="1ED71071">
      <w:pPr>
        <w:rPr>
          <w:del w:id="2607" w:author="野草" w:date="2024-11-11T08:59:09Z"/>
          <w:rFonts w:hint="eastAsia"/>
          <w:lang w:val="en-US" w:eastAsia="zh-CN"/>
        </w:rPr>
      </w:pPr>
      <w:del w:id="2608" w:author="野草" w:date="2024-11-11T08:59:09Z">
        <w:r>
          <w:rPr>
            <w:rFonts w:hint="eastAsia"/>
            <w:lang w:val="en-US" w:eastAsia="zh-CN"/>
          </w:rPr>
          <w:delText>Figure 2 illustrates the spatial distribution patterns of the daily averages of three meteorological variables. It is evident that there are significant differences in these variables at varying distances from the green space. Specifically, areas closer to the green space tend to have lower temperatures and higher relative humidity, demonstrating the cooling and humidifying effects of green spaces. As a result of the combined impact of temperature and relative humidity, the discomfort index (DI) also decreases, especially during the night.</w:delText>
        </w:r>
      </w:del>
    </w:p>
    <w:p w14:paraId="1640E590">
      <w:pPr>
        <w:rPr>
          <w:del w:id="2609" w:author="野草" w:date="2024-11-11T08:59:09Z"/>
          <w:rFonts w:hint="eastAsia"/>
          <w:lang w:val="en-US" w:eastAsia="zh-CN"/>
        </w:rPr>
      </w:pPr>
    </w:p>
    <w:p w14:paraId="47FD0D5D">
      <w:pPr>
        <w:rPr>
          <w:del w:id="2610" w:author="野草" w:date="2024-11-11T08:59:09Z"/>
          <w:rFonts w:hint="eastAsia"/>
          <w:lang w:val="en-US" w:eastAsia="zh-CN"/>
        </w:rPr>
      </w:pPr>
      <w:del w:id="2611" w:author="野草" w:date="2024-11-11T08:59:09Z">
        <w:r>
          <w:rPr>
            <w:rFonts w:hint="eastAsia"/>
            <w:lang w:val="en-US" w:eastAsia="zh-CN"/>
          </w:rPr>
          <w:delText>At night, regions with daily average temperatures below 33°C are primarily located within approximately 200 meters of the green space, and these areas generally show relative humidity averages above 54% and DI values below 27%. Additionally, it is observed that, compared to nighttime, the cooling, humidifying, and DI-reducing effects of green spaces near the surrounding areas are more limited during the daytime. In some streets, the influence of green spaces is also relatively confined, extending only a few dozen meters beyond the green space. Consequently, the trends in the three variables from the edge of the green space outward are less pronounced during the day.</w:delText>
        </w:r>
      </w:del>
    </w:p>
    <w:p w14:paraId="6269062B">
      <w:pPr>
        <w:rPr>
          <w:del w:id="2612" w:author="野草" w:date="2024-11-11T08:59:09Z"/>
          <w:rFonts w:hint="eastAsia"/>
          <w:lang w:val="en-US" w:eastAsia="zh-CN"/>
        </w:rPr>
      </w:pPr>
    </w:p>
    <w:p w14:paraId="7731D729">
      <w:pPr>
        <w:rPr>
          <w:del w:id="2613" w:author="野草" w:date="2024-11-11T08:59:09Z"/>
          <w:rFonts w:hint="eastAsia"/>
          <w:lang w:val="en-US" w:eastAsia="zh-CN"/>
        </w:rPr>
      </w:pPr>
      <w:del w:id="2614" w:author="野草" w:date="2024-11-11T08:59:09Z">
        <w:r>
          <w:rPr>
            <w:rFonts w:hint="eastAsia"/>
            <w:lang w:val="en-US" w:eastAsia="zh-CN"/>
          </w:rPr>
          <w:delText>Specifically, the temperature reduction due to green spaces decreases from around 2°C at night to about 1°C during the day. Similarly, the increase in relative humidity drops from around 4% at night to 2% during the day, while the effect on DI is reduced from 2°C to 1°C. This also explains why the range of daily average temperatures is significantly larger at night compared to the daytime.</w:delText>
        </w:r>
      </w:del>
    </w:p>
    <w:p w14:paraId="74C0D067">
      <w:pPr>
        <w:rPr>
          <w:del w:id="2615" w:author="野草" w:date="2024-11-11T08:59:09Z"/>
          <w:rFonts w:hint="default"/>
          <w:lang w:val="en-US" w:eastAsia="zh-CN"/>
        </w:rPr>
      </w:pPr>
    </w:p>
    <w:p w14:paraId="320DDB3A">
      <w:pPr>
        <w:rPr>
          <w:del w:id="2616" w:author="野草" w:date="2024-11-11T08:59:09Z"/>
          <w:rFonts w:hint="default"/>
          <w:lang w:val="en-US" w:eastAsia="zh-CN"/>
        </w:rPr>
      </w:pPr>
    </w:p>
    <w:p w14:paraId="55A0C9B8">
      <w:pPr>
        <w:pStyle w:val="4"/>
        <w:bidi w:val="0"/>
        <w:outlineLvl w:val="9"/>
        <w:rPr>
          <w:del w:id="2618" w:author="野草" w:date="2024-11-11T08:59:09Z"/>
          <w:rFonts w:hint="eastAsia"/>
          <w:lang w:val="en-US" w:eastAsia="zh-CN"/>
        </w:rPr>
        <w:pPrChange w:id="2617" w:author="野草" w:date="2024-11-10T20:46:01Z">
          <w:pPr>
            <w:pStyle w:val="4"/>
            <w:bidi w:val="0"/>
            <w:outlineLvl w:val="1"/>
          </w:pPr>
        </w:pPrChange>
      </w:pPr>
      <w:del w:id="2619" w:author="野草" w:date="2024-11-11T08:59:09Z">
        <w:r>
          <w:rPr>
            <w:rFonts w:hint="eastAsia"/>
            <w:lang w:val="en-US" w:eastAsia="zh-CN"/>
          </w:rPr>
          <w:delText>3.2 气象变量的影响因素</w:delText>
        </w:r>
      </w:del>
    </w:p>
    <w:p w14:paraId="1ED534CB">
      <w:pPr>
        <w:bidi w:val="0"/>
        <w:rPr>
          <w:del w:id="2620" w:author="野草" w:date="2024-11-11T08:59:09Z"/>
        </w:rPr>
      </w:pPr>
      <w:del w:id="2621" w:author="野草" w:date="2024-11-11T08:59:09Z">
        <w:bookmarkStart w:id="28" w:name="OLE_LINK30"/>
        <w:r>
          <w:rPr/>
          <w:delText>随着距绿地距离的增加，绿地的影响逐渐减弱，其他环境因素的影响则相应变化。因此，本研究将研究区域按距绿地的距离分为5个区段，分别为0-100米、100-200米、200-300米、300-400米和400-500米。针对每个区段，量化分析环境因素与气象变量之间的关系。</w:delText>
        </w:r>
      </w:del>
    </w:p>
    <w:p w14:paraId="378EB8D1">
      <w:pPr>
        <w:bidi w:val="0"/>
        <w:rPr>
          <w:del w:id="2622" w:author="野草" w:date="2024-11-11T08:59:09Z"/>
        </w:rPr>
      </w:pPr>
    </w:p>
    <w:p w14:paraId="612BF573">
      <w:pPr>
        <w:bidi w:val="0"/>
        <w:rPr>
          <w:del w:id="2623" w:author="野草" w:date="2024-11-11T08:59:09Z"/>
        </w:rPr>
      </w:pPr>
      <w:del w:id="2624" w:author="野草" w:date="2024-11-11T08:59:09Z">
        <w:bookmarkStart w:id="29" w:name="OLE_LINK34"/>
        <w:r>
          <w:rPr/>
          <w:delText>图3展示了不同距绿地区段下白天和夜间气温与距离的散点图。</w:delText>
        </w:r>
      </w:del>
    </w:p>
    <w:p w14:paraId="5EACAE12">
      <w:pPr>
        <w:bidi w:val="0"/>
        <w:rPr>
          <w:del w:id="2625" w:author="野草" w:date="2024-11-11T08:59:09Z"/>
        </w:rPr>
      </w:pPr>
      <w:del w:id="2626" w:author="野草" w:date="2024-11-11T08:59:09Z">
        <w:r>
          <w:rPr>
            <w:rFonts w:hint="eastAsia"/>
            <w:lang w:eastAsia="zh-CN"/>
          </w:rPr>
          <w:delText>【</w:delText>
        </w:r>
      </w:del>
      <w:del w:id="2627" w:author="野草" w:date="2024-11-11T08:59:09Z">
        <w:r>
          <w:rPr>
            <w:rFonts w:hint="eastAsia"/>
            <w:lang w:val="en-US" w:eastAsia="zh-CN"/>
          </w:rPr>
          <w:delText>昼夜比较</w:delText>
        </w:r>
      </w:del>
      <w:del w:id="2628" w:author="野草" w:date="2024-11-11T08:59:09Z">
        <w:r>
          <w:rPr>
            <w:rFonts w:hint="eastAsia"/>
            <w:lang w:eastAsia="zh-CN"/>
          </w:rPr>
          <w:delText>】</w:delText>
        </w:r>
      </w:del>
      <w:del w:id="2629" w:author="野草" w:date="2024-11-11T08:59:09Z">
        <w:r>
          <w:rPr/>
          <w:delText>可以看出，在夜间，气温与距离之间的关系在距绿地300米以内较为显著。具体而言，在0-100米范围内，二者的相关系数为0.71；在100-200米和200-300米范围内，相关系数分别下降至0.57和0.41。在300-500米的两个区段内，气温与距离的相关性均小于0.3。白天时，气温与距离的相关性明显减弱。在0-100米范围内，相关系数为0.44，而在100-500米的四个区段中，相关性均显著低于0.2。这表明白天绿地对100米以外区域的影响较弱。类似的情况也出现在相对湿度（RH）与距离的相关性分析中。夜间，在0-100米和100-200米范围内，相关系数分别为0.76和0.66，而白天仅在0-100米区间内相关系数为0.42，其余区段均小于0.3。对于不适指数（DI）与距离的相关性，夜间在五个区段内的相关系数依次从0-100米的0.67降低至400-500米的0.17，而白天仅在0-100米区间的相关系数大于0.3。</w:delText>
        </w:r>
      </w:del>
    </w:p>
    <w:p w14:paraId="464001B1">
      <w:pPr>
        <w:bidi w:val="0"/>
        <w:rPr>
          <w:del w:id="2630" w:author="野草" w:date="2024-11-11T08:59:09Z"/>
        </w:rPr>
      </w:pPr>
      <w:del w:id="2631" w:author="野草" w:date="2024-11-11T08:59:09Z">
        <w:r>
          <w:rPr/>
          <w:delText>总体来看，随着距绿地距离的增加，影响程度显著减弱，直到特定距离后几乎消失。影响的范围在一天的不同时间段内也存在显著差异。夜间，绿地对周围气象变量的影响可达200-300米，而白天的影响范围则一般在100米左右。</w:delText>
        </w:r>
      </w:del>
    </w:p>
    <w:bookmarkEnd w:id="28"/>
    <w:bookmarkEnd w:id="29"/>
    <w:p w14:paraId="74B33136">
      <w:pPr>
        <w:bidi w:val="0"/>
        <w:rPr>
          <w:del w:id="2632" w:author="野草" w:date="2024-11-11T08:59:09Z"/>
        </w:rPr>
      </w:pPr>
    </w:p>
    <w:p w14:paraId="15056C51">
      <w:pPr>
        <w:bidi w:val="0"/>
        <w:rPr>
          <w:del w:id="2633" w:author="野草" w:date="2024-11-11T08:59:09Z"/>
        </w:rPr>
      </w:pPr>
      <w:del w:id="2634" w:author="野草" w:date="2024-11-11T08:59:09Z">
        <w:r>
          <w:rPr/>
          <w:delText>As the distance from the green space increases, the influence of the green space gradually weakens, while other environmental factors change accordingly. Therefore, this study divided the study area into five segments based on the distance from the green space: 0-100 meters, 100-200 meters, 200-300 meters, 300-400 meters, and 400-500 meters. A quantitative analysis was conducted to examine the relationship between environmental factors and meteorological variables for each segment.</w:delText>
        </w:r>
      </w:del>
    </w:p>
    <w:p w14:paraId="27026719">
      <w:pPr>
        <w:bidi w:val="0"/>
        <w:rPr>
          <w:del w:id="2635" w:author="野草" w:date="2024-11-11T08:59:09Z"/>
        </w:rPr>
      </w:pPr>
      <w:del w:id="2636" w:author="野草" w:date="2024-11-11T08:59:09Z">
        <w:r>
          <w:rPr/>
          <w:delText>Figure 3 shows scatter plots of temperature versus distance from the green space for different segments during the day and night. It can be seen that at night, the relationship between temperature and distance is more pronounced within 300 meters of the green space. Specifically, the correlation coefficient is 0.71 within 0-100 meters, but it decreases to 0.57 and 0.41 in the 100-200 meter and 200-300 meter ranges, respectively. In the 300-500 meter segments, the correlation between temperature and distance is less than 0.3. During the day, the correlation between temperature and distance weakens significantly. In the 0-100 meter range, the correlation coefficient is 0.44, while in the 100-500 meter segments, it is significantly below 0.2. This indicates that during the day, the influence of the green space is weaker beyond 100 meters. A similar pattern can be observed in the correlation analysis of relative humidity (RH) with distance. At night, the correlation coefficients for the 0-100 meter and 100-200 meter ranges are 0.76 and 0.66, respectively. However, during the day, only the 0-100 meter range shows a correlation coefficient of 0.42, with all other segments below 0.3. For the discomfort index (DI), the correlation coefficients at night decrease across the five segments, from 0.67 in the 0-100 meter range to 0.17 in the 400-500 meter range, while during the day, only the 0-100 meter segment has a correlation coefficient greater than 0.3.</w:delText>
        </w:r>
      </w:del>
    </w:p>
    <w:p w14:paraId="37A95645">
      <w:pPr>
        <w:bidi w:val="0"/>
        <w:rPr>
          <w:del w:id="2637" w:author="野草" w:date="2024-11-11T08:59:09Z"/>
        </w:rPr>
      </w:pPr>
      <w:del w:id="2638" w:author="野草" w:date="2024-11-11T08:59:09Z">
        <w:r>
          <w:rPr/>
          <w:delText>Overall, as the distance from the green space increases, the degree of influence significantly weakens and almost disappears beyond a certain distance. The range of influence also varies considerably between different times of the day. At night, the green space's impact on surrounding meteorological variables extends up to 200-300 meters, while during the day, the influence is generally limited to around 100 meters.</w:delText>
        </w:r>
      </w:del>
    </w:p>
    <w:p w14:paraId="5F9F9C2B">
      <w:pPr>
        <w:rPr>
          <w:del w:id="2639" w:author="野草" w:date="2024-11-11T08:59:09Z"/>
          <w:rFonts w:hint="eastAsia"/>
          <w:lang w:val="en-US" w:eastAsia="zh-CN"/>
        </w:rPr>
      </w:pPr>
    </w:p>
    <w:p w14:paraId="7F56F2AB">
      <w:pPr>
        <w:rPr>
          <w:rFonts w:hint="eastAsia"/>
          <w:lang w:val="en-US" w:eastAsia="zh-CN"/>
        </w:rPr>
      </w:pPr>
    </w:p>
    <w:p w14:paraId="241606B0">
      <w:pPr>
        <w:rPr>
          <w:rFonts w:hint="eastAsia"/>
          <w:lang w:val="en-US" w:eastAsia="zh-CN"/>
        </w:rPr>
      </w:pPr>
      <w:del w:id="2640" w:author="野草" w:date="2024-11-11T09:25:06Z">
        <w:r>
          <w:rPr/>
          <w:drawing>
            <wp:inline distT="0" distB="0" distL="114300" distR="114300">
              <wp:extent cx="5271135" cy="2764790"/>
              <wp:effectExtent l="0" t="0" r="12065"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3"/>
                      <a:stretch>
                        <a:fillRect/>
                      </a:stretch>
                    </pic:blipFill>
                    <pic:spPr>
                      <a:xfrm>
                        <a:off x="0" y="0"/>
                        <a:ext cx="5271135" cy="2764790"/>
                      </a:xfrm>
                      <a:prstGeom prst="rect">
                        <a:avLst/>
                      </a:prstGeom>
                      <a:noFill/>
                      <a:ln>
                        <a:noFill/>
                      </a:ln>
                    </pic:spPr>
                  </pic:pic>
                </a:graphicData>
              </a:graphic>
            </wp:inline>
          </w:drawing>
        </w:r>
      </w:del>
    </w:p>
    <w:p w14:paraId="52BF547C">
      <w:pPr>
        <w:rPr>
          <w:rFonts w:hint="eastAsia"/>
          <w:lang w:val="en-US" w:eastAsia="zh-CN"/>
        </w:rPr>
      </w:pPr>
    </w:p>
    <w:p w14:paraId="495E9F8F">
      <w:pPr>
        <w:rPr>
          <w:rFonts w:hint="eastAsia"/>
          <w:lang w:val="en-US" w:eastAsia="zh-CN"/>
        </w:rPr>
      </w:pPr>
    </w:p>
    <w:p w14:paraId="70EB5D33">
      <w:pPr>
        <w:rPr>
          <w:rFonts w:hint="eastAsia"/>
          <w:lang w:val="en-US" w:eastAsia="zh-CN"/>
        </w:rPr>
      </w:pPr>
    </w:p>
    <w:p w14:paraId="2463CA62">
      <w:pPr>
        <w:rPr>
          <w:del w:id="2642" w:author="野草" w:date="2024-11-11T09:01:59Z"/>
          <w:rFonts w:hint="eastAsia"/>
          <w:lang w:val="en-US" w:eastAsia="zh-CN"/>
        </w:rPr>
      </w:pPr>
      <w:del w:id="2643" w:author="野草" w:date="2024-11-11T09:01:59Z">
        <w:r>
          <w:rPr>
            <w:rFonts w:hint="eastAsia"/>
            <w:lang w:val="en-US" w:eastAsia="zh-CN"/>
          </w:rPr>
          <w:delText>图XX显示了对于不同的与绿地距离区间，环境因素对气象变量的影响。上图已经表明，随着与绿地距离的增加，距离的影响程度显著削弱直到特定距离后几乎消失。然而对于其它变量，影响的程度也显著变化。</w:delText>
        </w:r>
      </w:del>
    </w:p>
    <w:p w14:paraId="4099C59F">
      <w:pPr>
        <w:rPr>
          <w:del w:id="2644" w:author="野草" w:date="2024-11-11T10:32:25Z"/>
          <w:rFonts w:hint="eastAsia"/>
          <w:lang w:val="en-US" w:eastAsia="zh-CN"/>
        </w:rPr>
      </w:pPr>
    </w:p>
    <w:p w14:paraId="3D8088D0">
      <w:pPr>
        <w:rPr>
          <w:ins w:id="2645" w:author="野草" w:date="2024-11-11T10:15:13Z"/>
          <w:rFonts w:hint="eastAsia"/>
          <w:lang w:val="en-US" w:eastAsia="zh-CN"/>
        </w:rPr>
      </w:pPr>
      <w:del w:id="2646" w:author="野草" w:date="2024-11-11T10:32:25Z">
        <w:r>
          <w:rPr>
            <w:rFonts w:hint="eastAsia"/>
            <w:lang w:val="en-US" w:eastAsia="zh-CN"/>
          </w:rPr>
          <w:delText>在夜间，可以看到0-200米和200-500米区间段内的气温与环境因素的相关性格局呈现显著的差异性。在200-500米的区间内，SVF/BH/VEG和BCR对气温的影响显著。其中，平均建筑高度对气温呈正相关，而建筑面积与植被面积与气温负相关。植被面积与气温的负相关较易理解，这是因为随着周围植被面积的增加，植被的蒸散作用增强，对气温的下降起到促进作用。而至于建筑高度与气温的正相关可以被解释为增加的周围建筑高度可以增加研究区域的储热。周边面积与气温的负相关可能是由于</w:delText>
        </w:r>
      </w:del>
      <w:del w:id="2647" w:author="野草" w:date="2024-11-11T10:32:25Z">
        <w:r>
          <w:rPr>
            <w:rFonts w:hint="default"/>
            <w:lang w:val="en-US" w:eastAsia="zh-CN"/>
          </w:rPr>
          <w:delText>其与建筑高度的负相关性所导致的。</w:delText>
        </w:r>
      </w:del>
    </w:p>
    <w:p w14:paraId="23E29EB3">
      <w:pPr>
        <w:rPr>
          <w:rFonts w:hint="eastAsia"/>
          <w:lang w:val="en-US" w:eastAsia="zh-CN"/>
        </w:rPr>
      </w:pPr>
    </w:p>
    <w:p w14:paraId="67D1C2D4">
      <w:pPr>
        <w:rPr>
          <w:del w:id="2648" w:author="野草" w:date="2024-11-11T11:00:56Z"/>
          <w:rFonts w:hint="eastAsia"/>
          <w:lang w:val="en-US" w:eastAsia="zh-CN"/>
        </w:rPr>
      </w:pPr>
      <w:del w:id="2649" w:author="野草" w:date="2024-11-11T11:00:56Z">
        <w:bookmarkStart w:id="30" w:name="OLE_LINK35"/>
        <w:r>
          <w:rPr>
            <w:rFonts w:hint="eastAsia"/>
            <w:lang w:val="en-US" w:eastAsia="zh-CN"/>
          </w:rPr>
          <w:delText>由上图可以看到，在200-500米的范围内，建筑高度的相关性整体上最强，在3个区间分别为0.52、0.52和0.48.，植被面积、建筑面积、SVF的相对作用相对较弱。这表明建筑高度带来的储热效应对夜间绿地影响较弱区域起最为显著的作用。需要注意的是，在200-300米的区间内，植被对气温的影响较弱，这可能是由于绿地降温对该区域的渗透作用使得该区域不仅受建筑和周边植被影响，还受来自中央公园的降温作用的影响。这使得气温格局更为复杂。</w:delText>
        </w:r>
      </w:del>
    </w:p>
    <w:p w14:paraId="051FDE27">
      <w:pPr>
        <w:rPr>
          <w:del w:id="2650" w:author="野草" w:date="2024-11-11T10:59:25Z"/>
          <w:rFonts w:hint="eastAsia"/>
          <w:lang w:val="en-US" w:eastAsia="zh-CN"/>
        </w:rPr>
      </w:pPr>
      <w:del w:id="2651" w:author="野草" w:date="2024-11-11T11:00:56Z">
        <w:r>
          <w:rPr>
            <w:rFonts w:hint="eastAsia"/>
            <w:lang w:val="en-US" w:eastAsia="zh-CN"/>
          </w:rPr>
          <w:delText>与200米以外的区间不同，在距中央公园200米以内的区域，距绿地的距离的影响显著增加。同时，植被面积的影响同样增加。这可以由以下事实解释：距公园距离越近，植被比例越高。由于公园降温的作用，其它与建筑形态相关的指标对气温的影响可以忽略不计。因此，可以得到以下事实，即对于夜间气温来说，在公园降温效应没起作用的区域，建筑形态起重要作用。</w:delText>
        </w:r>
      </w:del>
      <w:del w:id="2652" w:author="野草" w:date="2024-11-11T10:59:25Z">
        <w:r>
          <w:rPr>
            <w:rFonts w:hint="eastAsia"/>
            <w:lang w:val="en-US" w:eastAsia="zh-CN"/>
          </w:rPr>
          <w:delText>而在公园降温效应起作用的区域，公园的降温可以覆盖掉其它因素的影响。</w:delText>
        </w:r>
      </w:del>
    </w:p>
    <w:bookmarkEnd w:id="30"/>
    <w:p w14:paraId="43872796">
      <w:pPr>
        <w:rPr>
          <w:del w:id="2653" w:author="野草" w:date="2024-11-11T11:01:12Z"/>
          <w:rFonts w:hint="default"/>
          <w:lang w:val="en-US" w:eastAsia="zh-CN"/>
        </w:rPr>
      </w:pPr>
      <w:del w:id="2654" w:author="野草" w:date="2024-11-11T11:01:12Z">
        <w:r>
          <w:rPr>
            <w:rFonts w:hint="eastAsia"/>
            <w:lang w:val="en-US" w:eastAsia="zh-CN"/>
          </w:rPr>
          <w:delText>环境因素对相对湿度的影响与对气温的影响正好相反。在200-500米的区间，建筑高度对相对湿度起显著的负效应。而植被比例、建筑比例和SVF对其起显著的正效应，且影响的强度相对较弱。而在0-200米的区间内，与公园的距离和植被覆盖比例的影响较强。其中，与公园的距离的相关系数为0.77、0.6，与植被覆盖的相关系数分别为0.77、0.32.</w:delText>
        </w:r>
      </w:del>
    </w:p>
    <w:p w14:paraId="4DF98FEF">
      <w:pPr>
        <w:rPr>
          <w:del w:id="2655" w:author="野草" w:date="2024-11-11T11:01:12Z"/>
          <w:rFonts w:hint="eastAsia"/>
          <w:lang w:val="en-US" w:eastAsia="zh-CN"/>
        </w:rPr>
      </w:pPr>
    </w:p>
    <w:p w14:paraId="7C352419">
      <w:pPr>
        <w:rPr>
          <w:del w:id="2656" w:author="野草" w:date="2024-11-11T11:01:12Z"/>
          <w:rFonts w:hint="default"/>
          <w:lang w:val="en-US" w:eastAsia="zh-CN"/>
        </w:rPr>
      </w:pPr>
      <w:del w:id="2657" w:author="野草" w:date="2024-11-11T11:01:12Z">
        <w:r>
          <w:rPr>
            <w:rFonts w:hint="eastAsia"/>
            <w:lang w:val="en-US" w:eastAsia="zh-CN"/>
          </w:rPr>
          <w:delText>此外，在气温与相对湿度的综合作用下，环境因素对DI的影响与对气温的影响呈现相似的格局和强度。其中，建筑高度的影响最强，在300-500米的三个区间段的相关系数分别为0.52、0.53和0.51，SVF、BCR和VEG的相关系数相对较弱。因此，相比于相对湿度，气温对DI时空格局及其与环境因素关系影响更为显著。</w:delText>
        </w:r>
      </w:del>
    </w:p>
    <w:p w14:paraId="2EEA18B0">
      <w:pPr>
        <w:rPr>
          <w:del w:id="2658" w:author="野草" w:date="2024-11-11T11:06:00Z"/>
          <w:rFonts w:hint="eastAsia"/>
          <w:lang w:val="en-US" w:eastAsia="zh-CN"/>
        </w:rPr>
      </w:pPr>
      <w:del w:id="2659" w:author="野草" w:date="2024-11-11T11:06:00Z">
        <w:r>
          <w:rPr>
            <w:rFonts w:hint="eastAsia"/>
            <w:lang w:val="en-US" w:eastAsia="zh-CN"/>
          </w:rPr>
          <w:delText>==</w:delText>
        </w:r>
      </w:del>
    </w:p>
    <w:p w14:paraId="535EFB0F">
      <w:pPr>
        <w:rPr>
          <w:del w:id="2660" w:author="野草" w:date="2024-11-11T11:06:00Z"/>
          <w:rFonts w:hint="eastAsia"/>
          <w:lang w:val="en-US" w:eastAsia="zh-CN"/>
        </w:rPr>
      </w:pPr>
      <w:del w:id="2661" w:author="野草" w:date="2024-11-11T11:06:00Z">
        <w:bookmarkStart w:id="31" w:name="OLE_LINK36"/>
        <w:r>
          <w:rPr>
            <w:rFonts w:hint="eastAsia"/>
            <w:lang w:val="en-US" w:eastAsia="zh-CN"/>
          </w:rPr>
          <w:delText>在白天，环境因素对气象变量的影响与夜间有显著差异，这很大程度上是由白天和夜间之间气象指标的驱动机制以及来自中央公园的降温效应的差异所导致的。在100-500米的区间范围内，SVF和植被覆盖比例对气温的影响最强，尤其是SVF。这很容易解释，因为SVF越大，太阳直射的面积越大，因此气温就越高。而白天由于日照强烈，因此相对于其它建筑形态变量，SVF对气温的影响起主导作用。此外，受植被蒸散作用等效应的影响，植被对周边环境的降温仍起显著作用。需要注意的是，在白天，建筑形态指标对气温的影响与夜间正好相反。这可能是由于不同时间建筑形态影响气温的机制不同。在夜间，影响气温的主要因素是储热释放，因此过高的建筑会增加储热释放，而在研究区中，建筑高度与SVF和建筑面积呈显著负相关，因此建筑高度与气温呈正相关，而SVF和建筑面积呈负相关。相反在白天，建筑储热的释放起的作用有限，太阳辐射差异是导致气温空间格局的主要影响因素。还需要注意的是，相对于夜间，建筑高度和建筑覆盖比例的影响在白天相对较弱。</w:delText>
        </w:r>
      </w:del>
    </w:p>
    <w:p w14:paraId="12CBFB06">
      <w:pPr>
        <w:rPr>
          <w:del w:id="2662" w:author="野草" w:date="2024-11-11T11:06:00Z"/>
          <w:rFonts w:hint="eastAsia"/>
          <w:lang w:val="en-US" w:eastAsia="zh-CN"/>
        </w:rPr>
      </w:pPr>
      <w:del w:id="2663" w:author="野草" w:date="2024-11-11T11:06:00Z">
        <w:r>
          <w:rPr>
            <w:rFonts w:hint="eastAsia"/>
            <w:lang w:val="en-US" w:eastAsia="zh-CN"/>
          </w:rPr>
          <w:delText>在白天，环境因素对相对湿度的影响与对气温的影响趋势相反。需要注意的是，在对相对湿度的影响分析中我们发现，植被覆盖比例的影响程度略微上升，而SVF影响的程度相对下降。这表明日照差异主要影响气温，而植被对相对湿度的影响更为显著。</w:delText>
        </w:r>
      </w:del>
    </w:p>
    <w:p w14:paraId="6AF3715F">
      <w:pPr>
        <w:rPr>
          <w:del w:id="2664" w:author="野草" w:date="2024-11-11T11:06:00Z"/>
          <w:rFonts w:hint="default"/>
          <w:lang w:val="en-US" w:eastAsia="zh-CN"/>
        </w:rPr>
      </w:pPr>
      <w:del w:id="2665" w:author="野草" w:date="2024-11-11T11:06:00Z">
        <w:r>
          <w:rPr>
            <w:rFonts w:hint="eastAsia"/>
            <w:lang w:val="en-US" w:eastAsia="zh-CN"/>
          </w:rPr>
          <w:delText>与夜间相同，相对于相对湿度，DI也更受到气温的影响，与环境因素的相关系数更接近于气温与环境因素的相关分析结果。</w:delText>
        </w:r>
      </w:del>
    </w:p>
    <w:bookmarkEnd w:id="31"/>
    <w:p w14:paraId="35D08BE7">
      <w:pPr>
        <w:rPr>
          <w:del w:id="2666" w:author="野草" w:date="2024-11-11T11:06:02Z"/>
          <w:rFonts w:hint="eastAsia"/>
          <w:lang w:val="en-US" w:eastAsia="zh-CN"/>
        </w:rPr>
      </w:pPr>
      <w:del w:id="2667" w:author="野草" w:date="2024-11-11T11:06:02Z">
        <w:r>
          <w:rPr>
            <w:rFonts w:hint="eastAsia"/>
            <w:lang w:val="en-US" w:eastAsia="zh-CN"/>
          </w:rPr>
          <w:delText>==</w:delText>
        </w:r>
      </w:del>
    </w:p>
    <w:p w14:paraId="71D57F83">
      <w:pPr>
        <w:rPr>
          <w:del w:id="2668" w:author="野草" w:date="2024-11-11T11:06:02Z"/>
          <w:rFonts w:hint="eastAsia"/>
          <w:lang w:val="en-US" w:eastAsia="zh-CN"/>
        </w:rPr>
      </w:pPr>
    </w:p>
    <w:p w14:paraId="4CBBAF86">
      <w:pPr>
        <w:rPr>
          <w:rFonts w:hint="default"/>
          <w:lang w:val="en-US" w:eastAsia="zh-CN"/>
        </w:rPr>
      </w:pPr>
    </w:p>
    <w:p w14:paraId="42C66AF1">
      <w:pPr>
        <w:pStyle w:val="4"/>
        <w:bidi w:val="0"/>
        <w:outlineLvl w:val="9"/>
        <w:rPr>
          <w:ins w:id="2670" w:author="野草" w:date="2024-11-09T11:01:39Z"/>
          <w:rFonts w:hint="eastAsia"/>
          <w:lang w:val="en-US" w:eastAsia="zh-CN"/>
        </w:rPr>
        <w:pPrChange w:id="2669" w:author="野草" w:date="2024-11-10T20:46:04Z">
          <w:pPr>
            <w:pStyle w:val="4"/>
            <w:bidi w:val="0"/>
            <w:outlineLvl w:val="1"/>
          </w:pPr>
        </w:pPrChange>
      </w:pPr>
      <w:r>
        <w:rPr>
          <w:rFonts w:hint="eastAsia"/>
          <w:lang w:val="en-US" w:eastAsia="zh-CN"/>
        </w:rPr>
        <w:t xml:space="preserve">3.3 </w:t>
      </w:r>
      <w:bookmarkStart w:id="32" w:name="OLE_LINK31"/>
      <w:r>
        <w:rPr>
          <w:rFonts w:hint="eastAsia"/>
          <w:lang w:val="en-US" w:eastAsia="zh-CN"/>
        </w:rPr>
        <w:t>降温指标及其影响因素</w:t>
      </w:r>
      <w:bookmarkEnd w:id="32"/>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2671" w:author="野草" w:date="2024-11-10T20:39:50Z">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5821"/>
        <w:gridCol w:w="2701"/>
        <w:tblGridChange w:id="2672">
          <w:tblGrid>
            <w:gridCol w:w="4261"/>
            <w:gridCol w:w="4261"/>
          </w:tblGrid>
        </w:tblGridChange>
      </w:tblGrid>
      <w:tr w14:paraId="7A666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74" w:author="野草" w:date="2024-11-10T20:39:5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673" w:author="野草" w:date="2024-11-09T11:01:43Z"/>
        </w:trPr>
        <w:tc>
          <w:tcPr>
            <w:tcW w:w="5821" w:type="dxa"/>
            <w:shd w:val="clear" w:color="auto" w:fill="FEF2CB" w:themeFill="accent3" w:themeFillTint="32"/>
            <w:tcPrChange w:id="2675" w:author="野草" w:date="2024-11-10T20:39:50Z">
              <w:tcPr>
                <w:tcW w:w="4261" w:type="dxa"/>
              </w:tcPr>
            </w:tcPrChange>
          </w:tcPr>
          <w:p w14:paraId="5AF16D78">
            <w:pPr>
              <w:rPr>
                <w:ins w:id="2676" w:author="野草" w:date="2024-11-09T11:01:43Z"/>
                <w:rFonts w:hint="eastAsia"/>
                <w:vertAlign w:val="baseline"/>
                <w:lang w:val="en-US" w:eastAsia="zh-CN"/>
              </w:rPr>
            </w:pPr>
            <w:ins w:id="2677" w:author="野草" w:date="2024-11-09T22:41:21Z">
              <w:r>
                <w:rPr>
                  <w:rFonts w:hint="eastAsia"/>
                  <w:vertAlign w:val="baseline"/>
                  <w:lang w:val="en-US" w:eastAsia="zh-CN"/>
                </w:rPr>
                <w:drawing>
                  <wp:inline distT="0" distB="0" distL="114300" distR="114300">
                    <wp:extent cx="2678430" cy="1163320"/>
                    <wp:effectExtent l="0" t="0" r="1270" b="5080"/>
                    <wp:docPr id="21" name="图片 21" descr="ppa_2302_fig_5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pa_2302_fig_5RCD"/>
                            <pic:cNvPicPr>
                              <a:picLocks noChangeAspect="1"/>
                            </pic:cNvPicPr>
                          </pic:nvPicPr>
                          <pic:blipFill>
                            <a:blip r:embed="rId24"/>
                            <a:stretch>
                              <a:fillRect/>
                            </a:stretch>
                          </pic:blipFill>
                          <pic:spPr>
                            <a:xfrm>
                              <a:off x="0" y="0"/>
                              <a:ext cx="2678430" cy="1163320"/>
                            </a:xfrm>
                            <a:prstGeom prst="rect">
                              <a:avLst/>
                            </a:prstGeom>
                          </pic:spPr>
                        </pic:pic>
                      </a:graphicData>
                    </a:graphic>
                  </wp:inline>
                </w:drawing>
              </w:r>
            </w:ins>
          </w:p>
        </w:tc>
        <w:tc>
          <w:tcPr>
            <w:tcW w:w="2701" w:type="dxa"/>
            <w:shd w:val="clear" w:color="auto" w:fill="FEF2CB" w:themeFill="accent3" w:themeFillTint="32"/>
            <w:tcPrChange w:id="2679" w:author="野草" w:date="2024-11-10T20:39:50Z">
              <w:tcPr>
                <w:tcW w:w="4261" w:type="dxa"/>
              </w:tcPr>
            </w:tcPrChange>
          </w:tcPr>
          <w:p w14:paraId="22950D1B">
            <w:pPr>
              <w:pStyle w:val="13"/>
              <w:numPr>
                <w:ilvl w:val="0"/>
                <w:numId w:val="60"/>
                <w:ins w:id="2681" w:author="野草" w:date="2024-11-10T10:15:42Z"/>
              </w:numPr>
              <w:ind w:left="420" w:hanging="420"/>
              <w:rPr>
                <w:ins w:id="2682" w:author="野草" w:date="2024-11-09T11:01:43Z"/>
                <w:rFonts w:hint="default"/>
                <w:vertAlign w:val="baseline"/>
                <w:lang w:val="en-US" w:eastAsia="zh-CN"/>
              </w:rPr>
              <w:pPrChange w:id="2680" w:author="野草" w:date="2024-11-10T10:15:42Z">
                <w:pPr/>
              </w:pPrChange>
            </w:pPr>
            <w:ins w:id="2683" w:author="野草" w:date="2024-11-10T09:33:35Z">
              <w:bookmarkStart w:id="33" w:name="OLE_LINK32"/>
              <w:r>
                <w:rPr>
                  <w:rFonts w:hint="eastAsia"/>
                  <w:lang w:val="en-US" w:eastAsia="zh-CN"/>
                </w:rPr>
                <w:t>图</w:t>
              </w:r>
            </w:ins>
            <w:ins w:id="2684" w:author="野草" w:date="2024-11-10T09:33:40Z">
              <w:r>
                <w:rPr>
                  <w:rFonts w:hint="eastAsia"/>
                  <w:lang w:val="en-US" w:eastAsia="zh-CN"/>
                </w:rPr>
                <w:t>X</w:t>
              </w:r>
            </w:ins>
            <w:ins w:id="2685" w:author="野草" w:date="2024-11-10T09:33:41Z">
              <w:r>
                <w:rPr>
                  <w:rFonts w:hint="eastAsia"/>
                  <w:lang w:val="en-US" w:eastAsia="zh-CN"/>
                </w:rPr>
                <w:t xml:space="preserve">X </w:t>
              </w:r>
            </w:ins>
            <w:ins w:id="2686" w:author="野草" w:date="2024-11-10T09:33:51Z">
              <w:r>
                <w:rPr>
                  <w:rFonts w:hint="eastAsia"/>
                  <w:lang w:val="en-US" w:eastAsia="zh-CN"/>
                </w:rPr>
                <w:t>在</w:t>
              </w:r>
            </w:ins>
            <w:ins w:id="2687" w:author="野草" w:date="2024-11-10T09:33:52Z">
              <w:r>
                <w:rPr>
                  <w:rFonts w:hint="eastAsia"/>
                  <w:lang w:val="en-US" w:eastAsia="zh-CN"/>
                </w:rPr>
                <w:t>白天</w:t>
              </w:r>
            </w:ins>
            <w:ins w:id="2688" w:author="野草" w:date="2024-11-10T10:15:08Z">
              <w:r>
                <w:rPr>
                  <w:rFonts w:hint="eastAsia"/>
                  <w:lang w:val="en-US" w:eastAsia="zh-CN"/>
                </w:rPr>
                <w:t>和</w:t>
              </w:r>
            </w:ins>
            <w:ins w:id="2689" w:author="野草" w:date="2024-11-10T10:15:09Z">
              <w:r>
                <w:rPr>
                  <w:rFonts w:hint="eastAsia"/>
                  <w:lang w:val="en-US" w:eastAsia="zh-CN"/>
                </w:rPr>
                <w:t>夜间</w:t>
              </w:r>
            </w:ins>
            <w:ins w:id="2690" w:author="野草" w:date="2024-11-10T10:15:10Z">
              <w:r>
                <w:rPr>
                  <w:rFonts w:hint="eastAsia"/>
                  <w:lang w:val="en-US" w:eastAsia="zh-CN"/>
                </w:rPr>
                <w:t>，</w:t>
              </w:r>
            </w:ins>
            <w:ins w:id="2691" w:author="野草" w:date="2024-11-10T10:15:15Z">
              <w:r>
                <w:rPr>
                  <w:rFonts w:hint="eastAsia"/>
                  <w:lang w:val="en-US" w:eastAsia="zh-CN"/>
                </w:rPr>
                <w:t>公园</w:t>
              </w:r>
            </w:ins>
            <w:ins w:id="2692" w:author="野草" w:date="2024-11-10T10:15:28Z">
              <w:r>
                <w:rPr>
                  <w:rFonts w:hint="eastAsia"/>
                  <w:lang w:val="en-US" w:eastAsia="zh-CN"/>
                </w:rPr>
                <w:t>对</w:t>
              </w:r>
            </w:ins>
            <w:ins w:id="2693" w:author="野草" w:date="2024-11-10T10:15:29Z">
              <w:r>
                <w:rPr>
                  <w:rFonts w:hint="eastAsia"/>
                  <w:lang w:val="en-US" w:eastAsia="zh-CN"/>
                </w:rPr>
                <w:t>气温</w:t>
              </w:r>
            </w:ins>
            <w:ins w:id="2694" w:author="野草" w:date="2024-11-10T10:15:30Z">
              <w:r>
                <w:rPr>
                  <w:rFonts w:hint="eastAsia"/>
                  <w:lang w:val="en-US" w:eastAsia="zh-CN"/>
                </w:rPr>
                <w:t>、</w:t>
              </w:r>
            </w:ins>
            <w:ins w:id="2695" w:author="野草" w:date="2024-11-10T10:15:31Z">
              <w:r>
                <w:rPr>
                  <w:rFonts w:hint="eastAsia"/>
                  <w:lang w:val="en-US" w:eastAsia="zh-CN"/>
                </w:rPr>
                <w:t>相对湿度</w:t>
              </w:r>
            </w:ins>
            <w:ins w:id="2696" w:author="野草" w:date="2024-11-10T10:15:32Z">
              <w:r>
                <w:rPr>
                  <w:rFonts w:hint="eastAsia"/>
                  <w:lang w:val="en-US" w:eastAsia="zh-CN"/>
                </w:rPr>
                <w:t>和D</w:t>
              </w:r>
            </w:ins>
            <w:ins w:id="2697" w:author="野草" w:date="2024-11-10T10:15:33Z">
              <w:r>
                <w:rPr>
                  <w:rFonts w:hint="eastAsia"/>
                  <w:lang w:val="en-US" w:eastAsia="zh-CN"/>
                </w:rPr>
                <w:t>I</w:t>
              </w:r>
            </w:ins>
            <w:ins w:id="2698" w:author="野草" w:date="2024-11-10T10:15:18Z">
              <w:r>
                <w:rPr>
                  <w:rFonts w:hint="eastAsia"/>
                  <w:lang w:val="en-US" w:eastAsia="zh-CN"/>
                </w:rPr>
                <w:t>热</w:t>
              </w:r>
            </w:ins>
            <w:ins w:id="2699" w:author="野草" w:date="2024-11-10T10:16:51Z">
              <w:r>
                <w:rPr>
                  <w:rFonts w:hint="eastAsia"/>
                  <w:lang w:val="en-US" w:eastAsia="zh-CN"/>
                </w:rPr>
                <w:t>环境</w:t>
              </w:r>
            </w:ins>
            <w:ins w:id="2700" w:author="野草" w:date="2024-11-10T10:15:18Z">
              <w:r>
                <w:rPr>
                  <w:rFonts w:hint="eastAsia"/>
                  <w:lang w:val="en-US" w:eastAsia="zh-CN"/>
                </w:rPr>
                <w:t>效应</w:t>
              </w:r>
            </w:ins>
            <w:ins w:id="2701" w:author="野草" w:date="2024-11-10T10:15:19Z">
              <w:r>
                <w:rPr>
                  <w:rFonts w:hint="eastAsia"/>
                  <w:lang w:val="en-US" w:eastAsia="zh-CN"/>
                </w:rPr>
                <w:t>渗透</w:t>
              </w:r>
            </w:ins>
            <w:ins w:id="2702" w:author="野草" w:date="2024-11-10T10:15:20Z">
              <w:r>
                <w:rPr>
                  <w:rFonts w:hint="eastAsia"/>
                  <w:lang w:val="en-US" w:eastAsia="zh-CN"/>
                </w:rPr>
                <w:t>距离</w:t>
              </w:r>
            </w:ins>
            <w:ins w:id="2703" w:author="野草" w:date="2024-11-10T10:15:24Z">
              <w:r>
                <w:rPr>
                  <w:rFonts w:hint="eastAsia"/>
                  <w:lang w:val="en-US" w:eastAsia="zh-CN"/>
                </w:rPr>
                <w:t>分布的</w:t>
              </w:r>
            </w:ins>
            <w:ins w:id="2704" w:author="野草" w:date="2024-11-10T10:15:26Z">
              <w:r>
                <w:rPr>
                  <w:rFonts w:hint="eastAsia"/>
                  <w:lang w:val="en-US" w:eastAsia="zh-CN"/>
                </w:rPr>
                <w:t>箱线图</w:t>
              </w:r>
              <w:bookmarkEnd w:id="33"/>
            </w:ins>
          </w:p>
        </w:tc>
      </w:tr>
      <w:tr w14:paraId="3CDBC5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06" w:author="野草" w:date="2024-11-10T20:39:5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705" w:author="野草" w:date="2024-11-09T11:01:43Z"/>
        </w:trPr>
        <w:tc>
          <w:tcPr>
            <w:tcW w:w="5821" w:type="dxa"/>
            <w:shd w:val="clear" w:color="auto" w:fill="FEF2CB" w:themeFill="accent3" w:themeFillTint="32"/>
            <w:tcPrChange w:id="2707" w:author="野草" w:date="2024-11-10T20:39:50Z">
              <w:tcPr>
                <w:tcW w:w="4261" w:type="dxa"/>
              </w:tcPr>
            </w:tcPrChange>
          </w:tcPr>
          <w:p w14:paraId="6B4043E5">
            <w:pPr>
              <w:rPr>
                <w:ins w:id="2708" w:author="野草" w:date="2024-11-09T11:01:43Z"/>
                <w:rFonts w:hint="eastAsia"/>
                <w:vertAlign w:val="baseline"/>
                <w:lang w:val="en-US" w:eastAsia="zh-CN"/>
              </w:rPr>
            </w:pPr>
            <w:ins w:id="2709" w:author="野草" w:date="2024-11-10T20:40:19Z">
              <w:r>
                <w:rPr>
                  <w:rFonts w:hint="eastAsia"/>
                  <w:vertAlign w:val="baseline"/>
                  <w:lang w:val="en-US" w:eastAsia="zh-CN"/>
                </w:rPr>
                <w:drawing>
                  <wp:inline distT="0" distB="0" distL="114300" distR="114300">
                    <wp:extent cx="2701925" cy="1201420"/>
                    <wp:effectExtent l="0" t="0" r="3175" b="5080"/>
                    <wp:docPr id="22" name="图片 22" descr="ppa_2302_fig_6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pa_2302_fig_6RCI"/>
                            <pic:cNvPicPr>
                              <a:picLocks noChangeAspect="1"/>
                            </pic:cNvPicPr>
                          </pic:nvPicPr>
                          <pic:blipFill>
                            <a:blip r:embed="rId25"/>
                            <a:stretch>
                              <a:fillRect/>
                            </a:stretch>
                          </pic:blipFill>
                          <pic:spPr>
                            <a:xfrm>
                              <a:off x="0" y="0"/>
                              <a:ext cx="2701925" cy="1201420"/>
                            </a:xfrm>
                            <a:prstGeom prst="rect">
                              <a:avLst/>
                            </a:prstGeom>
                          </pic:spPr>
                        </pic:pic>
                      </a:graphicData>
                    </a:graphic>
                  </wp:inline>
                </w:drawing>
              </w:r>
            </w:ins>
          </w:p>
        </w:tc>
        <w:tc>
          <w:tcPr>
            <w:tcW w:w="2701" w:type="dxa"/>
            <w:shd w:val="clear" w:color="auto" w:fill="FEF2CB" w:themeFill="accent3" w:themeFillTint="32"/>
            <w:tcPrChange w:id="2711" w:author="野草" w:date="2024-11-10T20:39:50Z">
              <w:tcPr>
                <w:tcW w:w="4261" w:type="dxa"/>
              </w:tcPr>
            </w:tcPrChange>
          </w:tcPr>
          <w:p w14:paraId="34727413">
            <w:pPr>
              <w:pStyle w:val="13"/>
              <w:numPr>
                <w:ilvl w:val="0"/>
                <w:numId w:val="60"/>
                <w:ins w:id="2713" w:author="野草" w:date="2024-11-10T10:15:55Z"/>
              </w:numPr>
              <w:ind w:left="420" w:hanging="420"/>
              <w:rPr>
                <w:ins w:id="2714" w:author="野草" w:date="2024-11-09T11:01:43Z"/>
                <w:rFonts w:hint="eastAsia"/>
                <w:vertAlign w:val="baseline"/>
                <w:lang w:val="en-US" w:eastAsia="zh-CN"/>
              </w:rPr>
              <w:pPrChange w:id="2712" w:author="野草" w:date="2024-11-10T10:15:55Z">
                <w:pPr/>
              </w:pPrChange>
            </w:pPr>
            <w:ins w:id="2715" w:author="野草" w:date="2024-11-10T10:15:50Z">
              <w:r>
                <w:rPr>
                  <w:rFonts w:hint="eastAsia"/>
                  <w:lang w:val="en-US" w:eastAsia="zh-CN"/>
                </w:rPr>
                <w:t>图XX 在白天和夜间，公园对气温、相对湿度和DI热</w:t>
              </w:r>
            </w:ins>
            <w:ins w:id="2716" w:author="野草" w:date="2024-11-10T10:16:44Z">
              <w:r>
                <w:rPr>
                  <w:rFonts w:hint="eastAsia"/>
                  <w:lang w:val="en-US" w:eastAsia="zh-CN"/>
                </w:rPr>
                <w:t>环境</w:t>
              </w:r>
            </w:ins>
            <w:ins w:id="2717" w:author="野草" w:date="2024-11-10T10:15:50Z">
              <w:r>
                <w:rPr>
                  <w:rFonts w:hint="eastAsia"/>
                  <w:lang w:val="en-US" w:eastAsia="zh-CN"/>
                </w:rPr>
                <w:t>效应</w:t>
              </w:r>
            </w:ins>
            <w:ins w:id="2718" w:author="野草" w:date="2024-11-10T10:16:02Z">
              <w:r>
                <w:rPr>
                  <w:rFonts w:hint="eastAsia"/>
                  <w:lang w:val="en-US" w:eastAsia="zh-CN"/>
                </w:rPr>
                <w:t>影响</w:t>
              </w:r>
            </w:ins>
            <w:ins w:id="2719" w:author="野草" w:date="2024-11-10T10:16:04Z">
              <w:r>
                <w:rPr>
                  <w:rFonts w:hint="eastAsia"/>
                  <w:lang w:val="en-US" w:eastAsia="zh-CN"/>
                </w:rPr>
                <w:t>强度</w:t>
              </w:r>
            </w:ins>
            <w:ins w:id="2720" w:author="野草" w:date="2024-11-10T10:15:50Z">
              <w:r>
                <w:rPr>
                  <w:rFonts w:hint="eastAsia"/>
                  <w:lang w:val="en-US" w:eastAsia="zh-CN"/>
                </w:rPr>
                <w:t>分布的箱线图</w:t>
              </w:r>
            </w:ins>
          </w:p>
        </w:tc>
      </w:tr>
      <w:tr w14:paraId="2E516E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22" w:author="野草" w:date="2024-11-10T20:40:3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721" w:author="野草" w:date="2024-11-09T11:01:43Z"/>
        </w:trPr>
        <w:tc>
          <w:tcPr>
            <w:tcW w:w="5821" w:type="dxa"/>
            <w:shd w:val="clear" w:color="auto" w:fill="FEF2CB" w:themeFill="accent3" w:themeFillTint="32"/>
            <w:tcPrChange w:id="2723" w:author="野草" w:date="2024-11-10T20:40:30Z">
              <w:tcPr>
                <w:tcW w:w="4261" w:type="dxa"/>
              </w:tcPr>
            </w:tcPrChange>
          </w:tcPr>
          <w:p w14:paraId="25073D44">
            <w:pPr>
              <w:keepNext w:val="0"/>
              <w:keepLines w:val="0"/>
              <w:widowControl/>
              <w:numPr>
                <w:ilvl w:val="0"/>
                <w:numId w:val="60"/>
                <w:ins w:id="2725" w:author="野草" w:date="2024-11-10T20:44:10Z"/>
              </w:numPr>
              <w:suppressLineNumbers w:val="0"/>
              <w:ind w:left="420" w:hanging="420"/>
              <w:rPr>
                <w:ins w:id="2726" w:author="野草" w:date="2024-11-10T20:44:05Z"/>
              </w:rPr>
              <w:pPrChange w:id="2724" w:author="野草" w:date="2024-11-10T20:44:10Z">
                <w:pPr>
                  <w:pStyle w:val="7"/>
                  <w:keepNext w:val="0"/>
                  <w:keepLines w:val="0"/>
                  <w:widowControl/>
                  <w:suppressLineNumbers w:val="0"/>
                </w:pPr>
              </w:pPrChange>
            </w:pPr>
            <w:ins w:id="2727" w:author="野草" w:date="2024-11-10T20:44:05Z">
              <w:r>
                <w:rPr/>
                <w:t>Figures 9 and 10 display box plots of Central Park’s impact on surrounding temperature, relative humidity, and the Discomfort Index (DI) thermal environment. For temperature, the average nighttime penetration distance is 245 meters, with a maximum of 400 meters, whereas during the day, the average penetration distance is only 116 meters, with a maximum of 222 meters. The cooling intensity averages 1.8°C at night, decreasing to 0.5°C during the day.</w:t>
              </w:r>
            </w:ins>
          </w:p>
          <w:p w14:paraId="10D53AD3">
            <w:pPr>
              <w:keepNext w:val="0"/>
              <w:keepLines w:val="0"/>
              <w:widowControl/>
              <w:numPr>
                <w:ilvl w:val="0"/>
                <w:numId w:val="60"/>
                <w:ins w:id="2729" w:author="野草" w:date="2024-11-10T20:44:10Z"/>
              </w:numPr>
              <w:suppressLineNumbers w:val="0"/>
              <w:ind w:left="420" w:hanging="420"/>
              <w:rPr>
                <w:ins w:id="2730" w:author="野草" w:date="2024-11-10T20:44:05Z"/>
              </w:rPr>
              <w:pPrChange w:id="2728" w:author="野草" w:date="2024-11-10T20:44:10Z">
                <w:pPr>
                  <w:pStyle w:val="7"/>
                  <w:keepNext w:val="0"/>
                  <w:keepLines w:val="0"/>
                  <w:widowControl/>
                  <w:suppressLineNumbers w:val="0"/>
                </w:pPr>
              </w:pPrChange>
            </w:pPr>
            <w:ins w:id="2731" w:author="野草" w:date="2024-11-10T20:44:05Z">
              <w:r>
                <w:rPr/>
                <w:t>For relative humidity and DI, the average nighttime penetration distances are 200 meters and 230 meters, respectively, reducing to 100 meters and 110 meters during the day. The nighttime influence intensity is 5% and 1°C, dropping to 2% and 0.5°C during the day. These findings indicate that both the penetration distance and influence intensity of the park’s thermal environment effect are significantly greater at night than during the day.</w:t>
              </w:r>
            </w:ins>
          </w:p>
          <w:p w14:paraId="14917C85">
            <w:pPr>
              <w:keepNext w:val="0"/>
              <w:keepLines w:val="0"/>
              <w:widowControl/>
              <w:numPr>
                <w:ilvl w:val="-1"/>
                <w:numId w:val="0"/>
              </w:numPr>
              <w:suppressLineNumbers w:val="0"/>
              <w:ind w:left="0" w:firstLine="0"/>
              <w:rPr>
                <w:ins w:id="2733" w:author="野草" w:date="2024-11-10T20:42:00Z"/>
              </w:rPr>
              <w:pPrChange w:id="2732" w:author="野草" w:date="2024-11-10T20:44:07Z">
                <w:pPr>
                  <w:pStyle w:val="7"/>
                  <w:keepNext w:val="0"/>
                  <w:keepLines w:val="0"/>
                  <w:widowControl/>
                  <w:suppressLineNumbers w:val="0"/>
                </w:pPr>
              </w:pPrChange>
            </w:pPr>
          </w:p>
          <w:p w14:paraId="774B3E12">
            <w:pPr>
              <w:keepNext w:val="0"/>
              <w:keepLines w:val="0"/>
              <w:widowControl/>
              <w:numPr>
                <w:ilvl w:val="-1"/>
                <w:numId w:val="0"/>
              </w:numPr>
              <w:suppressLineNumbers w:val="0"/>
              <w:ind w:left="0" w:firstLine="0"/>
              <w:rPr>
                <w:ins w:id="2735" w:author="野草" w:date="2024-11-10T20:40:11Z"/>
              </w:rPr>
              <w:pPrChange w:id="2734" w:author="野草" w:date="2024-11-10T20:42:02Z">
                <w:pPr>
                  <w:pStyle w:val="7"/>
                  <w:keepNext w:val="0"/>
                  <w:keepLines w:val="0"/>
                  <w:widowControl/>
                  <w:suppressLineNumbers w:val="0"/>
                </w:pPr>
              </w:pPrChange>
            </w:pPr>
          </w:p>
          <w:p w14:paraId="397F0B94">
            <w:pPr>
              <w:rPr>
                <w:ins w:id="2736" w:author="野草" w:date="2024-11-09T11:01:43Z"/>
                <w:rFonts w:hint="eastAsia"/>
                <w:vertAlign w:val="baseline"/>
                <w:lang w:val="en-US" w:eastAsia="zh-CN"/>
              </w:rPr>
            </w:pPr>
          </w:p>
        </w:tc>
        <w:tc>
          <w:tcPr>
            <w:tcW w:w="2701" w:type="dxa"/>
            <w:shd w:val="clear" w:color="auto" w:fill="FEF2CB" w:themeFill="accent3" w:themeFillTint="32"/>
            <w:tcPrChange w:id="2737" w:author="野草" w:date="2024-11-10T20:40:30Z">
              <w:tcPr>
                <w:tcW w:w="4261" w:type="dxa"/>
              </w:tcPr>
            </w:tcPrChange>
          </w:tcPr>
          <w:p w14:paraId="169E7211">
            <w:pPr>
              <w:keepNext w:val="0"/>
              <w:keepLines w:val="0"/>
              <w:widowControl/>
              <w:numPr>
                <w:ilvl w:val="0"/>
                <w:numId w:val="60"/>
                <w:ins w:id="2739" w:author="野草" w:date="2024-11-10T20:43:57Z"/>
              </w:numPr>
              <w:suppressLineNumbers w:val="0"/>
              <w:ind w:left="420" w:hanging="420"/>
              <w:rPr>
                <w:ins w:id="2740" w:author="野草" w:date="2024-11-10T20:43:49Z"/>
              </w:rPr>
              <w:pPrChange w:id="2738" w:author="野草" w:date="2024-11-10T20:43:57Z">
                <w:pPr>
                  <w:pStyle w:val="7"/>
                  <w:keepNext w:val="0"/>
                  <w:keepLines w:val="0"/>
                  <w:widowControl/>
                  <w:suppressLineNumbers w:val="0"/>
                </w:pPr>
              </w:pPrChange>
            </w:pPr>
            <w:ins w:id="2741" w:author="野草" w:date="2024-11-10T20:43:49Z">
              <w:r>
                <w:rPr/>
                <w:t>图9和图10分别展示了中央公园对周边气温、相对湿度和热不舒适指数 (DI) 的热环境影响的箱线图。对于气温，夜间的平均渗透距离为245米，最大值可达400米，而白天的平均渗透距离仅为116米，最大值为222米。在降温强度方面，夜间的平均值为1.8℃，白天则下降至0.5℃。</w:t>
              </w:r>
            </w:ins>
          </w:p>
          <w:p w14:paraId="55BFE6E8">
            <w:pPr>
              <w:keepNext w:val="0"/>
              <w:keepLines w:val="0"/>
              <w:widowControl/>
              <w:numPr>
                <w:ilvl w:val="0"/>
                <w:numId w:val="60"/>
                <w:ins w:id="2743" w:author="野草" w:date="2024-11-10T20:43:57Z"/>
              </w:numPr>
              <w:suppressLineNumbers w:val="0"/>
              <w:ind w:left="420" w:hanging="420"/>
              <w:rPr>
                <w:ins w:id="2744" w:author="野草" w:date="2024-11-10T20:43:49Z"/>
              </w:rPr>
              <w:pPrChange w:id="2742" w:author="野草" w:date="2024-11-10T20:43:57Z">
                <w:pPr>
                  <w:pStyle w:val="7"/>
                  <w:keepNext w:val="0"/>
                  <w:keepLines w:val="0"/>
                  <w:widowControl/>
                  <w:suppressLineNumbers w:val="0"/>
                </w:pPr>
              </w:pPrChange>
            </w:pPr>
            <w:ins w:id="2745" w:author="野草" w:date="2024-11-10T20:43:49Z">
              <w:r>
                <w:rPr/>
                <w:t>在相对湿度和DI方面，夜间的平均渗透距离分别为200米和230米，白天则分别缩减至100米和110米；其影响强度在夜间分别为5%和1℃，白天则降至2%和0.5℃。由此可见，从渗透距离和影响强度来看，公园的热环境效应在夜间显著大于白天。</w:t>
              </w:r>
            </w:ins>
          </w:p>
          <w:p w14:paraId="54D55342">
            <w:pPr>
              <w:numPr>
                <w:ilvl w:val="-1"/>
                <w:numId w:val="0"/>
              </w:numPr>
              <w:ind w:left="0" w:firstLine="0"/>
              <w:rPr>
                <w:ins w:id="2747" w:author="野草" w:date="2024-11-09T11:01:43Z"/>
                <w:rFonts w:hint="eastAsia"/>
                <w:vertAlign w:val="baseline"/>
                <w:lang w:val="en-US" w:eastAsia="zh-CN"/>
              </w:rPr>
              <w:pPrChange w:id="2746" w:author="野草" w:date="2024-11-10T20:43:52Z">
                <w:pPr/>
              </w:pPrChange>
            </w:pPr>
          </w:p>
        </w:tc>
      </w:tr>
      <w:tr w14:paraId="7BFE3D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49" w:author="野草" w:date="2024-11-10T20:39:5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748" w:author="野草" w:date="2024-11-09T11:01:43Z"/>
        </w:trPr>
        <w:tc>
          <w:tcPr>
            <w:tcW w:w="5821" w:type="dxa"/>
            <w:tcPrChange w:id="2750" w:author="野草" w:date="2024-11-10T20:39:50Z">
              <w:tcPr>
                <w:tcW w:w="4261" w:type="dxa"/>
              </w:tcPr>
            </w:tcPrChange>
          </w:tcPr>
          <w:p w14:paraId="2F2B78DF">
            <w:pPr>
              <w:rPr>
                <w:ins w:id="2751" w:author="野草" w:date="2024-11-09T11:01:43Z"/>
                <w:rFonts w:hint="default"/>
                <w:vertAlign w:val="baseline"/>
                <w:lang w:val="en-US" w:eastAsia="zh-CN"/>
              </w:rPr>
            </w:pPr>
          </w:p>
        </w:tc>
        <w:tc>
          <w:tcPr>
            <w:tcW w:w="2701" w:type="dxa"/>
            <w:tcPrChange w:id="2752" w:author="野草" w:date="2024-11-10T20:39:50Z">
              <w:tcPr>
                <w:tcW w:w="4261" w:type="dxa"/>
              </w:tcPr>
            </w:tcPrChange>
          </w:tcPr>
          <w:p w14:paraId="5223392A">
            <w:pPr>
              <w:rPr>
                <w:ins w:id="2753" w:author="野草" w:date="2024-11-09T11:01:43Z"/>
                <w:rFonts w:hint="eastAsia"/>
                <w:vertAlign w:val="baseline"/>
                <w:lang w:val="en-US" w:eastAsia="zh-CN"/>
              </w:rPr>
            </w:pPr>
          </w:p>
        </w:tc>
      </w:tr>
      <w:tr w14:paraId="7DFD8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55" w:author="野草" w:date="2024-11-10T20:39:5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754" w:author="野草" w:date="2024-11-09T11:01:43Z"/>
        </w:trPr>
        <w:tc>
          <w:tcPr>
            <w:tcW w:w="5821" w:type="dxa"/>
            <w:tcPrChange w:id="2756" w:author="野草" w:date="2024-11-10T20:39:50Z">
              <w:tcPr>
                <w:tcW w:w="4261" w:type="dxa"/>
              </w:tcPr>
            </w:tcPrChange>
          </w:tcPr>
          <w:p w14:paraId="42AF0F0D">
            <w:pPr>
              <w:rPr>
                <w:ins w:id="2757" w:author="野草" w:date="2024-11-09T11:01:43Z"/>
                <w:rFonts w:hint="default"/>
                <w:vertAlign w:val="baseline"/>
                <w:lang w:val="en-US" w:eastAsia="zh-CN"/>
              </w:rPr>
            </w:pPr>
            <w:ins w:id="2758" w:author="野草" w:date="2024-11-10T10:41:49Z">
              <w:r>
                <w:rPr>
                  <w:rFonts w:hint="eastAsia"/>
                  <w:vertAlign w:val="baseline"/>
                  <w:lang w:val="en-US" w:eastAsia="zh-CN"/>
                </w:rPr>
                <w:t>图11</w:t>
              </w:r>
            </w:ins>
            <w:ins w:id="2759" w:author="野草" w:date="2024-11-10T10:41:50Z">
              <w:r>
                <w:rPr>
                  <w:rFonts w:hint="eastAsia"/>
                  <w:vertAlign w:val="baseline"/>
                  <w:lang w:val="en-US" w:eastAsia="zh-CN"/>
                </w:rPr>
                <w:t>显示了</w:t>
              </w:r>
            </w:ins>
            <w:ins w:id="2760" w:author="野草" w:date="2024-11-10T10:41:54Z">
              <w:r>
                <w:rPr>
                  <w:rFonts w:hint="eastAsia"/>
                  <w:vertAlign w:val="baseline"/>
                  <w:lang w:val="en-US" w:eastAsia="zh-CN"/>
                </w:rPr>
                <w:t>白天和</w:t>
              </w:r>
            </w:ins>
            <w:ins w:id="2761" w:author="野草" w:date="2024-11-10T10:41:56Z">
              <w:r>
                <w:rPr>
                  <w:rFonts w:hint="eastAsia"/>
                  <w:vertAlign w:val="baseline"/>
                  <w:lang w:val="en-US" w:eastAsia="zh-CN"/>
                </w:rPr>
                <w:t>夜间</w:t>
              </w:r>
            </w:ins>
            <w:ins w:id="2762" w:author="野草" w:date="2024-11-10T22:31:57Z">
              <w:r>
                <w:rPr>
                  <w:rFonts w:hint="eastAsia"/>
                  <w:vertAlign w:val="baseline"/>
                  <w:lang w:val="en-US" w:eastAsia="zh-CN"/>
                </w:rPr>
                <w:t>公园</w:t>
              </w:r>
            </w:ins>
            <w:ins w:id="2763" w:author="野草" w:date="2024-11-10T22:31:59Z">
              <w:r>
                <w:rPr>
                  <w:rFonts w:hint="eastAsia"/>
                  <w:vertAlign w:val="baseline"/>
                  <w:lang w:val="en-US" w:eastAsia="zh-CN"/>
                </w:rPr>
                <w:t>热环境影响</w:t>
              </w:r>
            </w:ins>
            <w:ins w:id="2764" w:author="野草" w:date="2024-11-10T22:32:00Z">
              <w:r>
                <w:rPr>
                  <w:rFonts w:hint="eastAsia"/>
                  <w:vertAlign w:val="baseline"/>
                  <w:lang w:val="en-US" w:eastAsia="zh-CN"/>
                </w:rPr>
                <w:t>的</w:t>
              </w:r>
            </w:ins>
            <w:ins w:id="2765" w:author="野草" w:date="2024-11-10T10:42:07Z">
              <w:r>
                <w:rPr>
                  <w:rFonts w:hint="eastAsia"/>
                  <w:vertAlign w:val="baseline"/>
                  <w:lang w:val="en-US" w:eastAsia="zh-CN"/>
                </w:rPr>
                <w:t>指标与</w:t>
              </w:r>
            </w:ins>
            <w:ins w:id="2766" w:author="野草" w:date="2024-11-10T10:42:08Z">
              <w:r>
                <w:rPr>
                  <w:rFonts w:hint="eastAsia"/>
                  <w:vertAlign w:val="baseline"/>
                  <w:lang w:val="en-US" w:eastAsia="zh-CN"/>
                </w:rPr>
                <w:t>环境因素</w:t>
              </w:r>
            </w:ins>
            <w:ins w:id="2767" w:author="野草" w:date="2024-11-10T10:42:09Z">
              <w:r>
                <w:rPr>
                  <w:rFonts w:hint="eastAsia"/>
                  <w:vertAlign w:val="baseline"/>
                  <w:lang w:val="en-US" w:eastAsia="zh-CN"/>
                </w:rPr>
                <w:t>的</w:t>
              </w:r>
            </w:ins>
            <w:ins w:id="2768" w:author="野草" w:date="2024-11-10T10:42:10Z">
              <w:r>
                <w:rPr>
                  <w:rFonts w:hint="eastAsia"/>
                  <w:vertAlign w:val="baseline"/>
                  <w:lang w:val="en-US" w:eastAsia="zh-CN"/>
                </w:rPr>
                <w:t>相关</w:t>
              </w:r>
            </w:ins>
            <w:ins w:id="2769" w:author="野草" w:date="2024-11-10T10:42:12Z">
              <w:r>
                <w:rPr>
                  <w:rFonts w:hint="eastAsia"/>
                  <w:vertAlign w:val="baseline"/>
                  <w:lang w:val="en-US" w:eastAsia="zh-CN"/>
                </w:rPr>
                <w:t>性</w:t>
              </w:r>
            </w:ins>
            <w:ins w:id="2770" w:author="野草" w:date="2024-11-10T10:42:15Z">
              <w:r>
                <w:rPr>
                  <w:rFonts w:hint="eastAsia"/>
                  <w:vertAlign w:val="baseline"/>
                  <w:lang w:val="en-US" w:eastAsia="zh-CN"/>
                </w:rPr>
                <w:t>。</w:t>
              </w:r>
            </w:ins>
            <w:ins w:id="2771" w:author="野草" w:date="2024-11-10T10:42:31Z">
              <w:r>
                <w:rPr>
                  <w:rFonts w:hint="eastAsia"/>
                  <w:vertAlign w:val="baseline"/>
                  <w:lang w:val="en-US" w:eastAsia="zh-CN"/>
                </w:rPr>
                <w:t>结果</w:t>
              </w:r>
            </w:ins>
            <w:ins w:id="2772" w:author="野草" w:date="2024-11-10T10:42:35Z">
              <w:r>
                <w:rPr>
                  <w:rFonts w:hint="eastAsia"/>
                  <w:vertAlign w:val="baseline"/>
                  <w:lang w:val="en-US" w:eastAsia="zh-CN"/>
                </w:rPr>
                <w:t>表明</w:t>
              </w:r>
            </w:ins>
            <w:ins w:id="2773" w:author="野草" w:date="2024-11-10T10:42:36Z">
              <w:r>
                <w:rPr>
                  <w:rFonts w:hint="eastAsia"/>
                  <w:vertAlign w:val="baseline"/>
                  <w:lang w:val="en-US" w:eastAsia="zh-CN"/>
                </w:rPr>
                <w:t>，</w:t>
              </w:r>
            </w:ins>
            <w:ins w:id="2774" w:author="野草" w:date="2024-11-10T10:54:32Z">
              <w:r>
                <w:rPr>
                  <w:rFonts w:hint="eastAsia"/>
                  <w:vertAlign w:val="baseline"/>
                  <w:lang w:val="en-US" w:eastAsia="zh-CN"/>
                </w:rPr>
                <w:t>对于</w:t>
              </w:r>
            </w:ins>
            <w:ins w:id="2775" w:author="野草" w:date="2024-11-10T10:54:38Z">
              <w:r>
                <w:rPr>
                  <w:rFonts w:hint="eastAsia"/>
                  <w:vertAlign w:val="baseline"/>
                  <w:lang w:val="en-US" w:eastAsia="zh-CN"/>
                </w:rPr>
                <w:t>R</w:t>
              </w:r>
            </w:ins>
            <w:ins w:id="2776" w:author="野草" w:date="2024-11-10T10:54:39Z">
              <w:r>
                <w:rPr>
                  <w:rFonts w:hint="eastAsia"/>
                  <w:vertAlign w:val="baseline"/>
                  <w:lang w:val="en-US" w:eastAsia="zh-CN"/>
                </w:rPr>
                <w:t>CI</w:t>
              </w:r>
            </w:ins>
            <w:ins w:id="2777" w:author="野草" w:date="2024-11-10T10:54:40Z">
              <w:r>
                <w:rPr>
                  <w:rFonts w:hint="eastAsia"/>
                  <w:vertAlign w:val="baseline"/>
                  <w:lang w:val="en-US" w:eastAsia="zh-CN"/>
                </w:rPr>
                <w:t>，</w:t>
              </w:r>
            </w:ins>
            <w:ins w:id="2778" w:author="野草" w:date="2024-11-10T10:54:43Z">
              <w:r>
                <w:rPr>
                  <w:rFonts w:hint="eastAsia"/>
                  <w:vertAlign w:val="baseline"/>
                  <w:lang w:val="en-US" w:eastAsia="zh-CN"/>
                </w:rPr>
                <w:t>环境</w:t>
              </w:r>
            </w:ins>
            <w:ins w:id="2779" w:author="野草" w:date="2024-11-10T10:54:44Z">
              <w:r>
                <w:rPr>
                  <w:rFonts w:hint="eastAsia"/>
                  <w:vertAlign w:val="baseline"/>
                  <w:lang w:val="en-US" w:eastAsia="zh-CN"/>
                </w:rPr>
                <w:t>因素</w:t>
              </w:r>
            </w:ins>
            <w:ins w:id="2780" w:author="野草" w:date="2024-11-10T10:54:52Z">
              <w:r>
                <w:rPr>
                  <w:rFonts w:hint="eastAsia"/>
                  <w:vertAlign w:val="baseline"/>
                  <w:lang w:val="en-US" w:eastAsia="zh-CN"/>
                </w:rPr>
                <w:t>与其</w:t>
              </w:r>
            </w:ins>
            <w:ins w:id="2781" w:author="野草" w:date="2024-11-10T10:54:54Z">
              <w:r>
                <w:rPr>
                  <w:rFonts w:hint="eastAsia"/>
                  <w:vertAlign w:val="baseline"/>
                  <w:lang w:val="en-US" w:eastAsia="zh-CN"/>
                </w:rPr>
                <w:t>相关性</w:t>
              </w:r>
            </w:ins>
            <w:ins w:id="2782" w:author="野草" w:date="2024-11-10T10:54:55Z">
              <w:r>
                <w:rPr>
                  <w:rFonts w:hint="eastAsia"/>
                  <w:vertAlign w:val="baseline"/>
                  <w:lang w:val="en-US" w:eastAsia="zh-CN"/>
                </w:rPr>
                <w:t>较弱</w:t>
              </w:r>
            </w:ins>
            <w:ins w:id="2783" w:author="野草" w:date="2024-11-10T10:54:56Z">
              <w:r>
                <w:rPr>
                  <w:rFonts w:hint="eastAsia"/>
                  <w:vertAlign w:val="baseline"/>
                  <w:lang w:val="en-US" w:eastAsia="zh-CN"/>
                </w:rPr>
                <w:t>。</w:t>
              </w:r>
            </w:ins>
            <w:ins w:id="2784" w:author="野草" w:date="2024-11-10T10:55:18Z">
              <w:r>
                <w:rPr>
                  <w:rFonts w:hint="eastAsia"/>
                  <w:vertAlign w:val="baseline"/>
                  <w:lang w:val="en-US" w:eastAsia="zh-CN"/>
                </w:rPr>
                <w:t>除</w:t>
              </w:r>
            </w:ins>
            <w:ins w:id="2785" w:author="野草" w:date="2024-11-10T10:55:40Z">
              <w:r>
                <w:rPr>
                  <w:rFonts w:hint="eastAsia"/>
                  <w:vertAlign w:val="baseline"/>
                  <w:lang w:val="en-US" w:eastAsia="zh-CN"/>
                </w:rPr>
                <w:t>在</w:t>
              </w:r>
            </w:ins>
            <w:ins w:id="2786" w:author="野草" w:date="2024-11-10T10:55:41Z">
              <w:r>
                <w:rPr>
                  <w:rFonts w:hint="eastAsia"/>
                  <w:vertAlign w:val="baseline"/>
                  <w:lang w:val="en-US" w:eastAsia="zh-CN"/>
                </w:rPr>
                <w:t>夜间</w:t>
              </w:r>
            </w:ins>
            <w:ins w:id="2787" w:author="野草" w:date="2024-11-10T10:55:47Z">
              <w:r>
                <w:rPr>
                  <w:rFonts w:hint="eastAsia"/>
                  <w:vertAlign w:val="baseline"/>
                  <w:lang w:val="en-US" w:eastAsia="zh-CN"/>
                </w:rPr>
                <w:t>建筑高度</w:t>
              </w:r>
            </w:ins>
            <w:ins w:id="2788" w:author="野草" w:date="2024-11-10T10:55:48Z">
              <w:r>
                <w:rPr>
                  <w:rFonts w:hint="eastAsia"/>
                  <w:vertAlign w:val="baseline"/>
                  <w:lang w:val="en-US" w:eastAsia="zh-CN"/>
                </w:rPr>
                <w:t>与</w:t>
              </w:r>
            </w:ins>
            <w:ins w:id="2789" w:author="野草" w:date="2024-11-10T10:55:49Z">
              <w:r>
                <w:rPr>
                  <w:rFonts w:hint="eastAsia"/>
                  <w:vertAlign w:val="baseline"/>
                  <w:lang w:val="en-US" w:eastAsia="zh-CN"/>
                </w:rPr>
                <w:t>其</w:t>
              </w:r>
            </w:ins>
            <w:ins w:id="2790" w:author="野草" w:date="2024-11-10T10:55:50Z">
              <w:r>
                <w:rPr>
                  <w:rFonts w:hint="eastAsia"/>
                  <w:vertAlign w:val="baseline"/>
                  <w:lang w:val="en-US" w:eastAsia="zh-CN"/>
                </w:rPr>
                <w:t>有</w:t>
              </w:r>
            </w:ins>
            <w:ins w:id="2791" w:author="野草" w:date="2024-11-10T10:55:55Z">
              <w:r>
                <w:rPr>
                  <w:rFonts w:hint="eastAsia"/>
                  <w:vertAlign w:val="baseline"/>
                  <w:lang w:val="en-US" w:eastAsia="zh-CN"/>
                </w:rPr>
                <w:t>较为显著</w:t>
              </w:r>
            </w:ins>
            <w:ins w:id="2792" w:author="野草" w:date="2024-11-10T10:55:56Z">
              <w:r>
                <w:rPr>
                  <w:rFonts w:hint="eastAsia"/>
                  <w:vertAlign w:val="baseline"/>
                  <w:lang w:val="en-US" w:eastAsia="zh-CN"/>
                </w:rPr>
                <w:t>的</w:t>
              </w:r>
            </w:ins>
            <w:ins w:id="2793" w:author="野草" w:date="2024-11-10T10:55:57Z">
              <w:r>
                <w:rPr>
                  <w:rFonts w:hint="eastAsia"/>
                  <w:vertAlign w:val="baseline"/>
                  <w:lang w:val="en-US" w:eastAsia="zh-CN"/>
                </w:rPr>
                <w:t>正相关</w:t>
              </w:r>
            </w:ins>
            <w:ins w:id="2794" w:author="野草" w:date="2024-11-10T10:55:59Z">
              <w:r>
                <w:rPr>
                  <w:rFonts w:hint="eastAsia"/>
                  <w:vertAlign w:val="baseline"/>
                  <w:lang w:val="en-US" w:eastAsia="zh-CN"/>
                </w:rPr>
                <w:t>外，</w:t>
              </w:r>
            </w:ins>
            <w:ins w:id="2795" w:author="野草" w:date="2024-11-10T10:56:00Z">
              <w:r>
                <w:rPr>
                  <w:rFonts w:hint="eastAsia"/>
                  <w:vertAlign w:val="baseline"/>
                  <w:lang w:val="en-US" w:eastAsia="zh-CN"/>
                </w:rPr>
                <w:t>其它</w:t>
              </w:r>
            </w:ins>
            <w:ins w:id="2796" w:author="野草" w:date="2024-11-10T10:56:01Z">
              <w:r>
                <w:rPr>
                  <w:rFonts w:hint="eastAsia"/>
                  <w:vertAlign w:val="baseline"/>
                  <w:lang w:val="en-US" w:eastAsia="zh-CN"/>
                </w:rPr>
                <w:t>环境</w:t>
              </w:r>
            </w:ins>
            <w:ins w:id="2797" w:author="野草" w:date="2024-11-10T10:56:02Z">
              <w:r>
                <w:rPr>
                  <w:rFonts w:hint="eastAsia"/>
                  <w:vertAlign w:val="baseline"/>
                  <w:lang w:val="en-US" w:eastAsia="zh-CN"/>
                </w:rPr>
                <w:t>因素</w:t>
              </w:r>
            </w:ins>
            <w:ins w:id="2798" w:author="野草" w:date="2024-11-10T10:56:03Z">
              <w:r>
                <w:rPr>
                  <w:rFonts w:hint="eastAsia"/>
                  <w:vertAlign w:val="baseline"/>
                  <w:lang w:val="en-US" w:eastAsia="zh-CN"/>
                </w:rPr>
                <w:t>的</w:t>
              </w:r>
            </w:ins>
            <w:ins w:id="2799" w:author="野草" w:date="2024-11-10T10:56:05Z">
              <w:r>
                <w:rPr>
                  <w:rFonts w:hint="eastAsia"/>
                  <w:vertAlign w:val="baseline"/>
                  <w:lang w:val="en-US" w:eastAsia="zh-CN"/>
                </w:rPr>
                <w:t>相关性</w:t>
              </w:r>
            </w:ins>
            <w:ins w:id="2800" w:author="野草" w:date="2024-11-10T11:00:00Z">
              <w:r>
                <w:rPr>
                  <w:rFonts w:hint="eastAsia"/>
                  <w:vertAlign w:val="baseline"/>
                  <w:lang w:val="en-US" w:eastAsia="zh-CN"/>
                </w:rPr>
                <w:t>低于0.</w:t>
              </w:r>
            </w:ins>
            <w:ins w:id="2801" w:author="野草" w:date="2024-11-10T11:00:01Z">
              <w:r>
                <w:rPr>
                  <w:rFonts w:hint="eastAsia"/>
                  <w:vertAlign w:val="baseline"/>
                  <w:lang w:val="en-US" w:eastAsia="zh-CN"/>
                </w:rPr>
                <w:t>3</w:t>
              </w:r>
            </w:ins>
            <w:ins w:id="2802" w:author="野草" w:date="2024-11-10T11:00:02Z">
              <w:r>
                <w:rPr>
                  <w:rFonts w:hint="eastAsia"/>
                  <w:vertAlign w:val="baseline"/>
                  <w:lang w:val="en-US" w:eastAsia="zh-CN"/>
                </w:rPr>
                <w:t>.</w:t>
              </w:r>
            </w:ins>
            <w:ins w:id="2803" w:author="野草" w:date="2024-11-10T11:00:05Z">
              <w:r>
                <w:rPr>
                  <w:rFonts w:hint="eastAsia"/>
                  <w:vertAlign w:val="baseline"/>
                  <w:lang w:val="en-US" w:eastAsia="zh-CN"/>
                </w:rPr>
                <w:t>而</w:t>
              </w:r>
            </w:ins>
            <w:ins w:id="2804" w:author="野草" w:date="2024-11-10T11:00:06Z">
              <w:r>
                <w:rPr>
                  <w:rFonts w:hint="eastAsia"/>
                  <w:vertAlign w:val="baseline"/>
                  <w:lang w:val="en-US" w:eastAsia="zh-CN"/>
                </w:rPr>
                <w:t>对于</w:t>
              </w:r>
            </w:ins>
            <w:ins w:id="2805" w:author="野草" w:date="2024-11-10T11:00:07Z">
              <w:r>
                <w:rPr>
                  <w:rFonts w:hint="eastAsia"/>
                  <w:vertAlign w:val="baseline"/>
                  <w:lang w:val="en-US" w:eastAsia="zh-CN"/>
                </w:rPr>
                <w:t>RC</w:t>
              </w:r>
            </w:ins>
            <w:ins w:id="2806" w:author="野草" w:date="2024-11-10T11:00:08Z">
              <w:r>
                <w:rPr>
                  <w:rFonts w:hint="eastAsia"/>
                  <w:vertAlign w:val="baseline"/>
                  <w:lang w:val="en-US" w:eastAsia="zh-CN"/>
                </w:rPr>
                <w:t>D</w:t>
              </w:r>
            </w:ins>
            <w:ins w:id="2807" w:author="野草" w:date="2024-11-10T11:00:09Z">
              <w:r>
                <w:rPr>
                  <w:rFonts w:hint="eastAsia"/>
                  <w:vertAlign w:val="baseline"/>
                  <w:lang w:val="en-US" w:eastAsia="zh-CN"/>
                </w:rPr>
                <w:t>而言，</w:t>
              </w:r>
            </w:ins>
            <w:ins w:id="2808" w:author="野草" w:date="2024-11-10T11:00:21Z">
              <w:r>
                <w:rPr>
                  <w:rFonts w:hint="eastAsia"/>
                  <w:vertAlign w:val="baseline"/>
                  <w:lang w:val="en-US" w:eastAsia="zh-CN"/>
                </w:rPr>
                <w:t>环境</w:t>
              </w:r>
            </w:ins>
            <w:ins w:id="2809" w:author="野草" w:date="2024-11-10T11:00:22Z">
              <w:r>
                <w:rPr>
                  <w:rFonts w:hint="eastAsia"/>
                  <w:vertAlign w:val="baseline"/>
                  <w:lang w:val="en-US" w:eastAsia="zh-CN"/>
                </w:rPr>
                <w:t>变量</w:t>
              </w:r>
            </w:ins>
            <w:ins w:id="2810" w:author="野草" w:date="2024-11-10T11:00:23Z">
              <w:r>
                <w:rPr>
                  <w:rFonts w:hint="eastAsia"/>
                  <w:vertAlign w:val="baseline"/>
                  <w:lang w:val="en-US" w:eastAsia="zh-CN"/>
                </w:rPr>
                <w:t>与</w:t>
              </w:r>
            </w:ins>
            <w:ins w:id="2811" w:author="野草" w:date="2024-11-10T11:00:24Z">
              <w:r>
                <w:rPr>
                  <w:rFonts w:hint="eastAsia"/>
                  <w:vertAlign w:val="baseline"/>
                  <w:lang w:val="en-US" w:eastAsia="zh-CN"/>
                </w:rPr>
                <w:t>其</w:t>
              </w:r>
            </w:ins>
            <w:ins w:id="2812" w:author="野草" w:date="2024-11-10T11:00:41Z">
              <w:r>
                <w:rPr>
                  <w:rFonts w:hint="eastAsia"/>
                  <w:vertAlign w:val="baseline"/>
                  <w:lang w:val="en-US" w:eastAsia="zh-CN"/>
                </w:rPr>
                <w:t>呈</w:t>
              </w:r>
            </w:ins>
            <w:ins w:id="2813" w:author="野草" w:date="2024-11-10T11:00:25Z">
              <w:r>
                <w:rPr>
                  <w:rFonts w:hint="eastAsia"/>
                  <w:vertAlign w:val="baseline"/>
                  <w:lang w:val="en-US" w:eastAsia="zh-CN"/>
                </w:rPr>
                <w:t>显著</w:t>
              </w:r>
            </w:ins>
            <w:ins w:id="2814" w:author="野草" w:date="2024-11-10T11:00:26Z">
              <w:r>
                <w:rPr>
                  <w:rFonts w:hint="eastAsia"/>
                  <w:vertAlign w:val="baseline"/>
                  <w:lang w:val="en-US" w:eastAsia="zh-CN"/>
                </w:rPr>
                <w:t>相关</w:t>
              </w:r>
            </w:ins>
            <w:ins w:id="2815" w:author="野草" w:date="2024-11-10T11:00:43Z">
              <w:r>
                <w:rPr>
                  <w:rFonts w:hint="eastAsia"/>
                  <w:vertAlign w:val="baseline"/>
                  <w:lang w:val="en-US" w:eastAsia="zh-CN"/>
                </w:rPr>
                <w:t>。</w:t>
              </w:r>
            </w:ins>
            <w:ins w:id="2816" w:author="野草" w:date="2024-11-10T11:00:44Z">
              <w:r>
                <w:rPr>
                  <w:rFonts w:hint="eastAsia"/>
                  <w:vertAlign w:val="baseline"/>
                  <w:lang w:val="en-US" w:eastAsia="zh-CN"/>
                </w:rPr>
                <w:t>但是，</w:t>
              </w:r>
            </w:ins>
            <w:ins w:id="2817" w:author="野草" w:date="2024-11-10T11:00:45Z">
              <w:r>
                <w:rPr>
                  <w:rFonts w:hint="eastAsia"/>
                  <w:vertAlign w:val="baseline"/>
                  <w:lang w:val="en-US" w:eastAsia="zh-CN"/>
                </w:rPr>
                <w:t>夜间</w:t>
              </w:r>
            </w:ins>
            <w:ins w:id="2818" w:author="野草" w:date="2024-11-10T11:00:46Z">
              <w:r>
                <w:rPr>
                  <w:rFonts w:hint="eastAsia"/>
                  <w:vertAlign w:val="baseline"/>
                  <w:lang w:val="en-US" w:eastAsia="zh-CN"/>
                </w:rPr>
                <w:t>的相关</w:t>
              </w:r>
            </w:ins>
            <w:ins w:id="2819" w:author="野草" w:date="2024-11-10T11:00:48Z">
              <w:r>
                <w:rPr>
                  <w:rFonts w:hint="eastAsia"/>
                  <w:vertAlign w:val="baseline"/>
                  <w:lang w:val="en-US" w:eastAsia="zh-CN"/>
                </w:rPr>
                <w:t>性</w:t>
              </w:r>
            </w:ins>
            <w:ins w:id="2820" w:author="野草" w:date="2024-11-10T11:00:49Z">
              <w:r>
                <w:rPr>
                  <w:rFonts w:hint="eastAsia"/>
                  <w:vertAlign w:val="baseline"/>
                  <w:lang w:val="en-US" w:eastAsia="zh-CN"/>
                </w:rPr>
                <w:t>强于</w:t>
              </w:r>
            </w:ins>
            <w:ins w:id="2821" w:author="野草" w:date="2024-11-10T11:00:50Z">
              <w:r>
                <w:rPr>
                  <w:rFonts w:hint="eastAsia"/>
                  <w:vertAlign w:val="baseline"/>
                  <w:lang w:val="en-US" w:eastAsia="zh-CN"/>
                </w:rPr>
                <w:t>白天。</w:t>
              </w:r>
            </w:ins>
            <w:ins w:id="2822" w:author="野草" w:date="2024-11-10T11:00:51Z">
              <w:r>
                <w:rPr>
                  <w:rFonts w:hint="eastAsia"/>
                  <w:vertAlign w:val="baseline"/>
                  <w:lang w:val="en-US" w:eastAsia="zh-CN"/>
                </w:rPr>
                <w:t>具体</w:t>
              </w:r>
            </w:ins>
            <w:ins w:id="2823" w:author="野草" w:date="2024-11-10T11:00:52Z">
              <w:r>
                <w:rPr>
                  <w:rFonts w:hint="eastAsia"/>
                  <w:vertAlign w:val="baseline"/>
                  <w:lang w:val="en-US" w:eastAsia="zh-CN"/>
                </w:rPr>
                <w:t>来说，</w:t>
              </w:r>
            </w:ins>
            <w:ins w:id="2824" w:author="野草" w:date="2024-11-10T11:01:36Z">
              <w:r>
                <w:rPr>
                  <w:rFonts w:hint="eastAsia"/>
                  <w:vertAlign w:val="baseline"/>
                  <w:lang w:val="en-US" w:eastAsia="zh-CN"/>
                </w:rPr>
                <w:t>街道</w:t>
              </w:r>
            </w:ins>
            <w:ins w:id="2825" w:author="野草" w:date="2024-11-10T11:01:37Z">
              <w:r>
                <w:rPr>
                  <w:rFonts w:hint="eastAsia"/>
                  <w:vertAlign w:val="baseline"/>
                  <w:lang w:val="en-US" w:eastAsia="zh-CN"/>
                </w:rPr>
                <w:t>宽度</w:t>
              </w:r>
            </w:ins>
            <w:ins w:id="2826" w:author="野草" w:date="2024-11-10T11:01:39Z">
              <w:r>
                <w:rPr>
                  <w:rFonts w:hint="eastAsia"/>
                  <w:vertAlign w:val="baseline"/>
                  <w:lang w:val="en-US" w:eastAsia="zh-CN"/>
                </w:rPr>
                <w:t>和建筑</w:t>
              </w:r>
            </w:ins>
            <w:ins w:id="2827" w:author="野草" w:date="2024-11-10T11:01:41Z">
              <w:r>
                <w:rPr>
                  <w:rFonts w:hint="eastAsia"/>
                  <w:vertAlign w:val="baseline"/>
                  <w:lang w:val="en-US" w:eastAsia="zh-CN"/>
                </w:rPr>
                <w:t>高度与</w:t>
              </w:r>
            </w:ins>
            <w:ins w:id="2828" w:author="野草" w:date="2024-11-10T11:01:42Z">
              <w:r>
                <w:rPr>
                  <w:rFonts w:hint="eastAsia"/>
                  <w:vertAlign w:val="baseline"/>
                  <w:lang w:val="en-US" w:eastAsia="zh-CN"/>
                </w:rPr>
                <w:t>RCD</w:t>
              </w:r>
            </w:ins>
            <w:ins w:id="2829" w:author="野草" w:date="2024-11-10T11:01:43Z">
              <w:r>
                <w:rPr>
                  <w:rFonts w:hint="eastAsia"/>
                  <w:vertAlign w:val="baseline"/>
                  <w:lang w:val="en-US" w:eastAsia="zh-CN"/>
                </w:rPr>
                <w:t>的</w:t>
              </w:r>
            </w:ins>
            <w:ins w:id="2830" w:author="野草" w:date="2024-11-10T11:01:44Z">
              <w:r>
                <w:rPr>
                  <w:rFonts w:hint="eastAsia"/>
                  <w:vertAlign w:val="baseline"/>
                  <w:lang w:val="en-US" w:eastAsia="zh-CN"/>
                </w:rPr>
                <w:t>相关</w:t>
              </w:r>
            </w:ins>
            <w:ins w:id="2831" w:author="野草" w:date="2024-11-10T11:01:45Z">
              <w:r>
                <w:rPr>
                  <w:rFonts w:hint="eastAsia"/>
                  <w:vertAlign w:val="baseline"/>
                  <w:lang w:val="en-US" w:eastAsia="zh-CN"/>
                </w:rPr>
                <w:t>系数</w:t>
              </w:r>
            </w:ins>
            <w:ins w:id="2832" w:author="野草" w:date="2024-11-10T11:01:46Z">
              <w:r>
                <w:rPr>
                  <w:rFonts w:hint="eastAsia"/>
                  <w:vertAlign w:val="baseline"/>
                  <w:lang w:val="en-US" w:eastAsia="zh-CN"/>
                </w:rPr>
                <w:t>在</w:t>
              </w:r>
            </w:ins>
            <w:ins w:id="2833" w:author="野草" w:date="2024-11-10T11:01:47Z">
              <w:r>
                <w:rPr>
                  <w:rFonts w:hint="eastAsia"/>
                  <w:vertAlign w:val="baseline"/>
                  <w:lang w:val="en-US" w:eastAsia="zh-CN"/>
                </w:rPr>
                <w:t>夜间</w:t>
              </w:r>
            </w:ins>
            <w:ins w:id="2834" w:author="野草" w:date="2024-11-10T11:01:48Z">
              <w:r>
                <w:rPr>
                  <w:rFonts w:hint="eastAsia"/>
                  <w:vertAlign w:val="baseline"/>
                  <w:lang w:val="en-US" w:eastAsia="zh-CN"/>
                </w:rPr>
                <w:t>分别</w:t>
              </w:r>
            </w:ins>
            <w:ins w:id="2835" w:author="野草" w:date="2024-11-10T11:01:49Z">
              <w:r>
                <w:rPr>
                  <w:rFonts w:hint="eastAsia"/>
                  <w:vertAlign w:val="baseline"/>
                  <w:lang w:val="en-US" w:eastAsia="zh-CN"/>
                </w:rPr>
                <w:t>为</w:t>
              </w:r>
            </w:ins>
            <w:ins w:id="2836" w:author="野草" w:date="2024-11-10T11:01:50Z">
              <w:r>
                <w:rPr>
                  <w:rFonts w:hint="eastAsia"/>
                  <w:vertAlign w:val="baseline"/>
                  <w:lang w:val="en-US" w:eastAsia="zh-CN"/>
                </w:rPr>
                <w:t>X</w:t>
              </w:r>
            </w:ins>
            <w:ins w:id="2837" w:author="野草" w:date="2024-11-10T11:01:53Z">
              <w:r>
                <w:rPr>
                  <w:rFonts w:hint="eastAsia"/>
                  <w:vertAlign w:val="baseline"/>
                  <w:lang w:val="en-US" w:eastAsia="zh-CN"/>
                </w:rPr>
                <w:t>X和</w:t>
              </w:r>
            </w:ins>
            <w:ins w:id="2838" w:author="野草" w:date="2024-11-10T11:01:54Z">
              <w:r>
                <w:rPr>
                  <w:rFonts w:hint="eastAsia"/>
                  <w:vertAlign w:val="baseline"/>
                  <w:lang w:val="en-US" w:eastAsia="zh-CN"/>
                </w:rPr>
                <w:t>XX</w:t>
              </w:r>
            </w:ins>
            <w:ins w:id="2839" w:author="野草" w:date="2024-11-10T11:01:55Z">
              <w:r>
                <w:rPr>
                  <w:rFonts w:hint="eastAsia"/>
                  <w:vertAlign w:val="baseline"/>
                  <w:lang w:val="en-US" w:eastAsia="zh-CN"/>
                </w:rPr>
                <w:t>，</w:t>
              </w:r>
            </w:ins>
            <w:ins w:id="2840" w:author="野草" w:date="2024-11-10T11:01:56Z">
              <w:r>
                <w:rPr>
                  <w:rFonts w:hint="eastAsia"/>
                  <w:vertAlign w:val="baseline"/>
                  <w:lang w:val="en-US" w:eastAsia="zh-CN"/>
                </w:rPr>
                <w:t>而在白天</w:t>
              </w:r>
            </w:ins>
            <w:ins w:id="2841" w:author="野草" w:date="2024-11-10T11:01:58Z">
              <w:r>
                <w:rPr>
                  <w:rFonts w:hint="eastAsia"/>
                  <w:vertAlign w:val="baseline"/>
                  <w:lang w:val="en-US" w:eastAsia="zh-CN"/>
                </w:rPr>
                <w:t>则</w:t>
              </w:r>
            </w:ins>
            <w:ins w:id="2842" w:author="野草" w:date="2024-11-10T11:01:59Z">
              <w:r>
                <w:rPr>
                  <w:rFonts w:hint="eastAsia"/>
                  <w:vertAlign w:val="baseline"/>
                  <w:lang w:val="en-US" w:eastAsia="zh-CN"/>
                </w:rPr>
                <w:t>分别为X</w:t>
              </w:r>
            </w:ins>
            <w:ins w:id="2843" w:author="野草" w:date="2024-11-10T11:02:00Z">
              <w:r>
                <w:rPr>
                  <w:rFonts w:hint="eastAsia"/>
                  <w:vertAlign w:val="baseline"/>
                  <w:lang w:val="en-US" w:eastAsia="zh-CN"/>
                </w:rPr>
                <w:t>X</w:t>
              </w:r>
            </w:ins>
            <w:ins w:id="2844" w:author="野草" w:date="2024-11-10T11:02:01Z">
              <w:r>
                <w:rPr>
                  <w:rFonts w:hint="eastAsia"/>
                  <w:vertAlign w:val="baseline"/>
                  <w:lang w:val="en-US" w:eastAsia="zh-CN"/>
                </w:rPr>
                <w:t>和X</w:t>
              </w:r>
            </w:ins>
            <w:ins w:id="2845" w:author="野草" w:date="2024-11-10T11:02:02Z">
              <w:r>
                <w:rPr>
                  <w:rFonts w:hint="eastAsia"/>
                  <w:vertAlign w:val="baseline"/>
                  <w:lang w:val="en-US" w:eastAsia="zh-CN"/>
                </w:rPr>
                <w:t>X。</w:t>
              </w:r>
            </w:ins>
          </w:p>
        </w:tc>
        <w:tc>
          <w:tcPr>
            <w:tcW w:w="2701" w:type="dxa"/>
            <w:tcPrChange w:id="2846" w:author="野草" w:date="2024-11-10T20:39:50Z">
              <w:tcPr>
                <w:tcW w:w="4261" w:type="dxa"/>
              </w:tcPr>
            </w:tcPrChange>
          </w:tcPr>
          <w:p w14:paraId="5A9706B2">
            <w:pPr>
              <w:rPr>
                <w:ins w:id="2847" w:author="野草" w:date="2024-11-09T11:01:43Z"/>
                <w:rFonts w:hint="eastAsia"/>
                <w:vertAlign w:val="baseline"/>
                <w:lang w:val="en-US" w:eastAsia="zh-CN"/>
              </w:rPr>
            </w:pPr>
          </w:p>
        </w:tc>
      </w:tr>
      <w:tr w14:paraId="202FC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49" w:author="野草" w:date="2024-11-10T20:39:5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848" w:author="野草" w:date="2024-11-09T11:01:43Z"/>
        </w:trPr>
        <w:tc>
          <w:tcPr>
            <w:tcW w:w="5821" w:type="dxa"/>
            <w:tcPrChange w:id="2850" w:author="野草" w:date="2024-11-10T20:39:50Z">
              <w:tcPr>
                <w:tcW w:w="4261" w:type="dxa"/>
              </w:tcPr>
            </w:tcPrChange>
          </w:tcPr>
          <w:p w14:paraId="30C45208">
            <w:pPr>
              <w:rPr>
                <w:ins w:id="2851" w:author="野草" w:date="2024-11-09T11:01:43Z"/>
                <w:rFonts w:hint="eastAsia"/>
                <w:vertAlign w:val="baseline"/>
                <w:lang w:val="en-US" w:eastAsia="zh-CN"/>
              </w:rPr>
            </w:pPr>
          </w:p>
        </w:tc>
        <w:tc>
          <w:tcPr>
            <w:tcW w:w="2701" w:type="dxa"/>
            <w:tcPrChange w:id="2852" w:author="野草" w:date="2024-11-10T20:39:50Z">
              <w:tcPr>
                <w:tcW w:w="4261" w:type="dxa"/>
              </w:tcPr>
            </w:tcPrChange>
          </w:tcPr>
          <w:p w14:paraId="2B26F1AE">
            <w:pPr>
              <w:rPr>
                <w:ins w:id="2853" w:author="野草" w:date="2024-11-09T11:01:43Z"/>
                <w:rFonts w:hint="eastAsia"/>
                <w:vertAlign w:val="baseline"/>
                <w:lang w:val="en-US" w:eastAsia="zh-CN"/>
              </w:rPr>
            </w:pPr>
          </w:p>
        </w:tc>
      </w:tr>
      <w:tr w14:paraId="15383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55" w:author="野草" w:date="2024-11-10T20:39:5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854" w:author="野草" w:date="2024-11-09T11:01:43Z"/>
        </w:trPr>
        <w:tc>
          <w:tcPr>
            <w:tcW w:w="5821" w:type="dxa"/>
            <w:tcPrChange w:id="2856" w:author="野草" w:date="2024-11-10T20:39:50Z">
              <w:tcPr>
                <w:tcW w:w="4261" w:type="dxa"/>
              </w:tcPr>
            </w:tcPrChange>
          </w:tcPr>
          <w:p w14:paraId="73725930">
            <w:pPr>
              <w:rPr>
                <w:ins w:id="2857" w:author="野草" w:date="2024-11-09T11:01:43Z"/>
                <w:rFonts w:hint="eastAsia"/>
                <w:vertAlign w:val="baseline"/>
                <w:lang w:val="en-US" w:eastAsia="zh-CN"/>
              </w:rPr>
            </w:pPr>
          </w:p>
        </w:tc>
        <w:tc>
          <w:tcPr>
            <w:tcW w:w="2701" w:type="dxa"/>
            <w:tcPrChange w:id="2858" w:author="野草" w:date="2024-11-10T20:39:50Z">
              <w:tcPr>
                <w:tcW w:w="4261" w:type="dxa"/>
              </w:tcPr>
            </w:tcPrChange>
          </w:tcPr>
          <w:p w14:paraId="52BAB483">
            <w:pPr>
              <w:rPr>
                <w:ins w:id="2859" w:author="野草" w:date="2024-11-09T11:01:43Z"/>
                <w:rFonts w:hint="eastAsia"/>
                <w:vertAlign w:val="baseline"/>
                <w:lang w:val="en-US" w:eastAsia="zh-CN"/>
              </w:rPr>
            </w:pPr>
          </w:p>
        </w:tc>
      </w:tr>
      <w:tr w14:paraId="127545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61" w:author="野草" w:date="2024-11-10T20:39:5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860" w:author="野草" w:date="2024-11-09T11:01:43Z"/>
        </w:trPr>
        <w:tc>
          <w:tcPr>
            <w:tcW w:w="5821" w:type="dxa"/>
            <w:tcPrChange w:id="2862" w:author="野草" w:date="2024-11-10T20:39:50Z">
              <w:tcPr>
                <w:tcW w:w="4261" w:type="dxa"/>
              </w:tcPr>
            </w:tcPrChange>
          </w:tcPr>
          <w:p w14:paraId="165261E8">
            <w:pPr>
              <w:rPr>
                <w:ins w:id="2863" w:author="野草" w:date="2024-11-09T11:01:43Z"/>
                <w:rFonts w:hint="eastAsia"/>
                <w:vertAlign w:val="baseline"/>
                <w:lang w:val="en-US" w:eastAsia="zh-CN"/>
              </w:rPr>
            </w:pPr>
          </w:p>
        </w:tc>
        <w:tc>
          <w:tcPr>
            <w:tcW w:w="2701" w:type="dxa"/>
            <w:tcPrChange w:id="2864" w:author="野草" w:date="2024-11-10T20:39:50Z">
              <w:tcPr>
                <w:tcW w:w="4261" w:type="dxa"/>
              </w:tcPr>
            </w:tcPrChange>
          </w:tcPr>
          <w:p w14:paraId="14A74074">
            <w:pPr>
              <w:rPr>
                <w:ins w:id="2865" w:author="野草" w:date="2024-11-09T11:01:43Z"/>
                <w:rFonts w:hint="eastAsia"/>
                <w:vertAlign w:val="baseline"/>
                <w:lang w:val="en-US" w:eastAsia="zh-CN"/>
              </w:rPr>
            </w:pPr>
          </w:p>
        </w:tc>
      </w:tr>
    </w:tbl>
    <w:p w14:paraId="13C92C64">
      <w:pPr>
        <w:rPr>
          <w:rFonts w:hint="eastAsia"/>
          <w:lang w:val="en-US" w:eastAsia="zh-CN"/>
        </w:rPr>
      </w:pPr>
    </w:p>
    <w:p w14:paraId="7CB07299">
      <w:pPr>
        <w:rPr>
          <w:ins w:id="2866" w:author="野草" w:date="2024-11-10T20:44:53Z"/>
          <w:rFonts w:hint="eastAsia"/>
          <w:lang w:val="en-US" w:eastAsia="zh-CN"/>
        </w:rPr>
      </w:pPr>
    </w:p>
    <w:p w14:paraId="0846C7F2">
      <w:pPr>
        <w:pStyle w:val="3"/>
        <w:numPr>
          <w:ilvl w:val="0"/>
          <w:numId w:val="55"/>
        </w:numPr>
        <w:bidi w:val="0"/>
        <w:outlineLvl w:val="0"/>
        <w:rPr>
          <w:ins w:id="2867" w:author="野草" w:date="2024-11-10T20:47:30Z"/>
          <w:rFonts w:hint="default"/>
          <w:lang w:val="en-US" w:eastAsia="zh-CN"/>
        </w:rPr>
      </w:pPr>
      <w:ins w:id="2868" w:author="野草" w:date="2024-11-10T20:47:40Z">
        <w:r>
          <w:rPr>
            <w:rFonts w:hint="eastAsia"/>
            <w:lang w:val="en-US" w:eastAsia="zh-CN"/>
          </w:rPr>
          <w:t>Dis</w:t>
        </w:r>
      </w:ins>
      <w:ins w:id="2869" w:author="野草" w:date="2024-11-10T20:47:41Z">
        <w:r>
          <w:rPr>
            <w:rFonts w:hint="eastAsia"/>
            <w:lang w:val="en-US" w:eastAsia="zh-CN"/>
          </w:rPr>
          <w:t>c</w:t>
        </w:r>
      </w:ins>
      <w:ins w:id="2870" w:author="野草" w:date="2024-11-10T20:47:42Z">
        <w:r>
          <w:rPr>
            <w:rFonts w:hint="eastAsia"/>
            <w:lang w:val="en-US" w:eastAsia="zh-CN"/>
          </w:rPr>
          <w:t>ussion</w:t>
        </w:r>
      </w:ins>
      <w:ins w:id="2871" w:author="野草" w:date="2024-11-10T20:47:43Z">
        <w:r>
          <w:rPr>
            <w:rFonts w:hint="eastAsia"/>
            <w:lang w:val="en-US" w:eastAsia="zh-CN"/>
          </w:rPr>
          <w:t>s</w:t>
        </w:r>
      </w:ins>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7"/>
        <w:gridCol w:w="3145"/>
      </w:tblGrid>
      <w:tr w14:paraId="403EE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0" w:hRule="atLeast"/>
          <w:ins w:id="2872" w:author="野草" w:date="2024-11-10T20:44:48Z"/>
        </w:trPr>
        <w:tc>
          <w:tcPr>
            <w:tcW w:w="5377" w:type="dxa"/>
            <w:shd w:val="clear" w:color="auto" w:fill="FEF2CB" w:themeFill="accent3" w:themeFillTint="32"/>
          </w:tcPr>
          <w:p w14:paraId="3AFAAFC6">
            <w:pPr>
              <w:numPr>
                <w:ilvl w:val="0"/>
                <w:numId w:val="61"/>
              </w:numPr>
              <w:ind w:left="420" w:leftChars="0" w:hanging="420" w:firstLineChars="0"/>
              <w:rPr>
                <w:ins w:id="2873" w:author="野草" w:date="2024-11-10T20:44:48Z"/>
                <w:rFonts w:hint="eastAsia"/>
                <w:vertAlign w:val="baseline"/>
                <w:lang w:val="en-US" w:eastAsia="zh-CN"/>
              </w:rPr>
            </w:pPr>
            <w:ins w:id="2874" w:author="野草" w:date="2024-11-10T20:44:48Z">
              <w:r>
                <w:rPr>
                  <w:rFonts w:hint="eastAsia"/>
                  <w:vertAlign w:val="baseline"/>
                  <w:lang w:val="en-US" w:eastAsia="zh-CN"/>
                </w:rPr>
                <w:t>Green spaces act as cooling sources in urban areas, with temperatures that are not only lower than the surrounding environment but also capable of significantly cooling nearby areas (Park et al., 2021; Qi et al., 2022). Currently, studies on the impacts of large urban green spaces on the surrounding thermal environment primarily focus on air temperature, while research on fine-scale spatial patterns of relative humidity and thermal comfort, closely related to human perception, remains limited (Dronova et al., 2018; Fan et al., 2019). This study, utilizing a high-density monitoring network and accounting for both 2D and 3D environmental factors, systematically analyzes the comprehensive effects of large urban parks on the temperature, humidity, and thermal comfort of surrounding areas.</w:t>
              </w:r>
            </w:ins>
          </w:p>
        </w:tc>
        <w:tc>
          <w:tcPr>
            <w:tcW w:w="3145" w:type="dxa"/>
            <w:shd w:val="clear" w:color="auto" w:fill="FEF2CB" w:themeFill="accent3" w:themeFillTint="32"/>
          </w:tcPr>
          <w:p w14:paraId="7C510663">
            <w:pPr>
              <w:numPr>
                <w:ilvl w:val="0"/>
                <w:numId w:val="62"/>
              </w:numPr>
              <w:ind w:left="420" w:leftChars="0" w:hanging="420" w:firstLineChars="0"/>
              <w:rPr>
                <w:ins w:id="2875" w:author="野草" w:date="2024-11-10T20:44:48Z"/>
                <w:rFonts w:hint="eastAsia"/>
                <w:vertAlign w:val="baseline"/>
                <w:lang w:val="en-US" w:eastAsia="zh-CN"/>
              </w:rPr>
            </w:pPr>
            <w:ins w:id="2876" w:author="野草" w:date="2024-11-11T10:09:13Z">
              <w:r>
                <w:rPr>
                  <w:rFonts w:hint="eastAsia"/>
                  <w:lang w:val="en-US" w:eastAsia="zh-CN"/>
                </w:rPr>
                <w:t>【</w:t>
              </w:r>
            </w:ins>
            <w:ins w:id="2877" w:author="野草" w:date="2024-11-11T10:09:16Z">
              <w:r>
                <w:rPr>
                  <w:rFonts w:hint="eastAsia"/>
                  <w:lang w:val="en-US" w:eastAsia="zh-CN"/>
                </w:rPr>
                <w:t>研究</w:t>
              </w:r>
            </w:ins>
            <w:ins w:id="2878" w:author="野草" w:date="2024-11-11T10:09:18Z">
              <w:r>
                <w:rPr>
                  <w:rFonts w:hint="eastAsia"/>
                  <w:lang w:val="en-US" w:eastAsia="zh-CN"/>
                </w:rPr>
                <w:t>概述</w:t>
              </w:r>
            </w:ins>
            <w:ins w:id="2879" w:author="野草" w:date="2024-11-11T10:09:13Z">
              <w:r>
                <w:rPr>
                  <w:rFonts w:hint="eastAsia"/>
                  <w:lang w:val="en-US" w:eastAsia="zh-CN"/>
                </w:rPr>
                <w:t>】</w:t>
              </w:r>
            </w:ins>
            <w:ins w:id="2880" w:author="野草" w:date="2024-11-10T20:44:48Z">
              <w:r>
                <w:rPr>
                  <w:rFonts w:hint="eastAsia"/>
                  <w:lang w:val="en-US" w:eastAsia="zh-CN"/>
                </w:rPr>
                <w:t>绿地作为城市区域的冷源，不仅自身温度低于周边环境，还能显著降低周边区域的温度 (Park et al., 2021; Qi et al., 2022)。目前，关于城市大型绿地对周边热环境影响的实地研究主要集中在气温方面，而在相对湿度及与人体感知密切相关的热舒适度时空格局的研究，尤其在精细尺度上，仍然不足 (Dronova et al., 2018; Fan et al., 2019)。本研究基于高密度监测网络，综合考虑二维和三维环境因素，系统性地分析了大型城市公园对周边区域气温、相对湿度及热舒适度的时空特征。</w:t>
              </w:r>
            </w:ins>
          </w:p>
        </w:tc>
      </w:tr>
      <w:tr w14:paraId="445A8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881" w:author="野草" w:date="2024-11-10T20:44:48Z"/>
        </w:trPr>
        <w:tc>
          <w:tcPr>
            <w:tcW w:w="5377" w:type="dxa"/>
            <w:shd w:val="clear" w:color="auto" w:fill="FEF2CB" w:themeFill="accent3" w:themeFillTint="32"/>
          </w:tcPr>
          <w:p w14:paraId="7B221831">
            <w:pPr>
              <w:rPr>
                <w:ins w:id="2882" w:author="野草" w:date="2024-11-10T20:44:48Z"/>
                <w:rFonts w:hint="eastAsia"/>
                <w:vertAlign w:val="baseline"/>
                <w:lang w:val="en-US" w:eastAsia="zh-CN"/>
              </w:rPr>
            </w:pPr>
          </w:p>
          <w:p w14:paraId="399D4E5F">
            <w:pPr>
              <w:numPr>
                <w:ilvl w:val="0"/>
                <w:numId w:val="62"/>
              </w:numPr>
              <w:ind w:left="420" w:leftChars="0" w:hanging="420" w:firstLineChars="0"/>
              <w:rPr>
                <w:ins w:id="2883" w:author="野草" w:date="2024-11-10T20:44:48Z"/>
                <w:rFonts w:hint="eastAsia"/>
                <w:vertAlign w:val="baseline"/>
                <w:lang w:val="en-US" w:eastAsia="zh-CN"/>
              </w:rPr>
            </w:pPr>
            <w:ins w:id="2884" w:author="野草" w:date="2024-11-10T20:44:48Z">
              <w:r>
                <w:rPr>
                  <w:rFonts w:hint="eastAsia"/>
                  <w:vertAlign w:val="baseline"/>
                  <w:lang w:val="en-US" w:eastAsia="zh-CN"/>
                </w:rPr>
                <w:t>This study found that the average nighttime cooling intensity of Central Park in Chongqing is 1.7°C, with a cooling influence range of 200-300 meters. Yin et al. (2022) found a similar cooling intensity for Purple Mountain in Nanjing, but with a cooling distance exceeding 500 meters, significantly greater than that observed in this study, likely due to Central Park</w:t>
              </w:r>
            </w:ins>
            <w:ins w:id="2885" w:author="野草" w:date="2024-11-10T20:44:48Z">
              <w:r>
                <w:rPr>
                  <w:rFonts w:hint="default"/>
                  <w:vertAlign w:val="baseline"/>
                  <w:lang w:val="en-US" w:eastAsia="zh-CN"/>
                </w:rPr>
                <w:t>’</w:t>
              </w:r>
            </w:ins>
            <w:ins w:id="2886" w:author="野草" w:date="2024-11-10T20:44:48Z">
              <w:r>
                <w:rPr>
                  <w:rFonts w:hint="eastAsia"/>
                  <w:vertAlign w:val="baseline"/>
                  <w:lang w:val="en-US" w:eastAsia="zh-CN"/>
                </w:rPr>
                <w:t xml:space="preserve">s smaller area compared to Purple Mountain. </w:t>
              </w:r>
            </w:ins>
          </w:p>
          <w:p w14:paraId="493E4E6A">
            <w:pPr>
              <w:numPr>
                <w:ilvl w:val="0"/>
                <w:numId w:val="62"/>
              </w:numPr>
              <w:ind w:left="420" w:leftChars="0" w:hanging="420" w:firstLineChars="0"/>
              <w:rPr>
                <w:ins w:id="2887" w:author="野草" w:date="2024-11-10T20:44:48Z"/>
                <w:rFonts w:hint="eastAsia"/>
                <w:vertAlign w:val="baseline"/>
                <w:lang w:val="en-US" w:eastAsia="zh-CN"/>
              </w:rPr>
            </w:pPr>
            <w:ins w:id="2888" w:author="野草" w:date="2024-11-10T20:44:48Z">
              <w:r>
                <w:rPr>
                  <w:rFonts w:hint="eastAsia"/>
                  <w:vertAlign w:val="baseline"/>
                  <w:lang w:val="en-US" w:eastAsia="zh-CN"/>
                </w:rPr>
                <w:t>Nevertheless, our results are consistent with findings from a park in Guangzhou and related studies in Japan (Qi et al., 2022; Hamada et al., 2010), suggesting that this study’s results may be representative of large urban parks.</w:t>
              </w:r>
            </w:ins>
          </w:p>
        </w:tc>
        <w:tc>
          <w:tcPr>
            <w:tcW w:w="3145" w:type="dxa"/>
            <w:shd w:val="clear" w:color="auto" w:fill="FEF2CB" w:themeFill="accent3" w:themeFillTint="32"/>
          </w:tcPr>
          <w:p w14:paraId="6C121721">
            <w:pPr>
              <w:numPr>
                <w:ilvl w:val="0"/>
                <w:numId w:val="62"/>
              </w:numPr>
              <w:ind w:left="420" w:leftChars="0" w:hanging="420" w:firstLineChars="0"/>
              <w:rPr>
                <w:ins w:id="2889" w:author="野草" w:date="2024-11-10T20:44:48Z"/>
                <w:rFonts w:hint="eastAsia"/>
                <w:vertAlign w:val="baseline"/>
                <w:lang w:val="en-US" w:eastAsia="zh-CN"/>
              </w:rPr>
            </w:pPr>
            <w:ins w:id="2890" w:author="野草" w:date="2024-11-11T10:09:21Z">
              <w:r>
                <w:rPr>
                  <w:rFonts w:hint="eastAsia"/>
                  <w:vertAlign w:val="baseline"/>
                  <w:lang w:val="en-US" w:eastAsia="zh-CN"/>
                </w:rPr>
                <w:t>【</w:t>
              </w:r>
            </w:ins>
            <w:ins w:id="2891" w:author="野草" w:date="2024-11-11T10:09:23Z">
              <w:r>
                <w:rPr>
                  <w:rFonts w:hint="eastAsia"/>
                  <w:vertAlign w:val="baseline"/>
                  <w:lang w:val="en-US" w:eastAsia="zh-CN"/>
                </w:rPr>
                <w:t>降温</w:t>
              </w:r>
            </w:ins>
            <w:ins w:id="2892" w:author="野草" w:date="2024-11-11T10:09:24Z">
              <w:r>
                <w:rPr>
                  <w:rFonts w:hint="eastAsia"/>
                  <w:vertAlign w:val="baseline"/>
                  <w:lang w:val="en-US" w:eastAsia="zh-CN"/>
                </w:rPr>
                <w:t>指标的</w:t>
              </w:r>
            </w:ins>
            <w:ins w:id="2893" w:author="野草" w:date="2024-11-11T10:09:25Z">
              <w:r>
                <w:rPr>
                  <w:rFonts w:hint="eastAsia"/>
                  <w:vertAlign w:val="baseline"/>
                  <w:lang w:val="en-US" w:eastAsia="zh-CN"/>
                </w:rPr>
                <w:t>比较</w:t>
              </w:r>
            </w:ins>
            <w:ins w:id="2894" w:author="野草" w:date="2024-11-11T10:09:21Z">
              <w:r>
                <w:rPr>
                  <w:rFonts w:hint="eastAsia"/>
                  <w:vertAlign w:val="baseline"/>
                  <w:lang w:val="en-US" w:eastAsia="zh-CN"/>
                </w:rPr>
                <w:t>】</w:t>
              </w:r>
            </w:ins>
            <w:ins w:id="2895" w:author="野草" w:date="2024-11-10T20:44:48Z">
              <w:r>
                <w:rPr>
                  <w:rFonts w:hint="eastAsia"/>
                  <w:vertAlign w:val="baseline"/>
                  <w:lang w:val="en-US" w:eastAsia="zh-CN"/>
                </w:rPr>
                <w:t>本研究发现，重庆中央公园夜间的平均降温强度为</w:t>
              </w:r>
            </w:ins>
            <w:ins w:id="2896" w:author="野草" w:date="2024-11-10T20:44:48Z">
              <w:r>
                <w:rPr>
                  <w:rFonts w:hint="eastAsia"/>
                  <w:highlight w:val="yellow"/>
                  <w:vertAlign w:val="baseline"/>
                  <w:lang w:val="en-US" w:eastAsia="zh-CN"/>
                </w:rPr>
                <w:t>1.7℃</w:t>
              </w:r>
            </w:ins>
            <w:ins w:id="2897" w:author="野草" w:date="2024-11-10T20:44:48Z">
              <w:r>
                <w:rPr>
                  <w:rFonts w:hint="eastAsia"/>
                  <w:vertAlign w:val="baseline"/>
                  <w:lang w:val="en-US" w:eastAsia="zh-CN"/>
                </w:rPr>
                <w:t>，降温影响范围在</w:t>
              </w:r>
            </w:ins>
            <w:ins w:id="2898" w:author="野草" w:date="2024-11-10T20:44:48Z">
              <w:r>
                <w:rPr>
                  <w:rFonts w:hint="eastAsia"/>
                  <w:highlight w:val="yellow"/>
                  <w:vertAlign w:val="baseline"/>
                  <w:lang w:val="en-US" w:eastAsia="zh-CN"/>
                </w:rPr>
                <w:t>200-300米之间</w:t>
              </w:r>
            </w:ins>
            <w:ins w:id="2899" w:author="野草" w:date="2024-11-10T20:44:48Z">
              <w:r>
                <w:rPr>
                  <w:rFonts w:hint="eastAsia"/>
                  <w:vertAlign w:val="baseline"/>
                  <w:lang w:val="en-US" w:eastAsia="zh-CN"/>
                </w:rPr>
                <w:t>。Yin等人（2022）在研究南京紫金山时发现其降温强度与本研究接近，但其降温影响距离超过500米，显著大于本研究的结果，这可能是由于中央公园面积相对紫金山较小。</w:t>
              </w:r>
            </w:ins>
          </w:p>
          <w:p w14:paraId="6DD2A3A4">
            <w:pPr>
              <w:numPr>
                <w:ilvl w:val="0"/>
                <w:numId w:val="62"/>
              </w:numPr>
              <w:ind w:left="420" w:leftChars="0" w:hanging="420" w:firstLineChars="0"/>
              <w:rPr>
                <w:ins w:id="2900" w:author="野草" w:date="2024-11-10T20:44:48Z"/>
                <w:rFonts w:hint="eastAsia"/>
                <w:vertAlign w:val="baseline"/>
                <w:lang w:val="en-US" w:eastAsia="zh-CN"/>
              </w:rPr>
            </w:pPr>
            <w:ins w:id="2901" w:author="野草" w:date="2024-11-10T20:44:48Z">
              <w:r>
                <w:rPr>
                  <w:rFonts w:hint="eastAsia"/>
                  <w:vertAlign w:val="baseline"/>
                  <w:lang w:val="en-US" w:eastAsia="zh-CN"/>
                </w:rPr>
                <w:t>尽管如此，本研究结果与广州某公园及日本的相关研究结果相似 (Qi等, 2022; Hamada等, 2010)，表明本文的研究结果在一定程度上具有对城市内部大型公园的代表性。</w:t>
              </w:r>
            </w:ins>
          </w:p>
          <w:p w14:paraId="1823549D">
            <w:pPr>
              <w:rPr>
                <w:ins w:id="2902" w:author="野草" w:date="2024-11-10T20:44:48Z"/>
                <w:rFonts w:hint="eastAsia"/>
                <w:vertAlign w:val="baseline"/>
                <w:lang w:val="en-US" w:eastAsia="zh-CN"/>
              </w:rPr>
            </w:pPr>
          </w:p>
          <w:p w14:paraId="4B27FB86">
            <w:pPr>
              <w:numPr>
                <w:ilvl w:val="0"/>
                <w:numId w:val="0"/>
              </w:numPr>
              <w:bidi w:val="0"/>
              <w:ind w:leftChars="0"/>
              <w:rPr>
                <w:ins w:id="2903" w:author="野草" w:date="2024-11-10T20:44:48Z"/>
                <w:rFonts w:hint="eastAsia"/>
                <w:vertAlign w:val="baseline"/>
                <w:lang w:val="en-US" w:eastAsia="zh-CN"/>
              </w:rPr>
            </w:pPr>
          </w:p>
        </w:tc>
      </w:tr>
      <w:tr w14:paraId="2E46C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904" w:author="野草" w:date="2024-11-10T20:44:48Z"/>
        </w:trPr>
        <w:tc>
          <w:tcPr>
            <w:tcW w:w="5377" w:type="dxa"/>
            <w:shd w:val="clear" w:color="auto" w:fill="FEF2CB" w:themeFill="accent3" w:themeFillTint="32"/>
          </w:tcPr>
          <w:p w14:paraId="340C81D5">
            <w:pPr>
              <w:numPr>
                <w:ilvl w:val="0"/>
                <w:numId w:val="62"/>
              </w:numPr>
              <w:bidi w:val="0"/>
              <w:ind w:left="420" w:leftChars="0" w:hanging="420" w:firstLineChars="0"/>
              <w:rPr>
                <w:ins w:id="2905" w:author="野草" w:date="2024-11-10T20:44:48Z"/>
              </w:rPr>
            </w:pPr>
            <w:ins w:id="2906" w:author="野草" w:date="2024-11-10T20:44:48Z">
              <w:r>
                <w:rPr/>
                <w:t xml:space="preserve">Through day-night comparisons, this study also found a stronger cooling effect of green spaces at night, attributed to the heat release from surrounding buildings, which raises temperatures in built-up areas and increases the temperature differential between the buildings and the park. </w:t>
              </w:r>
            </w:ins>
          </w:p>
          <w:p w14:paraId="382061A0">
            <w:pPr>
              <w:numPr>
                <w:ilvl w:val="0"/>
                <w:numId w:val="62"/>
              </w:numPr>
              <w:bidi w:val="0"/>
              <w:ind w:left="420" w:leftChars="0" w:hanging="420" w:firstLineChars="0"/>
              <w:rPr>
                <w:ins w:id="2907" w:author="野草" w:date="2024-11-10T20:44:48Z"/>
              </w:rPr>
            </w:pPr>
            <w:ins w:id="2908" w:author="野草" w:date="2024-11-10T20:44:48Z">
              <w:r>
                <w:rPr/>
                <w:t xml:space="preserve">Unlike previous studies, this research also examined the impact of green spaces on surrounding humidity levels. Results indicate that the influence of green spaces on humidity is opposite to that on temperature, which aligns with expectations, as rising temperatures increase the saturation vapor pressure, thereby reducing relative humidity when moisture content remains constant. Additionally, areas with significant temperature drops often experience cooler, humid airflows from green spaces, resulting in higher moisture content in those areas. </w:t>
              </w:r>
            </w:ins>
          </w:p>
          <w:p w14:paraId="24A53A1E">
            <w:pPr>
              <w:numPr>
                <w:ilvl w:val="0"/>
                <w:numId w:val="62"/>
              </w:numPr>
              <w:bidi w:val="0"/>
              <w:ind w:left="420" w:leftChars="0" w:hanging="420" w:firstLineChars="0"/>
              <w:rPr>
                <w:ins w:id="2909" w:author="野草" w:date="2024-11-10T20:44:48Z"/>
              </w:rPr>
            </w:pPr>
            <w:ins w:id="2910" w:author="野草" w:date="2024-11-10T20:44:48Z">
              <w:r>
                <w:rPr/>
                <w:t>Considering both temperature and humidity effects, we found that although green spaces increase relative humidity in nearby areas, thermal comfort still decreases. This indicates that the humidity increase is insufficient to offset the cooling effect of green spaces, thereby improving thermal comfort conditions during the summer.</w:t>
              </w:r>
            </w:ins>
          </w:p>
          <w:p w14:paraId="634DA0FB">
            <w:pPr>
              <w:numPr>
                <w:ilvl w:val="0"/>
                <w:numId w:val="0"/>
              </w:numPr>
              <w:ind w:leftChars="0"/>
              <w:rPr>
                <w:ins w:id="2911" w:author="野草" w:date="2024-11-10T20:44:48Z"/>
                <w:rFonts w:hint="eastAsia"/>
                <w:vertAlign w:val="baseline"/>
                <w:lang w:val="en-US" w:eastAsia="zh-CN"/>
              </w:rPr>
            </w:pPr>
          </w:p>
        </w:tc>
        <w:tc>
          <w:tcPr>
            <w:tcW w:w="3145" w:type="dxa"/>
            <w:shd w:val="clear" w:color="auto" w:fill="FEF2CB" w:themeFill="accent3" w:themeFillTint="32"/>
          </w:tcPr>
          <w:p w14:paraId="41C95696">
            <w:pPr>
              <w:numPr>
                <w:ilvl w:val="0"/>
                <w:numId w:val="62"/>
              </w:numPr>
              <w:bidi w:val="0"/>
              <w:ind w:left="420" w:leftChars="0" w:hanging="420" w:firstLineChars="0"/>
              <w:rPr>
                <w:ins w:id="2912" w:author="野草" w:date="2024-11-10T20:44:48Z"/>
                <w:rFonts w:hint="eastAsia"/>
                <w:vertAlign w:val="baseline"/>
                <w:lang w:val="en-US" w:eastAsia="zh-CN"/>
              </w:rPr>
            </w:pPr>
            <w:ins w:id="2913" w:author="野草" w:date="2024-11-11T10:09:30Z">
              <w:r>
                <w:rPr>
                  <w:rFonts w:hint="eastAsia"/>
                  <w:lang w:val="en-US" w:eastAsia="zh-CN"/>
                </w:rPr>
                <w:t>【</w:t>
              </w:r>
            </w:ins>
            <w:ins w:id="2914" w:author="野草" w:date="2024-11-11T10:09:32Z">
              <w:r>
                <w:rPr>
                  <w:rFonts w:hint="eastAsia"/>
                  <w:lang w:val="en-US" w:eastAsia="zh-CN"/>
                </w:rPr>
                <w:t>昼夜差异</w:t>
              </w:r>
            </w:ins>
            <w:ins w:id="2915" w:author="野草" w:date="2024-11-11T10:09:30Z">
              <w:r>
                <w:rPr>
                  <w:rFonts w:hint="eastAsia"/>
                  <w:lang w:val="en-US" w:eastAsia="zh-CN"/>
                </w:rPr>
                <w:t>】</w:t>
              </w:r>
            </w:ins>
            <w:ins w:id="2916" w:author="野草" w:date="2024-11-10T20:44:48Z">
              <w:r>
                <w:rPr>
                  <w:rFonts w:hint="eastAsia"/>
                  <w:lang w:val="en-US" w:eastAsia="zh-CN"/>
                </w:rPr>
                <w:t>通过昼夜对比，本研究也发现了夜间更强的绿地降温效应，这是因为夜间周边建筑的储热释放导致建筑覆盖区域的温度较高，从而导致建筑与公园之间的气温差异较大。</w:t>
              </w:r>
            </w:ins>
          </w:p>
          <w:p w14:paraId="0613938A">
            <w:pPr>
              <w:numPr>
                <w:ilvl w:val="0"/>
                <w:numId w:val="62"/>
              </w:numPr>
              <w:bidi w:val="0"/>
              <w:ind w:left="420" w:leftChars="0" w:hanging="420" w:firstLineChars="0"/>
              <w:rPr>
                <w:ins w:id="2917" w:author="野草" w:date="2024-11-10T20:44:48Z"/>
                <w:rFonts w:hint="eastAsia"/>
                <w:vertAlign w:val="baseline"/>
                <w:lang w:val="en-US" w:eastAsia="zh-CN"/>
              </w:rPr>
            </w:pPr>
            <w:ins w:id="2918" w:author="野草" w:date="2024-11-11T10:09:38Z">
              <w:r>
                <w:rPr>
                  <w:rFonts w:hint="eastAsia"/>
                  <w:lang w:val="en-US" w:eastAsia="zh-CN"/>
                </w:rPr>
                <w:t>【</w:t>
              </w:r>
            </w:ins>
            <w:ins w:id="2919" w:author="野草" w:date="2024-11-11T10:09:40Z">
              <w:r>
                <w:rPr>
                  <w:rFonts w:hint="eastAsia"/>
                  <w:lang w:val="en-US" w:eastAsia="zh-CN"/>
                </w:rPr>
                <w:t>湿度</w:t>
              </w:r>
            </w:ins>
            <w:ins w:id="2920" w:author="野草" w:date="2024-11-11T10:09:38Z">
              <w:r>
                <w:rPr>
                  <w:rFonts w:hint="eastAsia"/>
                  <w:lang w:val="en-US" w:eastAsia="zh-CN"/>
                </w:rPr>
                <w:t>】</w:t>
              </w:r>
            </w:ins>
            <w:ins w:id="2921" w:author="野草" w:date="2024-11-10T20:44:48Z">
              <w:r>
                <w:rPr>
                  <w:rFonts w:hint="eastAsia"/>
                  <w:lang w:val="en-US" w:eastAsia="zh-CN"/>
                </w:rPr>
                <w:t>与以往研究不同的是，本研究还探讨了绿地对周围环境湿度的影响。研究发现绿地对湿度的影响与温度相反，这与预期一致，因为温度的上升会导致饱和蒸气压的增加，在相同水分含量的情况下，相对湿度会出现下降。此外，温度下降显著的区域往往是由于受到来自绿地的较冷湿的气流影响，因此相应区域受气流影响的水分含量会增加。</w:t>
              </w:r>
            </w:ins>
          </w:p>
          <w:p w14:paraId="216D80DB">
            <w:pPr>
              <w:numPr>
                <w:ilvl w:val="0"/>
                <w:numId w:val="62"/>
              </w:numPr>
              <w:bidi w:val="0"/>
              <w:ind w:left="420" w:leftChars="0" w:hanging="420" w:firstLineChars="0"/>
              <w:rPr>
                <w:ins w:id="2922" w:author="野草" w:date="2024-11-10T20:44:48Z"/>
                <w:rFonts w:hint="eastAsia"/>
                <w:vertAlign w:val="baseline"/>
                <w:lang w:val="en-US" w:eastAsia="zh-CN"/>
              </w:rPr>
            </w:pPr>
            <w:ins w:id="2923" w:author="野草" w:date="2024-11-11T10:09:51Z">
              <w:r>
                <w:rPr>
                  <w:rFonts w:hint="eastAsia"/>
                  <w:lang w:val="en-US" w:eastAsia="zh-CN"/>
                </w:rPr>
                <w:t>【热舒适度】</w:t>
              </w:r>
            </w:ins>
            <w:ins w:id="2924" w:author="野草" w:date="2024-11-10T20:44:48Z">
              <w:r>
                <w:rPr>
                  <w:rFonts w:hint="eastAsia"/>
                  <w:lang w:val="en-US" w:eastAsia="zh-CN"/>
                </w:rPr>
                <w:t>综合温湿度的影响，我们发现虽然绿地导致周边地区的相对湿度增加，但热舒适度仍然下降，这表明湿度的增加不足以抵消绿地导致的温度下降，因此绿地仍能够改善夏季热舒适状态。</w:t>
              </w:r>
            </w:ins>
          </w:p>
        </w:tc>
      </w:tr>
      <w:tr w14:paraId="624A3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925" w:author="野草" w:date="2024-11-10T20:44:48Z"/>
        </w:trPr>
        <w:tc>
          <w:tcPr>
            <w:tcW w:w="5377" w:type="dxa"/>
            <w:shd w:val="clear" w:color="auto" w:fill="FEF2CB" w:themeFill="accent3" w:themeFillTint="32"/>
          </w:tcPr>
          <w:p w14:paraId="0C561CD4">
            <w:pPr>
              <w:numPr>
                <w:ilvl w:val="0"/>
                <w:numId w:val="62"/>
              </w:numPr>
              <w:bidi w:val="0"/>
              <w:ind w:left="420" w:leftChars="0" w:hanging="420" w:firstLineChars="0"/>
              <w:rPr>
                <w:ins w:id="2926" w:author="野草" w:date="2024-11-10T20:44:48Z"/>
              </w:rPr>
            </w:pPr>
            <w:ins w:id="2927" w:author="野草" w:date="2024-11-10T20:44:48Z">
              <w:r>
                <w:rPr/>
                <w:t>For areas not influenced by green spaces, this study found that, compared to 2D indicators, 3D indicators have a considerable impact on temperature and humidity, with different influencing factors during the day and night. At night, average building height shows the strongest correlation with air temperature, while during the day, the sky view factor (SVF) plays a more significant role. This can be explained by the differing mechanisms of urban climate formation between day and night. At night, the spatial temperature pattern is mainly driven by heat release from buildings, making average building height—closely associated with building heat storage—a significant factor in temperature. In the daytime, solar radiation strongly influences the temperature pattern, with the extent of solar exposure in each area heavily impacting the spatial temperature distribution.</w:t>
              </w:r>
            </w:ins>
          </w:p>
          <w:p w14:paraId="01AF9257">
            <w:pPr>
              <w:numPr>
                <w:ilvl w:val="0"/>
                <w:numId w:val="62"/>
              </w:numPr>
              <w:bidi w:val="0"/>
              <w:ind w:left="420" w:leftChars="0" w:hanging="420" w:firstLineChars="0"/>
              <w:rPr>
                <w:ins w:id="2928" w:author="野草" w:date="2024-11-10T20:44:48Z"/>
              </w:rPr>
            </w:pPr>
            <w:ins w:id="2929" w:author="野草" w:date="2024-11-10T20:44:48Z">
              <w:r>
                <w:rPr/>
                <w:t>Additionally, relative humidity correlates more closely with vegetation area than with 3D morphological indicators, suggesting that vegetation area has a stronger effect on relative humidity than on air temperature. This is understandable, as relative humidity is influenced not only by temperature but also by the influx of humid air from large green spaces.</w:t>
              </w:r>
            </w:ins>
          </w:p>
          <w:p w14:paraId="40C180D1">
            <w:pPr>
              <w:rPr>
                <w:ins w:id="2930" w:author="野草" w:date="2024-11-10T20:44:48Z"/>
                <w:rFonts w:hint="eastAsia"/>
                <w:vertAlign w:val="baseline"/>
                <w:lang w:val="en-US" w:eastAsia="zh-CN"/>
              </w:rPr>
            </w:pPr>
          </w:p>
        </w:tc>
        <w:tc>
          <w:tcPr>
            <w:tcW w:w="3145" w:type="dxa"/>
            <w:shd w:val="clear" w:color="auto" w:fill="FEF2CB" w:themeFill="accent3" w:themeFillTint="32"/>
          </w:tcPr>
          <w:p w14:paraId="55A4E61A">
            <w:pPr>
              <w:numPr>
                <w:ilvl w:val="0"/>
                <w:numId w:val="62"/>
              </w:numPr>
              <w:bidi w:val="0"/>
              <w:ind w:left="420" w:leftChars="0" w:hanging="420" w:firstLineChars="0"/>
              <w:rPr>
                <w:ins w:id="2931" w:author="野草" w:date="2024-11-10T20:44:48Z"/>
              </w:rPr>
            </w:pPr>
            <w:ins w:id="2932" w:author="野草" w:date="2024-11-11T10:10:46Z">
              <w:r>
                <w:rPr>
                  <w:rFonts w:hint="eastAsia"/>
                  <w:lang w:eastAsia="zh-CN"/>
                </w:rPr>
                <w:t>【</w:t>
              </w:r>
            </w:ins>
            <w:ins w:id="2933" w:author="野草" w:date="2024-11-11T10:10:47Z">
              <w:r>
                <w:rPr>
                  <w:rFonts w:hint="eastAsia"/>
                  <w:lang w:val="en-US" w:eastAsia="zh-CN"/>
                </w:rPr>
                <w:t>2D</w:t>
              </w:r>
            </w:ins>
            <w:ins w:id="2934" w:author="野草" w:date="2024-11-11T10:10:48Z">
              <w:r>
                <w:rPr>
                  <w:rFonts w:hint="eastAsia"/>
                  <w:lang w:val="en-US" w:eastAsia="zh-CN"/>
                </w:rPr>
                <w:t>与</w:t>
              </w:r>
            </w:ins>
            <w:ins w:id="2935" w:author="野草" w:date="2024-11-11T10:10:49Z">
              <w:r>
                <w:rPr>
                  <w:rFonts w:hint="eastAsia"/>
                  <w:lang w:val="en-US" w:eastAsia="zh-CN"/>
                </w:rPr>
                <w:t>3</w:t>
              </w:r>
            </w:ins>
            <w:ins w:id="2936" w:author="野草" w:date="2024-11-11T10:10:50Z">
              <w:r>
                <w:rPr>
                  <w:rFonts w:hint="eastAsia"/>
                  <w:lang w:val="en-US" w:eastAsia="zh-CN"/>
                </w:rPr>
                <w:t>D</w:t>
              </w:r>
            </w:ins>
            <w:ins w:id="2937" w:author="野草" w:date="2024-11-11T10:10:51Z">
              <w:r>
                <w:rPr>
                  <w:rFonts w:hint="eastAsia"/>
                  <w:lang w:val="en-US" w:eastAsia="zh-CN"/>
                </w:rPr>
                <w:t>因素</w:t>
              </w:r>
            </w:ins>
            <w:ins w:id="2938" w:author="野草" w:date="2024-11-11T10:10:52Z">
              <w:r>
                <w:rPr>
                  <w:rFonts w:hint="eastAsia"/>
                  <w:lang w:val="en-US" w:eastAsia="zh-CN"/>
                </w:rPr>
                <w:t>的比较</w:t>
              </w:r>
            </w:ins>
            <w:ins w:id="2939" w:author="野草" w:date="2024-11-11T10:10:46Z">
              <w:r>
                <w:rPr>
                  <w:rFonts w:hint="eastAsia"/>
                  <w:lang w:eastAsia="zh-CN"/>
                </w:rPr>
                <w:t>】</w:t>
              </w:r>
            </w:ins>
            <w:ins w:id="2940" w:author="野草" w:date="2024-11-10T20:44:48Z">
              <w:r>
                <w:rPr/>
                <w:t>对于未受绿地影响的区域，本研究发现，与二维指标相比，三维指标对温湿度有显著影响，且白天与夜间的影响因素有所不同。其中，夜间平均建筑高度与气温的相关性最强；而白天，天空视域因子 (SVF) 的作用更为显著。这一现象可通过昼夜城市气候形成机制的差异来解释。夜间，气温的空间格局主要受建筑物储热释放驱动，而平均建筑高度与建筑储热密切相关，因此可以解释建筑高度与气温的相关性。而在白天，太阳辐射对气温格局的作用更为显著，区域接受太阳照射的程度对气温空间分布产生了重要影响。</w:t>
              </w:r>
            </w:ins>
          </w:p>
          <w:p w14:paraId="68DEE8A3">
            <w:pPr>
              <w:numPr>
                <w:ilvl w:val="0"/>
                <w:numId w:val="62"/>
                <w:ins w:id="2942" w:author="野草" w:date="2024-11-11T10:11:03Z"/>
              </w:numPr>
              <w:ind w:left="420" w:hanging="420"/>
              <w:rPr>
                <w:ins w:id="2943" w:author="野草" w:date="2024-11-10T20:44:48Z"/>
                <w:rFonts w:hint="eastAsia"/>
                <w:vertAlign w:val="baseline"/>
                <w:lang w:val="en-US" w:eastAsia="zh-CN"/>
              </w:rPr>
              <w:pPrChange w:id="2941" w:author="野草" w:date="2024-11-11T10:11:03Z">
                <w:pPr/>
              </w:pPrChange>
            </w:pPr>
            <w:ins w:id="2944" w:author="野草" w:date="2024-11-10T20:44:48Z">
              <w:r>
                <w:rPr/>
                <w:t>此外，相对湿度与植被面积的相关性强于与三维形态指标的相关性，说明植被面积对相对湿度的影响大于其对气温的影响。这一结果符合预期，因为相对湿度不仅受气温变化影响，还会受到来自大型绿地的湿润空气流的影响。</w:t>
              </w:r>
            </w:ins>
          </w:p>
        </w:tc>
      </w:tr>
      <w:tr w14:paraId="5E3B4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945" w:author="野草" w:date="2024-11-10T20:44:48Z"/>
        </w:trPr>
        <w:tc>
          <w:tcPr>
            <w:tcW w:w="5377" w:type="dxa"/>
            <w:shd w:val="clear" w:color="auto" w:fill="FEF2CB" w:themeFill="accent3" w:themeFillTint="32"/>
          </w:tcPr>
          <w:p w14:paraId="29F78637">
            <w:pPr>
              <w:numPr>
                <w:ilvl w:val="0"/>
                <w:numId w:val="62"/>
              </w:numPr>
              <w:bidi w:val="0"/>
              <w:ind w:left="420" w:leftChars="0" w:hanging="420" w:firstLineChars="0"/>
              <w:rPr>
                <w:ins w:id="2946" w:author="野草" w:date="2024-11-10T20:44:48Z"/>
              </w:rPr>
            </w:pPr>
            <w:ins w:id="2947" w:author="野草" w:date="2024-11-10T20:44:48Z">
              <w:r>
                <w:rPr/>
                <w:t>For the cooling penetration distance of park thermal environments, we found that 3D indicators play a more significant role than land cover characteristics. Specifically, as building height increases, the cooling distance is noticeably reduced. This is understandable, as taller buildings create a stronger barrier to park cooling effects, causing the cooler airflow from green spaces to dissipate more quickly. Additionally, street width has a negative impact; wider streets reduce surrounding building density, which in turn decreases the ability of cool air from the green space to accumulate effectively.</w:t>
              </w:r>
            </w:ins>
          </w:p>
          <w:p w14:paraId="677DB968">
            <w:pPr>
              <w:rPr>
                <w:ins w:id="2948" w:author="野草" w:date="2024-11-10T20:44:48Z"/>
                <w:rFonts w:hint="eastAsia"/>
                <w:vertAlign w:val="baseline"/>
                <w:lang w:val="en-US" w:eastAsia="zh-CN"/>
              </w:rPr>
            </w:pPr>
          </w:p>
        </w:tc>
        <w:tc>
          <w:tcPr>
            <w:tcW w:w="3145" w:type="dxa"/>
            <w:shd w:val="clear" w:color="auto" w:fill="FEF2CB" w:themeFill="accent3" w:themeFillTint="32"/>
          </w:tcPr>
          <w:p w14:paraId="0136C6C3">
            <w:pPr>
              <w:numPr>
                <w:ilvl w:val="0"/>
                <w:numId w:val="62"/>
              </w:numPr>
              <w:bidi w:val="0"/>
              <w:ind w:left="420" w:leftChars="0" w:hanging="420" w:firstLineChars="0"/>
              <w:rPr>
                <w:ins w:id="2949" w:author="野草" w:date="2024-11-10T20:44:48Z"/>
              </w:rPr>
            </w:pPr>
            <w:ins w:id="2950" w:author="野草" w:date="2024-11-11T10:12:46Z">
              <w:r>
                <w:rPr>
                  <w:rFonts w:hint="eastAsia"/>
                  <w:lang w:eastAsia="zh-CN"/>
                </w:rPr>
                <w:t>【</w:t>
              </w:r>
            </w:ins>
            <w:ins w:id="2951" w:author="野草" w:date="2024-11-11T10:12:52Z">
              <w:r>
                <w:rPr>
                  <w:rFonts w:hint="eastAsia"/>
                  <w:lang w:val="en-US" w:eastAsia="zh-CN"/>
                </w:rPr>
                <w:t>公园</w:t>
              </w:r>
            </w:ins>
            <w:ins w:id="2952" w:author="野草" w:date="2024-11-11T10:12:53Z">
              <w:r>
                <w:rPr>
                  <w:rFonts w:hint="eastAsia"/>
                  <w:lang w:val="en-US" w:eastAsia="zh-CN"/>
                </w:rPr>
                <w:t>降温指标</w:t>
              </w:r>
            </w:ins>
            <w:ins w:id="2953" w:author="野草" w:date="2024-11-11T10:12:54Z">
              <w:r>
                <w:rPr>
                  <w:rFonts w:hint="eastAsia"/>
                  <w:lang w:val="en-US" w:eastAsia="zh-CN"/>
                </w:rPr>
                <w:t>的</w:t>
              </w:r>
            </w:ins>
            <w:ins w:id="2954" w:author="野草" w:date="2024-11-11T10:12:55Z">
              <w:r>
                <w:rPr>
                  <w:rFonts w:hint="eastAsia"/>
                  <w:lang w:val="en-US" w:eastAsia="zh-CN"/>
                </w:rPr>
                <w:t>相关</w:t>
              </w:r>
            </w:ins>
            <w:ins w:id="2955" w:author="野草" w:date="2024-11-11T10:12:56Z">
              <w:r>
                <w:rPr>
                  <w:rFonts w:hint="eastAsia"/>
                  <w:lang w:val="en-US" w:eastAsia="zh-CN"/>
                </w:rPr>
                <w:t>因素</w:t>
              </w:r>
            </w:ins>
            <w:ins w:id="2956" w:author="野草" w:date="2024-11-11T10:12:57Z">
              <w:r>
                <w:rPr>
                  <w:rFonts w:hint="eastAsia"/>
                  <w:lang w:val="en-US" w:eastAsia="zh-CN"/>
                </w:rPr>
                <w:t>分析</w:t>
              </w:r>
            </w:ins>
            <w:ins w:id="2957" w:author="野草" w:date="2024-11-11T10:12:46Z">
              <w:r>
                <w:rPr>
                  <w:rFonts w:hint="eastAsia"/>
                  <w:lang w:eastAsia="zh-CN"/>
                </w:rPr>
                <w:t>】</w:t>
              </w:r>
            </w:ins>
            <w:ins w:id="2958" w:author="野草" w:date="2024-11-10T20:44:48Z">
              <w:r>
                <w:rPr/>
                <w:t>对于公园热环境的渗透距离，本研究发现三维指标的作用更为显著，而土地覆盖特征的影响较为有限。其中，建筑高度越高，降温距离显著缩短。这可以理解为建筑高度增加对公园降温效果的阻挡作用更加显著，使得来自绿地的较凉气流更快地被削弱。此外，街道宽度也有负面影响，增加的街道宽度会减少周边建筑面积，从而降低了绿地冷空气的聚集效果。</w:t>
              </w:r>
            </w:ins>
          </w:p>
          <w:p w14:paraId="286DEEDA">
            <w:pPr>
              <w:rPr>
                <w:ins w:id="2959" w:author="野草" w:date="2024-11-10T20:44:48Z"/>
                <w:rFonts w:hint="eastAsia"/>
                <w:vertAlign w:val="baseline"/>
                <w:lang w:val="en-US" w:eastAsia="zh-CN"/>
              </w:rPr>
            </w:pPr>
          </w:p>
        </w:tc>
      </w:tr>
      <w:tr w14:paraId="7A6C7B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960" w:author="野草" w:date="2024-11-10T20:44:48Z"/>
        </w:trPr>
        <w:tc>
          <w:tcPr>
            <w:tcW w:w="5377" w:type="dxa"/>
            <w:shd w:val="clear" w:color="auto" w:fill="FEF2CB" w:themeFill="accent3" w:themeFillTint="32"/>
          </w:tcPr>
          <w:p w14:paraId="6A0B0E11">
            <w:pPr>
              <w:rPr>
                <w:ins w:id="2961" w:author="野草" w:date="2024-11-10T20:44:48Z"/>
                <w:rFonts w:hint="eastAsia"/>
                <w:vertAlign w:val="baseline"/>
                <w:lang w:val="en-US" w:eastAsia="zh-CN"/>
              </w:rPr>
            </w:pPr>
          </w:p>
        </w:tc>
        <w:tc>
          <w:tcPr>
            <w:tcW w:w="3145" w:type="dxa"/>
            <w:shd w:val="clear" w:color="auto" w:fill="FEF2CB" w:themeFill="accent3" w:themeFillTint="32"/>
          </w:tcPr>
          <w:p w14:paraId="72EFDF12">
            <w:pPr>
              <w:rPr>
                <w:ins w:id="2962" w:author="野草" w:date="2024-11-10T20:44:48Z"/>
                <w:rFonts w:hint="eastAsia"/>
                <w:vertAlign w:val="baseline"/>
                <w:lang w:val="en-US" w:eastAsia="zh-CN"/>
              </w:rPr>
            </w:pPr>
          </w:p>
        </w:tc>
      </w:tr>
      <w:tr w14:paraId="56AD9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963" w:author="野草" w:date="2024-11-10T20:44:48Z"/>
        </w:trPr>
        <w:tc>
          <w:tcPr>
            <w:tcW w:w="5377" w:type="dxa"/>
            <w:shd w:val="clear" w:color="auto" w:fill="FEF2CB" w:themeFill="accent3" w:themeFillTint="32"/>
          </w:tcPr>
          <w:p w14:paraId="6D732AD4">
            <w:pPr>
              <w:numPr>
                <w:ilvl w:val="0"/>
                <w:numId w:val="62"/>
              </w:numPr>
              <w:bidi w:val="0"/>
              <w:ind w:left="420" w:leftChars="0" w:hanging="420" w:firstLineChars="0"/>
              <w:rPr>
                <w:ins w:id="2964" w:author="野草" w:date="2024-11-10T20:44:48Z"/>
              </w:rPr>
            </w:pPr>
            <w:ins w:id="2965" w:author="野草" w:date="2024-11-10T20:44:48Z">
              <w:r>
                <w:rPr/>
                <w:t>As urbanization continues in China, with many new areas under development and older districts undergoing urban renewal, the findings of this study provide valuable insights for planning and designing areas surrounding large urban green spaces in the future. Our study highlights that, in the urban planning of green space surroundings, urban morphological indicators such as building height and street width should take precedence over land cover analysis.</w:t>
              </w:r>
            </w:ins>
          </w:p>
          <w:p w14:paraId="36A50C39">
            <w:pPr>
              <w:numPr>
                <w:ilvl w:val="0"/>
                <w:numId w:val="62"/>
              </w:numPr>
              <w:bidi w:val="0"/>
              <w:ind w:left="420" w:leftChars="0" w:hanging="420" w:firstLineChars="0"/>
              <w:rPr>
                <w:ins w:id="2966" w:author="野草" w:date="2024-11-10T20:44:48Z"/>
              </w:rPr>
            </w:pPr>
            <w:ins w:id="2967" w:author="野草" w:date="2024-11-10T20:44:48Z">
              <w:r>
                <w:rPr/>
                <w:t>To enhance the thermal environment during summer, future development around parks should consider lowering building heights to reduce heat release from buildings, thereby improving thermal comfort, particularly in residential areas where residents are active in the early morning and evening. Additionally, increasing building density and designing narrower streets in areas near parks may further support the cooling effect of green spaces, allowing it to penetrate more effectively into the surrounding areas.</w:t>
              </w:r>
            </w:ins>
          </w:p>
          <w:p w14:paraId="6E494D53">
            <w:pPr>
              <w:rPr>
                <w:ins w:id="2968" w:author="野草" w:date="2024-11-10T20:44:48Z"/>
                <w:rFonts w:hint="eastAsia"/>
                <w:vertAlign w:val="baseline"/>
                <w:lang w:val="en-US" w:eastAsia="zh-CN"/>
              </w:rPr>
            </w:pPr>
          </w:p>
        </w:tc>
        <w:tc>
          <w:tcPr>
            <w:tcW w:w="3145" w:type="dxa"/>
            <w:shd w:val="clear" w:color="auto" w:fill="FEF2CB" w:themeFill="accent3" w:themeFillTint="32"/>
          </w:tcPr>
          <w:p w14:paraId="1CA2D84F">
            <w:pPr>
              <w:numPr>
                <w:ilvl w:val="0"/>
                <w:numId w:val="62"/>
              </w:numPr>
              <w:bidi w:val="0"/>
              <w:ind w:left="420" w:leftChars="0" w:hanging="420" w:firstLineChars="0"/>
              <w:rPr>
                <w:ins w:id="2969" w:author="野草" w:date="2024-11-10T20:44:48Z"/>
              </w:rPr>
            </w:pPr>
            <w:ins w:id="2970" w:author="野草" w:date="2024-11-10T20:44:48Z">
              <w:r>
                <w:rPr/>
                <w:t>随着中国城市化进程的推进，众多新区正在开发建设，同时老城区也在进行改造工作，基于本研究的结果，为未来大型城市绿地周边的规划设计提供了重要的参考意义。</w:t>
              </w:r>
            </w:ins>
          </w:p>
          <w:p w14:paraId="3EEFE7B3">
            <w:pPr>
              <w:numPr>
                <w:ilvl w:val="0"/>
                <w:numId w:val="62"/>
              </w:numPr>
              <w:bidi w:val="0"/>
              <w:ind w:left="420" w:leftChars="0" w:hanging="420" w:firstLineChars="0"/>
              <w:rPr>
                <w:ins w:id="2971" w:author="野草" w:date="2024-11-10T20:44:48Z"/>
              </w:rPr>
            </w:pPr>
            <w:ins w:id="2972" w:author="野草" w:date="2024-11-10T20:44:48Z">
              <w:r>
                <w:rPr/>
                <w:t>通过本研究，我们发现，在进行绿地周边的城市规划时，与土地覆盖相比，应更加关注建筑高度、街道宽度等城市形态指标。为改善夏季的热环境，未来在公园周边的建设中应适当降低建筑高度，以减少建筑热的释放，从而进一步提升热舒适度，这对居民活动主要集中在早晚时段的住宅区尤为重要。此外，在公园周边区域，适当增加建筑密度并设置较窄的街道，可能更有利于绿地的冷却效应向周边区域渗透。</w:t>
              </w:r>
            </w:ins>
          </w:p>
          <w:p w14:paraId="7096E0A3">
            <w:pPr>
              <w:rPr>
                <w:ins w:id="2973" w:author="野草" w:date="2024-11-10T20:44:48Z"/>
                <w:rFonts w:hint="eastAsia"/>
                <w:vertAlign w:val="baseline"/>
                <w:lang w:val="en-US" w:eastAsia="zh-CN"/>
              </w:rPr>
            </w:pPr>
          </w:p>
        </w:tc>
      </w:tr>
      <w:tr w14:paraId="5A788B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974" w:author="野草" w:date="2024-11-10T20:44:48Z"/>
        </w:trPr>
        <w:tc>
          <w:tcPr>
            <w:tcW w:w="5377" w:type="dxa"/>
            <w:shd w:val="clear" w:color="auto" w:fill="FEF2CB" w:themeFill="accent3" w:themeFillTint="32"/>
          </w:tcPr>
          <w:p w14:paraId="1D1D3344">
            <w:pPr>
              <w:numPr>
                <w:ilvl w:val="0"/>
                <w:numId w:val="62"/>
              </w:numPr>
              <w:bidi w:val="0"/>
              <w:ind w:left="420" w:leftChars="0" w:hanging="420" w:firstLineChars="0"/>
              <w:rPr>
                <w:ins w:id="2975" w:author="野草" w:date="2024-11-10T20:44:48Z"/>
              </w:rPr>
            </w:pPr>
            <w:ins w:id="2976" w:author="野草" w:date="2024-11-10T20:44:48Z">
              <w:r>
                <w:rPr/>
                <w:t>This study has some limitations, and future research could expand in the following directions. First, this study is based on a single large park, so the influence of the park’s specific characteristics on its surrounding thermal environment remains unclear. Future studies could include a greater number of parks to further validate these findings and explore the role of park characteristics. Second, this study only analyzed data from the summer season, and the characteristics and influencing factors of the thermal environment around parks in other seasons remain to be thoroughly examined. Furthermore, this study focused primarily on residential areas, so additional attention should be given to other types of areas, such as commercial and industrial zones, to obtain more comprehensive results.</w:t>
              </w:r>
            </w:ins>
          </w:p>
          <w:p w14:paraId="59992F96">
            <w:pPr>
              <w:bidi w:val="0"/>
              <w:rPr>
                <w:ins w:id="2977" w:author="野草" w:date="2024-11-10T20:44:48Z"/>
                <w:rFonts w:hint="eastAsia"/>
                <w:lang w:val="en-US" w:eastAsia="zh-CN"/>
              </w:rPr>
            </w:pPr>
          </w:p>
        </w:tc>
        <w:tc>
          <w:tcPr>
            <w:tcW w:w="3145" w:type="dxa"/>
            <w:shd w:val="clear" w:color="auto" w:fill="FEF2CB" w:themeFill="accent3" w:themeFillTint="32"/>
          </w:tcPr>
          <w:p w14:paraId="03A3E279">
            <w:pPr>
              <w:numPr>
                <w:ilvl w:val="0"/>
                <w:numId w:val="62"/>
              </w:numPr>
              <w:bidi w:val="0"/>
              <w:ind w:left="420" w:leftChars="0" w:hanging="420" w:firstLineChars="0"/>
              <w:rPr>
                <w:ins w:id="2978" w:author="野草" w:date="2024-11-10T20:44:48Z"/>
              </w:rPr>
            </w:pPr>
            <w:ins w:id="2979" w:author="野草" w:date="2024-11-11T10:11:15Z">
              <w:r>
                <w:rPr>
                  <w:rFonts w:hint="eastAsia"/>
                  <w:lang w:eastAsia="zh-CN"/>
                </w:rPr>
                <w:t>【</w:t>
              </w:r>
            </w:ins>
            <w:ins w:id="2980" w:author="野草" w:date="2024-11-11T10:11:16Z">
              <w:r>
                <w:rPr>
                  <w:rFonts w:hint="eastAsia"/>
                  <w:lang w:val="en-US" w:eastAsia="zh-CN"/>
                </w:rPr>
                <w:t>不足</w:t>
              </w:r>
            </w:ins>
            <w:ins w:id="2981" w:author="野草" w:date="2024-11-11T10:11:17Z">
              <w:r>
                <w:rPr>
                  <w:rFonts w:hint="eastAsia"/>
                  <w:lang w:val="en-US" w:eastAsia="zh-CN"/>
                </w:rPr>
                <w:t>与</w:t>
              </w:r>
            </w:ins>
            <w:ins w:id="2982" w:author="野草" w:date="2024-11-11T10:11:18Z">
              <w:r>
                <w:rPr>
                  <w:rFonts w:hint="eastAsia"/>
                  <w:lang w:val="en-US" w:eastAsia="zh-CN"/>
                </w:rPr>
                <w:t>未来</w:t>
              </w:r>
            </w:ins>
            <w:ins w:id="2983" w:author="野草" w:date="2024-11-11T10:11:19Z">
              <w:r>
                <w:rPr>
                  <w:rFonts w:hint="eastAsia"/>
                  <w:lang w:val="en-US" w:eastAsia="zh-CN"/>
                </w:rPr>
                <w:t>展望</w:t>
              </w:r>
            </w:ins>
            <w:ins w:id="2984" w:author="野草" w:date="2024-11-11T10:11:15Z">
              <w:r>
                <w:rPr>
                  <w:rFonts w:hint="eastAsia"/>
                  <w:lang w:eastAsia="zh-CN"/>
                </w:rPr>
                <w:t>】</w:t>
              </w:r>
            </w:ins>
            <w:ins w:id="2985" w:author="野草" w:date="2024-11-10T20:44:48Z">
              <w:r>
                <w:rPr/>
                <w:t>本研究仍存在一些不足，未来相关研究可以在以下方向进行拓展。首先，本研究仅基于一个大型公园，因此公园自身特征对其周边热环境的影响尚不明确。未来研究可以增加研究公园的数量，以进一步验证本研究结果并探讨公园特征的具体影响。其次，本研究仅分析了夏季数据，其他季节的公园周边热环境特征及其影响因素仍需深入研究。此外，本研究区域主要为住宅区，后续还应关注其他类型的区域，如商业区、工业区等，以获得更全面的结果。</w:t>
              </w:r>
            </w:ins>
          </w:p>
          <w:p w14:paraId="18BA6F7C">
            <w:pPr>
              <w:bidi w:val="0"/>
              <w:rPr>
                <w:ins w:id="2986" w:author="野草" w:date="2024-11-10T20:44:48Z"/>
                <w:rFonts w:hint="eastAsia"/>
                <w:lang w:val="en-US" w:eastAsia="zh-CN"/>
              </w:rPr>
            </w:pPr>
          </w:p>
        </w:tc>
      </w:tr>
    </w:tbl>
    <w:p w14:paraId="329EEC34">
      <w:pPr>
        <w:rPr>
          <w:ins w:id="2987" w:author="野草" w:date="2024-11-09T11:42:42Z"/>
          <w:rFonts w:hint="eastAsia"/>
          <w:lang w:val="en-US" w:eastAsia="zh-CN"/>
        </w:rPr>
      </w:pPr>
    </w:p>
    <w:p w14:paraId="5205B54E">
      <w:pPr>
        <w:rPr>
          <w:del w:id="2988" w:author="野草" w:date="2024-11-09T22:59:40Z"/>
          <w:rFonts w:hint="default"/>
          <w:lang w:val="en-US" w:eastAsia="zh-CN"/>
        </w:rPr>
      </w:pPr>
      <w:del w:id="2989" w:author="野草" w:date="2024-11-09T22:59:40Z">
        <w:r>
          <w:rPr>
            <w:rFonts w:hint="eastAsia"/>
            <w:lang w:val="en-US" w:eastAsia="zh-CN"/>
          </w:rPr>
          <w:delText>图XX显示降温指标的箱线图。可以看到，整体而言，夜间的降温强度和降温距离显著大于白天。对于气温，夜间的降温幅度在XX-XX之间，平均值为XX，而在白天，降温幅度仅为XX-XX，平均值为XX。至于降温距离，夜间（XX-XX）同样大于白天（XX-XX）。</w:delText>
        </w:r>
      </w:del>
    </w:p>
    <w:p w14:paraId="7D5522F9">
      <w:pPr>
        <w:rPr>
          <w:del w:id="2990" w:author="野草" w:date="2024-11-09T22:59:40Z"/>
          <w:rFonts w:hint="default"/>
          <w:lang w:val="en-US" w:eastAsia="zh-CN"/>
        </w:rPr>
      </w:pPr>
      <w:del w:id="2991" w:author="野草" w:date="2024-11-09T22:59:40Z">
        <w:r>
          <w:rPr>
            <w:rFonts w:hint="eastAsia"/>
            <w:lang w:val="en-US" w:eastAsia="zh-CN"/>
          </w:rPr>
          <w:delText>就相对湿度而言，DRH影响距离的范围从白天的XX-XX增加至夜间的XX-XX，平均值则从XX增加至XX。影响强度的平均值则从XX下降至XX。DI的影响强度和渗透距离与TP和RH相似，在夜间均值为XX，而在白天均值则为XX。</w:delText>
        </w:r>
      </w:del>
    </w:p>
    <w:p w14:paraId="106B183B">
      <w:pPr>
        <w:rPr>
          <w:rFonts w:hint="eastAsia"/>
          <w:lang w:val="en-US" w:eastAsia="zh-CN"/>
        </w:rPr>
      </w:pPr>
    </w:p>
    <w:p w14:paraId="147A4FDE">
      <w:pPr>
        <w:rPr>
          <w:rFonts w:hint="eastAsia"/>
          <w:lang w:val="en-US" w:eastAsia="zh-CN"/>
        </w:rPr>
      </w:pPr>
      <w:r>
        <w:rPr>
          <w:rFonts w:hint="eastAsia"/>
          <w:lang w:val="en-US" w:eastAsia="zh-CN"/>
        </w:rPr>
        <w:t>对于降温指标，我们选择了街道宽度和建筑高度作为影响因素。结果表明，街道宽度和建筑高度对于降温距离影响显著，然而对降温强度的影响不明显。对于气温的降温距离，SW和BH的影响率为0.18和0.13。而对于RH，两者的影响程度相对下降，为xx和xx。对于DI，这两个指标则分别为xx和xx。</w:t>
      </w:r>
    </w:p>
    <w:p w14:paraId="2AE006A7">
      <w:pPr>
        <w:rPr>
          <w:rFonts w:hint="eastAsia"/>
          <w:lang w:val="en-US" w:eastAsia="zh-CN"/>
        </w:rPr>
      </w:pPr>
      <w:r>
        <w:rPr>
          <w:rFonts w:hint="eastAsia"/>
          <w:lang w:val="en-US" w:eastAsia="zh-CN"/>
        </w:rPr>
        <w:t>在白天，上述两个因素的影响强度显著低于夜间。对于气温、相对湿度和DI，两者的影响指标分别为XX,XX XX, XX, XX, XX.</w:t>
      </w:r>
    </w:p>
    <w:p w14:paraId="2A16D6A2">
      <w:pPr>
        <w:rPr>
          <w:rFonts w:hint="default"/>
          <w:lang w:val="en-US" w:eastAsia="zh-CN"/>
        </w:rPr>
      </w:pPr>
      <w:r>
        <w:rPr>
          <w:rFonts w:hint="eastAsia"/>
          <w:lang w:val="en-US" w:eastAsia="zh-CN"/>
        </w:rPr>
        <w:t>总体而言，建筑高度和街道宽度均与降温距离呈负相关。相对于建筑高度、街道宽度对降温效应的影响显著更强。这表明相对较窄的道路更有利于公园降温效应的向内陆渗透。</w:t>
      </w:r>
    </w:p>
    <w:p w14:paraId="6BBD0316">
      <w:pPr>
        <w:pStyle w:val="3"/>
        <w:bidi w:val="0"/>
        <w:outlineLvl w:val="0"/>
        <w:rPr>
          <w:rFonts w:hint="default"/>
          <w:lang w:val="en-US" w:eastAsia="zh-CN"/>
        </w:rPr>
      </w:pPr>
      <w:r>
        <w:rPr>
          <w:rFonts w:hint="eastAsia"/>
          <w:lang w:val="en-US" w:eastAsia="zh-CN"/>
        </w:rPr>
        <w:t>参考文献</w:t>
      </w:r>
    </w:p>
    <w:p w14:paraId="6B8647D8">
      <w:pPr>
        <w:rPr>
          <w:rFonts w:hint="default"/>
        </w:rPr>
      </w:pPr>
    </w:p>
    <w:p w14:paraId="6D9EF258">
      <w:pPr>
        <w:numPr>
          <w:ilvl w:val="0"/>
          <w:numId w:val="63"/>
        </w:numPr>
        <w:ind w:left="420" w:leftChars="0" w:hanging="420" w:firstLineChars="0"/>
        <w:rPr>
          <w:rFonts w:hint="default" w:ascii="Times New Roman" w:hAnsi="Times New Roman" w:cs="Times New Roman"/>
        </w:rPr>
      </w:pPr>
      <w:r>
        <w:rPr>
          <w:rFonts w:hint="default" w:ascii="Times New Roman" w:hAnsi="Times New Roman" w:cs="Times New Roman"/>
        </w:rPr>
        <w:t xml:space="preserve">Huang, K., Li, X., Liu, X., Seto, K.C., 2019. </w:t>
      </w:r>
      <w:bookmarkStart w:id="34" w:name="OLE_LINK5"/>
      <w:r>
        <w:rPr>
          <w:rFonts w:hint="default" w:ascii="Times New Roman" w:hAnsi="Times New Roman" w:cs="Times New Roman"/>
        </w:rPr>
        <w:t>Projecting global urban land expansion and heat island intensification through 2050</w:t>
      </w:r>
      <w:bookmarkEnd w:id="34"/>
      <w:r>
        <w:rPr>
          <w:rFonts w:hint="default" w:ascii="Times New Roman" w:hAnsi="Times New Roman" w:cs="Times New Roman"/>
        </w:rPr>
        <w:t>. Environ. Res. Lett. 14 (11), 114037.</w:t>
      </w:r>
    </w:p>
    <w:p w14:paraId="180E4E3F">
      <w:pPr>
        <w:numPr>
          <w:ilvl w:val="0"/>
          <w:numId w:val="63"/>
        </w:numPr>
        <w:ind w:left="420" w:leftChars="0" w:hanging="420" w:firstLineChars="0"/>
        <w:rPr>
          <w:rFonts w:hint="default" w:ascii="Times New Roman" w:hAnsi="Times New Roman" w:cs="Times New Roman"/>
        </w:rPr>
      </w:pPr>
      <w:r>
        <w:rPr>
          <w:rFonts w:hint="default" w:ascii="Times New Roman" w:hAnsi="Times New Roman" w:cs="Times New Roman"/>
        </w:rPr>
        <w:t>Oke, T. R. (1995). The heat island of the urban boundary layer: characteristics, causes and effects. Wind climate in cities, 81-107.</w:t>
      </w:r>
    </w:p>
    <w:p w14:paraId="187167C0">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X. Li, W. Zhou, Optimizing urban greenspace spatial pattern to mitigate urban heat island effects: extending understanding from local to the city scale, Urban For. Urban Green. 41 (2019) 255–263.</w:t>
      </w:r>
    </w:p>
    <w:p w14:paraId="4AF3FE5D">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Hong, T., &amp; Heo, Y. (2023). Exploring the impact of urban factors on land surface temperature and outdoor air temperature: A case study in Seoul, Korea. Building and Environment, 243, 110645.</w:t>
      </w:r>
    </w:p>
    <w:p w14:paraId="164089F8">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Cao, J., Zhou, W., Zheng, Z., Ren, T., &amp; Wang, W. (2021). Within-city spatial and temporal heterogeneity of air temperature and its relationship with land surface temperature. Landscape and Urban Planning, 206, 103979.</w:t>
      </w:r>
    </w:p>
    <w:p w14:paraId="2D215664">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Ganeshan, M., Murtugudde, R., &amp; Imhoff, M. L. (2013). A multi-city analysis of the uhiinfluence on warm season rainfall. Urban Climate, 6(6), 1–23.</w:t>
      </w:r>
    </w:p>
    <w:p w14:paraId="7E0B9217">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Santamouris, M. (2020). Recent progress on urban overheating and heat island research. Integrated assessment of the energy, environmental, vulnerability and health impact. Synergies with the global climate change. Energy and Buildings, 207, 109482.</w:t>
      </w:r>
    </w:p>
    <w:p w14:paraId="6BFBC075">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Huang, H., Lu, Z., Fan, X., Zhai, W., Zhang, L., Xu, D., ... &amp; Hang, Y. (2024). Urban heatwave, green spaces, and mental health: A review based on environmental health risk assessment framework. Science of The Total Environment, 174816.</w:t>
      </w:r>
    </w:p>
    <w:p w14:paraId="304E6118">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Gao, S., Chen, Y., Li, K., He, B., Hou, P., &amp; Guo, Z. (2023). Frequent heatwaves limit the indirect growth effect of urban vegetation in China. Sustainable Cities and Society, 96, 104662.</w:t>
      </w:r>
    </w:p>
    <w:p w14:paraId="4135B8A2">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Khare, V. R., Vajpai, A., &amp; Gupta, D. (2021). A big picture of urban heat island mitigation strategies and recommendation for India. Urban Climate, 37, 100845.</w:t>
      </w:r>
    </w:p>
    <w:p w14:paraId="15602F45">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Wang, C., Wang, Z. H., Kaloush, K. E., &amp; Shacat, J. (2021). Cool pavements for urban heat island mitigation: A synthetic review. Renewable and Sustainable Energy Reviews, 146, 111171.</w:t>
      </w:r>
    </w:p>
    <w:p w14:paraId="3404DEFD">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Yu, Z., Yang, G., Zuo, S., Jørgensen, G., Koga, M., &amp; Vejre, H. (2020). Critical review on the cooling effect of urban blue-green space: A threshold-size perspective. Urban forestry &amp; urban greening, 49, 126630.</w:t>
      </w:r>
    </w:p>
    <w:p w14:paraId="68F06779">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Li, X., &amp; Zhou, W. (2019). Optimizing urban greenspace spatial pattern to mitigate urban heat island effects: Extending understanding from local to the city scale. Urban Forestry &amp; Urban Greening, 41, 255-263.</w:t>
      </w:r>
    </w:p>
    <w:p w14:paraId="03B025DE">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Qiu, K., &amp; Jia, B. (2020). The roles of landscape both inside the park and the surroundings in park cooling effect. Sustainable Cities and Society, 52, 101864.</w:t>
      </w:r>
    </w:p>
    <w:p w14:paraId="71E73A04">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Liao, W., Guldmann, J. M., Hu, L., Cao, Q., Gan, D., &amp; Li, X. (2023). Linking urban park cool island effects to the landscape patterns inside and outside the park: A simultaneous equation modeling approach. Landscape and Urban Planning, 232, 104681.</w:t>
      </w:r>
    </w:p>
    <w:p w14:paraId="25ED46FC">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Gomez-Martinez, F., De Beurs, K. M., Koch, J., &amp; Widener, J. (2021). Multi-temporal land surface temperature and vegetation greenness in urban green spaces of Puebla, Mexico. Land, 10(2), 155.</w:t>
      </w:r>
    </w:p>
    <w:p w14:paraId="3F6B809F">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Han, D., Xu, X., Qiao, Z., Wang, F., Cai, H., An, H., ... &amp; Han, W. (2023). The roles of surrounding 2D/3D landscapes in park cooling effect: Analysis from extreme hot and normal weather perspectives. Building and Environment, 231, 110053.</w:t>
      </w:r>
    </w:p>
    <w:p w14:paraId="2282E59E">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Sheng, L., Tang, X., You, H., Gu, Q., &amp; Hu, H. (2017). Comparison of the urban heat island intensity quantified by using air temperature and Landsat land surface temperature in Hangzhou, China. Ecological Indicators, 72, 738-746.</w:t>
      </w:r>
    </w:p>
    <w:p w14:paraId="174E6089">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Yan, H., Wu, F., &amp; Dong, L. (2018). Influence of a large urban park on the local urban thermal environment. Science of the Total Environment, 622, 882-891.</w:t>
      </w:r>
    </w:p>
    <w:p w14:paraId="2F6AC2AA">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Lin, P., Lau, S. S. Y., Qin, H., &amp; Gou, Z. (2017). Effects of urban planning indicators on urban heat island: a case study of pocket parks in high-rise high-density environment. Landscape and urban planning, 168, 48-60.</w:t>
      </w:r>
    </w:p>
    <w:p w14:paraId="7B321914">
      <w:pPr>
        <w:numPr>
          <w:ilvl w:val="0"/>
          <w:numId w:val="22"/>
        </w:numPr>
        <w:ind w:left="420" w:leftChars="0" w:hanging="420" w:firstLineChars="0"/>
        <w:rPr>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Zhang, Z., Lv, Y., &amp; Pan, H. (2013). Cooling and humidifying effect of plant communities in subtropical urban parks. Urban forestry &amp; urban greening, 12(3), 323-329.</w:t>
      </w:r>
    </w:p>
    <w:p w14:paraId="3FD675D1">
      <w:pPr>
        <w:numPr>
          <w:ilvl w:val="0"/>
          <w:numId w:val="22"/>
        </w:numPr>
        <w:ind w:left="420" w:leftChars="0" w:hanging="420" w:firstLineChars="0"/>
        <w:rPr>
          <w:ins w:id="2992" w:author="野草" w:date="2024-11-07T16:53:36Z"/>
          <w:rFonts w:hint="default" w:ascii="Times New Roman" w:hAnsi="Times New Roman" w:eastAsia="SimSun" w:cs="Times New Roman"/>
          <w:i w:val="0"/>
          <w:iCs w:val="0"/>
          <w:caps w:val="0"/>
          <w:color w:val="1F1F1F"/>
          <w:spacing w:val="0"/>
          <w:u w:val="none"/>
          <w:lang w:val="en-US" w:eastAsia="zh-CN"/>
        </w:rPr>
      </w:pPr>
      <w:r>
        <w:rPr>
          <w:rFonts w:hint="default" w:ascii="Times New Roman" w:hAnsi="Times New Roman" w:eastAsia="SimSun" w:cs="Times New Roman"/>
          <w:i w:val="0"/>
          <w:iCs w:val="0"/>
          <w:caps w:val="0"/>
          <w:color w:val="1F1F1F"/>
          <w:spacing w:val="0"/>
          <w:u w:val="none"/>
          <w:lang w:val="en-US" w:eastAsia="zh-CN"/>
        </w:rPr>
        <w:t>Cheung, P. K., Jim, C. Y., &amp; Siu, C. T. (2021). Effects of urban park design features on summer air temperature and humidity in compact-city milieu. Applied Geography, 129, 102439.</w:t>
      </w:r>
    </w:p>
    <w:p w14:paraId="7830A849">
      <w:pPr>
        <w:numPr>
          <w:ilvl w:val="0"/>
          <w:numId w:val="22"/>
        </w:numPr>
        <w:ind w:left="420" w:leftChars="0" w:hanging="420" w:firstLineChars="0"/>
        <w:rPr>
          <w:ins w:id="2993" w:author="野草" w:date="2024-11-07T16:53:59Z"/>
          <w:rFonts w:hint="default" w:ascii="Times New Roman" w:hAnsi="Times New Roman" w:eastAsia="SimSun" w:cs="Times New Roman"/>
          <w:i w:val="0"/>
          <w:iCs w:val="0"/>
          <w:caps w:val="0"/>
          <w:color w:val="1F1F1F"/>
          <w:spacing w:val="0"/>
          <w:u w:val="none"/>
          <w:lang w:val="en-US" w:eastAsia="zh-CN"/>
        </w:rPr>
      </w:pPr>
      <w:ins w:id="2994" w:author="野草" w:date="2024-11-07T16:53:37Z">
        <w:r>
          <w:rPr>
            <w:rFonts w:hint="default" w:ascii="Times New Roman" w:hAnsi="Times New Roman" w:eastAsia="SimSun" w:cs="Times New Roman"/>
            <w:i w:val="0"/>
            <w:iCs w:val="0"/>
            <w:caps w:val="0"/>
            <w:color w:val="1F1F1F"/>
            <w:spacing w:val="0"/>
            <w:u w:val="none"/>
            <w:lang w:val="en-US" w:eastAsia="zh-CN"/>
          </w:rPr>
          <w:t xml:space="preserve">J. Peng, Y.Z. Dan, R.L. Qiao, Y.X. Liu, J.Q. Dong, J.S. Wu, How to quantify the cooling effect of urban parks? Linking maximum and accumulation perspectives, Remote Sens. Environ. 252 (2021) 12, </w:t>
        </w:r>
      </w:ins>
      <w:r>
        <w:rPr>
          <w:rFonts w:hint="default" w:ascii="Times New Roman" w:hAnsi="Times New Roman" w:eastAsia="SimSun" w:cs="Times New Roman"/>
          <w:i w:val="0"/>
          <w:iCs w:val="0"/>
          <w:caps w:val="0"/>
          <w:color w:val="1F1F1F"/>
          <w:spacing w:val="0"/>
          <w:u w:val="none"/>
          <w:lang w:val="en-US" w:eastAsia="zh-CN"/>
        </w:rPr>
        <w:fldChar w:fldCharType="begin"/>
      </w:r>
      <w:r>
        <w:rPr>
          <w:rFonts w:hint="default" w:ascii="Times New Roman" w:hAnsi="Times New Roman" w:eastAsia="SimSun" w:cs="Times New Roman"/>
          <w:i w:val="0"/>
          <w:iCs w:val="0"/>
          <w:caps w:val="0"/>
          <w:color w:val="1F1F1F"/>
          <w:spacing w:val="0"/>
          <w:u w:val="none"/>
          <w:lang w:val="en-US" w:eastAsia="zh-CN"/>
        </w:rPr>
        <w:instrText xml:space="preserve"> HYPERLINK "https://doi.org/10.1016/j.rse.2020.112135." </w:instrText>
      </w:r>
      <w:ins w:id="2995" w:author="野草" w:date="2024-11-07T16:53:59Z">
        <w:r>
          <w:rPr>
            <w:rFonts w:hint="default" w:ascii="Times New Roman" w:hAnsi="Times New Roman" w:eastAsia="SimSun" w:cs="Times New Roman"/>
            <w:i w:val="0"/>
            <w:iCs w:val="0"/>
            <w:caps w:val="0"/>
            <w:color w:val="1F1F1F"/>
            <w:spacing w:val="0"/>
            <w:u w:val="none"/>
            <w:lang w:val="en-US" w:eastAsia="zh-CN"/>
          </w:rPr>
          <w:fldChar w:fldCharType="separate"/>
        </w:r>
      </w:ins>
      <w:ins w:id="2996" w:author="野草" w:date="2024-11-07T16:53:59Z">
        <w:r>
          <w:rPr>
            <w:rStyle w:val="12"/>
            <w:rFonts w:hint="default" w:ascii="Times New Roman" w:hAnsi="Times New Roman" w:eastAsia="SimSun" w:cs="Times New Roman"/>
            <w:i w:val="0"/>
            <w:iCs w:val="0"/>
            <w:caps w:val="0"/>
            <w:spacing w:val="0"/>
            <w:lang w:val="en-US" w:eastAsia="zh-CN"/>
          </w:rPr>
          <w:t>https://doi.org/10.1016/j.rse.2020.112135.</w:t>
        </w:r>
      </w:ins>
      <w:ins w:id="2997" w:author="野草" w:date="2024-11-07T16:53:59Z">
        <w:r>
          <w:rPr>
            <w:rFonts w:hint="default" w:ascii="Times New Roman" w:hAnsi="Times New Roman" w:eastAsia="SimSun" w:cs="Times New Roman"/>
            <w:i w:val="0"/>
            <w:iCs w:val="0"/>
            <w:caps w:val="0"/>
            <w:color w:val="1F1F1F"/>
            <w:spacing w:val="0"/>
            <w:u w:val="none"/>
            <w:lang w:val="en-US" w:eastAsia="zh-CN"/>
          </w:rPr>
          <w:fldChar w:fldCharType="end"/>
        </w:r>
      </w:ins>
    </w:p>
    <w:p w14:paraId="135E8915">
      <w:pPr>
        <w:numPr>
          <w:ilvl w:val="0"/>
          <w:numId w:val="22"/>
        </w:numPr>
        <w:ind w:left="420" w:leftChars="0" w:hanging="420" w:firstLineChars="0"/>
        <w:rPr>
          <w:ins w:id="2998" w:author="野草" w:date="2024-11-07T17:19:34Z"/>
          <w:rFonts w:hint="default" w:ascii="Times New Roman" w:hAnsi="Times New Roman" w:eastAsia="SimSun" w:cs="Times New Roman"/>
          <w:i w:val="0"/>
          <w:iCs w:val="0"/>
          <w:caps w:val="0"/>
          <w:color w:val="1F1F1F"/>
          <w:spacing w:val="0"/>
          <w:u w:val="none"/>
          <w:lang w:val="en-US" w:eastAsia="zh-CN"/>
        </w:rPr>
      </w:pPr>
      <w:ins w:id="2999" w:author="野草" w:date="2024-11-07T16:53:59Z">
        <w:r>
          <w:rPr>
            <w:rFonts w:hint="default" w:ascii="Times New Roman" w:hAnsi="Times New Roman" w:eastAsia="SimSun" w:cs="Times New Roman"/>
            <w:i w:val="0"/>
            <w:iCs w:val="0"/>
            <w:caps w:val="0"/>
            <w:color w:val="1F1F1F"/>
            <w:spacing w:val="0"/>
            <w:u w:val="none"/>
            <w:lang w:val="en-US" w:eastAsia="zh-CN"/>
          </w:rPr>
          <w:t xml:space="preserve">X. Cao, A. Onishi, J. Chen, H. Imura, Quantifying the cool island intensity of urban parks using ASTER and IKONOS data, Landsc. Urban Plann. 96 (2010) 224–231, </w:t>
        </w:r>
      </w:ins>
      <w:r>
        <w:rPr>
          <w:rFonts w:hint="default" w:ascii="Times New Roman" w:hAnsi="Times New Roman" w:eastAsia="SimSun" w:cs="Times New Roman"/>
          <w:i w:val="0"/>
          <w:iCs w:val="0"/>
          <w:caps w:val="0"/>
          <w:color w:val="1F1F1F"/>
          <w:spacing w:val="0"/>
          <w:u w:val="none"/>
          <w:lang w:val="en-US" w:eastAsia="zh-CN"/>
        </w:rPr>
        <w:fldChar w:fldCharType="begin"/>
      </w:r>
      <w:r>
        <w:rPr>
          <w:rFonts w:hint="default" w:ascii="Times New Roman" w:hAnsi="Times New Roman" w:eastAsia="SimSun" w:cs="Times New Roman"/>
          <w:i w:val="0"/>
          <w:iCs w:val="0"/>
          <w:caps w:val="0"/>
          <w:color w:val="1F1F1F"/>
          <w:spacing w:val="0"/>
          <w:u w:val="none"/>
          <w:lang w:val="en-US" w:eastAsia="zh-CN"/>
        </w:rPr>
        <w:instrText xml:space="preserve"> HYPERLINK "https://doi.org/10.1016/j.landurbplan.2010.03.008." </w:instrText>
      </w:r>
      <w:ins w:id="3000" w:author="野草" w:date="2024-11-07T17:19:34Z">
        <w:r>
          <w:rPr>
            <w:rFonts w:hint="default" w:ascii="Times New Roman" w:hAnsi="Times New Roman" w:eastAsia="SimSun" w:cs="Times New Roman"/>
            <w:i w:val="0"/>
            <w:iCs w:val="0"/>
            <w:caps w:val="0"/>
            <w:color w:val="1F1F1F"/>
            <w:spacing w:val="0"/>
            <w:u w:val="none"/>
            <w:lang w:val="en-US" w:eastAsia="zh-CN"/>
          </w:rPr>
          <w:fldChar w:fldCharType="separate"/>
        </w:r>
      </w:ins>
      <w:ins w:id="3001" w:author="野草" w:date="2024-11-07T17:19:34Z">
        <w:r>
          <w:rPr>
            <w:rStyle w:val="12"/>
            <w:rFonts w:hint="default" w:ascii="Times New Roman" w:hAnsi="Times New Roman" w:eastAsia="SimSun" w:cs="Times New Roman"/>
            <w:i w:val="0"/>
            <w:iCs w:val="0"/>
            <w:caps w:val="0"/>
            <w:spacing w:val="0"/>
            <w:lang w:val="en-US" w:eastAsia="zh-CN"/>
          </w:rPr>
          <w:t>https://doi.org/10.1016/j.landurbplan.2010.03.008.</w:t>
        </w:r>
      </w:ins>
      <w:ins w:id="3002" w:author="野草" w:date="2024-11-07T17:19:34Z">
        <w:r>
          <w:rPr>
            <w:rFonts w:hint="default" w:ascii="Times New Roman" w:hAnsi="Times New Roman" w:eastAsia="SimSun" w:cs="Times New Roman"/>
            <w:i w:val="0"/>
            <w:iCs w:val="0"/>
            <w:caps w:val="0"/>
            <w:color w:val="1F1F1F"/>
            <w:spacing w:val="0"/>
            <w:u w:val="none"/>
            <w:lang w:val="en-US" w:eastAsia="zh-CN"/>
          </w:rPr>
          <w:fldChar w:fldCharType="end"/>
        </w:r>
      </w:ins>
    </w:p>
    <w:p w14:paraId="4ADBE237">
      <w:pPr>
        <w:numPr>
          <w:ilvl w:val="0"/>
          <w:numId w:val="64"/>
          <w:ins w:id="3004" w:author="野草" w:date="2024-11-07T17:19:39Z"/>
        </w:numPr>
        <w:ind w:left="420" w:leftChars="0" w:hanging="420" w:firstLineChars="0"/>
        <w:rPr>
          <w:ins w:id="3005" w:author="野草" w:date="2024-11-07T17:20:05Z"/>
          <w:rFonts w:hint="default"/>
          <w:lang w:val="en-US" w:eastAsia="zh-CN"/>
        </w:rPr>
        <w:pPrChange w:id="3003" w:author="野草" w:date="2024-11-07T17:19:39Z">
          <w:pPr>
            <w:numPr>
              <w:ilvl w:val="0"/>
              <w:numId w:val="22"/>
            </w:numPr>
            <w:ind w:left="420" w:leftChars="0" w:hanging="420" w:firstLineChars="0"/>
          </w:pPr>
        </w:pPrChange>
      </w:pPr>
      <w:ins w:id="3006" w:author="野草" w:date="2024-11-07T17:19:34Z">
        <w:r>
          <w:rPr/>
          <w:t>Fan, H., Yu, Z., Yang, G., Liu, T. Y., Liu, T. Y., Hung, C. H., &amp; Vejre, H. (2019). How to cool hot-humid (Asian) cities with urban trees? An optimal landscape size perspective.</w:t>
        </w:r>
      </w:ins>
      <w:ins w:id="3007" w:author="野草" w:date="2024-11-07T17:19:34Z">
        <w:r>
          <w:rPr>
            <w:rFonts w:hint="default"/>
          </w:rPr>
          <w:t> Agricultural and Forest Meteorology, 265, 338-348.</w:t>
        </w:r>
      </w:ins>
    </w:p>
    <w:p w14:paraId="20966F08">
      <w:pPr>
        <w:numPr>
          <w:ilvl w:val="0"/>
          <w:numId w:val="64"/>
          <w:ins w:id="3009" w:author="野草" w:date="2024-11-07T17:19:39Z"/>
        </w:numPr>
        <w:ind w:left="420" w:leftChars="0" w:hanging="420" w:firstLineChars="0"/>
        <w:rPr>
          <w:ins w:id="3010" w:author="野草" w:date="2024-11-07T17:20:45Z"/>
          <w:rFonts w:hint="default"/>
          <w:lang w:val="en-US" w:eastAsia="zh-CN"/>
        </w:rPr>
        <w:pPrChange w:id="3008" w:author="野草" w:date="2024-11-07T17:19:39Z">
          <w:pPr>
            <w:numPr>
              <w:ilvl w:val="0"/>
              <w:numId w:val="22"/>
            </w:numPr>
            <w:ind w:left="420" w:leftChars="0" w:hanging="420" w:firstLineChars="0"/>
          </w:pPr>
        </w:pPrChange>
      </w:pPr>
      <w:ins w:id="3011" w:author="野草" w:date="2024-11-07T17:20:22Z">
        <w:r>
          <w:rPr>
            <w:rFonts w:hint="default"/>
            <w:lang w:val="en-US" w:eastAsia="zh-CN"/>
          </w:rPr>
          <w:t>W. Zhou, F.L. Cao, G.B. Wang, Effects of spatial pattern of forest vegetation on urban cooling in a compact megacity, Forests 10 (2019) 15, https://doi.org/ 10.3390/f10030282.</w:t>
        </w:r>
      </w:ins>
    </w:p>
    <w:p w14:paraId="3C5F1DB8">
      <w:pPr>
        <w:numPr>
          <w:ilvl w:val="0"/>
          <w:numId w:val="64"/>
          <w:ins w:id="3013" w:author="野草" w:date="2024-11-07T17:19:39Z"/>
        </w:numPr>
        <w:ind w:left="420" w:leftChars="0" w:hanging="420" w:firstLineChars="0"/>
        <w:rPr>
          <w:ins w:id="3014" w:author="野草" w:date="2024-11-07T17:22:38Z"/>
          <w:rFonts w:hint="default"/>
          <w:lang w:val="en-US" w:eastAsia="zh-CN"/>
        </w:rPr>
        <w:pPrChange w:id="3012" w:author="野草" w:date="2024-11-07T17:19:39Z">
          <w:pPr>
            <w:numPr>
              <w:ilvl w:val="0"/>
              <w:numId w:val="22"/>
            </w:numPr>
            <w:ind w:left="420" w:leftChars="0" w:hanging="420" w:firstLineChars="0"/>
          </w:pPr>
        </w:pPrChange>
      </w:pPr>
      <w:ins w:id="3015" w:author="野草" w:date="2024-11-07T17:20:45Z">
        <w:r>
          <w:rPr>
            <w:rFonts w:hint="default"/>
            <w:lang w:val="en-US" w:eastAsia="zh-CN"/>
          </w:rPr>
          <w:t>M.C. Ekwe, F. Adamu, J. Gana, G.C. Nwafor, R. Usman, J. Nom, O.D. Onu, O. I. Adedeji, S.A. Halilu, O.M. Aderoju, The effect of green spaces on the urban thermal environment during a hot-dry season: a case study of Port Harcourt, Nigeria, Environ. Dev. Sustain. 23 (2021) 10056–10079, https://doi.org/10.1007/ s10668-020-01046-9</w:t>
        </w:r>
      </w:ins>
    </w:p>
    <w:p w14:paraId="6B2D1906">
      <w:pPr>
        <w:numPr>
          <w:ilvl w:val="0"/>
          <w:numId w:val="64"/>
          <w:ins w:id="3017" w:author="野草" w:date="2024-11-07T17:19:39Z"/>
        </w:numPr>
        <w:ind w:left="420" w:leftChars="0" w:hanging="420" w:firstLineChars="0"/>
        <w:rPr>
          <w:ins w:id="3018" w:author="野草" w:date="2024-11-07T17:22:49Z"/>
          <w:rFonts w:hint="default"/>
          <w:lang w:val="en-US" w:eastAsia="zh-CN"/>
        </w:rPr>
        <w:pPrChange w:id="3016" w:author="野草" w:date="2024-11-07T17:19:39Z">
          <w:pPr>
            <w:numPr>
              <w:ilvl w:val="0"/>
              <w:numId w:val="22"/>
            </w:numPr>
            <w:ind w:left="420" w:leftChars="0" w:hanging="420" w:firstLineChars="0"/>
          </w:pPr>
        </w:pPrChange>
      </w:pPr>
      <w:ins w:id="3019" w:author="野草" w:date="2024-11-07T17:22:39Z">
        <w:r>
          <w:rPr>
            <w:rFonts w:hint="default"/>
            <w:lang w:val="en-US" w:eastAsia="zh-CN"/>
          </w:rPr>
          <w:t>Yin, C., Yuan, M., Lu, Y., Huang, Y., Liu, Y., 2018. Effects of urban form on the urban heat island effect based on spatial regression model. Sci. Total Environ. 634, 696–704. https:// doi.org/10.1016/j.scitotenv.2018.03.350.</w:t>
        </w:r>
      </w:ins>
    </w:p>
    <w:p w14:paraId="55F88CD9">
      <w:pPr>
        <w:numPr>
          <w:ilvl w:val="0"/>
          <w:numId w:val="64"/>
          <w:ins w:id="3021" w:author="野草" w:date="2024-11-07T17:19:39Z"/>
        </w:numPr>
        <w:ind w:left="420" w:leftChars="0" w:hanging="420" w:firstLineChars="0"/>
        <w:rPr>
          <w:ins w:id="3022" w:author="野草" w:date="2024-11-07T17:23:12Z"/>
          <w:rFonts w:hint="default"/>
          <w:lang w:val="en-US" w:eastAsia="zh-CN"/>
        </w:rPr>
        <w:pPrChange w:id="3020" w:author="野草" w:date="2024-11-07T17:19:39Z">
          <w:pPr>
            <w:numPr>
              <w:ilvl w:val="0"/>
              <w:numId w:val="22"/>
            </w:numPr>
            <w:ind w:left="420" w:leftChars="0" w:hanging="420" w:firstLineChars="0"/>
          </w:pPr>
        </w:pPrChange>
      </w:pPr>
      <w:ins w:id="3023" w:author="野草" w:date="2024-11-07T17:22:49Z">
        <w:r>
          <w:rPr>
            <w:rFonts w:hint="default"/>
            <w:lang w:val="en-US" w:eastAsia="zh-CN"/>
          </w:rPr>
          <w:t xml:space="preserve">Tian, Y., Zhou, W., Qian, Y., Zheng, Z., Yan, J., 2019. The effect of urban 2D and 3D morphology on air temperature in residential neighborhoods. Landscape Ecol. 34 (5), 1161–1178. </w:t>
        </w:r>
      </w:ins>
      <w:r>
        <w:rPr>
          <w:rFonts w:hint="default"/>
          <w:lang w:val="en-US" w:eastAsia="zh-CN"/>
        </w:rPr>
        <w:fldChar w:fldCharType="begin"/>
      </w:r>
      <w:r>
        <w:rPr>
          <w:rFonts w:hint="default"/>
          <w:lang w:val="en-US" w:eastAsia="zh-CN"/>
        </w:rPr>
        <w:instrText xml:space="preserve"> HYPERLINK "https://doi.org/10.1007/s10980-019-00834-7." </w:instrText>
      </w:r>
      <w:ins w:id="3024" w:author="野草" w:date="2024-11-07T17:23:12Z">
        <w:r>
          <w:rPr>
            <w:rFonts w:hint="default"/>
            <w:lang w:val="en-US" w:eastAsia="zh-CN"/>
          </w:rPr>
          <w:fldChar w:fldCharType="separate"/>
        </w:r>
      </w:ins>
      <w:ins w:id="3025" w:author="野草" w:date="2024-11-07T17:23:12Z">
        <w:r>
          <w:rPr>
            <w:rStyle w:val="12"/>
            <w:rFonts w:hint="default"/>
            <w:lang w:val="en-US" w:eastAsia="zh-CN"/>
          </w:rPr>
          <w:t>https://doi.org/10.1007/s10980-019-00834-7.</w:t>
        </w:r>
      </w:ins>
      <w:ins w:id="3026" w:author="野草" w:date="2024-11-07T17:23:12Z">
        <w:r>
          <w:rPr>
            <w:rFonts w:hint="default"/>
            <w:lang w:val="en-US" w:eastAsia="zh-CN"/>
          </w:rPr>
          <w:fldChar w:fldCharType="end"/>
        </w:r>
      </w:ins>
    </w:p>
    <w:p w14:paraId="3D840709">
      <w:pPr>
        <w:numPr>
          <w:ilvl w:val="0"/>
          <w:numId w:val="64"/>
          <w:ins w:id="3028" w:author="野草" w:date="2024-11-07T19:56:48Z"/>
        </w:numPr>
        <w:ind w:left="420" w:leftChars="0" w:hanging="420" w:firstLineChars="0"/>
        <w:rPr>
          <w:ins w:id="3029" w:author="野草" w:date="2024-11-07T19:56:46Z"/>
          <w:rFonts w:hint="default"/>
          <w:lang w:val="en-US" w:eastAsia="zh-CN"/>
        </w:rPr>
        <w:pPrChange w:id="3027" w:author="野草" w:date="2024-11-07T19:56:48Z">
          <w:pPr>
            <w:numPr>
              <w:ilvl w:val="0"/>
              <w:numId w:val="22"/>
            </w:numPr>
            <w:ind w:left="420" w:leftChars="0" w:hanging="420" w:firstLineChars="0"/>
          </w:pPr>
        </w:pPrChange>
      </w:pPr>
      <w:ins w:id="3030" w:author="野草" w:date="2024-11-07T17:23:12Z">
        <w:r>
          <w:rPr>
            <w:rFonts w:hint="default"/>
            <w:lang w:val="en-US" w:eastAsia="zh-CN"/>
          </w:rPr>
          <w:t>Unger, J., 2009. Connection between urban heat island and sky view factor approximated by a software tool on a 3D urban database. Int. J. Environ. Pollut. 36 (1–3), 59–80. https:// doi.org/10.1504/IJEP.2009.021817.</w:t>
        </w:r>
      </w:ins>
    </w:p>
    <w:p w14:paraId="659B82A4">
      <w:pPr>
        <w:numPr>
          <w:ilvl w:val="0"/>
          <w:numId w:val="64"/>
          <w:ins w:id="3032" w:author="野草" w:date="2024-11-07T17:19:39Z"/>
        </w:numPr>
        <w:ind w:left="420" w:leftChars="0" w:hanging="420" w:firstLineChars="0"/>
        <w:rPr>
          <w:ins w:id="3033" w:author="野草" w:date="2024-11-07T19:56:46Z"/>
          <w:rFonts w:hint="default"/>
          <w:lang w:val="en-US" w:eastAsia="zh-CN"/>
        </w:rPr>
        <w:pPrChange w:id="3031" w:author="野草" w:date="2024-11-07T17:19:39Z">
          <w:pPr>
            <w:numPr>
              <w:ilvl w:val="0"/>
              <w:numId w:val="22"/>
            </w:numPr>
            <w:ind w:left="420" w:leftChars="0" w:hanging="420" w:firstLineChars="0"/>
          </w:pPr>
        </w:pPrChange>
      </w:pPr>
      <w:ins w:id="3034" w:author="野草" w:date="2024-11-07T19:56:46Z">
        <w:r>
          <w:rPr>
            <w:rFonts w:hint="default"/>
            <w:lang w:val="en-US" w:eastAsia="zh-CN"/>
          </w:rPr>
          <w:t xml:space="preserve">Qi, Q., Meng, Q., Wang, J., He, B., Liang, H., &amp; Ren, P. (2022). Applicability of mobile-measurement strategies to different periods: A field campaign in a precinct with a block park. Building and Environment, 211, 108762. </w:t>
        </w:r>
      </w:ins>
    </w:p>
    <w:p w14:paraId="52E3DE42">
      <w:pPr>
        <w:numPr>
          <w:ilvl w:val="0"/>
          <w:numId w:val="64"/>
          <w:ins w:id="3036" w:author="野草" w:date="2024-11-07T19:57:14Z"/>
        </w:numPr>
        <w:ind w:left="420" w:leftChars="0" w:hanging="420" w:firstLineChars="0"/>
        <w:rPr>
          <w:ins w:id="3037" w:author="野草" w:date="2024-11-07T20:34:23Z"/>
          <w:rFonts w:hint="default"/>
          <w:lang w:val="en-US" w:eastAsia="zh-CN"/>
        </w:rPr>
        <w:pPrChange w:id="3035" w:author="野草" w:date="2024-11-07T19:57:14Z">
          <w:pPr>
            <w:numPr>
              <w:ilvl w:val="0"/>
              <w:numId w:val="22"/>
            </w:numPr>
            <w:ind w:left="420" w:leftChars="0" w:hanging="420" w:firstLineChars="0"/>
          </w:pPr>
        </w:pPrChange>
      </w:pPr>
      <w:ins w:id="3038" w:author="野草" w:date="2024-11-07T19:57:10Z">
        <w:r>
          <w:rPr>
            <w:rFonts w:ascii="Times New Roman" w:hAnsi="Times New Roman" w:eastAsiaTheme="minorEastAsia" w:cstheme="minorBidi"/>
            <w:i w:val="0"/>
            <w:iCs w:val="0"/>
            <w:caps w:val="0"/>
            <w:color w:val="auto"/>
            <w:spacing w:val="0"/>
            <w:sz w:val="21"/>
            <w:szCs w:val="24"/>
            <w:shd w:val="clear" w:fill="auto"/>
            <w:rPrChange w:id="3039" w:author="野草" w:date="2024-11-07T19:57:14Z">
              <w:rPr>
                <w:rFonts w:ascii="Arial" w:hAnsi="Arial" w:eastAsia="SimSun" w:cs="Arial"/>
                <w:i w:val="0"/>
                <w:iCs w:val="0"/>
                <w:caps w:val="0"/>
                <w:color w:val="222222"/>
                <w:spacing w:val="0"/>
                <w:sz w:val="13"/>
                <w:szCs w:val="13"/>
                <w:shd w:val="clear" w:fill="FFFFFF"/>
              </w:rPr>
            </w:rPrChange>
          </w:rPr>
          <w:t>Lin, P., Lau, S. S. Y., Qin, H., &amp; Gou, Z. (2017). Effects of urban planning indicators on urban heat island: a case study of pocket parks in high-rise high-density environment.</w:t>
        </w:r>
      </w:ins>
      <w:ins w:id="3040" w:author="野草" w:date="2024-11-07T19:57:10Z">
        <w:r>
          <w:rPr>
            <w:rFonts w:hint="default" w:ascii="Times New Roman" w:hAnsi="Times New Roman" w:eastAsiaTheme="minorEastAsia" w:cstheme="minorBidi"/>
            <w:i w:val="0"/>
            <w:iCs w:val="0"/>
            <w:caps w:val="0"/>
            <w:color w:val="auto"/>
            <w:spacing w:val="0"/>
            <w:sz w:val="21"/>
            <w:szCs w:val="24"/>
            <w:shd w:val="clear" w:fill="auto"/>
            <w:rPrChange w:id="3041" w:author="野草" w:date="2024-11-07T19:57:14Z">
              <w:rPr>
                <w:rFonts w:hint="default" w:ascii="Arial" w:hAnsi="Arial" w:eastAsia="SimSun" w:cs="Arial"/>
                <w:i w:val="0"/>
                <w:iCs w:val="0"/>
                <w:caps w:val="0"/>
                <w:color w:val="222222"/>
                <w:spacing w:val="0"/>
                <w:sz w:val="13"/>
                <w:szCs w:val="13"/>
                <w:shd w:val="clear" w:fill="FFFFFF"/>
              </w:rPr>
            </w:rPrChange>
          </w:rPr>
          <w:t> </w:t>
        </w:r>
      </w:ins>
      <w:ins w:id="3042" w:author="野草" w:date="2024-11-07T19:57:10Z">
        <w:r>
          <w:rPr>
            <w:rFonts w:hint="default" w:ascii="Times New Roman" w:hAnsi="Times New Roman" w:eastAsiaTheme="minorEastAsia" w:cstheme="minorBidi"/>
            <w:i w:val="0"/>
            <w:iCs w:val="0"/>
            <w:caps w:val="0"/>
            <w:color w:val="auto"/>
            <w:spacing w:val="0"/>
            <w:sz w:val="21"/>
            <w:szCs w:val="24"/>
            <w:shd w:val="clear" w:fill="auto"/>
            <w:rPrChange w:id="3043" w:author="野草" w:date="2024-11-07T19:57:14Z">
              <w:rPr>
                <w:rFonts w:hint="default" w:ascii="Arial" w:hAnsi="Arial" w:eastAsia="SimSun" w:cs="Arial"/>
                <w:i/>
                <w:iCs/>
                <w:caps w:val="0"/>
                <w:color w:val="222222"/>
                <w:spacing w:val="0"/>
                <w:sz w:val="13"/>
                <w:szCs w:val="13"/>
                <w:shd w:val="clear" w:fill="FFFFFF"/>
              </w:rPr>
            </w:rPrChange>
          </w:rPr>
          <w:t>Landscape and urban planning</w:t>
        </w:r>
      </w:ins>
      <w:ins w:id="3044" w:author="野草" w:date="2024-11-07T19:57:10Z">
        <w:r>
          <w:rPr>
            <w:rFonts w:hint="default" w:ascii="Times New Roman" w:hAnsi="Times New Roman" w:eastAsiaTheme="minorEastAsia" w:cstheme="minorBidi"/>
            <w:i w:val="0"/>
            <w:iCs w:val="0"/>
            <w:caps w:val="0"/>
            <w:color w:val="auto"/>
            <w:spacing w:val="0"/>
            <w:sz w:val="21"/>
            <w:szCs w:val="24"/>
            <w:shd w:val="clear" w:fill="auto"/>
            <w:rPrChange w:id="3045" w:author="野草" w:date="2024-11-07T19:57:14Z">
              <w:rPr>
                <w:rFonts w:hint="default" w:ascii="Arial" w:hAnsi="Arial" w:eastAsia="SimSun" w:cs="Arial"/>
                <w:i w:val="0"/>
                <w:iCs w:val="0"/>
                <w:caps w:val="0"/>
                <w:color w:val="222222"/>
                <w:spacing w:val="0"/>
                <w:sz w:val="13"/>
                <w:szCs w:val="13"/>
                <w:shd w:val="clear" w:fill="FFFFFF"/>
              </w:rPr>
            </w:rPrChange>
          </w:rPr>
          <w:t>, </w:t>
        </w:r>
      </w:ins>
      <w:ins w:id="3046" w:author="野草" w:date="2024-11-07T19:57:10Z">
        <w:r>
          <w:rPr>
            <w:rFonts w:hint="default" w:ascii="Times New Roman" w:hAnsi="Times New Roman" w:eastAsiaTheme="minorEastAsia" w:cstheme="minorBidi"/>
            <w:i w:val="0"/>
            <w:iCs w:val="0"/>
            <w:caps w:val="0"/>
            <w:color w:val="auto"/>
            <w:spacing w:val="0"/>
            <w:sz w:val="21"/>
            <w:szCs w:val="24"/>
            <w:shd w:val="clear" w:fill="auto"/>
            <w:rPrChange w:id="3047" w:author="野草" w:date="2024-11-07T19:57:14Z">
              <w:rPr>
                <w:rFonts w:hint="default" w:ascii="Arial" w:hAnsi="Arial" w:eastAsia="SimSun" w:cs="Arial"/>
                <w:i/>
                <w:iCs/>
                <w:caps w:val="0"/>
                <w:color w:val="222222"/>
                <w:spacing w:val="0"/>
                <w:sz w:val="13"/>
                <w:szCs w:val="13"/>
                <w:shd w:val="clear" w:fill="FFFFFF"/>
              </w:rPr>
            </w:rPrChange>
          </w:rPr>
          <w:t>168</w:t>
        </w:r>
      </w:ins>
      <w:ins w:id="3048" w:author="野草" w:date="2024-11-07T19:57:10Z">
        <w:r>
          <w:rPr>
            <w:rFonts w:hint="default" w:ascii="Times New Roman" w:hAnsi="Times New Roman" w:eastAsiaTheme="minorEastAsia" w:cstheme="minorBidi"/>
            <w:i w:val="0"/>
            <w:iCs w:val="0"/>
            <w:caps w:val="0"/>
            <w:color w:val="auto"/>
            <w:spacing w:val="0"/>
            <w:sz w:val="21"/>
            <w:szCs w:val="24"/>
            <w:shd w:val="clear" w:fill="auto"/>
            <w:rPrChange w:id="3049" w:author="野草" w:date="2024-11-07T19:57:14Z">
              <w:rPr>
                <w:rFonts w:hint="default" w:ascii="Arial" w:hAnsi="Arial" w:eastAsia="SimSun" w:cs="Arial"/>
                <w:i w:val="0"/>
                <w:iCs w:val="0"/>
                <w:caps w:val="0"/>
                <w:color w:val="222222"/>
                <w:spacing w:val="0"/>
                <w:sz w:val="13"/>
                <w:szCs w:val="13"/>
                <w:shd w:val="clear" w:fill="FFFFFF"/>
              </w:rPr>
            </w:rPrChange>
          </w:rPr>
          <w:t>, 48-60.</w:t>
        </w:r>
      </w:ins>
    </w:p>
    <w:p w14:paraId="4EDF045A">
      <w:pPr>
        <w:numPr>
          <w:ilvl w:val="0"/>
          <w:numId w:val="64"/>
          <w:ins w:id="3051" w:author="野草" w:date="2024-11-07T19:57:14Z"/>
        </w:numPr>
        <w:ind w:left="420" w:leftChars="0" w:hanging="420" w:firstLineChars="0"/>
        <w:rPr>
          <w:ins w:id="3052" w:author="野草" w:date="2024-11-08T10:44:16Z"/>
          <w:rFonts w:hint="default"/>
          <w:lang w:val="en-US" w:eastAsia="zh-CN"/>
        </w:rPr>
        <w:pPrChange w:id="3050" w:author="野草" w:date="2024-11-07T19:57:14Z">
          <w:pPr>
            <w:numPr>
              <w:ilvl w:val="0"/>
              <w:numId w:val="22"/>
            </w:numPr>
            <w:ind w:left="420" w:leftChars="0" w:hanging="420" w:firstLineChars="0"/>
          </w:pPr>
        </w:pPrChange>
      </w:pPr>
      <w:ins w:id="3053" w:author="野草" w:date="2024-11-07T20:34:23Z">
        <w:bookmarkStart w:id="35" w:name="OLE_LINK8"/>
        <w:r>
          <w:rPr>
            <w:rFonts w:hint="default"/>
            <w:lang w:val="en-US" w:eastAsia="zh-CN"/>
          </w:rPr>
          <w:t>Wang</w:t>
        </w:r>
        <w:bookmarkEnd w:id="35"/>
        <w:r>
          <w:rPr>
            <w:rFonts w:hint="default"/>
            <w:lang w:val="en-US" w:eastAsia="zh-CN"/>
          </w:rPr>
          <w:t>, Field Measurement and Thermal Comfort of Hangzhou Guo Zhuang[D], Zhejiang Agriculture&amp;Forestry University, 2019</w:t>
        </w:r>
      </w:ins>
    </w:p>
    <w:p w14:paraId="582C3ACA">
      <w:pPr>
        <w:numPr>
          <w:ilvl w:val="0"/>
          <w:numId w:val="64"/>
          <w:ins w:id="3055" w:author="野草" w:date="2024-11-07T19:57:14Z"/>
        </w:numPr>
        <w:ind w:left="420" w:leftChars="0" w:hanging="420" w:firstLineChars="0"/>
        <w:rPr>
          <w:ins w:id="3056" w:author="野草" w:date="2024-11-08T11:37:39Z"/>
          <w:rFonts w:hint="default"/>
          <w:lang w:val="en-US" w:eastAsia="zh-CN"/>
        </w:rPr>
        <w:pPrChange w:id="3054" w:author="野草" w:date="2024-11-07T19:57:14Z">
          <w:pPr>
            <w:numPr>
              <w:ilvl w:val="0"/>
              <w:numId w:val="22"/>
            </w:numPr>
            <w:ind w:left="420" w:leftChars="0" w:hanging="420" w:firstLineChars="0"/>
          </w:pPr>
        </w:pPrChange>
      </w:pPr>
      <w:ins w:id="3057" w:author="野草" w:date="2024-11-08T10:49:15Z">
        <w:r>
          <w:rPr>
            <w:rFonts w:hint="default"/>
            <w:lang w:val="en-US" w:eastAsia="zh-CN"/>
          </w:rPr>
          <w:t>Jaganmohan, M., Knapp, S., Buchmann, C. M., &amp; Schwarz, N. (2016). The bigger, the better? The influence of urban green space design on cooling effects for residential areas. Journal of Environment Quality, 45(1), 134. https://doi.org/10.2134/jeq2015. 01.0062.</w:t>
        </w:r>
      </w:ins>
    </w:p>
    <w:p w14:paraId="3EB00596">
      <w:pPr>
        <w:numPr>
          <w:ilvl w:val="0"/>
          <w:numId w:val="64"/>
          <w:ins w:id="3059" w:author="野草" w:date="2024-11-08T11:37:42Z"/>
        </w:numPr>
        <w:ind w:left="420" w:leftChars="0" w:hanging="420" w:firstLineChars="0"/>
        <w:rPr>
          <w:ins w:id="3060" w:author="野草" w:date="2024-11-07T19:57:16Z"/>
          <w:rFonts w:hint="default"/>
          <w:lang w:val="en-US" w:eastAsia="zh-CN"/>
        </w:rPr>
        <w:pPrChange w:id="3058" w:author="野草" w:date="2024-11-08T11:37:42Z">
          <w:pPr>
            <w:numPr>
              <w:ilvl w:val="0"/>
              <w:numId w:val="22"/>
            </w:numPr>
            <w:ind w:left="420" w:leftChars="0" w:hanging="420" w:firstLineChars="0"/>
          </w:pPr>
        </w:pPrChange>
      </w:pPr>
      <w:ins w:id="3061" w:author="野草" w:date="2024-11-08T11:37:39Z">
        <w:r>
          <w:rPr>
            <w:rFonts w:ascii="Times New Roman" w:hAnsi="Times New Roman" w:eastAsiaTheme="minorEastAsia" w:cstheme="minorBidi"/>
            <w:i w:val="0"/>
            <w:iCs w:val="0"/>
            <w:caps w:val="0"/>
            <w:color w:val="auto"/>
            <w:spacing w:val="0"/>
            <w:sz w:val="21"/>
            <w:szCs w:val="24"/>
            <w:shd w:val="clear" w:fill="auto"/>
            <w:rPrChange w:id="3062" w:author="野草" w:date="2024-11-08T11:37:42Z">
              <w:rPr>
                <w:rFonts w:ascii="Arial" w:hAnsi="Arial" w:eastAsia="SimSun" w:cs="Arial"/>
                <w:i w:val="0"/>
                <w:iCs w:val="0"/>
                <w:caps w:val="0"/>
                <w:color w:val="222222"/>
                <w:spacing w:val="0"/>
                <w:sz w:val="13"/>
                <w:szCs w:val="13"/>
                <w:shd w:val="clear" w:fill="FFFFFF"/>
              </w:rPr>
            </w:rPrChange>
          </w:rPr>
          <w:t>Giles, B. D., Bal</w:t>
        </w:r>
        <w:bookmarkStart w:id="36" w:name="_GoBack"/>
        <w:bookmarkEnd w:id="36"/>
        <w:r>
          <w:rPr>
            <w:rFonts w:ascii="Times New Roman" w:hAnsi="Times New Roman" w:eastAsiaTheme="minorEastAsia" w:cstheme="minorBidi"/>
            <w:i w:val="0"/>
            <w:iCs w:val="0"/>
            <w:caps w:val="0"/>
            <w:color w:val="auto"/>
            <w:spacing w:val="0"/>
            <w:sz w:val="21"/>
            <w:szCs w:val="24"/>
            <w:shd w:val="clear" w:fill="auto"/>
            <w:rPrChange w:id="3062" w:author="野草" w:date="2024-11-08T11:37:42Z">
              <w:rPr>
                <w:rFonts w:ascii="Arial" w:hAnsi="Arial" w:eastAsia="SimSun" w:cs="Arial"/>
                <w:i w:val="0"/>
                <w:iCs w:val="0"/>
                <w:caps w:val="0"/>
                <w:color w:val="222222"/>
                <w:spacing w:val="0"/>
                <w:sz w:val="13"/>
                <w:szCs w:val="13"/>
                <w:shd w:val="clear" w:fill="FFFFFF"/>
              </w:rPr>
            </w:rPrChange>
          </w:rPr>
          <w:t>afoutis, C., &amp; Maheras, P. (1990). Too hot for comfort: the heatwaves in Greece in 1987 and 1988.</w:t>
        </w:r>
      </w:ins>
      <w:ins w:id="3063" w:author="野草" w:date="2024-11-08T11:37:39Z">
        <w:r>
          <w:rPr>
            <w:rFonts w:hint="default" w:ascii="Times New Roman" w:hAnsi="Times New Roman" w:eastAsiaTheme="minorEastAsia" w:cstheme="minorBidi"/>
            <w:i w:val="0"/>
            <w:iCs w:val="0"/>
            <w:caps w:val="0"/>
            <w:color w:val="auto"/>
            <w:spacing w:val="0"/>
            <w:sz w:val="21"/>
            <w:szCs w:val="24"/>
            <w:shd w:val="clear" w:fill="auto"/>
            <w:rPrChange w:id="3064" w:author="野草" w:date="2024-11-08T11:37:42Z">
              <w:rPr>
                <w:rFonts w:hint="default" w:ascii="Arial" w:hAnsi="Arial" w:eastAsia="SimSun" w:cs="Arial"/>
                <w:i w:val="0"/>
                <w:iCs w:val="0"/>
                <w:caps w:val="0"/>
                <w:color w:val="222222"/>
                <w:spacing w:val="0"/>
                <w:sz w:val="13"/>
                <w:szCs w:val="13"/>
                <w:shd w:val="clear" w:fill="FFFFFF"/>
              </w:rPr>
            </w:rPrChange>
          </w:rPr>
          <w:t> </w:t>
        </w:r>
      </w:ins>
      <w:ins w:id="3065" w:author="野草" w:date="2024-11-08T11:37:39Z">
        <w:r>
          <w:rPr>
            <w:rFonts w:hint="default" w:ascii="Times New Roman" w:hAnsi="Times New Roman" w:eastAsiaTheme="minorEastAsia" w:cstheme="minorBidi"/>
            <w:i w:val="0"/>
            <w:iCs w:val="0"/>
            <w:caps w:val="0"/>
            <w:color w:val="auto"/>
            <w:spacing w:val="0"/>
            <w:sz w:val="21"/>
            <w:szCs w:val="24"/>
            <w:shd w:val="clear" w:fill="auto"/>
            <w:rPrChange w:id="3066" w:author="野草" w:date="2024-11-08T11:37:42Z">
              <w:rPr>
                <w:rFonts w:hint="default" w:ascii="Arial" w:hAnsi="Arial" w:eastAsia="SimSun" w:cs="Arial"/>
                <w:i/>
                <w:iCs/>
                <w:caps w:val="0"/>
                <w:color w:val="222222"/>
                <w:spacing w:val="0"/>
                <w:sz w:val="13"/>
                <w:szCs w:val="13"/>
                <w:shd w:val="clear" w:fill="FFFFFF"/>
              </w:rPr>
            </w:rPrChange>
          </w:rPr>
          <w:t>International Journal of Biometeorology</w:t>
        </w:r>
      </w:ins>
      <w:ins w:id="3067" w:author="野草" w:date="2024-11-08T11:37:39Z">
        <w:r>
          <w:rPr>
            <w:rFonts w:hint="default" w:ascii="Times New Roman" w:hAnsi="Times New Roman" w:eastAsiaTheme="minorEastAsia" w:cstheme="minorBidi"/>
            <w:i w:val="0"/>
            <w:iCs w:val="0"/>
            <w:caps w:val="0"/>
            <w:color w:val="auto"/>
            <w:spacing w:val="0"/>
            <w:sz w:val="21"/>
            <w:szCs w:val="24"/>
            <w:shd w:val="clear" w:fill="auto"/>
            <w:rPrChange w:id="3068" w:author="野草" w:date="2024-11-08T11:37:42Z">
              <w:rPr>
                <w:rFonts w:hint="default" w:ascii="Arial" w:hAnsi="Arial" w:eastAsia="SimSun" w:cs="Arial"/>
                <w:i w:val="0"/>
                <w:iCs w:val="0"/>
                <w:caps w:val="0"/>
                <w:color w:val="222222"/>
                <w:spacing w:val="0"/>
                <w:sz w:val="13"/>
                <w:szCs w:val="13"/>
                <w:shd w:val="clear" w:fill="FFFFFF"/>
              </w:rPr>
            </w:rPrChange>
          </w:rPr>
          <w:t>, </w:t>
        </w:r>
      </w:ins>
      <w:ins w:id="3069" w:author="野草" w:date="2024-11-08T11:37:39Z">
        <w:r>
          <w:rPr>
            <w:rFonts w:hint="default" w:ascii="Times New Roman" w:hAnsi="Times New Roman" w:eastAsiaTheme="minorEastAsia" w:cstheme="minorBidi"/>
            <w:i w:val="0"/>
            <w:iCs w:val="0"/>
            <w:caps w:val="0"/>
            <w:color w:val="auto"/>
            <w:spacing w:val="0"/>
            <w:sz w:val="21"/>
            <w:szCs w:val="24"/>
            <w:shd w:val="clear" w:fill="auto"/>
            <w:rPrChange w:id="3070" w:author="野草" w:date="2024-11-08T11:37:42Z">
              <w:rPr>
                <w:rFonts w:hint="default" w:ascii="Arial" w:hAnsi="Arial" w:eastAsia="SimSun" w:cs="Arial"/>
                <w:i/>
                <w:iCs/>
                <w:caps w:val="0"/>
                <w:color w:val="222222"/>
                <w:spacing w:val="0"/>
                <w:sz w:val="13"/>
                <w:szCs w:val="13"/>
                <w:shd w:val="clear" w:fill="FFFFFF"/>
              </w:rPr>
            </w:rPrChange>
          </w:rPr>
          <w:t>34</w:t>
        </w:r>
      </w:ins>
      <w:ins w:id="3071" w:author="野草" w:date="2024-11-08T11:37:39Z">
        <w:r>
          <w:rPr>
            <w:rFonts w:hint="default" w:ascii="Times New Roman" w:hAnsi="Times New Roman" w:eastAsiaTheme="minorEastAsia" w:cstheme="minorBidi"/>
            <w:i w:val="0"/>
            <w:iCs w:val="0"/>
            <w:caps w:val="0"/>
            <w:color w:val="auto"/>
            <w:spacing w:val="0"/>
            <w:sz w:val="21"/>
            <w:szCs w:val="24"/>
            <w:shd w:val="clear" w:fill="auto"/>
            <w:rPrChange w:id="3072" w:author="野草" w:date="2024-11-08T11:37:42Z">
              <w:rPr>
                <w:rFonts w:hint="default" w:ascii="Arial" w:hAnsi="Arial" w:eastAsia="SimSun" w:cs="Arial"/>
                <w:i w:val="0"/>
                <w:iCs w:val="0"/>
                <w:caps w:val="0"/>
                <w:color w:val="222222"/>
                <w:spacing w:val="0"/>
                <w:sz w:val="13"/>
                <w:szCs w:val="13"/>
                <w:shd w:val="clear" w:fill="FFFFFF"/>
              </w:rPr>
            </w:rPrChange>
          </w:rPr>
          <w:t>, 98-104.</w:t>
        </w:r>
      </w:ins>
    </w:p>
    <w:p w14:paraId="42CBA827">
      <w:pPr>
        <w:numPr>
          <w:ilvl w:val="0"/>
          <w:numId w:val="64"/>
          <w:ins w:id="3074" w:author="野草" w:date="2024-11-11T11:07:29Z"/>
        </w:numPr>
        <w:bidi w:val="0"/>
        <w:ind w:left="420" w:hanging="420"/>
        <w:rPr>
          <w:ins w:id="3075" w:author="野草" w:date="2024-11-11T11:07:24Z"/>
          <w:rFonts w:hint="default"/>
        </w:rPr>
        <w:pPrChange w:id="3073" w:author="野草" w:date="2024-11-11T11:07:29Z">
          <w:pPr>
            <w:pStyle w:val="16"/>
            <w:bidi w:val="0"/>
          </w:pPr>
        </w:pPrChange>
      </w:pPr>
      <w:ins w:id="3076" w:author="野草" w:date="2024-11-11T11:07:24Z">
        <w:r>
          <w:rPr/>
          <w:t>Qi, Q., Meng, Q., Wang, J., He, B., Liang, H., &amp; Ren, P. (2022). Applicability of mobile-measurement strategies to different periods: A field campaign in a precinct with a block park.</w:t>
        </w:r>
      </w:ins>
      <w:ins w:id="3077" w:author="野草" w:date="2024-11-11T11:07:24Z">
        <w:r>
          <w:rPr>
            <w:rFonts w:hint="default"/>
          </w:rPr>
          <w:t> Building and Environment, 211, 108762.</w:t>
        </w:r>
      </w:ins>
    </w:p>
    <w:p w14:paraId="3303887F">
      <w:pPr>
        <w:numPr>
          <w:ilvl w:val="0"/>
          <w:numId w:val="64"/>
          <w:ins w:id="3079" w:author="野草" w:date="2024-11-11T11:07:29Z"/>
        </w:numPr>
        <w:bidi w:val="0"/>
        <w:ind w:left="420" w:hanging="420"/>
        <w:rPr>
          <w:ins w:id="3080" w:author="野草" w:date="2024-11-11T11:07:24Z"/>
          <w:rFonts w:hint="default"/>
        </w:rPr>
        <w:pPrChange w:id="3078" w:author="野草" w:date="2024-11-11T11:07:29Z">
          <w:pPr>
            <w:pStyle w:val="16"/>
            <w:bidi w:val="0"/>
          </w:pPr>
        </w:pPrChange>
      </w:pPr>
      <w:ins w:id="3081" w:author="野草" w:date="2024-11-11T11:07:24Z">
        <w:r>
          <w:rPr/>
          <w:t>Park, J., Kim, J. H., Sohn, W., &amp; Lee, D. K. (2021). Urban cooling factors: Do small greenspaces outperform building shade in mitigating urban heat island intensity?.</w:t>
        </w:r>
      </w:ins>
      <w:ins w:id="3082" w:author="野草" w:date="2024-11-11T11:07:24Z">
        <w:r>
          <w:rPr>
            <w:rFonts w:hint="default"/>
          </w:rPr>
          <w:t> Urban Forestry &amp; Urban Greening, 64, 127256.</w:t>
        </w:r>
      </w:ins>
    </w:p>
    <w:p w14:paraId="11FC11C3">
      <w:pPr>
        <w:numPr>
          <w:ilvl w:val="0"/>
          <w:numId w:val="64"/>
          <w:ins w:id="3084" w:author="野草" w:date="2024-11-11T11:07:29Z"/>
        </w:numPr>
        <w:bidi w:val="0"/>
        <w:ind w:left="420" w:hanging="420"/>
        <w:rPr>
          <w:ins w:id="3085" w:author="野草" w:date="2024-11-11T11:07:24Z"/>
          <w:rFonts w:hint="default"/>
          <w:lang w:val="en-US" w:eastAsia="zh-CN"/>
        </w:rPr>
        <w:pPrChange w:id="3083" w:author="野草" w:date="2024-11-11T11:07:29Z">
          <w:pPr>
            <w:pStyle w:val="16"/>
            <w:bidi w:val="0"/>
          </w:pPr>
        </w:pPrChange>
      </w:pPr>
      <w:ins w:id="3086" w:author="野草" w:date="2024-11-11T11:07:24Z">
        <w:r>
          <w:rPr>
            <w:rFonts w:hint="default"/>
            <w:lang w:val="en-US" w:eastAsia="zh-CN"/>
          </w:rPr>
          <w:t>Dronova, M. Friedman, I. McRae, F.H. Kong, H.W. Yin, Spatio-temporal nonuniformity of urban park greenness and thermal characteristics in a semi-arid region, Urban For. Urban Green. 34 (2018) 44–54, https://doi.org/10.1016/j. ufug.2018.05.009.</w:t>
        </w:r>
      </w:ins>
    </w:p>
    <w:p w14:paraId="5DC952B9">
      <w:pPr>
        <w:numPr>
          <w:ilvl w:val="0"/>
          <w:numId w:val="64"/>
          <w:ins w:id="3088" w:author="野草" w:date="2024-11-11T11:07:29Z"/>
        </w:numPr>
        <w:bidi w:val="0"/>
        <w:ind w:left="420" w:hanging="420"/>
        <w:rPr>
          <w:ins w:id="3089" w:author="野草" w:date="2024-11-11T11:07:24Z"/>
          <w:rFonts w:hint="default"/>
          <w:lang w:val="en-US" w:eastAsia="zh-CN"/>
        </w:rPr>
        <w:pPrChange w:id="3087" w:author="野草" w:date="2024-11-11T11:07:29Z">
          <w:pPr>
            <w:pStyle w:val="16"/>
            <w:bidi w:val="0"/>
          </w:pPr>
        </w:pPrChange>
      </w:pPr>
      <w:ins w:id="3090" w:author="野草" w:date="2024-11-11T11:07:24Z">
        <w:r>
          <w:rPr>
            <w:rFonts w:hint="default"/>
            <w:lang w:val="en-US" w:eastAsia="zh-CN"/>
          </w:rPr>
          <w:t>Y. Fan, Z.W. Yu, G.Y. Yang, T.Y. Liu, T.Y. Liu, C.H. Hung, H. Vejre, How to cool hot-humid (Asian) cities with urban trees? An optimal landscape size perspective, Agric. For. Meteorol. 265 (2019) 338–348, https://doi.org/10.1016/j. agrformet.2018.11.027.</w:t>
        </w:r>
      </w:ins>
    </w:p>
    <w:p w14:paraId="639C8BDA">
      <w:pPr>
        <w:numPr>
          <w:ilvl w:val="0"/>
          <w:numId w:val="64"/>
          <w:ins w:id="3092" w:author="野草" w:date="2024-11-11T11:07:29Z"/>
        </w:numPr>
        <w:bidi w:val="0"/>
        <w:ind w:left="420" w:hanging="420"/>
        <w:rPr>
          <w:ins w:id="3093" w:author="野草" w:date="2024-11-11T11:07:24Z"/>
          <w:rFonts w:hint="default"/>
        </w:rPr>
        <w:pPrChange w:id="3091" w:author="野草" w:date="2024-11-11T11:07:29Z">
          <w:pPr>
            <w:pStyle w:val="16"/>
            <w:bidi w:val="0"/>
          </w:pPr>
        </w:pPrChange>
      </w:pPr>
      <w:ins w:id="3094" w:author="野草" w:date="2024-11-11T11:07:24Z">
        <w:r>
          <w:rPr/>
          <w:t>Yin, S., Peng, L. L., Feng, N., Wen, H., Ling, Z., Yang, X., &amp; Dong, L. (2022). Spatial-temporal pattern in the cooling effect of a large urban forest and the factors driving it.</w:t>
        </w:r>
      </w:ins>
      <w:ins w:id="3095" w:author="野草" w:date="2024-11-11T11:07:24Z">
        <w:r>
          <w:rPr>
            <w:rFonts w:hint="default"/>
          </w:rPr>
          <w:t> Building and Environment, 209, 108676.</w:t>
        </w:r>
      </w:ins>
    </w:p>
    <w:p w14:paraId="01D4B6B3">
      <w:pPr>
        <w:numPr>
          <w:ilvl w:val="0"/>
          <w:numId w:val="64"/>
          <w:ins w:id="3097" w:author="野草" w:date="2024-11-11T11:07:29Z"/>
        </w:numPr>
        <w:bidi w:val="0"/>
        <w:ind w:left="420" w:hanging="420"/>
        <w:rPr>
          <w:ins w:id="3098" w:author="野草" w:date="2024-11-11T11:07:24Z"/>
          <w:rFonts w:hint="default"/>
          <w:lang w:val="en-US" w:eastAsia="zh-CN"/>
        </w:rPr>
        <w:pPrChange w:id="3096" w:author="野草" w:date="2024-11-11T11:07:29Z">
          <w:pPr>
            <w:pStyle w:val="16"/>
            <w:bidi w:val="0"/>
          </w:pPr>
        </w:pPrChange>
      </w:pPr>
      <w:ins w:id="3099" w:author="野草" w:date="2024-11-11T11:07:24Z">
        <w:r>
          <w:rPr>
            <w:rFonts w:hint="default"/>
            <w:lang w:val="en-US" w:eastAsia="zh-CN"/>
          </w:rPr>
          <w:t>Hamada, S., Ohta, T., 2010. Seasonal variations in the cooling effect of urban green areas on surrounding urban areas. Urban For. Urban Green. 9 (1), 15–24</w:t>
        </w:r>
      </w:ins>
    </w:p>
    <w:p w14:paraId="4470E239">
      <w:pPr>
        <w:numPr>
          <w:ilvl w:val="-1"/>
          <w:numId w:val="0"/>
        </w:numPr>
        <w:ind w:left="0" w:leftChars="0" w:firstLine="0" w:firstLineChars="0"/>
        <w:rPr>
          <w:rFonts w:hint="default"/>
          <w:lang w:val="en-US" w:eastAsia="zh-CN"/>
        </w:rPr>
        <w:pPrChange w:id="3100" w:author="野草" w:date="2024-11-07T17:21:08Z">
          <w:pPr>
            <w:numPr>
              <w:ilvl w:val="0"/>
              <w:numId w:val="22"/>
            </w:numPr>
            <w:ind w:left="420" w:leftChars="0" w:hanging="420" w:firstLineChars="0"/>
          </w:pPr>
        </w:pPrChange>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904F3B"/>
    <w:multiLevelType w:val="singleLevel"/>
    <w:tmpl w:val="80904F3B"/>
    <w:lvl w:ilvl="0" w:tentative="0">
      <w:start w:val="1"/>
      <w:numFmt w:val="bullet"/>
      <w:lvlText w:val=""/>
      <w:lvlJc w:val="left"/>
      <w:pPr>
        <w:ind w:left="420" w:hanging="420"/>
      </w:pPr>
      <w:rPr>
        <w:rFonts w:hint="default" w:ascii="Wingdings" w:hAnsi="Wingdings"/>
      </w:rPr>
    </w:lvl>
  </w:abstractNum>
  <w:abstractNum w:abstractNumId="1">
    <w:nsid w:val="8840A7E0"/>
    <w:multiLevelType w:val="singleLevel"/>
    <w:tmpl w:val="8840A7E0"/>
    <w:lvl w:ilvl="0" w:tentative="0">
      <w:start w:val="1"/>
      <w:numFmt w:val="bullet"/>
      <w:lvlText w:val=""/>
      <w:lvlJc w:val="left"/>
      <w:pPr>
        <w:ind w:left="420" w:hanging="420"/>
      </w:pPr>
      <w:rPr>
        <w:rFonts w:hint="default" w:ascii="Wingdings" w:hAnsi="Wingdings"/>
      </w:rPr>
    </w:lvl>
  </w:abstractNum>
  <w:abstractNum w:abstractNumId="2">
    <w:nsid w:val="90B40EAE"/>
    <w:multiLevelType w:val="singleLevel"/>
    <w:tmpl w:val="90B40EAE"/>
    <w:lvl w:ilvl="0" w:tentative="0">
      <w:start w:val="1"/>
      <w:numFmt w:val="decimal"/>
      <w:lvlText w:val="%1."/>
      <w:lvlJc w:val="left"/>
      <w:pPr>
        <w:ind w:left="425" w:hanging="425"/>
      </w:pPr>
      <w:rPr>
        <w:rFonts w:hint="default"/>
      </w:rPr>
    </w:lvl>
  </w:abstractNum>
  <w:abstractNum w:abstractNumId="3">
    <w:nsid w:val="961DFA98"/>
    <w:multiLevelType w:val="singleLevel"/>
    <w:tmpl w:val="961DFA98"/>
    <w:lvl w:ilvl="0" w:tentative="0">
      <w:start w:val="1"/>
      <w:numFmt w:val="bullet"/>
      <w:lvlText w:val=""/>
      <w:lvlJc w:val="left"/>
      <w:pPr>
        <w:tabs>
          <w:tab w:val="left" w:pos="420"/>
        </w:tabs>
        <w:ind w:left="840" w:hanging="420"/>
      </w:pPr>
      <w:rPr>
        <w:rFonts w:hint="default" w:ascii="Wingdings" w:hAnsi="Wingdings"/>
      </w:rPr>
    </w:lvl>
  </w:abstractNum>
  <w:abstractNum w:abstractNumId="4">
    <w:nsid w:val="9B11AB6D"/>
    <w:multiLevelType w:val="singleLevel"/>
    <w:tmpl w:val="9B11AB6D"/>
    <w:lvl w:ilvl="0" w:tentative="0">
      <w:start w:val="1"/>
      <w:numFmt w:val="bullet"/>
      <w:lvlText w:val=""/>
      <w:lvlJc w:val="left"/>
      <w:pPr>
        <w:ind w:left="420" w:hanging="420"/>
      </w:pPr>
      <w:rPr>
        <w:rFonts w:hint="default" w:ascii="Wingdings" w:hAnsi="Wingdings"/>
      </w:rPr>
    </w:lvl>
  </w:abstractNum>
  <w:abstractNum w:abstractNumId="5">
    <w:nsid w:val="9D461A39"/>
    <w:multiLevelType w:val="singleLevel"/>
    <w:tmpl w:val="9D461A39"/>
    <w:lvl w:ilvl="0" w:tentative="0">
      <w:start w:val="1"/>
      <w:numFmt w:val="bullet"/>
      <w:lvlText w:val=""/>
      <w:lvlJc w:val="left"/>
      <w:pPr>
        <w:ind w:left="420" w:hanging="420"/>
      </w:pPr>
      <w:rPr>
        <w:rFonts w:hint="default" w:ascii="Wingdings" w:hAnsi="Wingdings"/>
      </w:rPr>
    </w:lvl>
  </w:abstractNum>
  <w:abstractNum w:abstractNumId="6">
    <w:nsid w:val="9D841E98"/>
    <w:multiLevelType w:val="singleLevel"/>
    <w:tmpl w:val="9D841E98"/>
    <w:lvl w:ilvl="0" w:tentative="0">
      <w:start w:val="1"/>
      <w:numFmt w:val="decimal"/>
      <w:suff w:val="space"/>
      <w:lvlText w:val="%1."/>
      <w:lvlJc w:val="left"/>
    </w:lvl>
  </w:abstractNum>
  <w:abstractNum w:abstractNumId="7">
    <w:nsid w:val="9F8B06F9"/>
    <w:multiLevelType w:val="singleLevel"/>
    <w:tmpl w:val="9F8B06F9"/>
    <w:lvl w:ilvl="0" w:tentative="0">
      <w:start w:val="1"/>
      <w:numFmt w:val="bullet"/>
      <w:lvlText w:val=""/>
      <w:lvlJc w:val="left"/>
      <w:pPr>
        <w:ind w:left="420" w:hanging="420"/>
      </w:pPr>
      <w:rPr>
        <w:rFonts w:hint="default" w:ascii="Wingdings" w:hAnsi="Wingdings"/>
      </w:rPr>
    </w:lvl>
  </w:abstractNum>
  <w:abstractNum w:abstractNumId="8">
    <w:nsid w:val="A40836D2"/>
    <w:multiLevelType w:val="singleLevel"/>
    <w:tmpl w:val="A40836D2"/>
    <w:lvl w:ilvl="0" w:tentative="0">
      <w:start w:val="1"/>
      <w:numFmt w:val="decimal"/>
      <w:lvlText w:val="%1."/>
      <w:lvlJc w:val="left"/>
      <w:pPr>
        <w:ind w:left="425" w:hanging="425"/>
      </w:pPr>
      <w:rPr>
        <w:rFonts w:hint="default"/>
      </w:rPr>
    </w:lvl>
  </w:abstractNum>
  <w:abstractNum w:abstractNumId="9">
    <w:nsid w:val="AAD99ABE"/>
    <w:multiLevelType w:val="singleLevel"/>
    <w:tmpl w:val="AAD99ABE"/>
    <w:lvl w:ilvl="0" w:tentative="0">
      <w:start w:val="2"/>
      <w:numFmt w:val="decimal"/>
      <w:suff w:val="space"/>
      <w:lvlText w:val="%1."/>
      <w:lvlJc w:val="left"/>
    </w:lvl>
  </w:abstractNum>
  <w:abstractNum w:abstractNumId="10">
    <w:nsid w:val="AC0B9CF7"/>
    <w:multiLevelType w:val="multilevel"/>
    <w:tmpl w:val="AC0B9CF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Cambria Math" w:hAnsi="Cambria Math"/>
      </w:rPr>
    </w:lvl>
    <w:lvl w:ilvl="2" w:tentative="0">
      <w:start w:val="1"/>
      <w:numFmt w:val="bullet"/>
      <w:lvlText w:val=""/>
      <w:lvlJc w:val="left"/>
      <w:pPr>
        <w:tabs>
          <w:tab w:val="left" w:pos="1260"/>
        </w:tabs>
        <w:ind w:left="1260" w:leftChars="0" w:hanging="420" w:firstLineChars="0"/>
      </w:pPr>
      <w:rPr>
        <w:rFonts w:hint="default" w:ascii="Cambria Math" w:hAnsi="Cambria Math"/>
      </w:rPr>
    </w:lvl>
    <w:lvl w:ilvl="3" w:tentative="0">
      <w:start w:val="1"/>
      <w:numFmt w:val="bullet"/>
      <w:lvlText w:val=""/>
      <w:lvlJc w:val="left"/>
      <w:pPr>
        <w:tabs>
          <w:tab w:val="left" w:pos="1680"/>
        </w:tabs>
        <w:ind w:left="1680" w:leftChars="0" w:hanging="420" w:firstLineChars="0"/>
      </w:pPr>
      <w:rPr>
        <w:rFonts w:hint="default" w:ascii="Cambria Math" w:hAnsi="Cambria Math"/>
      </w:rPr>
    </w:lvl>
    <w:lvl w:ilvl="4" w:tentative="0">
      <w:start w:val="1"/>
      <w:numFmt w:val="bullet"/>
      <w:lvlText w:val=""/>
      <w:lvlJc w:val="left"/>
      <w:pPr>
        <w:tabs>
          <w:tab w:val="left" w:pos="2100"/>
        </w:tabs>
        <w:ind w:left="2100" w:leftChars="0" w:hanging="420" w:firstLineChars="0"/>
      </w:pPr>
      <w:rPr>
        <w:rFonts w:hint="default" w:ascii="Cambria Math" w:hAnsi="Cambria Math"/>
      </w:rPr>
    </w:lvl>
    <w:lvl w:ilvl="5" w:tentative="0">
      <w:start w:val="1"/>
      <w:numFmt w:val="bullet"/>
      <w:lvlText w:val=""/>
      <w:lvlJc w:val="left"/>
      <w:pPr>
        <w:tabs>
          <w:tab w:val="left" w:pos="2520"/>
        </w:tabs>
        <w:ind w:left="2520" w:leftChars="0" w:hanging="420" w:firstLineChars="0"/>
      </w:pPr>
      <w:rPr>
        <w:rFonts w:hint="default" w:ascii="Cambria Math" w:hAnsi="Cambria Math"/>
      </w:rPr>
    </w:lvl>
    <w:lvl w:ilvl="6" w:tentative="0">
      <w:start w:val="1"/>
      <w:numFmt w:val="bullet"/>
      <w:lvlText w:val=""/>
      <w:lvlJc w:val="left"/>
      <w:pPr>
        <w:tabs>
          <w:tab w:val="left" w:pos="2940"/>
        </w:tabs>
        <w:ind w:left="2940" w:leftChars="0" w:hanging="420" w:firstLineChars="0"/>
      </w:pPr>
      <w:rPr>
        <w:rFonts w:hint="default" w:ascii="Cambria Math" w:hAnsi="Cambria Math"/>
      </w:rPr>
    </w:lvl>
    <w:lvl w:ilvl="7" w:tentative="0">
      <w:start w:val="1"/>
      <w:numFmt w:val="bullet"/>
      <w:lvlText w:val=""/>
      <w:lvlJc w:val="left"/>
      <w:pPr>
        <w:tabs>
          <w:tab w:val="left" w:pos="3360"/>
        </w:tabs>
        <w:ind w:left="3360" w:leftChars="0" w:hanging="420" w:firstLineChars="0"/>
      </w:pPr>
      <w:rPr>
        <w:rFonts w:hint="default" w:ascii="Cambria Math" w:hAnsi="Cambria Math"/>
      </w:rPr>
    </w:lvl>
    <w:lvl w:ilvl="8" w:tentative="0">
      <w:start w:val="1"/>
      <w:numFmt w:val="bullet"/>
      <w:lvlText w:val=""/>
      <w:lvlJc w:val="left"/>
      <w:pPr>
        <w:tabs>
          <w:tab w:val="left" w:pos="3780"/>
        </w:tabs>
        <w:ind w:left="3780" w:leftChars="0" w:hanging="420" w:firstLineChars="0"/>
      </w:pPr>
      <w:rPr>
        <w:rFonts w:hint="default" w:ascii="Cambria Math" w:hAnsi="Cambria Math"/>
      </w:rPr>
    </w:lvl>
  </w:abstractNum>
  <w:abstractNum w:abstractNumId="11">
    <w:nsid w:val="B5B916FE"/>
    <w:multiLevelType w:val="singleLevel"/>
    <w:tmpl w:val="B5B916FE"/>
    <w:lvl w:ilvl="0" w:tentative="0">
      <w:start w:val="1"/>
      <w:numFmt w:val="decimal"/>
      <w:lvlText w:val="%1."/>
      <w:lvlJc w:val="left"/>
      <w:pPr>
        <w:ind w:left="425" w:hanging="425"/>
      </w:pPr>
      <w:rPr>
        <w:rFonts w:hint="default"/>
      </w:rPr>
    </w:lvl>
  </w:abstractNum>
  <w:abstractNum w:abstractNumId="12">
    <w:nsid w:val="B753713F"/>
    <w:multiLevelType w:val="singleLevel"/>
    <w:tmpl w:val="B753713F"/>
    <w:lvl w:ilvl="0" w:tentative="0">
      <w:start w:val="1"/>
      <w:numFmt w:val="bullet"/>
      <w:lvlText w:val=""/>
      <w:lvlJc w:val="left"/>
      <w:pPr>
        <w:tabs>
          <w:tab w:val="left" w:pos="420"/>
        </w:tabs>
        <w:ind w:left="840" w:hanging="420"/>
      </w:pPr>
      <w:rPr>
        <w:rFonts w:hint="default" w:ascii="Wingdings" w:hAnsi="Wingdings"/>
      </w:rPr>
    </w:lvl>
  </w:abstractNum>
  <w:abstractNum w:abstractNumId="13">
    <w:nsid w:val="B788D0AD"/>
    <w:multiLevelType w:val="singleLevel"/>
    <w:tmpl w:val="B788D0AD"/>
    <w:lvl w:ilvl="0" w:tentative="0">
      <w:start w:val="1"/>
      <w:numFmt w:val="bullet"/>
      <w:lvlText w:val=""/>
      <w:lvlJc w:val="left"/>
      <w:pPr>
        <w:ind w:left="420" w:hanging="420"/>
      </w:pPr>
      <w:rPr>
        <w:rFonts w:hint="default" w:ascii="Wingdings" w:hAnsi="Wingdings"/>
      </w:rPr>
    </w:lvl>
  </w:abstractNum>
  <w:abstractNum w:abstractNumId="14">
    <w:nsid w:val="C09F1720"/>
    <w:multiLevelType w:val="singleLevel"/>
    <w:tmpl w:val="C09F1720"/>
    <w:lvl w:ilvl="0" w:tentative="0">
      <w:start w:val="1"/>
      <w:numFmt w:val="bullet"/>
      <w:lvlText w:val=""/>
      <w:lvlJc w:val="left"/>
      <w:pPr>
        <w:ind w:left="420" w:hanging="420"/>
      </w:pPr>
      <w:rPr>
        <w:rFonts w:hint="default" w:ascii="Wingdings" w:hAnsi="Wingdings"/>
      </w:rPr>
    </w:lvl>
  </w:abstractNum>
  <w:abstractNum w:abstractNumId="15">
    <w:nsid w:val="C537DC7E"/>
    <w:multiLevelType w:val="singleLevel"/>
    <w:tmpl w:val="C537DC7E"/>
    <w:lvl w:ilvl="0" w:tentative="0">
      <w:start w:val="1"/>
      <w:numFmt w:val="bullet"/>
      <w:lvlText w:val=""/>
      <w:lvlJc w:val="left"/>
      <w:pPr>
        <w:ind w:left="420" w:hanging="420"/>
      </w:pPr>
      <w:rPr>
        <w:rFonts w:hint="default" w:ascii="Wingdings" w:hAnsi="Wingdings"/>
      </w:rPr>
    </w:lvl>
  </w:abstractNum>
  <w:abstractNum w:abstractNumId="16">
    <w:nsid w:val="CC322C34"/>
    <w:multiLevelType w:val="singleLevel"/>
    <w:tmpl w:val="CC322C34"/>
    <w:lvl w:ilvl="0" w:tentative="0">
      <w:start w:val="1"/>
      <w:numFmt w:val="bullet"/>
      <w:lvlText w:val=""/>
      <w:lvlJc w:val="left"/>
      <w:pPr>
        <w:ind w:left="420" w:hanging="420"/>
      </w:pPr>
      <w:rPr>
        <w:rFonts w:hint="default" w:ascii="Wingdings" w:hAnsi="Wingdings"/>
      </w:rPr>
    </w:lvl>
  </w:abstractNum>
  <w:abstractNum w:abstractNumId="17">
    <w:nsid w:val="D30B3AD8"/>
    <w:multiLevelType w:val="multilevel"/>
    <w:tmpl w:val="D30B3A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Cambria Math" w:hAnsi="Cambria Math"/>
      </w:rPr>
    </w:lvl>
    <w:lvl w:ilvl="2" w:tentative="0">
      <w:start w:val="1"/>
      <w:numFmt w:val="bullet"/>
      <w:lvlText w:val=""/>
      <w:lvlJc w:val="left"/>
      <w:pPr>
        <w:tabs>
          <w:tab w:val="left" w:pos="1260"/>
        </w:tabs>
        <w:ind w:left="1260" w:leftChars="0" w:hanging="420" w:firstLineChars="0"/>
      </w:pPr>
      <w:rPr>
        <w:rFonts w:hint="default" w:ascii="Cambria Math" w:hAnsi="Cambria Math"/>
      </w:rPr>
    </w:lvl>
    <w:lvl w:ilvl="3" w:tentative="0">
      <w:start w:val="1"/>
      <w:numFmt w:val="bullet"/>
      <w:lvlText w:val=""/>
      <w:lvlJc w:val="left"/>
      <w:pPr>
        <w:tabs>
          <w:tab w:val="left" w:pos="1680"/>
        </w:tabs>
        <w:ind w:left="1680" w:leftChars="0" w:hanging="420" w:firstLineChars="0"/>
      </w:pPr>
      <w:rPr>
        <w:rFonts w:hint="default" w:ascii="Cambria Math" w:hAnsi="Cambria Math"/>
      </w:rPr>
    </w:lvl>
    <w:lvl w:ilvl="4" w:tentative="0">
      <w:start w:val="1"/>
      <w:numFmt w:val="bullet"/>
      <w:lvlText w:val=""/>
      <w:lvlJc w:val="left"/>
      <w:pPr>
        <w:tabs>
          <w:tab w:val="left" w:pos="2100"/>
        </w:tabs>
        <w:ind w:left="2100" w:leftChars="0" w:hanging="420" w:firstLineChars="0"/>
      </w:pPr>
      <w:rPr>
        <w:rFonts w:hint="default" w:ascii="Cambria Math" w:hAnsi="Cambria Math"/>
      </w:rPr>
    </w:lvl>
    <w:lvl w:ilvl="5" w:tentative="0">
      <w:start w:val="1"/>
      <w:numFmt w:val="bullet"/>
      <w:lvlText w:val=""/>
      <w:lvlJc w:val="left"/>
      <w:pPr>
        <w:tabs>
          <w:tab w:val="left" w:pos="2520"/>
        </w:tabs>
        <w:ind w:left="2520" w:leftChars="0" w:hanging="420" w:firstLineChars="0"/>
      </w:pPr>
      <w:rPr>
        <w:rFonts w:hint="default" w:ascii="Cambria Math" w:hAnsi="Cambria Math"/>
      </w:rPr>
    </w:lvl>
    <w:lvl w:ilvl="6" w:tentative="0">
      <w:start w:val="1"/>
      <w:numFmt w:val="bullet"/>
      <w:lvlText w:val=""/>
      <w:lvlJc w:val="left"/>
      <w:pPr>
        <w:tabs>
          <w:tab w:val="left" w:pos="2940"/>
        </w:tabs>
        <w:ind w:left="2940" w:leftChars="0" w:hanging="420" w:firstLineChars="0"/>
      </w:pPr>
      <w:rPr>
        <w:rFonts w:hint="default" w:ascii="Cambria Math" w:hAnsi="Cambria Math"/>
      </w:rPr>
    </w:lvl>
    <w:lvl w:ilvl="7" w:tentative="0">
      <w:start w:val="1"/>
      <w:numFmt w:val="bullet"/>
      <w:lvlText w:val=""/>
      <w:lvlJc w:val="left"/>
      <w:pPr>
        <w:tabs>
          <w:tab w:val="left" w:pos="3360"/>
        </w:tabs>
        <w:ind w:left="3360" w:leftChars="0" w:hanging="420" w:firstLineChars="0"/>
      </w:pPr>
      <w:rPr>
        <w:rFonts w:hint="default" w:ascii="Cambria Math" w:hAnsi="Cambria Math"/>
      </w:rPr>
    </w:lvl>
    <w:lvl w:ilvl="8" w:tentative="0">
      <w:start w:val="1"/>
      <w:numFmt w:val="bullet"/>
      <w:lvlText w:val=""/>
      <w:lvlJc w:val="left"/>
      <w:pPr>
        <w:tabs>
          <w:tab w:val="left" w:pos="3780"/>
        </w:tabs>
        <w:ind w:left="3780" w:leftChars="0" w:hanging="420" w:firstLineChars="0"/>
      </w:pPr>
      <w:rPr>
        <w:rFonts w:hint="default" w:ascii="Cambria Math" w:hAnsi="Cambria Math"/>
      </w:rPr>
    </w:lvl>
  </w:abstractNum>
  <w:abstractNum w:abstractNumId="18">
    <w:nsid w:val="E0723D4E"/>
    <w:multiLevelType w:val="singleLevel"/>
    <w:tmpl w:val="E0723D4E"/>
    <w:lvl w:ilvl="0" w:tentative="0">
      <w:start w:val="1"/>
      <w:numFmt w:val="bullet"/>
      <w:lvlText w:val=""/>
      <w:lvlJc w:val="left"/>
      <w:pPr>
        <w:ind w:left="420" w:hanging="420"/>
      </w:pPr>
      <w:rPr>
        <w:rFonts w:hint="default" w:ascii="Wingdings" w:hAnsi="Wingdings"/>
      </w:rPr>
    </w:lvl>
  </w:abstractNum>
  <w:abstractNum w:abstractNumId="19">
    <w:nsid w:val="E16AEBD5"/>
    <w:multiLevelType w:val="singleLevel"/>
    <w:tmpl w:val="E16AEBD5"/>
    <w:lvl w:ilvl="0" w:tentative="0">
      <w:start w:val="1"/>
      <w:numFmt w:val="bullet"/>
      <w:lvlText w:val=""/>
      <w:lvlJc w:val="left"/>
      <w:pPr>
        <w:tabs>
          <w:tab w:val="left" w:pos="420"/>
        </w:tabs>
        <w:ind w:left="840" w:hanging="420"/>
      </w:pPr>
      <w:rPr>
        <w:rFonts w:hint="default" w:ascii="Wingdings" w:hAnsi="Wingdings"/>
      </w:rPr>
    </w:lvl>
  </w:abstractNum>
  <w:abstractNum w:abstractNumId="20">
    <w:nsid w:val="E995B2BD"/>
    <w:multiLevelType w:val="singleLevel"/>
    <w:tmpl w:val="E995B2BD"/>
    <w:lvl w:ilvl="0" w:tentative="0">
      <w:start w:val="1"/>
      <w:numFmt w:val="decimal"/>
      <w:lvlText w:val="%1."/>
      <w:lvlJc w:val="left"/>
      <w:pPr>
        <w:ind w:left="425" w:hanging="425"/>
      </w:pPr>
      <w:rPr>
        <w:rFonts w:hint="default"/>
      </w:rPr>
    </w:lvl>
  </w:abstractNum>
  <w:abstractNum w:abstractNumId="21">
    <w:nsid w:val="F58FD175"/>
    <w:multiLevelType w:val="singleLevel"/>
    <w:tmpl w:val="F58FD175"/>
    <w:lvl w:ilvl="0" w:tentative="0">
      <w:start w:val="1"/>
      <w:numFmt w:val="bullet"/>
      <w:lvlText w:val=""/>
      <w:lvlJc w:val="left"/>
      <w:pPr>
        <w:ind w:left="420" w:hanging="420"/>
      </w:pPr>
      <w:rPr>
        <w:rFonts w:hint="default" w:ascii="Wingdings" w:hAnsi="Wingdings"/>
      </w:rPr>
    </w:lvl>
  </w:abstractNum>
  <w:abstractNum w:abstractNumId="22">
    <w:nsid w:val="F6C48E3C"/>
    <w:multiLevelType w:val="singleLevel"/>
    <w:tmpl w:val="F6C48E3C"/>
    <w:lvl w:ilvl="0" w:tentative="0">
      <w:start w:val="1"/>
      <w:numFmt w:val="decimal"/>
      <w:lvlText w:val="%1."/>
      <w:lvlJc w:val="left"/>
      <w:pPr>
        <w:ind w:left="425" w:hanging="425"/>
      </w:pPr>
      <w:rPr>
        <w:rFonts w:hint="default"/>
      </w:rPr>
    </w:lvl>
  </w:abstractNum>
  <w:abstractNum w:abstractNumId="23">
    <w:nsid w:val="FA598E55"/>
    <w:multiLevelType w:val="singleLevel"/>
    <w:tmpl w:val="FA598E55"/>
    <w:lvl w:ilvl="0" w:tentative="0">
      <w:start w:val="1"/>
      <w:numFmt w:val="decimal"/>
      <w:lvlText w:val="%1."/>
      <w:lvlJc w:val="left"/>
      <w:pPr>
        <w:ind w:left="425" w:hanging="425"/>
      </w:pPr>
      <w:rPr>
        <w:rFonts w:hint="default"/>
      </w:rPr>
    </w:lvl>
  </w:abstractNum>
  <w:abstractNum w:abstractNumId="24">
    <w:nsid w:val="FB195806"/>
    <w:multiLevelType w:val="singleLevel"/>
    <w:tmpl w:val="FB195806"/>
    <w:lvl w:ilvl="0" w:tentative="0">
      <w:start w:val="1"/>
      <w:numFmt w:val="bullet"/>
      <w:lvlText w:val=""/>
      <w:lvlJc w:val="left"/>
      <w:pPr>
        <w:ind w:left="420" w:hanging="420"/>
      </w:pPr>
      <w:rPr>
        <w:rFonts w:hint="default" w:ascii="Wingdings" w:hAnsi="Wingdings"/>
      </w:rPr>
    </w:lvl>
  </w:abstractNum>
  <w:abstractNum w:abstractNumId="25">
    <w:nsid w:val="070041A5"/>
    <w:multiLevelType w:val="singleLevel"/>
    <w:tmpl w:val="070041A5"/>
    <w:lvl w:ilvl="0" w:tentative="0">
      <w:start w:val="1"/>
      <w:numFmt w:val="decimal"/>
      <w:lvlText w:val="%1."/>
      <w:lvlJc w:val="left"/>
      <w:pPr>
        <w:ind w:left="425" w:hanging="425"/>
      </w:pPr>
      <w:rPr>
        <w:rFonts w:hint="default"/>
      </w:rPr>
    </w:lvl>
  </w:abstractNum>
  <w:abstractNum w:abstractNumId="26">
    <w:nsid w:val="09CFA078"/>
    <w:multiLevelType w:val="singleLevel"/>
    <w:tmpl w:val="09CFA078"/>
    <w:lvl w:ilvl="0" w:tentative="0">
      <w:start w:val="1"/>
      <w:numFmt w:val="bullet"/>
      <w:lvlText w:val=""/>
      <w:lvlJc w:val="left"/>
      <w:pPr>
        <w:ind w:left="420" w:hanging="420"/>
      </w:pPr>
      <w:rPr>
        <w:rFonts w:hint="default" w:ascii="Wingdings" w:hAnsi="Wingdings"/>
      </w:rPr>
    </w:lvl>
  </w:abstractNum>
  <w:abstractNum w:abstractNumId="27">
    <w:nsid w:val="10B10942"/>
    <w:multiLevelType w:val="singleLevel"/>
    <w:tmpl w:val="10B10942"/>
    <w:lvl w:ilvl="0" w:tentative="0">
      <w:start w:val="1"/>
      <w:numFmt w:val="bullet"/>
      <w:lvlText w:val=""/>
      <w:lvlJc w:val="left"/>
      <w:pPr>
        <w:ind w:left="420" w:hanging="420"/>
      </w:pPr>
      <w:rPr>
        <w:rFonts w:hint="default" w:ascii="Wingdings" w:hAnsi="Wingdings"/>
      </w:rPr>
    </w:lvl>
  </w:abstractNum>
  <w:abstractNum w:abstractNumId="28">
    <w:nsid w:val="121E6CF6"/>
    <w:multiLevelType w:val="singleLevel"/>
    <w:tmpl w:val="121E6CF6"/>
    <w:lvl w:ilvl="0" w:tentative="0">
      <w:start w:val="1"/>
      <w:numFmt w:val="decimal"/>
      <w:lvlText w:val="%1."/>
      <w:lvlJc w:val="left"/>
      <w:pPr>
        <w:ind w:left="425" w:hanging="425"/>
      </w:pPr>
      <w:rPr>
        <w:rFonts w:hint="default"/>
      </w:rPr>
    </w:lvl>
  </w:abstractNum>
  <w:abstractNum w:abstractNumId="29">
    <w:nsid w:val="13BC65F6"/>
    <w:multiLevelType w:val="singleLevel"/>
    <w:tmpl w:val="13BC65F6"/>
    <w:lvl w:ilvl="0" w:tentative="0">
      <w:start w:val="1"/>
      <w:numFmt w:val="bullet"/>
      <w:lvlText w:val=""/>
      <w:lvlJc w:val="left"/>
      <w:pPr>
        <w:ind w:left="420" w:hanging="420"/>
      </w:pPr>
      <w:rPr>
        <w:rFonts w:hint="default" w:ascii="Wingdings" w:hAnsi="Wingdings"/>
      </w:rPr>
    </w:lvl>
  </w:abstractNum>
  <w:abstractNum w:abstractNumId="30">
    <w:nsid w:val="13F1C32F"/>
    <w:multiLevelType w:val="singleLevel"/>
    <w:tmpl w:val="13F1C32F"/>
    <w:lvl w:ilvl="0" w:tentative="0">
      <w:start w:val="1"/>
      <w:numFmt w:val="bullet"/>
      <w:lvlText w:val=""/>
      <w:lvlJc w:val="left"/>
      <w:pPr>
        <w:ind w:left="420" w:hanging="420"/>
      </w:pPr>
      <w:rPr>
        <w:rFonts w:hint="default" w:ascii="Wingdings" w:hAnsi="Wingdings"/>
      </w:rPr>
    </w:lvl>
  </w:abstractNum>
  <w:abstractNum w:abstractNumId="31">
    <w:nsid w:val="14EA375E"/>
    <w:multiLevelType w:val="singleLevel"/>
    <w:tmpl w:val="14EA375E"/>
    <w:lvl w:ilvl="0" w:tentative="0">
      <w:start w:val="1"/>
      <w:numFmt w:val="bullet"/>
      <w:lvlText w:val=""/>
      <w:lvlJc w:val="left"/>
      <w:pPr>
        <w:tabs>
          <w:tab w:val="left" w:pos="420"/>
        </w:tabs>
        <w:ind w:left="840" w:hanging="420"/>
      </w:pPr>
      <w:rPr>
        <w:rFonts w:hint="default" w:ascii="Wingdings" w:hAnsi="Wingdings"/>
      </w:rPr>
    </w:lvl>
  </w:abstractNum>
  <w:abstractNum w:abstractNumId="32">
    <w:nsid w:val="1A0FBC69"/>
    <w:multiLevelType w:val="singleLevel"/>
    <w:tmpl w:val="1A0FBC69"/>
    <w:lvl w:ilvl="0" w:tentative="0">
      <w:start w:val="1"/>
      <w:numFmt w:val="decimal"/>
      <w:lvlText w:val="%1."/>
      <w:lvlJc w:val="left"/>
      <w:pPr>
        <w:ind w:left="425" w:hanging="425"/>
      </w:pPr>
      <w:rPr>
        <w:rFonts w:hint="default"/>
      </w:rPr>
    </w:lvl>
  </w:abstractNum>
  <w:abstractNum w:abstractNumId="33">
    <w:nsid w:val="1D8DE0BE"/>
    <w:multiLevelType w:val="multilevel"/>
    <w:tmpl w:val="1D8DE0BE"/>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Cambria Math" w:hAnsi="Cambria Math"/>
      </w:rPr>
    </w:lvl>
    <w:lvl w:ilvl="2" w:tentative="0">
      <w:start w:val="1"/>
      <w:numFmt w:val="bullet"/>
      <w:lvlText w:val=""/>
      <w:lvlJc w:val="left"/>
      <w:pPr>
        <w:tabs>
          <w:tab w:val="left" w:pos="1260"/>
        </w:tabs>
        <w:ind w:left="1680" w:leftChars="0" w:hanging="420" w:firstLineChars="0"/>
      </w:pPr>
      <w:rPr>
        <w:rFonts w:hint="default" w:ascii="Cambria Math" w:hAnsi="Cambria Math"/>
      </w:rPr>
    </w:lvl>
    <w:lvl w:ilvl="3" w:tentative="0">
      <w:start w:val="1"/>
      <w:numFmt w:val="bullet"/>
      <w:lvlText w:val=""/>
      <w:lvlJc w:val="left"/>
      <w:pPr>
        <w:tabs>
          <w:tab w:val="left" w:pos="1680"/>
        </w:tabs>
        <w:ind w:left="2100" w:leftChars="0" w:hanging="420" w:firstLineChars="0"/>
      </w:pPr>
      <w:rPr>
        <w:rFonts w:hint="default" w:ascii="Cambria Math" w:hAnsi="Cambria Math"/>
      </w:rPr>
    </w:lvl>
    <w:lvl w:ilvl="4" w:tentative="0">
      <w:start w:val="1"/>
      <w:numFmt w:val="bullet"/>
      <w:lvlText w:val=""/>
      <w:lvlJc w:val="left"/>
      <w:pPr>
        <w:tabs>
          <w:tab w:val="left" w:pos="2100"/>
        </w:tabs>
        <w:ind w:left="2520" w:leftChars="0" w:hanging="420" w:firstLineChars="0"/>
      </w:pPr>
      <w:rPr>
        <w:rFonts w:hint="default" w:ascii="Cambria Math" w:hAnsi="Cambria Math"/>
      </w:rPr>
    </w:lvl>
    <w:lvl w:ilvl="5" w:tentative="0">
      <w:start w:val="1"/>
      <w:numFmt w:val="bullet"/>
      <w:lvlText w:val=""/>
      <w:lvlJc w:val="left"/>
      <w:pPr>
        <w:tabs>
          <w:tab w:val="left" w:pos="2520"/>
        </w:tabs>
        <w:ind w:left="2940" w:leftChars="0" w:hanging="420" w:firstLineChars="0"/>
      </w:pPr>
      <w:rPr>
        <w:rFonts w:hint="default" w:ascii="Cambria Math" w:hAnsi="Cambria Math"/>
      </w:rPr>
    </w:lvl>
    <w:lvl w:ilvl="6" w:tentative="0">
      <w:start w:val="1"/>
      <w:numFmt w:val="bullet"/>
      <w:lvlText w:val=""/>
      <w:lvlJc w:val="left"/>
      <w:pPr>
        <w:tabs>
          <w:tab w:val="left" w:pos="2940"/>
        </w:tabs>
        <w:ind w:left="3360" w:leftChars="0" w:hanging="420" w:firstLineChars="0"/>
      </w:pPr>
      <w:rPr>
        <w:rFonts w:hint="default" w:ascii="Cambria Math" w:hAnsi="Cambria Math"/>
      </w:rPr>
    </w:lvl>
    <w:lvl w:ilvl="7" w:tentative="0">
      <w:start w:val="1"/>
      <w:numFmt w:val="bullet"/>
      <w:lvlText w:val=""/>
      <w:lvlJc w:val="left"/>
      <w:pPr>
        <w:tabs>
          <w:tab w:val="left" w:pos="3360"/>
        </w:tabs>
        <w:ind w:left="3780" w:leftChars="0" w:hanging="420" w:firstLineChars="0"/>
      </w:pPr>
      <w:rPr>
        <w:rFonts w:hint="default" w:ascii="Cambria Math" w:hAnsi="Cambria Math"/>
      </w:rPr>
    </w:lvl>
    <w:lvl w:ilvl="8" w:tentative="0">
      <w:start w:val="1"/>
      <w:numFmt w:val="bullet"/>
      <w:lvlText w:val=""/>
      <w:lvlJc w:val="left"/>
      <w:pPr>
        <w:tabs>
          <w:tab w:val="left" w:pos="3780"/>
        </w:tabs>
        <w:ind w:left="4200" w:leftChars="0" w:hanging="420" w:firstLineChars="0"/>
      </w:pPr>
      <w:rPr>
        <w:rFonts w:hint="default" w:ascii="Cambria Math" w:hAnsi="Cambria Math"/>
      </w:rPr>
    </w:lvl>
  </w:abstractNum>
  <w:abstractNum w:abstractNumId="34">
    <w:nsid w:val="1F120138"/>
    <w:multiLevelType w:val="singleLevel"/>
    <w:tmpl w:val="1F120138"/>
    <w:lvl w:ilvl="0" w:tentative="0">
      <w:start w:val="1"/>
      <w:numFmt w:val="decimal"/>
      <w:lvlText w:val="%1."/>
      <w:lvlJc w:val="left"/>
      <w:pPr>
        <w:ind w:left="425" w:hanging="425"/>
      </w:pPr>
      <w:rPr>
        <w:rFonts w:hint="default"/>
      </w:rPr>
    </w:lvl>
  </w:abstractNum>
  <w:abstractNum w:abstractNumId="35">
    <w:nsid w:val="25115EFD"/>
    <w:multiLevelType w:val="multilevel"/>
    <w:tmpl w:val="25115EF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Cambria Math" w:hAnsi="Cambria Math"/>
      </w:rPr>
    </w:lvl>
    <w:lvl w:ilvl="2" w:tentative="0">
      <w:start w:val="1"/>
      <w:numFmt w:val="bullet"/>
      <w:lvlText w:val=""/>
      <w:lvlJc w:val="left"/>
      <w:pPr>
        <w:tabs>
          <w:tab w:val="left" w:pos="1260"/>
        </w:tabs>
        <w:ind w:left="1260" w:leftChars="0" w:hanging="420" w:firstLineChars="0"/>
      </w:pPr>
      <w:rPr>
        <w:rFonts w:hint="default" w:ascii="Cambria Math" w:hAnsi="Cambria Math"/>
      </w:rPr>
    </w:lvl>
    <w:lvl w:ilvl="3" w:tentative="0">
      <w:start w:val="1"/>
      <w:numFmt w:val="bullet"/>
      <w:lvlText w:val=""/>
      <w:lvlJc w:val="left"/>
      <w:pPr>
        <w:tabs>
          <w:tab w:val="left" w:pos="1680"/>
        </w:tabs>
        <w:ind w:left="1680" w:leftChars="0" w:hanging="420" w:firstLineChars="0"/>
      </w:pPr>
      <w:rPr>
        <w:rFonts w:hint="default" w:ascii="Cambria Math" w:hAnsi="Cambria Math"/>
      </w:rPr>
    </w:lvl>
    <w:lvl w:ilvl="4" w:tentative="0">
      <w:start w:val="1"/>
      <w:numFmt w:val="bullet"/>
      <w:lvlText w:val=""/>
      <w:lvlJc w:val="left"/>
      <w:pPr>
        <w:tabs>
          <w:tab w:val="left" w:pos="2100"/>
        </w:tabs>
        <w:ind w:left="2100" w:leftChars="0" w:hanging="420" w:firstLineChars="0"/>
      </w:pPr>
      <w:rPr>
        <w:rFonts w:hint="default" w:ascii="Cambria Math" w:hAnsi="Cambria Math"/>
      </w:rPr>
    </w:lvl>
    <w:lvl w:ilvl="5" w:tentative="0">
      <w:start w:val="1"/>
      <w:numFmt w:val="bullet"/>
      <w:lvlText w:val=""/>
      <w:lvlJc w:val="left"/>
      <w:pPr>
        <w:tabs>
          <w:tab w:val="left" w:pos="2520"/>
        </w:tabs>
        <w:ind w:left="2520" w:leftChars="0" w:hanging="420" w:firstLineChars="0"/>
      </w:pPr>
      <w:rPr>
        <w:rFonts w:hint="default" w:ascii="Cambria Math" w:hAnsi="Cambria Math"/>
      </w:rPr>
    </w:lvl>
    <w:lvl w:ilvl="6" w:tentative="0">
      <w:start w:val="1"/>
      <w:numFmt w:val="bullet"/>
      <w:lvlText w:val=""/>
      <w:lvlJc w:val="left"/>
      <w:pPr>
        <w:tabs>
          <w:tab w:val="left" w:pos="2940"/>
        </w:tabs>
        <w:ind w:left="2940" w:leftChars="0" w:hanging="420" w:firstLineChars="0"/>
      </w:pPr>
      <w:rPr>
        <w:rFonts w:hint="default" w:ascii="Cambria Math" w:hAnsi="Cambria Math"/>
      </w:rPr>
    </w:lvl>
    <w:lvl w:ilvl="7" w:tentative="0">
      <w:start w:val="1"/>
      <w:numFmt w:val="bullet"/>
      <w:lvlText w:val=""/>
      <w:lvlJc w:val="left"/>
      <w:pPr>
        <w:tabs>
          <w:tab w:val="left" w:pos="3360"/>
        </w:tabs>
        <w:ind w:left="3360" w:leftChars="0" w:hanging="420" w:firstLineChars="0"/>
      </w:pPr>
      <w:rPr>
        <w:rFonts w:hint="default" w:ascii="Cambria Math" w:hAnsi="Cambria Math"/>
      </w:rPr>
    </w:lvl>
    <w:lvl w:ilvl="8" w:tentative="0">
      <w:start w:val="1"/>
      <w:numFmt w:val="bullet"/>
      <w:lvlText w:val=""/>
      <w:lvlJc w:val="left"/>
      <w:pPr>
        <w:tabs>
          <w:tab w:val="left" w:pos="3780"/>
        </w:tabs>
        <w:ind w:left="3780" w:leftChars="0" w:hanging="420" w:firstLineChars="0"/>
      </w:pPr>
      <w:rPr>
        <w:rFonts w:hint="default" w:ascii="Cambria Math" w:hAnsi="Cambria Math"/>
      </w:rPr>
    </w:lvl>
  </w:abstractNum>
  <w:abstractNum w:abstractNumId="36">
    <w:nsid w:val="253E690C"/>
    <w:multiLevelType w:val="singleLevel"/>
    <w:tmpl w:val="253E690C"/>
    <w:lvl w:ilvl="0" w:tentative="0">
      <w:start w:val="1"/>
      <w:numFmt w:val="decimal"/>
      <w:lvlText w:val="%1."/>
      <w:lvlJc w:val="left"/>
      <w:pPr>
        <w:ind w:left="425" w:hanging="425"/>
      </w:pPr>
      <w:rPr>
        <w:rFonts w:hint="default"/>
      </w:rPr>
    </w:lvl>
  </w:abstractNum>
  <w:abstractNum w:abstractNumId="37">
    <w:nsid w:val="2B711850"/>
    <w:multiLevelType w:val="singleLevel"/>
    <w:tmpl w:val="2B711850"/>
    <w:lvl w:ilvl="0" w:tentative="0">
      <w:start w:val="1"/>
      <w:numFmt w:val="bullet"/>
      <w:lvlText w:val=""/>
      <w:lvlJc w:val="left"/>
      <w:pPr>
        <w:ind w:left="420" w:hanging="420"/>
      </w:pPr>
      <w:rPr>
        <w:rFonts w:hint="default" w:ascii="Wingdings" w:hAnsi="Wingdings"/>
      </w:rPr>
    </w:lvl>
  </w:abstractNum>
  <w:abstractNum w:abstractNumId="38">
    <w:nsid w:val="2C45274B"/>
    <w:multiLevelType w:val="singleLevel"/>
    <w:tmpl w:val="2C45274B"/>
    <w:lvl w:ilvl="0" w:tentative="0">
      <w:start w:val="1"/>
      <w:numFmt w:val="bullet"/>
      <w:lvlText w:val=""/>
      <w:lvlJc w:val="left"/>
      <w:pPr>
        <w:tabs>
          <w:tab w:val="left" w:pos="840"/>
        </w:tabs>
        <w:ind w:left="1260" w:hanging="420"/>
      </w:pPr>
      <w:rPr>
        <w:rFonts w:hint="default" w:ascii="Wingdings" w:hAnsi="Wingdings"/>
      </w:rPr>
    </w:lvl>
  </w:abstractNum>
  <w:abstractNum w:abstractNumId="39">
    <w:nsid w:val="2E82B3F6"/>
    <w:multiLevelType w:val="singleLevel"/>
    <w:tmpl w:val="2E82B3F6"/>
    <w:lvl w:ilvl="0" w:tentative="0">
      <w:start w:val="1"/>
      <w:numFmt w:val="bullet"/>
      <w:lvlText w:val=""/>
      <w:lvlJc w:val="left"/>
      <w:pPr>
        <w:ind w:left="420" w:hanging="420"/>
      </w:pPr>
      <w:rPr>
        <w:rFonts w:hint="default" w:ascii="Wingdings" w:hAnsi="Wingdings"/>
      </w:rPr>
    </w:lvl>
  </w:abstractNum>
  <w:abstractNum w:abstractNumId="40">
    <w:nsid w:val="3C958EAD"/>
    <w:multiLevelType w:val="singleLevel"/>
    <w:tmpl w:val="3C958EAD"/>
    <w:lvl w:ilvl="0" w:tentative="0">
      <w:start w:val="1"/>
      <w:numFmt w:val="bullet"/>
      <w:lvlText w:val=""/>
      <w:lvlJc w:val="left"/>
      <w:pPr>
        <w:ind w:left="420" w:hanging="420"/>
      </w:pPr>
      <w:rPr>
        <w:rFonts w:hint="default" w:ascii="Wingdings" w:hAnsi="Wingdings"/>
      </w:rPr>
    </w:lvl>
  </w:abstractNum>
  <w:abstractNum w:abstractNumId="41">
    <w:nsid w:val="3F3CA92A"/>
    <w:multiLevelType w:val="singleLevel"/>
    <w:tmpl w:val="3F3CA92A"/>
    <w:lvl w:ilvl="0" w:tentative="0">
      <w:start w:val="1"/>
      <w:numFmt w:val="bullet"/>
      <w:lvlText w:val=""/>
      <w:lvlJc w:val="left"/>
      <w:pPr>
        <w:ind w:left="420" w:hanging="420"/>
      </w:pPr>
      <w:rPr>
        <w:rFonts w:hint="default" w:ascii="Wingdings" w:hAnsi="Wingdings"/>
      </w:rPr>
    </w:lvl>
  </w:abstractNum>
  <w:abstractNum w:abstractNumId="42">
    <w:nsid w:val="47D29A38"/>
    <w:multiLevelType w:val="singleLevel"/>
    <w:tmpl w:val="47D29A38"/>
    <w:lvl w:ilvl="0" w:tentative="0">
      <w:start w:val="1"/>
      <w:numFmt w:val="bullet"/>
      <w:lvlText w:val=""/>
      <w:lvlJc w:val="left"/>
      <w:pPr>
        <w:ind w:left="420" w:hanging="420"/>
      </w:pPr>
      <w:rPr>
        <w:rFonts w:hint="default" w:ascii="Wingdings" w:hAnsi="Wingdings"/>
      </w:rPr>
    </w:lvl>
  </w:abstractNum>
  <w:abstractNum w:abstractNumId="43">
    <w:nsid w:val="4CEC3C88"/>
    <w:multiLevelType w:val="singleLevel"/>
    <w:tmpl w:val="4CEC3C88"/>
    <w:lvl w:ilvl="0" w:tentative="0">
      <w:start w:val="1"/>
      <w:numFmt w:val="bullet"/>
      <w:lvlText w:val=""/>
      <w:lvlJc w:val="left"/>
      <w:pPr>
        <w:tabs>
          <w:tab w:val="left" w:pos="840"/>
        </w:tabs>
        <w:ind w:left="1260" w:hanging="420"/>
      </w:pPr>
      <w:rPr>
        <w:rFonts w:hint="default" w:ascii="Wingdings" w:hAnsi="Wingdings"/>
      </w:rPr>
    </w:lvl>
  </w:abstractNum>
  <w:abstractNum w:abstractNumId="44">
    <w:nsid w:val="512E10AD"/>
    <w:multiLevelType w:val="singleLevel"/>
    <w:tmpl w:val="512E10AD"/>
    <w:lvl w:ilvl="0" w:tentative="0">
      <w:start w:val="1"/>
      <w:numFmt w:val="decimal"/>
      <w:suff w:val="space"/>
      <w:lvlText w:val="%1."/>
      <w:lvlJc w:val="left"/>
    </w:lvl>
  </w:abstractNum>
  <w:abstractNum w:abstractNumId="45">
    <w:nsid w:val="52DEA1B4"/>
    <w:multiLevelType w:val="singleLevel"/>
    <w:tmpl w:val="52DEA1B4"/>
    <w:lvl w:ilvl="0" w:tentative="0">
      <w:start w:val="1"/>
      <w:numFmt w:val="bullet"/>
      <w:lvlText w:val=""/>
      <w:lvlJc w:val="left"/>
      <w:pPr>
        <w:ind w:left="420" w:hanging="420"/>
      </w:pPr>
      <w:rPr>
        <w:rFonts w:hint="default" w:ascii="Wingdings" w:hAnsi="Wingdings"/>
      </w:rPr>
    </w:lvl>
  </w:abstractNum>
  <w:abstractNum w:abstractNumId="46">
    <w:nsid w:val="53D8DC84"/>
    <w:multiLevelType w:val="singleLevel"/>
    <w:tmpl w:val="53D8DC84"/>
    <w:lvl w:ilvl="0" w:tentative="0">
      <w:start w:val="1"/>
      <w:numFmt w:val="decimal"/>
      <w:lvlText w:val="%1."/>
      <w:lvlJc w:val="left"/>
      <w:pPr>
        <w:ind w:left="425" w:hanging="425"/>
      </w:pPr>
      <w:rPr>
        <w:rFonts w:hint="default"/>
      </w:rPr>
    </w:lvl>
  </w:abstractNum>
  <w:abstractNum w:abstractNumId="47">
    <w:nsid w:val="557E77C3"/>
    <w:multiLevelType w:val="singleLevel"/>
    <w:tmpl w:val="557E77C3"/>
    <w:lvl w:ilvl="0" w:tentative="0">
      <w:start w:val="1"/>
      <w:numFmt w:val="decimal"/>
      <w:lvlText w:val="%1."/>
      <w:lvlJc w:val="left"/>
      <w:pPr>
        <w:ind w:left="425" w:hanging="425"/>
      </w:pPr>
      <w:rPr>
        <w:rFonts w:hint="default"/>
      </w:rPr>
    </w:lvl>
  </w:abstractNum>
  <w:abstractNum w:abstractNumId="48">
    <w:nsid w:val="58B03585"/>
    <w:multiLevelType w:val="singleLevel"/>
    <w:tmpl w:val="58B03585"/>
    <w:lvl w:ilvl="0" w:tentative="0">
      <w:start w:val="1"/>
      <w:numFmt w:val="bullet"/>
      <w:lvlText w:val=""/>
      <w:lvlJc w:val="left"/>
      <w:pPr>
        <w:ind w:left="420" w:hanging="420"/>
      </w:pPr>
      <w:rPr>
        <w:rFonts w:hint="default" w:ascii="Wingdings" w:hAnsi="Wingdings"/>
      </w:rPr>
    </w:lvl>
  </w:abstractNum>
  <w:abstractNum w:abstractNumId="49">
    <w:nsid w:val="5CBB8BAB"/>
    <w:multiLevelType w:val="multilevel"/>
    <w:tmpl w:val="5CBB8BA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0">
    <w:nsid w:val="61661BFA"/>
    <w:multiLevelType w:val="singleLevel"/>
    <w:tmpl w:val="61661BFA"/>
    <w:lvl w:ilvl="0" w:tentative="0">
      <w:start w:val="1"/>
      <w:numFmt w:val="decimal"/>
      <w:lvlText w:val="%1."/>
      <w:lvlJc w:val="left"/>
      <w:pPr>
        <w:ind w:left="425" w:hanging="425"/>
      </w:pPr>
      <w:rPr>
        <w:rFonts w:hint="default"/>
      </w:rPr>
    </w:lvl>
  </w:abstractNum>
  <w:abstractNum w:abstractNumId="51">
    <w:nsid w:val="63252C4C"/>
    <w:multiLevelType w:val="singleLevel"/>
    <w:tmpl w:val="63252C4C"/>
    <w:lvl w:ilvl="0" w:tentative="0">
      <w:start w:val="1"/>
      <w:numFmt w:val="decimal"/>
      <w:lvlText w:val="%1."/>
      <w:lvlJc w:val="left"/>
      <w:pPr>
        <w:ind w:left="425" w:hanging="425"/>
      </w:pPr>
      <w:rPr>
        <w:rFonts w:hint="default"/>
      </w:rPr>
    </w:lvl>
  </w:abstractNum>
  <w:abstractNum w:abstractNumId="52">
    <w:nsid w:val="696B6F04"/>
    <w:multiLevelType w:val="singleLevel"/>
    <w:tmpl w:val="696B6F04"/>
    <w:lvl w:ilvl="0" w:tentative="0">
      <w:start w:val="1"/>
      <w:numFmt w:val="bullet"/>
      <w:lvlText w:val=""/>
      <w:lvlJc w:val="left"/>
      <w:pPr>
        <w:ind w:left="420" w:hanging="420"/>
      </w:pPr>
      <w:rPr>
        <w:rFonts w:hint="default" w:ascii="Wingdings" w:hAnsi="Wingdings"/>
      </w:rPr>
    </w:lvl>
  </w:abstractNum>
  <w:abstractNum w:abstractNumId="53">
    <w:nsid w:val="6A20E891"/>
    <w:multiLevelType w:val="multilevel"/>
    <w:tmpl w:val="6A20E89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6BA19B59"/>
    <w:multiLevelType w:val="singleLevel"/>
    <w:tmpl w:val="6BA19B59"/>
    <w:lvl w:ilvl="0" w:tentative="0">
      <w:start w:val="1"/>
      <w:numFmt w:val="decimal"/>
      <w:lvlText w:val="%1."/>
      <w:lvlJc w:val="left"/>
      <w:pPr>
        <w:ind w:left="425" w:hanging="425"/>
      </w:pPr>
      <w:rPr>
        <w:rFonts w:hint="default"/>
      </w:rPr>
    </w:lvl>
  </w:abstractNum>
  <w:abstractNum w:abstractNumId="55">
    <w:nsid w:val="6D6EB684"/>
    <w:multiLevelType w:val="singleLevel"/>
    <w:tmpl w:val="6D6EB684"/>
    <w:lvl w:ilvl="0" w:tentative="0">
      <w:start w:val="3"/>
      <w:numFmt w:val="decimal"/>
      <w:suff w:val="space"/>
      <w:lvlText w:val="%1."/>
      <w:lvlJc w:val="left"/>
    </w:lvl>
  </w:abstractNum>
  <w:abstractNum w:abstractNumId="56">
    <w:nsid w:val="6ECF6AC6"/>
    <w:multiLevelType w:val="singleLevel"/>
    <w:tmpl w:val="6ECF6AC6"/>
    <w:lvl w:ilvl="0" w:tentative="0">
      <w:start w:val="1"/>
      <w:numFmt w:val="decimal"/>
      <w:lvlText w:val="%1."/>
      <w:lvlJc w:val="left"/>
      <w:pPr>
        <w:ind w:left="425" w:hanging="425"/>
      </w:pPr>
      <w:rPr>
        <w:rFonts w:hint="default"/>
      </w:rPr>
    </w:lvl>
  </w:abstractNum>
  <w:abstractNum w:abstractNumId="57">
    <w:nsid w:val="7294FEA5"/>
    <w:multiLevelType w:val="singleLevel"/>
    <w:tmpl w:val="7294FEA5"/>
    <w:lvl w:ilvl="0" w:tentative="0">
      <w:start w:val="3"/>
      <w:numFmt w:val="decimal"/>
      <w:suff w:val="space"/>
      <w:lvlText w:val="%1."/>
      <w:lvlJc w:val="left"/>
    </w:lvl>
  </w:abstractNum>
  <w:abstractNum w:abstractNumId="58">
    <w:nsid w:val="73461DF9"/>
    <w:multiLevelType w:val="singleLevel"/>
    <w:tmpl w:val="73461DF9"/>
    <w:lvl w:ilvl="0" w:tentative="0">
      <w:start w:val="1"/>
      <w:numFmt w:val="bullet"/>
      <w:lvlText w:val=""/>
      <w:lvlJc w:val="left"/>
      <w:pPr>
        <w:ind w:left="420" w:hanging="420"/>
      </w:pPr>
      <w:rPr>
        <w:rFonts w:hint="default" w:ascii="Wingdings" w:hAnsi="Wingdings"/>
      </w:rPr>
    </w:lvl>
  </w:abstractNum>
  <w:abstractNum w:abstractNumId="59">
    <w:nsid w:val="73CD3D0C"/>
    <w:multiLevelType w:val="multilevel"/>
    <w:tmpl w:val="73CD3D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Cambria Math" w:hAnsi="Cambria Math"/>
      </w:rPr>
    </w:lvl>
    <w:lvl w:ilvl="2" w:tentative="0">
      <w:start w:val="1"/>
      <w:numFmt w:val="bullet"/>
      <w:lvlText w:val=""/>
      <w:lvlJc w:val="left"/>
      <w:pPr>
        <w:tabs>
          <w:tab w:val="left" w:pos="1260"/>
        </w:tabs>
        <w:ind w:left="1260" w:leftChars="0" w:hanging="420" w:firstLineChars="0"/>
      </w:pPr>
      <w:rPr>
        <w:rFonts w:hint="default" w:ascii="Cambria Math" w:hAnsi="Cambria Math"/>
      </w:rPr>
    </w:lvl>
    <w:lvl w:ilvl="3" w:tentative="0">
      <w:start w:val="1"/>
      <w:numFmt w:val="bullet"/>
      <w:lvlText w:val=""/>
      <w:lvlJc w:val="left"/>
      <w:pPr>
        <w:tabs>
          <w:tab w:val="left" w:pos="1680"/>
        </w:tabs>
        <w:ind w:left="1680" w:leftChars="0" w:hanging="420" w:firstLineChars="0"/>
      </w:pPr>
      <w:rPr>
        <w:rFonts w:hint="default" w:ascii="Cambria Math" w:hAnsi="Cambria Math"/>
      </w:rPr>
    </w:lvl>
    <w:lvl w:ilvl="4" w:tentative="0">
      <w:start w:val="1"/>
      <w:numFmt w:val="bullet"/>
      <w:lvlText w:val=""/>
      <w:lvlJc w:val="left"/>
      <w:pPr>
        <w:tabs>
          <w:tab w:val="left" w:pos="2100"/>
        </w:tabs>
        <w:ind w:left="2100" w:leftChars="0" w:hanging="420" w:firstLineChars="0"/>
      </w:pPr>
      <w:rPr>
        <w:rFonts w:hint="default" w:ascii="Cambria Math" w:hAnsi="Cambria Math"/>
      </w:rPr>
    </w:lvl>
    <w:lvl w:ilvl="5" w:tentative="0">
      <w:start w:val="1"/>
      <w:numFmt w:val="bullet"/>
      <w:lvlText w:val=""/>
      <w:lvlJc w:val="left"/>
      <w:pPr>
        <w:tabs>
          <w:tab w:val="left" w:pos="2520"/>
        </w:tabs>
        <w:ind w:left="2520" w:leftChars="0" w:hanging="420" w:firstLineChars="0"/>
      </w:pPr>
      <w:rPr>
        <w:rFonts w:hint="default" w:ascii="Cambria Math" w:hAnsi="Cambria Math"/>
      </w:rPr>
    </w:lvl>
    <w:lvl w:ilvl="6" w:tentative="0">
      <w:start w:val="1"/>
      <w:numFmt w:val="bullet"/>
      <w:lvlText w:val=""/>
      <w:lvlJc w:val="left"/>
      <w:pPr>
        <w:tabs>
          <w:tab w:val="left" w:pos="2940"/>
        </w:tabs>
        <w:ind w:left="2940" w:leftChars="0" w:hanging="420" w:firstLineChars="0"/>
      </w:pPr>
      <w:rPr>
        <w:rFonts w:hint="default" w:ascii="Cambria Math" w:hAnsi="Cambria Math"/>
      </w:rPr>
    </w:lvl>
    <w:lvl w:ilvl="7" w:tentative="0">
      <w:start w:val="1"/>
      <w:numFmt w:val="bullet"/>
      <w:lvlText w:val=""/>
      <w:lvlJc w:val="left"/>
      <w:pPr>
        <w:tabs>
          <w:tab w:val="left" w:pos="3360"/>
        </w:tabs>
        <w:ind w:left="3360" w:leftChars="0" w:hanging="420" w:firstLineChars="0"/>
      </w:pPr>
      <w:rPr>
        <w:rFonts w:hint="default" w:ascii="Cambria Math" w:hAnsi="Cambria Math"/>
      </w:rPr>
    </w:lvl>
    <w:lvl w:ilvl="8" w:tentative="0">
      <w:start w:val="1"/>
      <w:numFmt w:val="bullet"/>
      <w:lvlText w:val=""/>
      <w:lvlJc w:val="left"/>
      <w:pPr>
        <w:tabs>
          <w:tab w:val="left" w:pos="3780"/>
        </w:tabs>
        <w:ind w:left="3780" w:leftChars="0" w:hanging="420" w:firstLineChars="0"/>
      </w:pPr>
      <w:rPr>
        <w:rFonts w:hint="default" w:ascii="Cambria Math" w:hAnsi="Cambria Math"/>
      </w:rPr>
    </w:lvl>
  </w:abstractNum>
  <w:abstractNum w:abstractNumId="60">
    <w:nsid w:val="77AEB6A9"/>
    <w:multiLevelType w:val="multilevel"/>
    <w:tmpl w:val="77AEB6A9"/>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Cambria Math" w:hAnsi="Cambria Math"/>
      </w:rPr>
    </w:lvl>
    <w:lvl w:ilvl="2" w:tentative="0">
      <w:start w:val="1"/>
      <w:numFmt w:val="bullet"/>
      <w:lvlText w:val=""/>
      <w:lvlJc w:val="left"/>
      <w:pPr>
        <w:tabs>
          <w:tab w:val="left" w:pos="1260"/>
        </w:tabs>
        <w:ind w:left="1680" w:leftChars="0" w:hanging="420" w:firstLineChars="0"/>
      </w:pPr>
      <w:rPr>
        <w:rFonts w:hint="default" w:ascii="Cambria Math" w:hAnsi="Cambria Math"/>
      </w:rPr>
    </w:lvl>
    <w:lvl w:ilvl="3" w:tentative="0">
      <w:start w:val="1"/>
      <w:numFmt w:val="bullet"/>
      <w:lvlText w:val=""/>
      <w:lvlJc w:val="left"/>
      <w:pPr>
        <w:tabs>
          <w:tab w:val="left" w:pos="1680"/>
        </w:tabs>
        <w:ind w:left="2100" w:leftChars="0" w:hanging="420" w:firstLineChars="0"/>
      </w:pPr>
      <w:rPr>
        <w:rFonts w:hint="default" w:ascii="Cambria Math" w:hAnsi="Cambria Math"/>
      </w:rPr>
    </w:lvl>
    <w:lvl w:ilvl="4" w:tentative="0">
      <w:start w:val="1"/>
      <w:numFmt w:val="bullet"/>
      <w:lvlText w:val=""/>
      <w:lvlJc w:val="left"/>
      <w:pPr>
        <w:tabs>
          <w:tab w:val="left" w:pos="2100"/>
        </w:tabs>
        <w:ind w:left="2520" w:leftChars="0" w:hanging="420" w:firstLineChars="0"/>
      </w:pPr>
      <w:rPr>
        <w:rFonts w:hint="default" w:ascii="Cambria Math" w:hAnsi="Cambria Math"/>
      </w:rPr>
    </w:lvl>
    <w:lvl w:ilvl="5" w:tentative="0">
      <w:start w:val="1"/>
      <w:numFmt w:val="bullet"/>
      <w:lvlText w:val=""/>
      <w:lvlJc w:val="left"/>
      <w:pPr>
        <w:tabs>
          <w:tab w:val="left" w:pos="2520"/>
        </w:tabs>
        <w:ind w:left="2940" w:leftChars="0" w:hanging="420" w:firstLineChars="0"/>
      </w:pPr>
      <w:rPr>
        <w:rFonts w:hint="default" w:ascii="Cambria Math" w:hAnsi="Cambria Math"/>
      </w:rPr>
    </w:lvl>
    <w:lvl w:ilvl="6" w:tentative="0">
      <w:start w:val="1"/>
      <w:numFmt w:val="bullet"/>
      <w:lvlText w:val=""/>
      <w:lvlJc w:val="left"/>
      <w:pPr>
        <w:tabs>
          <w:tab w:val="left" w:pos="2940"/>
        </w:tabs>
        <w:ind w:left="3360" w:leftChars="0" w:hanging="420" w:firstLineChars="0"/>
      </w:pPr>
      <w:rPr>
        <w:rFonts w:hint="default" w:ascii="Cambria Math" w:hAnsi="Cambria Math"/>
      </w:rPr>
    </w:lvl>
    <w:lvl w:ilvl="7" w:tentative="0">
      <w:start w:val="1"/>
      <w:numFmt w:val="bullet"/>
      <w:lvlText w:val=""/>
      <w:lvlJc w:val="left"/>
      <w:pPr>
        <w:tabs>
          <w:tab w:val="left" w:pos="3360"/>
        </w:tabs>
        <w:ind w:left="3780" w:leftChars="0" w:hanging="420" w:firstLineChars="0"/>
      </w:pPr>
      <w:rPr>
        <w:rFonts w:hint="default" w:ascii="Cambria Math" w:hAnsi="Cambria Math"/>
      </w:rPr>
    </w:lvl>
    <w:lvl w:ilvl="8" w:tentative="0">
      <w:start w:val="1"/>
      <w:numFmt w:val="bullet"/>
      <w:lvlText w:val=""/>
      <w:lvlJc w:val="left"/>
      <w:pPr>
        <w:tabs>
          <w:tab w:val="left" w:pos="3780"/>
        </w:tabs>
        <w:ind w:left="4200" w:leftChars="0" w:hanging="420" w:firstLineChars="0"/>
      </w:pPr>
      <w:rPr>
        <w:rFonts w:hint="default" w:ascii="Cambria Math" w:hAnsi="Cambria Math"/>
      </w:rPr>
    </w:lvl>
  </w:abstractNum>
  <w:abstractNum w:abstractNumId="61">
    <w:nsid w:val="7C38BD81"/>
    <w:multiLevelType w:val="singleLevel"/>
    <w:tmpl w:val="7C38BD81"/>
    <w:lvl w:ilvl="0" w:tentative="0">
      <w:start w:val="1"/>
      <w:numFmt w:val="bullet"/>
      <w:lvlText w:val=""/>
      <w:lvlJc w:val="left"/>
      <w:pPr>
        <w:ind w:left="420" w:hanging="420"/>
      </w:pPr>
      <w:rPr>
        <w:rFonts w:hint="default" w:ascii="Wingdings" w:hAnsi="Wingdings"/>
      </w:rPr>
    </w:lvl>
  </w:abstractNum>
  <w:abstractNum w:abstractNumId="62">
    <w:nsid w:val="7DC6DE87"/>
    <w:multiLevelType w:val="singleLevel"/>
    <w:tmpl w:val="7DC6DE87"/>
    <w:lvl w:ilvl="0" w:tentative="0">
      <w:start w:val="1"/>
      <w:numFmt w:val="bullet"/>
      <w:lvlText w:val=""/>
      <w:lvlJc w:val="left"/>
      <w:pPr>
        <w:ind w:left="420" w:hanging="420"/>
      </w:pPr>
      <w:rPr>
        <w:rFonts w:hint="default" w:ascii="Wingdings" w:hAnsi="Wingdings"/>
      </w:rPr>
    </w:lvl>
  </w:abstractNum>
  <w:abstractNum w:abstractNumId="63">
    <w:nsid w:val="7E22533E"/>
    <w:multiLevelType w:val="singleLevel"/>
    <w:tmpl w:val="7E22533E"/>
    <w:lvl w:ilvl="0" w:tentative="0">
      <w:start w:val="1"/>
      <w:numFmt w:val="bullet"/>
      <w:lvlText w:val=""/>
      <w:lvlJc w:val="left"/>
      <w:pPr>
        <w:ind w:left="420" w:hanging="420"/>
      </w:pPr>
      <w:rPr>
        <w:rFonts w:hint="default" w:ascii="Wingdings" w:hAnsi="Wingdings"/>
      </w:rPr>
    </w:lvl>
  </w:abstractNum>
  <w:num w:numId="1">
    <w:abstractNumId w:val="44"/>
  </w:num>
  <w:num w:numId="2">
    <w:abstractNumId w:val="6"/>
  </w:num>
  <w:num w:numId="3">
    <w:abstractNumId w:val="35"/>
  </w:num>
  <w:num w:numId="4">
    <w:abstractNumId w:val="18"/>
  </w:num>
  <w:num w:numId="5">
    <w:abstractNumId w:val="54"/>
  </w:num>
  <w:num w:numId="6">
    <w:abstractNumId w:val="13"/>
  </w:num>
  <w:num w:numId="7">
    <w:abstractNumId w:val="39"/>
  </w:num>
  <w:num w:numId="8">
    <w:abstractNumId w:val="31"/>
  </w:num>
  <w:num w:numId="9">
    <w:abstractNumId w:val="46"/>
  </w:num>
  <w:num w:numId="10">
    <w:abstractNumId w:val="8"/>
  </w:num>
  <w:num w:numId="11">
    <w:abstractNumId w:val="60"/>
  </w:num>
  <w:num w:numId="12">
    <w:abstractNumId w:val="10"/>
  </w:num>
  <w:num w:numId="13">
    <w:abstractNumId w:val="33"/>
  </w:num>
  <w:num w:numId="14">
    <w:abstractNumId w:val="43"/>
  </w:num>
  <w:num w:numId="15">
    <w:abstractNumId w:val="38"/>
  </w:num>
  <w:num w:numId="16">
    <w:abstractNumId w:val="47"/>
  </w:num>
  <w:num w:numId="17">
    <w:abstractNumId w:val="59"/>
  </w:num>
  <w:num w:numId="18">
    <w:abstractNumId w:val="50"/>
  </w:num>
  <w:num w:numId="19">
    <w:abstractNumId w:val="12"/>
  </w:num>
  <w:num w:numId="20">
    <w:abstractNumId w:val="21"/>
  </w:num>
  <w:num w:numId="21">
    <w:abstractNumId w:val="11"/>
  </w:num>
  <w:num w:numId="22">
    <w:abstractNumId w:val="49"/>
  </w:num>
  <w:num w:numId="23">
    <w:abstractNumId w:val="15"/>
  </w:num>
  <w:num w:numId="24">
    <w:abstractNumId w:val="3"/>
  </w:num>
  <w:num w:numId="25">
    <w:abstractNumId w:val="27"/>
  </w:num>
  <w:num w:numId="26">
    <w:abstractNumId w:val="56"/>
  </w:num>
  <w:num w:numId="27">
    <w:abstractNumId w:val="23"/>
  </w:num>
  <w:num w:numId="28">
    <w:abstractNumId w:val="17"/>
  </w:num>
  <w:num w:numId="29">
    <w:abstractNumId w:val="7"/>
  </w:num>
  <w:num w:numId="30">
    <w:abstractNumId w:val="19"/>
  </w:num>
  <w:num w:numId="31">
    <w:abstractNumId w:val="22"/>
  </w:num>
  <w:num w:numId="32">
    <w:abstractNumId w:val="9"/>
  </w:num>
  <w:num w:numId="33">
    <w:abstractNumId w:val="41"/>
  </w:num>
  <w:num w:numId="34">
    <w:abstractNumId w:val="36"/>
  </w:num>
  <w:num w:numId="35">
    <w:abstractNumId w:val="61"/>
  </w:num>
  <w:num w:numId="36">
    <w:abstractNumId w:val="28"/>
  </w:num>
  <w:num w:numId="37">
    <w:abstractNumId w:val="52"/>
  </w:num>
  <w:num w:numId="38">
    <w:abstractNumId w:val="48"/>
  </w:num>
  <w:num w:numId="39">
    <w:abstractNumId w:val="14"/>
  </w:num>
  <w:num w:numId="40">
    <w:abstractNumId w:val="34"/>
  </w:num>
  <w:num w:numId="41">
    <w:abstractNumId w:val="20"/>
  </w:num>
  <w:num w:numId="42">
    <w:abstractNumId w:val="29"/>
  </w:num>
  <w:num w:numId="43">
    <w:abstractNumId w:val="40"/>
  </w:num>
  <w:num w:numId="44">
    <w:abstractNumId w:val="16"/>
  </w:num>
  <w:num w:numId="45">
    <w:abstractNumId w:val="1"/>
  </w:num>
  <w:num w:numId="46">
    <w:abstractNumId w:val="42"/>
  </w:num>
  <w:num w:numId="47">
    <w:abstractNumId w:val="51"/>
  </w:num>
  <w:num w:numId="48">
    <w:abstractNumId w:val="5"/>
  </w:num>
  <w:num w:numId="49">
    <w:abstractNumId w:val="63"/>
  </w:num>
  <w:num w:numId="50">
    <w:abstractNumId w:val="37"/>
  </w:num>
  <w:num w:numId="51">
    <w:abstractNumId w:val="24"/>
  </w:num>
  <w:num w:numId="52">
    <w:abstractNumId w:val="53"/>
  </w:num>
  <w:num w:numId="53">
    <w:abstractNumId w:val="32"/>
  </w:num>
  <w:num w:numId="54">
    <w:abstractNumId w:val="25"/>
  </w:num>
  <w:num w:numId="55">
    <w:abstractNumId w:val="57"/>
  </w:num>
  <w:num w:numId="56">
    <w:abstractNumId w:val="62"/>
  </w:num>
  <w:num w:numId="57">
    <w:abstractNumId w:val="55"/>
  </w:num>
  <w:num w:numId="58">
    <w:abstractNumId w:val="0"/>
  </w:num>
  <w:num w:numId="59">
    <w:abstractNumId w:val="2"/>
  </w:num>
  <w:num w:numId="60">
    <w:abstractNumId w:val="26"/>
  </w:num>
  <w:num w:numId="61">
    <w:abstractNumId w:val="58"/>
  </w:num>
  <w:num w:numId="62">
    <w:abstractNumId w:val="4"/>
  </w:num>
  <w:num w:numId="63">
    <w:abstractNumId w:val="45"/>
  </w:num>
  <w:num w:numId="64">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revisionView w:markup="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I1OTVmMTA5NzJlZWRlMzVmMDExMGQ2YTg0NzQ1NjIifQ=="/>
  </w:docVars>
  <w:rsids>
    <w:rsidRoot w:val="00000000"/>
    <w:rsid w:val="018043A7"/>
    <w:rsid w:val="02AF383B"/>
    <w:rsid w:val="041302B8"/>
    <w:rsid w:val="04CA305F"/>
    <w:rsid w:val="054F584D"/>
    <w:rsid w:val="06277823"/>
    <w:rsid w:val="07444F23"/>
    <w:rsid w:val="07B076D6"/>
    <w:rsid w:val="07D6210F"/>
    <w:rsid w:val="085D5AE7"/>
    <w:rsid w:val="0A787125"/>
    <w:rsid w:val="0A8F528F"/>
    <w:rsid w:val="0A9C3CAC"/>
    <w:rsid w:val="0B646FA0"/>
    <w:rsid w:val="0B6E5D6D"/>
    <w:rsid w:val="0C1D3DD4"/>
    <w:rsid w:val="0E890922"/>
    <w:rsid w:val="0F114F36"/>
    <w:rsid w:val="0FC30FB5"/>
    <w:rsid w:val="10EE141E"/>
    <w:rsid w:val="1113323A"/>
    <w:rsid w:val="132A6B1D"/>
    <w:rsid w:val="133B6A25"/>
    <w:rsid w:val="14215943"/>
    <w:rsid w:val="15115135"/>
    <w:rsid w:val="15427113"/>
    <w:rsid w:val="159511F2"/>
    <w:rsid w:val="16760F4B"/>
    <w:rsid w:val="17007A45"/>
    <w:rsid w:val="172C27C0"/>
    <w:rsid w:val="18687C27"/>
    <w:rsid w:val="1A1911FD"/>
    <w:rsid w:val="1C1911C4"/>
    <w:rsid w:val="1C5001DD"/>
    <w:rsid w:val="1CE40557"/>
    <w:rsid w:val="1CFC325A"/>
    <w:rsid w:val="1DC53F73"/>
    <w:rsid w:val="1DF03E95"/>
    <w:rsid w:val="1EC1181D"/>
    <w:rsid w:val="1F1D16D5"/>
    <w:rsid w:val="1FBC7140"/>
    <w:rsid w:val="20075C78"/>
    <w:rsid w:val="20AC3765"/>
    <w:rsid w:val="22A47E75"/>
    <w:rsid w:val="22C708C4"/>
    <w:rsid w:val="22F73A5F"/>
    <w:rsid w:val="236D42CA"/>
    <w:rsid w:val="23765CEA"/>
    <w:rsid w:val="239F6B5C"/>
    <w:rsid w:val="24376F59"/>
    <w:rsid w:val="26EC4389"/>
    <w:rsid w:val="270A253F"/>
    <w:rsid w:val="27787D1E"/>
    <w:rsid w:val="281F2012"/>
    <w:rsid w:val="28433B40"/>
    <w:rsid w:val="291D6808"/>
    <w:rsid w:val="2A106C03"/>
    <w:rsid w:val="2A4539F2"/>
    <w:rsid w:val="2BB16676"/>
    <w:rsid w:val="2BC966A0"/>
    <w:rsid w:val="2C4646CE"/>
    <w:rsid w:val="2C7017B4"/>
    <w:rsid w:val="2E0971AE"/>
    <w:rsid w:val="2EA9374E"/>
    <w:rsid w:val="2ED26038"/>
    <w:rsid w:val="2F536BAF"/>
    <w:rsid w:val="2FF2086E"/>
    <w:rsid w:val="301C2BD0"/>
    <w:rsid w:val="3078657C"/>
    <w:rsid w:val="30A04ED9"/>
    <w:rsid w:val="30EC4AA8"/>
    <w:rsid w:val="32384404"/>
    <w:rsid w:val="33A065D1"/>
    <w:rsid w:val="34111914"/>
    <w:rsid w:val="34DB4661"/>
    <w:rsid w:val="364E72BB"/>
    <w:rsid w:val="36FA2E40"/>
    <w:rsid w:val="375D2B5F"/>
    <w:rsid w:val="376736AE"/>
    <w:rsid w:val="37F72BDD"/>
    <w:rsid w:val="38234165"/>
    <w:rsid w:val="38996343"/>
    <w:rsid w:val="39C64CAE"/>
    <w:rsid w:val="39F41126"/>
    <w:rsid w:val="3A721636"/>
    <w:rsid w:val="3AE6778B"/>
    <w:rsid w:val="3B806E1C"/>
    <w:rsid w:val="3C8E00F4"/>
    <w:rsid w:val="3CB47F7E"/>
    <w:rsid w:val="3D0A2601"/>
    <w:rsid w:val="3D39545D"/>
    <w:rsid w:val="3DDC445D"/>
    <w:rsid w:val="3ECF4446"/>
    <w:rsid w:val="3F5075C9"/>
    <w:rsid w:val="3F7275DF"/>
    <w:rsid w:val="3FB21970"/>
    <w:rsid w:val="402E57D7"/>
    <w:rsid w:val="411E76F1"/>
    <w:rsid w:val="417D783B"/>
    <w:rsid w:val="42300CAC"/>
    <w:rsid w:val="42652475"/>
    <w:rsid w:val="42AE3570"/>
    <w:rsid w:val="432033BE"/>
    <w:rsid w:val="43FC36AC"/>
    <w:rsid w:val="44571487"/>
    <w:rsid w:val="451D26E6"/>
    <w:rsid w:val="46190A79"/>
    <w:rsid w:val="465E7674"/>
    <w:rsid w:val="478A52AA"/>
    <w:rsid w:val="479D66A5"/>
    <w:rsid w:val="47B36F9E"/>
    <w:rsid w:val="47D03525"/>
    <w:rsid w:val="48045F8E"/>
    <w:rsid w:val="4812704D"/>
    <w:rsid w:val="484D3F0A"/>
    <w:rsid w:val="48650FBC"/>
    <w:rsid w:val="48EF6521"/>
    <w:rsid w:val="49323730"/>
    <w:rsid w:val="497204E8"/>
    <w:rsid w:val="498E01C0"/>
    <w:rsid w:val="4A7811BD"/>
    <w:rsid w:val="4AE87980"/>
    <w:rsid w:val="4B455448"/>
    <w:rsid w:val="4C2A0CF3"/>
    <w:rsid w:val="4CA519D2"/>
    <w:rsid w:val="4CC17183"/>
    <w:rsid w:val="4DA3493F"/>
    <w:rsid w:val="4DDD204F"/>
    <w:rsid w:val="4DE34FD2"/>
    <w:rsid w:val="4E3D01A0"/>
    <w:rsid w:val="4E4726FD"/>
    <w:rsid w:val="4FC91720"/>
    <w:rsid w:val="50791375"/>
    <w:rsid w:val="520F675D"/>
    <w:rsid w:val="523A1E1D"/>
    <w:rsid w:val="53842E4B"/>
    <w:rsid w:val="53A70308"/>
    <w:rsid w:val="53FE7845"/>
    <w:rsid w:val="54E10568"/>
    <w:rsid w:val="553A59A2"/>
    <w:rsid w:val="56243A4E"/>
    <w:rsid w:val="567F65E7"/>
    <w:rsid w:val="56C47EEC"/>
    <w:rsid w:val="580567CC"/>
    <w:rsid w:val="58156D45"/>
    <w:rsid w:val="58262DCD"/>
    <w:rsid w:val="5932477C"/>
    <w:rsid w:val="5A2E415D"/>
    <w:rsid w:val="5AA131CC"/>
    <w:rsid w:val="5B196BB3"/>
    <w:rsid w:val="5B587E3F"/>
    <w:rsid w:val="5C240471"/>
    <w:rsid w:val="5D6906DD"/>
    <w:rsid w:val="5D6D2E2F"/>
    <w:rsid w:val="5D73018C"/>
    <w:rsid w:val="5DA14CA4"/>
    <w:rsid w:val="5DA36273"/>
    <w:rsid w:val="5DF236AD"/>
    <w:rsid w:val="5E2400A2"/>
    <w:rsid w:val="5E6072CC"/>
    <w:rsid w:val="5FB82E15"/>
    <w:rsid w:val="60D7192B"/>
    <w:rsid w:val="618261C2"/>
    <w:rsid w:val="61CE48E1"/>
    <w:rsid w:val="629F7F8C"/>
    <w:rsid w:val="648A05F8"/>
    <w:rsid w:val="6578278E"/>
    <w:rsid w:val="66415DB2"/>
    <w:rsid w:val="670C3554"/>
    <w:rsid w:val="672D263E"/>
    <w:rsid w:val="67862F11"/>
    <w:rsid w:val="67E70D23"/>
    <w:rsid w:val="68551F44"/>
    <w:rsid w:val="687D701B"/>
    <w:rsid w:val="68B80BD6"/>
    <w:rsid w:val="699641EA"/>
    <w:rsid w:val="69AE2CE3"/>
    <w:rsid w:val="69F93B0B"/>
    <w:rsid w:val="6A5F398A"/>
    <w:rsid w:val="6C270B42"/>
    <w:rsid w:val="6D002FBD"/>
    <w:rsid w:val="6D3654D8"/>
    <w:rsid w:val="6DE15D7C"/>
    <w:rsid w:val="6E75705A"/>
    <w:rsid w:val="6E822FF4"/>
    <w:rsid w:val="6F682012"/>
    <w:rsid w:val="70E45FF0"/>
    <w:rsid w:val="717B6714"/>
    <w:rsid w:val="72302FC2"/>
    <w:rsid w:val="72473C14"/>
    <w:rsid w:val="72D73077"/>
    <w:rsid w:val="737825D6"/>
    <w:rsid w:val="749A2223"/>
    <w:rsid w:val="74A810B1"/>
    <w:rsid w:val="76373C5B"/>
    <w:rsid w:val="767A45BF"/>
    <w:rsid w:val="76BB5E45"/>
    <w:rsid w:val="76D37251"/>
    <w:rsid w:val="77776694"/>
    <w:rsid w:val="79B95A38"/>
    <w:rsid w:val="7B863E9E"/>
    <w:rsid w:val="7BCA7A39"/>
    <w:rsid w:val="7D0D7808"/>
    <w:rsid w:val="7D3C796F"/>
    <w:rsid w:val="7D7D3F64"/>
    <w:rsid w:val="7D8A2C07"/>
    <w:rsid w:val="7D917194"/>
    <w:rsid w:val="7E0827CE"/>
    <w:rsid w:val="7E43406A"/>
    <w:rsid w:val="7EA32D16"/>
    <w:rsid w:val="7F065208"/>
    <w:rsid w:val="7F667E73"/>
    <w:rsid w:val="7FC85ACC"/>
    <w:rsid w:val="7FDD7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18"/>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paragraph" w:customStyle="1" w:styleId="13">
    <w:name w:val="正文2"/>
    <w:basedOn w:val="1"/>
    <w:link w:val="15"/>
    <w:qFormat/>
    <w:uiPriority w:val="0"/>
    <w:rPr>
      <w:rFonts w:hint="eastAsia"/>
      <w:color w:val="000000"/>
      <w:sz w:val="18"/>
    </w:rPr>
  </w:style>
  <w:style w:type="character" w:customStyle="1" w:styleId="14">
    <w:name w:val="标题 1 Char"/>
    <w:link w:val="2"/>
    <w:qFormat/>
    <w:uiPriority w:val="0"/>
    <w:rPr>
      <w:b/>
      <w:kern w:val="44"/>
      <w:sz w:val="44"/>
    </w:rPr>
  </w:style>
  <w:style w:type="character" w:customStyle="1" w:styleId="15">
    <w:name w:val="正文2 Char"/>
    <w:link w:val="13"/>
    <w:qFormat/>
    <w:uiPriority w:val="0"/>
    <w:rPr>
      <w:rFonts w:hint="eastAsia"/>
      <w:color w:val="000000"/>
      <w:sz w:val="18"/>
    </w:rPr>
  </w:style>
  <w:style w:type="paragraph" w:customStyle="1" w:styleId="16">
    <w:name w:val="参考文献"/>
    <w:basedOn w:val="1"/>
    <w:qFormat/>
    <w:uiPriority w:val="0"/>
    <w:rPr>
      <w:rFonts w:ascii="Times New Roman" w:hAnsi="Times New Roman" w:eastAsia="SimSun" w:cs="Arial"/>
      <w:color w:val="222222"/>
      <w:sz w:val="13"/>
      <w:szCs w:val="13"/>
      <w:shd w:val="clear" w:fill="FFFFFF"/>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16672</Words>
  <Characters>49455</Characters>
  <Lines>0</Lines>
  <Paragraphs>0</Paragraphs>
  <TotalTime>0</TotalTime>
  <ScaleCrop>false</ScaleCrop>
  <LinksUpToDate>false</LinksUpToDate>
  <CharactersWithSpaces>56165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2024-08-27T15:23:00Z</dcterms:created>
  <dc:creator>zyf20</dc:creator>
  <cp:lastModifiedBy>野草</cp:lastModifiedBy>
  <dcterms:modified xsi:type="dcterms:W3CDTF">2024-11-11T03:07:30Z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C5E1D7FBDB4741BE9AE2F53283669857_13</vt:lpwstr>
  </property>
</Properties>
</file>